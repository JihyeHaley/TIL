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BAD2F" w14:textId="77777777" w:rsidR="004E7A9C" w:rsidRDefault="004E7A9C" w:rsidP="00702E1E">
      <w:bookmarkStart w:id="0" w:name="_Toc426449594"/>
      <w:bookmarkStart w:id="1" w:name="_Toc426449690"/>
      <w:bookmarkStart w:id="2" w:name="_Toc434858868"/>
      <w:bookmarkStart w:id="3" w:name="OLE_LINK5"/>
      <w:bookmarkStart w:id="4" w:name="OLE_LINK6"/>
      <w:bookmarkStart w:id="5" w:name="_Toc385838742"/>
      <w:bookmarkStart w:id="6" w:name="_GoBack"/>
      <w:bookmarkEnd w:id="6"/>
    </w:p>
    <w:p w14:paraId="23CFC39C" w14:textId="77777777" w:rsidR="004E7A9C" w:rsidRDefault="004E7A9C" w:rsidP="00702E1E"/>
    <w:p w14:paraId="7490103C" w14:textId="77777777" w:rsidR="004E7A9C" w:rsidRPr="00C86460" w:rsidRDefault="004E7A9C" w:rsidP="00702E1E"/>
    <w:p w14:paraId="55CBC276" w14:textId="77777777" w:rsidR="004E7A9C" w:rsidRPr="006E1A28" w:rsidRDefault="004E7A9C" w:rsidP="00702E1E"/>
    <w:p w14:paraId="04EFFBAB" w14:textId="77777777" w:rsidR="004E7A9C" w:rsidRPr="006E1A28" w:rsidRDefault="004E7A9C" w:rsidP="00702E1E"/>
    <w:p w14:paraId="67F44D8E" w14:textId="77777777" w:rsidR="004E7A9C" w:rsidRDefault="004E7A9C">
      <w:pPr>
        <w:pStyle w:val="af9"/>
        <w:ind w:left="380" w:hanging="380"/>
        <w:pPrChange w:id="7" w:author="IRK" w:date="2020-04-24T10:05:00Z">
          <w:pPr/>
        </w:pPrChange>
      </w:pPr>
      <w:r w:rsidRPr="00E62C48">
        <w:rPr>
          <w:lang w:eastAsia="ja-JP"/>
        </w:rPr>
        <w:drawing>
          <wp:inline distT="0" distB="0" distL="0" distR="0" wp14:anchorId="25E4406A" wp14:editId="4087FC59">
            <wp:extent cx="2519680" cy="468000"/>
            <wp:effectExtent l="0" t="0" r="0" b="8255"/>
            <wp:docPr id="102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91" t="-57" r="-8391" b="-57"/>
                    <a:stretch/>
                  </pic:blipFill>
                  <pic:spPr bwMode="auto">
                    <a:xfrm>
                      <a:off x="0" y="0"/>
                      <a:ext cx="2522523" cy="468528"/>
                    </a:xfrm>
                    <a:prstGeom prst="rect">
                      <a:avLst/>
                    </a:prstGeom>
                    <a:noFill/>
                    <a:ln>
                      <a:noFill/>
                    </a:ln>
                    <a:extLst>
                      <a:ext uri="{53640926-AAD7-44D8-BBD7-CCE9431645EC}">
                        <a14:shadowObscured xmlns:a14="http://schemas.microsoft.com/office/drawing/2010/main"/>
                      </a:ext>
                    </a:extLst>
                  </pic:spPr>
                </pic:pic>
              </a:graphicData>
            </a:graphic>
          </wp:inline>
        </w:drawing>
      </w:r>
    </w:p>
    <w:p w14:paraId="736E42EE" w14:textId="77777777" w:rsidR="004E7A9C" w:rsidRPr="006E1A28" w:rsidRDefault="004E7A9C" w:rsidP="00702E1E"/>
    <w:p w14:paraId="680A912E" w14:textId="002D4E77" w:rsidR="004E7A9C" w:rsidRPr="006E1A28" w:rsidDel="00142FF0" w:rsidRDefault="004E7A9C" w:rsidP="00702E1E">
      <w:pPr>
        <w:rPr>
          <w:del w:id="8" w:author="IRK" w:date="2020-04-24T10:07:00Z"/>
        </w:rPr>
      </w:pPr>
    </w:p>
    <w:p w14:paraId="78708120" w14:textId="77777777" w:rsidR="004E7A9C" w:rsidRPr="006E1A28" w:rsidRDefault="004E7A9C" w:rsidP="00702E1E"/>
    <w:p w14:paraId="795A609B" w14:textId="3F33939C" w:rsidR="004E7A9C" w:rsidRDefault="004E7A9C" w:rsidP="00F93119">
      <w:pPr>
        <w:pStyle w:val="afa"/>
      </w:pPr>
      <w:r w:rsidRPr="00067B7B">
        <w:t>InnoRules</w:t>
      </w:r>
    </w:p>
    <w:p w14:paraId="65282B6D" w14:textId="2F76B1FB" w:rsidR="004E7A9C" w:rsidRPr="00AB2487" w:rsidRDefault="004E7A9C" w:rsidP="00F93119">
      <w:pPr>
        <w:pStyle w:val="afa"/>
        <w:rPr>
          <w:rFonts w:eastAsiaTheme="minorEastAsia"/>
        </w:rPr>
      </w:pPr>
      <w:r>
        <w:rPr>
          <w:rFonts w:hint="eastAsia"/>
        </w:rPr>
        <w:t>A</w:t>
      </w:r>
      <w:r>
        <w:t>p</w:t>
      </w:r>
      <w:r w:rsidR="001E2049">
        <w:t>plication Programming Interface</w:t>
      </w:r>
      <w:r w:rsidR="001E2049">
        <w:rPr>
          <w:rFonts w:hint="eastAsia"/>
        </w:rPr>
        <w:t xml:space="preserve"> </w:t>
      </w:r>
      <w:r>
        <w:t>Guide</w:t>
      </w:r>
    </w:p>
    <w:p w14:paraId="5C02CF04" w14:textId="77777777" w:rsidR="004E7A9C" w:rsidRDefault="004E7A9C">
      <w:pPr>
        <w:pPrChange w:id="9" w:author="IRK" w:date="2020-04-08T17:37:00Z">
          <w:pPr>
            <w:pStyle w:val="Contents"/>
          </w:pPr>
        </w:pPrChange>
      </w:pPr>
    </w:p>
    <w:p w14:paraId="2F3CC69E" w14:textId="77777777" w:rsidR="004E7A9C" w:rsidRPr="00C86460" w:rsidRDefault="004E7A9C" w:rsidP="00702E1E"/>
    <w:p w14:paraId="128F73BB" w14:textId="77777777" w:rsidR="004E7A9C" w:rsidRPr="00AB2487" w:rsidRDefault="004E7A9C" w:rsidP="00702E1E"/>
    <w:p w14:paraId="451DD531" w14:textId="3ED5CBD0" w:rsidR="004E7A9C" w:rsidRPr="00F9280B" w:rsidRDefault="004E7A9C" w:rsidP="00F9280B">
      <w:pPr>
        <w:pStyle w:val="afb"/>
        <w:widowControl w:val="0"/>
        <w:rPr>
          <w:rFonts w:asciiTheme="majorHAnsi" w:hAnsiTheme="majorHAnsi" w:cstheme="majorHAnsi"/>
        </w:rPr>
      </w:pPr>
      <w:r w:rsidRPr="00F9280B">
        <w:rPr>
          <w:rFonts w:asciiTheme="majorHAnsi" w:hAnsiTheme="majorHAnsi" w:cstheme="majorHAnsi"/>
        </w:rPr>
        <w:t>InnoRules v7.</w:t>
      </w:r>
      <w:r w:rsidR="00AB2487" w:rsidRPr="00F9280B">
        <w:rPr>
          <w:rFonts w:asciiTheme="majorHAnsi" w:hAnsiTheme="majorHAnsi" w:cstheme="majorHAnsi"/>
        </w:rPr>
        <w:t>2</w:t>
      </w:r>
    </w:p>
    <w:p w14:paraId="24888920" w14:textId="77777777" w:rsidR="004E7A9C" w:rsidRDefault="004E7A9C" w:rsidP="00702E1E"/>
    <w:p w14:paraId="25015FAD" w14:textId="77777777" w:rsidR="004E7A9C" w:rsidRDefault="004E7A9C" w:rsidP="00702E1E"/>
    <w:p w14:paraId="40C03B87" w14:textId="77777777" w:rsidR="004E7A9C" w:rsidRPr="00C86460" w:rsidRDefault="004E7A9C" w:rsidP="00702E1E"/>
    <w:p w14:paraId="29B86F0E" w14:textId="77777777" w:rsidR="004E7A9C" w:rsidRPr="006E1A28" w:rsidRDefault="004E7A9C" w:rsidP="00702E1E"/>
    <w:p w14:paraId="23892ABA" w14:textId="77777777" w:rsidR="004E7A9C" w:rsidRPr="006E1A28" w:rsidRDefault="004E7A9C" w:rsidP="00702E1E"/>
    <w:p w14:paraId="6038F5B7" w14:textId="77777777" w:rsidR="004E7A9C" w:rsidRDefault="004E7A9C" w:rsidP="00702E1E"/>
    <w:p w14:paraId="043746A6" w14:textId="77777777" w:rsidR="004E7A9C" w:rsidRDefault="004E7A9C" w:rsidP="00702E1E"/>
    <w:p w14:paraId="579E07A0" w14:textId="77777777" w:rsidR="004E7A9C" w:rsidRPr="00C86460" w:rsidRDefault="004E7A9C" w:rsidP="00702E1E"/>
    <w:p w14:paraId="64975D3D" w14:textId="77777777" w:rsidR="004E7A9C" w:rsidRPr="006E1A28" w:rsidRDefault="004E7A9C" w:rsidP="00702E1E"/>
    <w:p w14:paraId="1DE0DE61" w14:textId="77777777" w:rsidR="004E7A9C" w:rsidRPr="006E1A28" w:rsidRDefault="004E7A9C" w:rsidP="00702E1E"/>
    <w:p w14:paraId="56BFF452" w14:textId="77777777" w:rsidR="004E7A9C" w:rsidRPr="00213DDD" w:rsidRDefault="004E7A9C">
      <w:pPr>
        <w:pStyle w:val="af9"/>
        <w:ind w:left="380" w:hanging="380"/>
        <w:pPrChange w:id="10" w:author="IRK" w:date="2020-04-24T10:05:00Z">
          <w:pPr>
            <w:pStyle w:val="Contents"/>
          </w:pPr>
        </w:pPrChange>
      </w:pPr>
      <w:r w:rsidRPr="00067B7B">
        <w:rPr>
          <w:lang w:eastAsia="ja-JP"/>
        </w:rPr>
        <w:drawing>
          <wp:inline distT="0" distB="0" distL="0" distR="0" wp14:anchorId="3BE8B401" wp14:editId="694E63C0">
            <wp:extent cx="930275" cy="214630"/>
            <wp:effectExtent l="0" t="0" r="3175" b="0"/>
            <wp:docPr id="104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0275" cy="214630"/>
                    </a:xfrm>
                    <a:prstGeom prst="rect">
                      <a:avLst/>
                    </a:prstGeom>
                    <a:noFill/>
                    <a:ln>
                      <a:noFill/>
                    </a:ln>
                  </pic:spPr>
                </pic:pic>
              </a:graphicData>
            </a:graphic>
          </wp:inline>
        </w:drawing>
      </w:r>
    </w:p>
    <w:p w14:paraId="1D0CD9C3" w14:textId="77777777" w:rsidR="004E7A9C" w:rsidRDefault="004E7A9C" w:rsidP="00702E1E"/>
    <w:p w14:paraId="110ADDDE" w14:textId="77777777" w:rsidR="004E7A9C" w:rsidRDefault="004E7A9C" w:rsidP="00702E1E"/>
    <w:p w14:paraId="68EE40D3" w14:textId="77777777" w:rsidR="004E7A9C" w:rsidRPr="00C86460" w:rsidRDefault="004E7A9C" w:rsidP="00702E1E"/>
    <w:p w14:paraId="1739BAD1" w14:textId="77777777" w:rsidR="004E7A9C" w:rsidRPr="006E1A28" w:rsidRDefault="004E7A9C" w:rsidP="00702E1E"/>
    <w:p w14:paraId="1CC0A770" w14:textId="77777777" w:rsidR="004E7A9C" w:rsidRPr="006E1A28" w:rsidRDefault="004E7A9C" w:rsidP="00702E1E"/>
    <w:p w14:paraId="5BEA7E05" w14:textId="0D2A10A4" w:rsidR="00F6256D" w:rsidRPr="007354E5" w:rsidRDefault="00AC68EF">
      <w:pPr>
        <w:pStyle w:val="aff9"/>
      </w:pPr>
      <w:r>
        <w:t>Inno</w:t>
      </w:r>
      <w:r w:rsidRPr="001870A0">
        <w:t>Rules</w:t>
      </w:r>
      <w:r>
        <w:t xml:space="preserve"> Version 7.</w:t>
      </w:r>
      <w:r w:rsidR="000971C5">
        <w:t>2</w:t>
      </w:r>
      <w:r w:rsidRPr="007354E5">
        <w:t xml:space="preserve"> </w:t>
      </w:r>
      <w:r w:rsidR="00F6256D" w:rsidRPr="007354E5">
        <w:t xml:space="preserve">Copyright </w:t>
      </w:r>
      <w:r w:rsidR="00F6256D" w:rsidRPr="007354E5">
        <w:sym w:font="Symbol" w:char="00D3"/>
      </w:r>
      <w:r w:rsidR="00E67A2C">
        <w:t xml:space="preserve"> 2007</w:t>
      </w:r>
      <w:r w:rsidR="00EF0200">
        <w:t xml:space="preserve"> </w:t>
      </w:r>
      <w:r w:rsidR="00F6256D" w:rsidRPr="007354E5">
        <w:t>INNORULES Corporation. All rights reserved.</w:t>
      </w:r>
    </w:p>
    <w:p w14:paraId="4DF16F77" w14:textId="7A5E74D5" w:rsidR="007F4064" w:rsidRDefault="00DD04EE">
      <w:pPr>
        <w:pStyle w:val="aff9"/>
        <w:sectPr w:rsidR="007F4064" w:rsidSect="00E61839">
          <w:headerReference w:type="default" r:id="rId11"/>
          <w:headerReference w:type="first" r:id="rId12"/>
          <w:footerReference w:type="first" r:id="rId13"/>
          <w:pgSz w:w="11906" w:h="16838" w:code="9"/>
          <w:pgMar w:top="1418" w:right="1134" w:bottom="1418" w:left="1247" w:header="567" w:footer="567" w:gutter="0"/>
          <w:cols w:space="425"/>
          <w:titlePg/>
          <w:docGrid w:type="lines" w:linePitch="360"/>
          <w:sectPrChange w:id="22" w:author="IRK" w:date="2020-04-24T10:18:00Z">
            <w:sectPr w:rsidR="007F4064" w:rsidSect="00E61839">
              <w:pgMar w:top="1418" w:right="1134" w:bottom="1418" w:left="1191" w:header="567" w:footer="567" w:gutter="0"/>
            </w:sectPr>
          </w:sectPrChange>
        </w:sectPr>
      </w:pPr>
      <w:r w:rsidRPr="007354E5">
        <w:lastRenderedPageBreak/>
        <w:t>InnoRules</w:t>
      </w:r>
      <w:r w:rsidRPr="007354E5">
        <w:sym w:font="Symbol" w:char="F0D2"/>
      </w:r>
      <w:r w:rsidR="00F6256D" w:rsidRPr="007354E5">
        <w:t xml:space="preserve"> and </w:t>
      </w:r>
      <w:r w:rsidRPr="007354E5">
        <w:t>InnoProduct</w:t>
      </w:r>
      <w:r w:rsidRPr="007354E5">
        <w:sym w:font="Symbol" w:char="F0D2"/>
      </w:r>
      <w:r>
        <w:t xml:space="preserve"> </w:t>
      </w:r>
      <w:r w:rsidR="00F6256D" w:rsidRPr="007354E5">
        <w:t>are registered trademarks of INNORULES Corporation.</w:t>
      </w:r>
    </w:p>
    <w:bookmarkEnd w:id="5" w:displacedByCustomXml="next"/>
    <w:sdt>
      <w:sdtPr>
        <w:rPr>
          <w:rFonts w:cstheme="minorBidi"/>
          <w:b w:val="0"/>
          <w:bCs/>
          <w:sz w:val="20"/>
          <w:szCs w:val="21"/>
          <w:lang w:val="ja-JP"/>
        </w:rPr>
        <w:id w:val="923997382"/>
        <w:docPartObj>
          <w:docPartGallery w:val="Table of Contents"/>
          <w:docPartUnique/>
        </w:docPartObj>
      </w:sdtPr>
      <w:sdtEndPr>
        <w:rPr>
          <w:bCs w:val="0"/>
          <w:szCs w:val="20"/>
        </w:rPr>
      </w:sdtEndPr>
      <w:sdtContent>
        <w:p w14:paraId="23733EA0" w14:textId="7D7F6E8A" w:rsidR="008D33E7" w:rsidRDefault="008D33E7" w:rsidP="00F93119">
          <w:pPr>
            <w:pStyle w:val="aff3"/>
          </w:pPr>
          <w:r>
            <w:rPr>
              <w:rFonts w:hint="eastAsia"/>
              <w:lang w:val="ja-JP"/>
            </w:rPr>
            <w:t>目次</w:t>
          </w:r>
        </w:p>
        <w:p w14:paraId="1584B9A1" w14:textId="77777777" w:rsidR="006E6935" w:rsidRDefault="008D33E7">
          <w:pPr>
            <w:pStyle w:val="14"/>
            <w:rPr>
              <w:rFonts w:asciiTheme="minorHAnsi" w:eastAsiaTheme="minorEastAsia" w:hAnsiTheme="minorHAnsi"/>
              <w:b w:val="0"/>
              <w:spacing w:val="0"/>
              <w:sz w:val="21"/>
              <w:szCs w:val="22"/>
            </w:rPr>
          </w:pPr>
          <w:r>
            <w:rPr>
              <w:b w:val="0"/>
            </w:rPr>
            <w:fldChar w:fldCharType="begin"/>
          </w:r>
          <w:r>
            <w:instrText xml:space="preserve"> TOC \o "1-3" \h \z \u </w:instrText>
          </w:r>
          <w:r>
            <w:rPr>
              <w:b w:val="0"/>
            </w:rPr>
            <w:fldChar w:fldCharType="separate"/>
          </w:r>
          <w:hyperlink w:anchor="_Toc40799093" w:history="1">
            <w:r w:rsidR="006E6935" w:rsidRPr="0090429A">
              <w:rPr>
                <w:rStyle w:val="af7"/>
                <w:rFonts w:eastAsia="Malgun Gothic"/>
              </w:rPr>
              <w:t>1.</w:t>
            </w:r>
            <w:r w:rsidR="006E6935">
              <w:rPr>
                <w:rFonts w:asciiTheme="minorHAnsi" w:eastAsiaTheme="minorEastAsia" w:hAnsiTheme="minorHAnsi"/>
                <w:b w:val="0"/>
                <w:spacing w:val="0"/>
                <w:sz w:val="21"/>
                <w:szCs w:val="22"/>
              </w:rPr>
              <w:tab/>
            </w:r>
            <w:r w:rsidR="006E6935" w:rsidRPr="0090429A">
              <w:rPr>
                <w:rStyle w:val="af7"/>
              </w:rPr>
              <w:t>Java API</w:t>
            </w:r>
            <w:r w:rsidR="006E6935">
              <w:rPr>
                <w:webHidden/>
              </w:rPr>
              <w:tab/>
            </w:r>
            <w:r w:rsidR="006E6935">
              <w:rPr>
                <w:webHidden/>
              </w:rPr>
              <w:fldChar w:fldCharType="begin"/>
            </w:r>
            <w:r w:rsidR="006E6935">
              <w:rPr>
                <w:webHidden/>
              </w:rPr>
              <w:instrText xml:space="preserve"> PAGEREF _Toc40799093 \h </w:instrText>
            </w:r>
            <w:r w:rsidR="006E6935">
              <w:rPr>
                <w:webHidden/>
              </w:rPr>
            </w:r>
            <w:r w:rsidR="006E6935">
              <w:rPr>
                <w:webHidden/>
              </w:rPr>
              <w:fldChar w:fldCharType="separate"/>
            </w:r>
            <w:r w:rsidR="0092459D">
              <w:rPr>
                <w:webHidden/>
              </w:rPr>
              <w:t>11</w:t>
            </w:r>
            <w:r w:rsidR="006E6935">
              <w:rPr>
                <w:webHidden/>
              </w:rPr>
              <w:fldChar w:fldCharType="end"/>
            </w:r>
          </w:hyperlink>
        </w:p>
        <w:p w14:paraId="1FD20E10" w14:textId="77777777" w:rsidR="006E6935" w:rsidRDefault="0092459D" w:rsidP="006E6935">
          <w:pPr>
            <w:pStyle w:val="25"/>
            <w:rPr>
              <w:rFonts w:asciiTheme="minorHAnsi" w:eastAsiaTheme="minorEastAsia" w:hAnsiTheme="minorHAnsi"/>
              <w:b w:val="0"/>
              <w:spacing w:val="0"/>
              <w:sz w:val="21"/>
              <w:szCs w:val="22"/>
            </w:rPr>
          </w:pPr>
          <w:hyperlink w:anchor="_Toc40799094" w:history="1">
            <w:r w:rsidR="006E6935" w:rsidRPr="0090429A">
              <w:rPr>
                <w:rStyle w:val="af7"/>
                <w:rFonts w:eastAsia="Malgun Gothic"/>
              </w:rPr>
              <w:t>1.1</w:t>
            </w:r>
            <w:r w:rsidR="006E6935">
              <w:rPr>
                <w:rFonts w:asciiTheme="minorHAnsi" w:eastAsiaTheme="minorEastAsia" w:hAnsiTheme="minorHAnsi"/>
                <w:b w:val="0"/>
                <w:spacing w:val="0"/>
                <w:sz w:val="21"/>
                <w:szCs w:val="22"/>
              </w:rPr>
              <w:tab/>
            </w:r>
            <w:r w:rsidR="006E6935" w:rsidRPr="0090429A">
              <w:rPr>
                <w:rStyle w:val="af7"/>
                <w:rFonts w:hint="eastAsia"/>
              </w:rPr>
              <w:t>必要なライブラリ</w:t>
            </w:r>
            <w:r w:rsidR="006E6935">
              <w:rPr>
                <w:webHidden/>
              </w:rPr>
              <w:tab/>
            </w:r>
            <w:r w:rsidR="006E6935">
              <w:rPr>
                <w:webHidden/>
              </w:rPr>
              <w:fldChar w:fldCharType="begin"/>
            </w:r>
            <w:r w:rsidR="006E6935">
              <w:rPr>
                <w:webHidden/>
              </w:rPr>
              <w:instrText xml:space="preserve"> PAGEREF _Toc40799094 \h </w:instrText>
            </w:r>
            <w:r w:rsidR="006E6935">
              <w:rPr>
                <w:webHidden/>
              </w:rPr>
            </w:r>
            <w:r w:rsidR="006E6935">
              <w:rPr>
                <w:webHidden/>
              </w:rPr>
              <w:fldChar w:fldCharType="separate"/>
            </w:r>
            <w:r>
              <w:rPr>
                <w:webHidden/>
              </w:rPr>
              <w:t>11</w:t>
            </w:r>
            <w:r w:rsidR="006E6935">
              <w:rPr>
                <w:webHidden/>
              </w:rPr>
              <w:fldChar w:fldCharType="end"/>
            </w:r>
          </w:hyperlink>
        </w:p>
        <w:p w14:paraId="5872349B" w14:textId="77777777" w:rsidR="006E6935" w:rsidRDefault="0092459D" w:rsidP="006E6935">
          <w:pPr>
            <w:pStyle w:val="35"/>
            <w:rPr>
              <w:rFonts w:asciiTheme="minorHAnsi" w:eastAsiaTheme="minorEastAsia" w:hAnsiTheme="minorHAnsi"/>
              <w:spacing w:val="0"/>
              <w:sz w:val="21"/>
              <w:szCs w:val="22"/>
            </w:rPr>
          </w:pPr>
          <w:hyperlink w:anchor="_Toc40799095" w:history="1">
            <w:r w:rsidR="006E6935" w:rsidRPr="0090429A">
              <w:rPr>
                <w:rStyle w:val="af7"/>
                <w:rFonts w:eastAsia="Malgun Gothic"/>
              </w:rPr>
              <w:t>1.1.1</w:t>
            </w:r>
            <w:r w:rsidR="006E6935">
              <w:rPr>
                <w:rFonts w:asciiTheme="minorHAnsi" w:eastAsiaTheme="minorEastAsia" w:hAnsiTheme="minorHAnsi"/>
                <w:spacing w:val="0"/>
                <w:sz w:val="21"/>
                <w:szCs w:val="22"/>
              </w:rPr>
              <w:tab/>
            </w:r>
            <w:r w:rsidR="006E6935" w:rsidRPr="0090429A">
              <w:rPr>
                <w:rStyle w:val="af7"/>
                <w:rFonts w:hint="eastAsia"/>
              </w:rPr>
              <w:t>ビルドライブラリ</w:t>
            </w:r>
            <w:r w:rsidR="006E6935">
              <w:rPr>
                <w:webHidden/>
              </w:rPr>
              <w:tab/>
            </w:r>
            <w:r w:rsidR="006E6935">
              <w:rPr>
                <w:webHidden/>
              </w:rPr>
              <w:fldChar w:fldCharType="begin"/>
            </w:r>
            <w:r w:rsidR="006E6935">
              <w:rPr>
                <w:webHidden/>
              </w:rPr>
              <w:instrText xml:space="preserve"> PAGEREF _Toc40799095 \h </w:instrText>
            </w:r>
            <w:r w:rsidR="006E6935">
              <w:rPr>
                <w:webHidden/>
              </w:rPr>
            </w:r>
            <w:r w:rsidR="006E6935">
              <w:rPr>
                <w:webHidden/>
              </w:rPr>
              <w:fldChar w:fldCharType="separate"/>
            </w:r>
            <w:r>
              <w:rPr>
                <w:webHidden/>
              </w:rPr>
              <w:t>11</w:t>
            </w:r>
            <w:r w:rsidR="006E6935">
              <w:rPr>
                <w:webHidden/>
              </w:rPr>
              <w:fldChar w:fldCharType="end"/>
            </w:r>
          </w:hyperlink>
        </w:p>
        <w:p w14:paraId="30591260" w14:textId="77777777" w:rsidR="006E6935" w:rsidRDefault="0092459D" w:rsidP="006E6935">
          <w:pPr>
            <w:pStyle w:val="35"/>
            <w:rPr>
              <w:rFonts w:asciiTheme="minorHAnsi" w:eastAsiaTheme="minorEastAsia" w:hAnsiTheme="minorHAnsi"/>
              <w:spacing w:val="0"/>
              <w:sz w:val="21"/>
              <w:szCs w:val="22"/>
            </w:rPr>
          </w:pPr>
          <w:hyperlink w:anchor="_Toc40799096" w:history="1">
            <w:r w:rsidR="006E6935" w:rsidRPr="0090429A">
              <w:rPr>
                <w:rStyle w:val="af7"/>
                <w:rFonts w:eastAsia="Malgun Gothic"/>
              </w:rPr>
              <w:t>1.1.2</w:t>
            </w:r>
            <w:r w:rsidR="006E6935">
              <w:rPr>
                <w:rFonts w:asciiTheme="minorHAnsi" w:eastAsiaTheme="minorEastAsia" w:hAnsiTheme="minorHAnsi"/>
                <w:spacing w:val="0"/>
                <w:sz w:val="21"/>
                <w:szCs w:val="22"/>
              </w:rPr>
              <w:tab/>
            </w:r>
            <w:r w:rsidR="006E6935" w:rsidRPr="0090429A">
              <w:rPr>
                <w:rStyle w:val="af7"/>
                <w:rFonts w:hint="eastAsia"/>
              </w:rPr>
              <w:t>ランタイムライブラリ</w:t>
            </w:r>
            <w:r w:rsidR="006E6935">
              <w:rPr>
                <w:webHidden/>
              </w:rPr>
              <w:tab/>
            </w:r>
            <w:r w:rsidR="006E6935">
              <w:rPr>
                <w:webHidden/>
              </w:rPr>
              <w:fldChar w:fldCharType="begin"/>
            </w:r>
            <w:r w:rsidR="006E6935">
              <w:rPr>
                <w:webHidden/>
              </w:rPr>
              <w:instrText xml:space="preserve"> PAGEREF _Toc40799096 \h </w:instrText>
            </w:r>
            <w:r w:rsidR="006E6935">
              <w:rPr>
                <w:webHidden/>
              </w:rPr>
            </w:r>
            <w:r w:rsidR="006E6935">
              <w:rPr>
                <w:webHidden/>
              </w:rPr>
              <w:fldChar w:fldCharType="separate"/>
            </w:r>
            <w:r>
              <w:rPr>
                <w:webHidden/>
              </w:rPr>
              <w:t>11</w:t>
            </w:r>
            <w:r w:rsidR="006E6935">
              <w:rPr>
                <w:webHidden/>
              </w:rPr>
              <w:fldChar w:fldCharType="end"/>
            </w:r>
          </w:hyperlink>
        </w:p>
        <w:p w14:paraId="6422AE36" w14:textId="77777777" w:rsidR="006E6935" w:rsidRDefault="0092459D" w:rsidP="006E6935">
          <w:pPr>
            <w:pStyle w:val="25"/>
            <w:rPr>
              <w:rFonts w:asciiTheme="minorHAnsi" w:eastAsiaTheme="minorEastAsia" w:hAnsiTheme="minorHAnsi"/>
              <w:b w:val="0"/>
              <w:spacing w:val="0"/>
              <w:sz w:val="21"/>
              <w:szCs w:val="22"/>
            </w:rPr>
          </w:pPr>
          <w:hyperlink w:anchor="_Toc40799097" w:history="1">
            <w:r w:rsidR="006E6935" w:rsidRPr="0090429A">
              <w:rPr>
                <w:rStyle w:val="af7"/>
                <w:rFonts w:eastAsia="Malgun Gothic"/>
              </w:rPr>
              <w:t>1.2</w:t>
            </w:r>
            <w:r w:rsidR="006E6935">
              <w:rPr>
                <w:rFonts w:asciiTheme="minorHAnsi" w:eastAsiaTheme="minorEastAsia" w:hAnsiTheme="minorHAnsi"/>
                <w:b w:val="0"/>
                <w:spacing w:val="0"/>
                <w:sz w:val="21"/>
                <w:szCs w:val="22"/>
              </w:rPr>
              <w:tab/>
            </w:r>
            <w:r w:rsidR="006E6935" w:rsidRPr="0090429A">
              <w:rPr>
                <w:rStyle w:val="af7"/>
                <w:rFonts w:hint="eastAsia"/>
              </w:rPr>
              <w:t>ルールサービス呼び出し</w:t>
            </w:r>
            <w:r w:rsidR="006E6935" w:rsidRPr="0090429A">
              <w:rPr>
                <w:rStyle w:val="af7"/>
              </w:rPr>
              <w:t>API</w:t>
            </w:r>
            <w:r w:rsidR="006E6935">
              <w:rPr>
                <w:webHidden/>
              </w:rPr>
              <w:tab/>
            </w:r>
            <w:r w:rsidR="006E6935">
              <w:rPr>
                <w:webHidden/>
              </w:rPr>
              <w:fldChar w:fldCharType="begin"/>
            </w:r>
            <w:r w:rsidR="006E6935">
              <w:rPr>
                <w:webHidden/>
              </w:rPr>
              <w:instrText xml:space="preserve"> PAGEREF _Toc40799097 \h </w:instrText>
            </w:r>
            <w:r w:rsidR="006E6935">
              <w:rPr>
                <w:webHidden/>
              </w:rPr>
            </w:r>
            <w:r w:rsidR="006E6935">
              <w:rPr>
                <w:webHidden/>
              </w:rPr>
              <w:fldChar w:fldCharType="separate"/>
            </w:r>
            <w:r>
              <w:rPr>
                <w:webHidden/>
              </w:rPr>
              <w:t>11</w:t>
            </w:r>
            <w:r w:rsidR="006E6935">
              <w:rPr>
                <w:webHidden/>
              </w:rPr>
              <w:fldChar w:fldCharType="end"/>
            </w:r>
          </w:hyperlink>
        </w:p>
        <w:p w14:paraId="21823672" w14:textId="77777777" w:rsidR="006E6935" w:rsidRDefault="0092459D" w:rsidP="006E6935">
          <w:pPr>
            <w:pStyle w:val="35"/>
            <w:rPr>
              <w:rFonts w:asciiTheme="minorHAnsi" w:eastAsiaTheme="minorEastAsia" w:hAnsiTheme="minorHAnsi"/>
              <w:spacing w:val="0"/>
              <w:sz w:val="21"/>
              <w:szCs w:val="22"/>
            </w:rPr>
          </w:pPr>
          <w:hyperlink w:anchor="_Toc40799098" w:history="1">
            <w:r w:rsidR="006E6935" w:rsidRPr="0090429A">
              <w:rPr>
                <w:rStyle w:val="af7"/>
                <w:rFonts w:eastAsia="Malgun Gothic"/>
              </w:rPr>
              <w:t>1.2.1</w:t>
            </w:r>
            <w:r w:rsidR="006E6935">
              <w:rPr>
                <w:rFonts w:asciiTheme="minorHAnsi" w:eastAsiaTheme="minorEastAsia" w:hAnsiTheme="minorHAnsi"/>
                <w:spacing w:val="0"/>
                <w:sz w:val="21"/>
                <w:szCs w:val="22"/>
              </w:rPr>
              <w:tab/>
            </w:r>
            <w:r w:rsidR="006E6935" w:rsidRPr="0090429A">
              <w:rPr>
                <w:rStyle w:val="af7"/>
                <w:rFonts w:hint="eastAsia"/>
              </w:rPr>
              <w:t>ルールインタフェースの取得</w:t>
            </w:r>
            <w:r w:rsidR="006E6935">
              <w:rPr>
                <w:webHidden/>
              </w:rPr>
              <w:tab/>
            </w:r>
            <w:r w:rsidR="006E6935">
              <w:rPr>
                <w:webHidden/>
              </w:rPr>
              <w:fldChar w:fldCharType="begin"/>
            </w:r>
            <w:r w:rsidR="006E6935">
              <w:rPr>
                <w:webHidden/>
              </w:rPr>
              <w:instrText xml:space="preserve"> PAGEREF _Toc40799098 \h </w:instrText>
            </w:r>
            <w:r w:rsidR="006E6935">
              <w:rPr>
                <w:webHidden/>
              </w:rPr>
            </w:r>
            <w:r w:rsidR="006E6935">
              <w:rPr>
                <w:webHidden/>
              </w:rPr>
              <w:fldChar w:fldCharType="separate"/>
            </w:r>
            <w:r>
              <w:rPr>
                <w:webHidden/>
              </w:rPr>
              <w:t>11</w:t>
            </w:r>
            <w:r w:rsidR="006E6935">
              <w:rPr>
                <w:webHidden/>
              </w:rPr>
              <w:fldChar w:fldCharType="end"/>
            </w:r>
          </w:hyperlink>
        </w:p>
        <w:p w14:paraId="1B6F6B50" w14:textId="77777777" w:rsidR="006E6935" w:rsidRDefault="0092459D" w:rsidP="006E6935">
          <w:pPr>
            <w:pStyle w:val="35"/>
            <w:rPr>
              <w:rFonts w:asciiTheme="minorHAnsi" w:eastAsiaTheme="minorEastAsia" w:hAnsiTheme="minorHAnsi"/>
              <w:spacing w:val="0"/>
              <w:sz w:val="21"/>
              <w:szCs w:val="22"/>
            </w:rPr>
          </w:pPr>
          <w:hyperlink w:anchor="_Toc40799099" w:history="1">
            <w:r w:rsidR="006E6935" w:rsidRPr="0090429A">
              <w:rPr>
                <w:rStyle w:val="af7"/>
                <w:rFonts w:eastAsia="Malgun Gothic"/>
              </w:rPr>
              <w:t>1.2.2</w:t>
            </w:r>
            <w:r w:rsidR="006E6935">
              <w:rPr>
                <w:rFonts w:asciiTheme="minorHAnsi" w:eastAsiaTheme="minorEastAsia" w:hAnsiTheme="minorHAnsi"/>
                <w:spacing w:val="0"/>
                <w:sz w:val="21"/>
                <w:szCs w:val="22"/>
              </w:rPr>
              <w:tab/>
            </w:r>
            <w:r w:rsidR="006E6935" w:rsidRPr="0090429A">
              <w:rPr>
                <w:rStyle w:val="af7"/>
              </w:rPr>
              <w:t>com.innoexpert.rulesclient.RuleInterface</w:t>
            </w:r>
            <w:r w:rsidR="006E6935">
              <w:rPr>
                <w:webHidden/>
              </w:rPr>
              <w:tab/>
            </w:r>
            <w:r w:rsidR="006E6935">
              <w:rPr>
                <w:webHidden/>
              </w:rPr>
              <w:fldChar w:fldCharType="begin"/>
            </w:r>
            <w:r w:rsidR="006E6935">
              <w:rPr>
                <w:webHidden/>
              </w:rPr>
              <w:instrText xml:space="preserve"> PAGEREF _Toc40799099 \h </w:instrText>
            </w:r>
            <w:r w:rsidR="006E6935">
              <w:rPr>
                <w:webHidden/>
              </w:rPr>
            </w:r>
            <w:r w:rsidR="006E6935">
              <w:rPr>
                <w:webHidden/>
              </w:rPr>
              <w:fldChar w:fldCharType="separate"/>
            </w:r>
            <w:r>
              <w:rPr>
                <w:webHidden/>
              </w:rPr>
              <w:t>14</w:t>
            </w:r>
            <w:r w:rsidR="006E6935">
              <w:rPr>
                <w:webHidden/>
              </w:rPr>
              <w:fldChar w:fldCharType="end"/>
            </w:r>
          </w:hyperlink>
        </w:p>
        <w:p w14:paraId="1C74A2DF" w14:textId="77777777" w:rsidR="006E6935" w:rsidRDefault="0092459D" w:rsidP="006E6935">
          <w:pPr>
            <w:pStyle w:val="35"/>
            <w:rPr>
              <w:rFonts w:asciiTheme="minorHAnsi" w:eastAsiaTheme="minorEastAsia" w:hAnsiTheme="minorHAnsi"/>
              <w:spacing w:val="0"/>
              <w:sz w:val="21"/>
              <w:szCs w:val="22"/>
            </w:rPr>
          </w:pPr>
          <w:hyperlink w:anchor="_Toc40799100" w:history="1">
            <w:r w:rsidR="006E6935" w:rsidRPr="0090429A">
              <w:rPr>
                <w:rStyle w:val="af7"/>
                <w:rFonts w:eastAsia="Malgun Gothic"/>
              </w:rPr>
              <w:t>1.2.3</w:t>
            </w:r>
            <w:r w:rsidR="006E6935">
              <w:rPr>
                <w:rFonts w:asciiTheme="minorHAnsi" w:eastAsiaTheme="minorEastAsia" w:hAnsiTheme="minorHAnsi"/>
                <w:spacing w:val="0"/>
                <w:sz w:val="21"/>
                <w:szCs w:val="22"/>
              </w:rPr>
              <w:tab/>
            </w:r>
            <w:r w:rsidR="006E6935" w:rsidRPr="0090429A">
              <w:rPr>
                <w:rStyle w:val="af7"/>
                <w:rFonts w:hint="eastAsia"/>
              </w:rPr>
              <w:t>コード体系</w:t>
            </w:r>
            <w:r w:rsidR="006E6935">
              <w:rPr>
                <w:webHidden/>
              </w:rPr>
              <w:tab/>
            </w:r>
            <w:r w:rsidR="006E6935">
              <w:rPr>
                <w:webHidden/>
              </w:rPr>
              <w:fldChar w:fldCharType="begin"/>
            </w:r>
            <w:r w:rsidR="006E6935">
              <w:rPr>
                <w:webHidden/>
              </w:rPr>
              <w:instrText xml:space="preserve"> PAGEREF _Toc40799100 \h </w:instrText>
            </w:r>
            <w:r w:rsidR="006E6935">
              <w:rPr>
                <w:webHidden/>
              </w:rPr>
            </w:r>
            <w:r w:rsidR="006E6935">
              <w:rPr>
                <w:webHidden/>
              </w:rPr>
              <w:fldChar w:fldCharType="separate"/>
            </w:r>
            <w:r>
              <w:rPr>
                <w:webHidden/>
              </w:rPr>
              <w:t>16</w:t>
            </w:r>
            <w:r w:rsidR="006E6935">
              <w:rPr>
                <w:webHidden/>
              </w:rPr>
              <w:fldChar w:fldCharType="end"/>
            </w:r>
          </w:hyperlink>
        </w:p>
        <w:p w14:paraId="41991170" w14:textId="77777777" w:rsidR="006E6935" w:rsidRDefault="0092459D" w:rsidP="006E6935">
          <w:pPr>
            <w:pStyle w:val="35"/>
            <w:rPr>
              <w:rFonts w:asciiTheme="minorHAnsi" w:eastAsiaTheme="minorEastAsia" w:hAnsiTheme="minorHAnsi"/>
              <w:spacing w:val="0"/>
              <w:sz w:val="21"/>
              <w:szCs w:val="22"/>
            </w:rPr>
          </w:pPr>
          <w:hyperlink w:anchor="_Toc40799101" w:history="1">
            <w:r w:rsidR="006E6935" w:rsidRPr="0090429A">
              <w:rPr>
                <w:rStyle w:val="af7"/>
                <w:rFonts w:eastAsia="Malgun Gothic"/>
              </w:rPr>
              <w:t>1.2.4</w:t>
            </w:r>
            <w:r w:rsidR="006E6935">
              <w:rPr>
                <w:rFonts w:asciiTheme="minorHAnsi" w:eastAsiaTheme="minorEastAsia" w:hAnsiTheme="minorHAnsi"/>
                <w:spacing w:val="0"/>
                <w:sz w:val="21"/>
                <w:szCs w:val="22"/>
              </w:rPr>
              <w:tab/>
            </w:r>
            <w:r w:rsidR="006E6935" w:rsidRPr="0090429A">
              <w:rPr>
                <w:rStyle w:val="af7"/>
                <w:rFonts w:hint="eastAsia"/>
              </w:rPr>
              <w:t>データ型と関連定数</w:t>
            </w:r>
            <w:r w:rsidR="006E6935">
              <w:rPr>
                <w:webHidden/>
              </w:rPr>
              <w:tab/>
            </w:r>
            <w:r w:rsidR="006E6935">
              <w:rPr>
                <w:webHidden/>
              </w:rPr>
              <w:fldChar w:fldCharType="begin"/>
            </w:r>
            <w:r w:rsidR="006E6935">
              <w:rPr>
                <w:webHidden/>
              </w:rPr>
              <w:instrText xml:space="preserve"> PAGEREF _Toc40799101 \h </w:instrText>
            </w:r>
            <w:r w:rsidR="006E6935">
              <w:rPr>
                <w:webHidden/>
              </w:rPr>
            </w:r>
            <w:r w:rsidR="006E6935">
              <w:rPr>
                <w:webHidden/>
              </w:rPr>
              <w:fldChar w:fldCharType="separate"/>
            </w:r>
            <w:r>
              <w:rPr>
                <w:webHidden/>
              </w:rPr>
              <w:t>17</w:t>
            </w:r>
            <w:r w:rsidR="006E6935">
              <w:rPr>
                <w:webHidden/>
              </w:rPr>
              <w:fldChar w:fldCharType="end"/>
            </w:r>
          </w:hyperlink>
        </w:p>
        <w:p w14:paraId="283EDA05" w14:textId="77777777" w:rsidR="006E6935" w:rsidRDefault="0092459D" w:rsidP="006E6935">
          <w:pPr>
            <w:pStyle w:val="35"/>
            <w:rPr>
              <w:rFonts w:asciiTheme="minorHAnsi" w:eastAsiaTheme="minorEastAsia" w:hAnsiTheme="minorHAnsi"/>
              <w:spacing w:val="0"/>
              <w:sz w:val="21"/>
              <w:szCs w:val="22"/>
            </w:rPr>
          </w:pPr>
          <w:hyperlink w:anchor="_Toc40799102" w:history="1">
            <w:r w:rsidR="006E6935" w:rsidRPr="0090429A">
              <w:rPr>
                <w:rStyle w:val="af7"/>
                <w:rFonts w:eastAsia="Malgun Gothic"/>
              </w:rPr>
              <w:t>1.2.5</w:t>
            </w:r>
            <w:r w:rsidR="006E6935">
              <w:rPr>
                <w:rFonts w:asciiTheme="minorHAnsi" w:eastAsiaTheme="minorEastAsia" w:hAnsiTheme="minorHAnsi"/>
                <w:spacing w:val="0"/>
                <w:sz w:val="21"/>
                <w:szCs w:val="22"/>
              </w:rPr>
              <w:tab/>
            </w:r>
            <w:r w:rsidR="006E6935" w:rsidRPr="0090429A">
              <w:rPr>
                <w:rStyle w:val="af7"/>
                <w:rFonts w:hint="eastAsia"/>
              </w:rPr>
              <w:t>数値型モード</w:t>
            </w:r>
            <w:r w:rsidR="006E6935">
              <w:rPr>
                <w:webHidden/>
              </w:rPr>
              <w:tab/>
            </w:r>
            <w:r w:rsidR="006E6935">
              <w:rPr>
                <w:webHidden/>
              </w:rPr>
              <w:fldChar w:fldCharType="begin"/>
            </w:r>
            <w:r w:rsidR="006E6935">
              <w:rPr>
                <w:webHidden/>
              </w:rPr>
              <w:instrText xml:space="preserve"> PAGEREF _Toc40799102 \h </w:instrText>
            </w:r>
            <w:r w:rsidR="006E6935">
              <w:rPr>
                <w:webHidden/>
              </w:rPr>
            </w:r>
            <w:r w:rsidR="006E6935">
              <w:rPr>
                <w:webHidden/>
              </w:rPr>
              <w:fldChar w:fldCharType="separate"/>
            </w:r>
            <w:r>
              <w:rPr>
                <w:webHidden/>
              </w:rPr>
              <w:t>18</w:t>
            </w:r>
            <w:r w:rsidR="006E6935">
              <w:rPr>
                <w:webHidden/>
              </w:rPr>
              <w:fldChar w:fldCharType="end"/>
            </w:r>
          </w:hyperlink>
        </w:p>
        <w:p w14:paraId="0E3EAD9D" w14:textId="77777777" w:rsidR="006E6935" w:rsidRDefault="0092459D" w:rsidP="006E6935">
          <w:pPr>
            <w:pStyle w:val="35"/>
            <w:rPr>
              <w:rFonts w:asciiTheme="minorHAnsi" w:eastAsiaTheme="minorEastAsia" w:hAnsiTheme="minorHAnsi"/>
              <w:spacing w:val="0"/>
              <w:sz w:val="21"/>
              <w:szCs w:val="22"/>
            </w:rPr>
          </w:pPr>
          <w:hyperlink w:anchor="_Toc40799103" w:history="1">
            <w:r w:rsidR="006E6935" w:rsidRPr="0090429A">
              <w:rPr>
                <w:rStyle w:val="af7"/>
                <w:rFonts w:eastAsia="Malgun Gothic"/>
              </w:rPr>
              <w:t>1.2.6</w:t>
            </w:r>
            <w:r w:rsidR="006E6935">
              <w:rPr>
                <w:rFonts w:asciiTheme="minorHAnsi" w:eastAsiaTheme="minorEastAsia" w:hAnsiTheme="minorHAnsi"/>
                <w:spacing w:val="0"/>
                <w:sz w:val="21"/>
                <w:szCs w:val="22"/>
              </w:rPr>
              <w:tab/>
            </w:r>
            <w:r w:rsidR="006E6935" w:rsidRPr="0090429A">
              <w:rPr>
                <w:rStyle w:val="af7"/>
              </w:rPr>
              <w:t>I/O</w:t>
            </w:r>
            <w:r w:rsidR="006E6935" w:rsidRPr="0090429A">
              <w:rPr>
                <w:rStyle w:val="af7"/>
                <w:rFonts w:hint="eastAsia"/>
              </w:rPr>
              <w:t>オブジェクト方式</w:t>
            </w:r>
            <w:r w:rsidR="006E6935">
              <w:rPr>
                <w:webHidden/>
              </w:rPr>
              <w:tab/>
            </w:r>
            <w:r w:rsidR="006E6935">
              <w:rPr>
                <w:webHidden/>
              </w:rPr>
              <w:fldChar w:fldCharType="begin"/>
            </w:r>
            <w:r w:rsidR="006E6935">
              <w:rPr>
                <w:webHidden/>
              </w:rPr>
              <w:instrText xml:space="preserve"> PAGEREF _Toc40799103 \h </w:instrText>
            </w:r>
            <w:r w:rsidR="006E6935">
              <w:rPr>
                <w:webHidden/>
              </w:rPr>
            </w:r>
            <w:r w:rsidR="006E6935">
              <w:rPr>
                <w:webHidden/>
              </w:rPr>
              <w:fldChar w:fldCharType="separate"/>
            </w:r>
            <w:r>
              <w:rPr>
                <w:webHidden/>
              </w:rPr>
              <w:t>18</w:t>
            </w:r>
            <w:r w:rsidR="006E6935">
              <w:rPr>
                <w:webHidden/>
              </w:rPr>
              <w:fldChar w:fldCharType="end"/>
            </w:r>
          </w:hyperlink>
        </w:p>
        <w:p w14:paraId="15971191" w14:textId="77777777" w:rsidR="006E6935" w:rsidRDefault="0092459D" w:rsidP="006E6935">
          <w:pPr>
            <w:pStyle w:val="35"/>
            <w:rPr>
              <w:rFonts w:asciiTheme="minorHAnsi" w:eastAsiaTheme="minorEastAsia" w:hAnsiTheme="minorHAnsi"/>
              <w:spacing w:val="0"/>
              <w:sz w:val="21"/>
              <w:szCs w:val="22"/>
            </w:rPr>
          </w:pPr>
          <w:hyperlink w:anchor="_Toc40799104" w:history="1">
            <w:r w:rsidR="006E6935" w:rsidRPr="0090429A">
              <w:rPr>
                <w:rStyle w:val="af7"/>
                <w:rFonts w:eastAsia="Malgun Gothic"/>
              </w:rPr>
              <w:t>1.2.7</w:t>
            </w:r>
            <w:r w:rsidR="006E6935">
              <w:rPr>
                <w:rFonts w:asciiTheme="minorHAnsi" w:eastAsiaTheme="minorEastAsia" w:hAnsiTheme="minorHAnsi"/>
                <w:spacing w:val="0"/>
                <w:sz w:val="21"/>
                <w:szCs w:val="22"/>
              </w:rPr>
              <w:tab/>
            </w:r>
            <w:r w:rsidR="006E6935" w:rsidRPr="0090429A">
              <w:rPr>
                <w:rStyle w:val="af7"/>
              </w:rPr>
              <w:t>I/O</w:t>
            </w:r>
            <w:r w:rsidR="006E6935" w:rsidRPr="0090429A">
              <w:rPr>
                <w:rStyle w:val="af7"/>
                <w:rFonts w:hint="eastAsia"/>
              </w:rPr>
              <w:t>アダプタ方式</w:t>
            </w:r>
            <w:r w:rsidR="006E6935">
              <w:rPr>
                <w:webHidden/>
              </w:rPr>
              <w:tab/>
            </w:r>
            <w:r w:rsidR="006E6935">
              <w:rPr>
                <w:webHidden/>
              </w:rPr>
              <w:fldChar w:fldCharType="begin"/>
            </w:r>
            <w:r w:rsidR="006E6935">
              <w:rPr>
                <w:webHidden/>
              </w:rPr>
              <w:instrText xml:space="preserve"> PAGEREF _Toc40799104 \h </w:instrText>
            </w:r>
            <w:r w:rsidR="006E6935">
              <w:rPr>
                <w:webHidden/>
              </w:rPr>
            </w:r>
            <w:r w:rsidR="006E6935">
              <w:rPr>
                <w:webHidden/>
              </w:rPr>
              <w:fldChar w:fldCharType="separate"/>
            </w:r>
            <w:r>
              <w:rPr>
                <w:webHidden/>
              </w:rPr>
              <w:t>33</w:t>
            </w:r>
            <w:r w:rsidR="006E6935">
              <w:rPr>
                <w:webHidden/>
              </w:rPr>
              <w:fldChar w:fldCharType="end"/>
            </w:r>
          </w:hyperlink>
        </w:p>
        <w:p w14:paraId="5F899D9F" w14:textId="77777777" w:rsidR="006E6935" w:rsidRDefault="0092459D" w:rsidP="006E6935">
          <w:pPr>
            <w:pStyle w:val="35"/>
            <w:rPr>
              <w:rFonts w:asciiTheme="minorHAnsi" w:eastAsiaTheme="minorEastAsia" w:hAnsiTheme="minorHAnsi"/>
              <w:spacing w:val="0"/>
              <w:sz w:val="21"/>
              <w:szCs w:val="22"/>
            </w:rPr>
          </w:pPr>
          <w:hyperlink w:anchor="_Toc40799105" w:history="1">
            <w:r w:rsidR="006E6935" w:rsidRPr="0090429A">
              <w:rPr>
                <w:rStyle w:val="af7"/>
                <w:rFonts w:eastAsia="Malgun Gothic"/>
              </w:rPr>
              <w:t>1.2.8</w:t>
            </w:r>
            <w:r w:rsidR="006E6935">
              <w:rPr>
                <w:rFonts w:asciiTheme="minorHAnsi" w:eastAsiaTheme="minorEastAsia" w:hAnsiTheme="minorHAnsi"/>
                <w:spacing w:val="0"/>
                <w:sz w:val="21"/>
                <w:szCs w:val="22"/>
              </w:rPr>
              <w:tab/>
            </w:r>
            <w:r w:rsidR="006E6935" w:rsidRPr="0090429A">
              <w:rPr>
                <w:rStyle w:val="af7"/>
                <w:rFonts w:hint="eastAsia"/>
              </w:rPr>
              <w:t>ルールエンジンの構成方式に基づく</w:t>
            </w:r>
            <w:r w:rsidR="006E6935" w:rsidRPr="0090429A">
              <w:rPr>
                <w:rStyle w:val="af7"/>
              </w:rPr>
              <w:t>I/O</w:t>
            </w:r>
            <w:r w:rsidR="006E6935" w:rsidRPr="0090429A">
              <w:rPr>
                <w:rStyle w:val="af7"/>
                <w:rFonts w:hint="eastAsia"/>
              </w:rPr>
              <w:t>オブジェクト方式と</w:t>
            </w:r>
            <w:r w:rsidR="006E6935" w:rsidRPr="0090429A">
              <w:rPr>
                <w:rStyle w:val="af7"/>
              </w:rPr>
              <w:t>I/O</w:t>
            </w:r>
            <w:r w:rsidR="006E6935" w:rsidRPr="0090429A">
              <w:rPr>
                <w:rStyle w:val="af7"/>
                <w:rFonts w:hint="eastAsia"/>
              </w:rPr>
              <w:t>アダプタ方式の性能比較</w:t>
            </w:r>
            <w:r w:rsidR="006E6935">
              <w:rPr>
                <w:webHidden/>
              </w:rPr>
              <w:tab/>
            </w:r>
            <w:r w:rsidR="006E6935">
              <w:rPr>
                <w:webHidden/>
              </w:rPr>
              <w:fldChar w:fldCharType="begin"/>
            </w:r>
            <w:r w:rsidR="006E6935">
              <w:rPr>
                <w:webHidden/>
              </w:rPr>
              <w:instrText xml:space="preserve"> PAGEREF _Toc40799105 \h </w:instrText>
            </w:r>
            <w:r w:rsidR="006E6935">
              <w:rPr>
                <w:webHidden/>
              </w:rPr>
            </w:r>
            <w:r w:rsidR="006E6935">
              <w:rPr>
                <w:webHidden/>
              </w:rPr>
              <w:fldChar w:fldCharType="separate"/>
            </w:r>
            <w:r>
              <w:rPr>
                <w:webHidden/>
              </w:rPr>
              <w:t>48</w:t>
            </w:r>
            <w:r w:rsidR="006E6935">
              <w:rPr>
                <w:webHidden/>
              </w:rPr>
              <w:fldChar w:fldCharType="end"/>
            </w:r>
          </w:hyperlink>
        </w:p>
        <w:p w14:paraId="3D70D493" w14:textId="77777777" w:rsidR="006E6935" w:rsidRDefault="0092459D" w:rsidP="006E6935">
          <w:pPr>
            <w:pStyle w:val="25"/>
            <w:rPr>
              <w:rFonts w:asciiTheme="minorHAnsi" w:eastAsiaTheme="minorEastAsia" w:hAnsiTheme="minorHAnsi"/>
              <w:b w:val="0"/>
              <w:spacing w:val="0"/>
              <w:sz w:val="21"/>
              <w:szCs w:val="22"/>
            </w:rPr>
          </w:pPr>
          <w:hyperlink w:anchor="_Toc40799106" w:history="1">
            <w:r w:rsidR="006E6935" w:rsidRPr="0090429A">
              <w:rPr>
                <w:rStyle w:val="af7"/>
                <w:rFonts w:eastAsia="Malgun Gothic"/>
              </w:rPr>
              <w:t>1.3</w:t>
            </w:r>
            <w:r w:rsidR="006E6935">
              <w:rPr>
                <w:rFonts w:asciiTheme="minorHAnsi" w:eastAsiaTheme="minorEastAsia" w:hAnsiTheme="minorHAnsi"/>
                <w:b w:val="0"/>
                <w:spacing w:val="0"/>
                <w:sz w:val="21"/>
                <w:szCs w:val="22"/>
              </w:rPr>
              <w:tab/>
            </w:r>
            <w:r w:rsidR="006E6935" w:rsidRPr="0090429A">
              <w:rPr>
                <w:rStyle w:val="af7"/>
                <w:rFonts w:hint="eastAsia"/>
              </w:rPr>
              <w:t>コールバック</w:t>
            </w:r>
            <w:r w:rsidR="006E6935" w:rsidRPr="0090429A">
              <w:rPr>
                <w:rStyle w:val="af7"/>
              </w:rPr>
              <w:t>API</w:t>
            </w:r>
            <w:r w:rsidR="006E6935">
              <w:rPr>
                <w:webHidden/>
              </w:rPr>
              <w:tab/>
            </w:r>
            <w:r w:rsidR="006E6935">
              <w:rPr>
                <w:webHidden/>
              </w:rPr>
              <w:fldChar w:fldCharType="begin"/>
            </w:r>
            <w:r w:rsidR="006E6935">
              <w:rPr>
                <w:webHidden/>
              </w:rPr>
              <w:instrText xml:space="preserve"> PAGEREF _Toc40799106 \h </w:instrText>
            </w:r>
            <w:r w:rsidR="006E6935">
              <w:rPr>
                <w:webHidden/>
              </w:rPr>
            </w:r>
            <w:r w:rsidR="006E6935">
              <w:rPr>
                <w:webHidden/>
              </w:rPr>
              <w:fldChar w:fldCharType="separate"/>
            </w:r>
            <w:r>
              <w:rPr>
                <w:webHidden/>
              </w:rPr>
              <w:t>50</w:t>
            </w:r>
            <w:r w:rsidR="006E6935">
              <w:rPr>
                <w:webHidden/>
              </w:rPr>
              <w:fldChar w:fldCharType="end"/>
            </w:r>
          </w:hyperlink>
        </w:p>
        <w:p w14:paraId="2C97CFE3" w14:textId="77777777" w:rsidR="006E6935" w:rsidRDefault="0092459D" w:rsidP="006E6935">
          <w:pPr>
            <w:pStyle w:val="35"/>
            <w:rPr>
              <w:rFonts w:asciiTheme="minorHAnsi" w:eastAsiaTheme="minorEastAsia" w:hAnsiTheme="minorHAnsi"/>
              <w:spacing w:val="0"/>
              <w:sz w:val="21"/>
              <w:szCs w:val="22"/>
            </w:rPr>
          </w:pPr>
          <w:hyperlink w:anchor="_Toc40799107" w:history="1">
            <w:r w:rsidR="006E6935" w:rsidRPr="0090429A">
              <w:rPr>
                <w:rStyle w:val="af7"/>
                <w:rFonts w:eastAsia="Malgun Gothic"/>
              </w:rPr>
              <w:t>1.3.1</w:t>
            </w:r>
            <w:r w:rsidR="006E6935">
              <w:rPr>
                <w:rFonts w:asciiTheme="minorHAnsi" w:eastAsiaTheme="minorEastAsia" w:hAnsiTheme="minorHAnsi"/>
                <w:spacing w:val="0"/>
                <w:sz w:val="21"/>
                <w:szCs w:val="22"/>
              </w:rPr>
              <w:tab/>
            </w:r>
            <w:r w:rsidR="006E6935" w:rsidRPr="0090429A">
              <w:rPr>
                <w:rStyle w:val="af7"/>
                <w:rFonts w:hint="eastAsia"/>
              </w:rPr>
              <w:t>コールバックルール</w:t>
            </w:r>
            <w:r w:rsidR="006E6935">
              <w:rPr>
                <w:webHidden/>
              </w:rPr>
              <w:tab/>
            </w:r>
            <w:r w:rsidR="006E6935">
              <w:rPr>
                <w:webHidden/>
              </w:rPr>
              <w:fldChar w:fldCharType="begin"/>
            </w:r>
            <w:r w:rsidR="006E6935">
              <w:rPr>
                <w:webHidden/>
              </w:rPr>
              <w:instrText xml:space="preserve"> PAGEREF _Toc40799107 \h </w:instrText>
            </w:r>
            <w:r w:rsidR="006E6935">
              <w:rPr>
                <w:webHidden/>
              </w:rPr>
            </w:r>
            <w:r w:rsidR="006E6935">
              <w:rPr>
                <w:webHidden/>
              </w:rPr>
              <w:fldChar w:fldCharType="separate"/>
            </w:r>
            <w:r>
              <w:rPr>
                <w:webHidden/>
              </w:rPr>
              <w:t>50</w:t>
            </w:r>
            <w:r w:rsidR="006E6935">
              <w:rPr>
                <w:webHidden/>
              </w:rPr>
              <w:fldChar w:fldCharType="end"/>
            </w:r>
          </w:hyperlink>
        </w:p>
        <w:p w14:paraId="570F120D" w14:textId="77777777" w:rsidR="006E6935" w:rsidRDefault="0092459D" w:rsidP="006E6935">
          <w:pPr>
            <w:pStyle w:val="35"/>
            <w:rPr>
              <w:rFonts w:asciiTheme="minorHAnsi" w:eastAsiaTheme="minorEastAsia" w:hAnsiTheme="minorHAnsi"/>
              <w:spacing w:val="0"/>
              <w:sz w:val="21"/>
              <w:szCs w:val="22"/>
            </w:rPr>
          </w:pPr>
          <w:hyperlink w:anchor="_Toc40799108" w:history="1">
            <w:r w:rsidR="006E6935" w:rsidRPr="0090429A">
              <w:rPr>
                <w:rStyle w:val="af7"/>
                <w:rFonts w:eastAsia="Malgun Gothic"/>
              </w:rPr>
              <w:t>1.3.2</w:t>
            </w:r>
            <w:r w:rsidR="006E6935">
              <w:rPr>
                <w:rFonts w:asciiTheme="minorHAnsi" w:eastAsiaTheme="minorEastAsia" w:hAnsiTheme="minorHAnsi"/>
                <w:spacing w:val="0"/>
                <w:sz w:val="21"/>
                <w:szCs w:val="22"/>
              </w:rPr>
              <w:tab/>
            </w:r>
            <w:r w:rsidR="006E6935" w:rsidRPr="0090429A">
              <w:rPr>
                <w:rStyle w:val="af7"/>
                <w:rFonts w:hint="eastAsia"/>
              </w:rPr>
              <w:t>コールバックサービスの処理フロー</w:t>
            </w:r>
            <w:r w:rsidR="006E6935">
              <w:rPr>
                <w:webHidden/>
              </w:rPr>
              <w:tab/>
            </w:r>
            <w:r w:rsidR="006E6935">
              <w:rPr>
                <w:webHidden/>
              </w:rPr>
              <w:fldChar w:fldCharType="begin"/>
            </w:r>
            <w:r w:rsidR="006E6935">
              <w:rPr>
                <w:webHidden/>
              </w:rPr>
              <w:instrText xml:space="preserve"> PAGEREF _Toc40799108 \h </w:instrText>
            </w:r>
            <w:r w:rsidR="006E6935">
              <w:rPr>
                <w:webHidden/>
              </w:rPr>
            </w:r>
            <w:r w:rsidR="006E6935">
              <w:rPr>
                <w:webHidden/>
              </w:rPr>
              <w:fldChar w:fldCharType="separate"/>
            </w:r>
            <w:r>
              <w:rPr>
                <w:webHidden/>
              </w:rPr>
              <w:t>51</w:t>
            </w:r>
            <w:r w:rsidR="006E6935">
              <w:rPr>
                <w:webHidden/>
              </w:rPr>
              <w:fldChar w:fldCharType="end"/>
            </w:r>
          </w:hyperlink>
        </w:p>
        <w:p w14:paraId="78346DB6" w14:textId="77777777" w:rsidR="006E6935" w:rsidRDefault="0092459D" w:rsidP="006E6935">
          <w:pPr>
            <w:pStyle w:val="35"/>
            <w:rPr>
              <w:rFonts w:asciiTheme="minorHAnsi" w:eastAsiaTheme="minorEastAsia" w:hAnsiTheme="minorHAnsi"/>
              <w:spacing w:val="0"/>
              <w:sz w:val="21"/>
              <w:szCs w:val="22"/>
            </w:rPr>
          </w:pPr>
          <w:hyperlink w:anchor="_Toc40799111" w:history="1">
            <w:r w:rsidR="006E6935" w:rsidRPr="0090429A">
              <w:rPr>
                <w:rStyle w:val="af7"/>
                <w:rFonts w:eastAsia="Malgun Gothic"/>
              </w:rPr>
              <w:t>1.3.3</w:t>
            </w:r>
            <w:r w:rsidR="006E6935">
              <w:rPr>
                <w:rFonts w:asciiTheme="minorHAnsi" w:eastAsiaTheme="minorEastAsia" w:hAnsiTheme="minorHAnsi"/>
                <w:spacing w:val="0"/>
                <w:sz w:val="21"/>
                <w:szCs w:val="22"/>
              </w:rPr>
              <w:tab/>
            </w:r>
            <w:r w:rsidR="006E6935" w:rsidRPr="0090429A">
              <w:rPr>
                <w:rStyle w:val="af7"/>
              </w:rPr>
              <w:t>com.innoexpert.rulesclient.CallbackHandler</w:t>
            </w:r>
            <w:r w:rsidR="006E6935">
              <w:rPr>
                <w:webHidden/>
              </w:rPr>
              <w:tab/>
            </w:r>
            <w:r w:rsidR="006E6935">
              <w:rPr>
                <w:webHidden/>
              </w:rPr>
              <w:fldChar w:fldCharType="begin"/>
            </w:r>
            <w:r w:rsidR="006E6935">
              <w:rPr>
                <w:webHidden/>
              </w:rPr>
              <w:instrText xml:space="preserve"> PAGEREF _Toc40799111 \h </w:instrText>
            </w:r>
            <w:r w:rsidR="006E6935">
              <w:rPr>
                <w:webHidden/>
              </w:rPr>
            </w:r>
            <w:r w:rsidR="006E6935">
              <w:rPr>
                <w:webHidden/>
              </w:rPr>
              <w:fldChar w:fldCharType="separate"/>
            </w:r>
            <w:r>
              <w:rPr>
                <w:webHidden/>
              </w:rPr>
              <w:t>52</w:t>
            </w:r>
            <w:r w:rsidR="006E6935">
              <w:rPr>
                <w:webHidden/>
              </w:rPr>
              <w:fldChar w:fldCharType="end"/>
            </w:r>
          </w:hyperlink>
        </w:p>
        <w:p w14:paraId="0E61DC07" w14:textId="77777777" w:rsidR="006E6935" w:rsidRDefault="0092459D" w:rsidP="006E6935">
          <w:pPr>
            <w:pStyle w:val="35"/>
            <w:rPr>
              <w:rFonts w:asciiTheme="minorHAnsi" w:eastAsiaTheme="minorEastAsia" w:hAnsiTheme="minorHAnsi"/>
              <w:spacing w:val="0"/>
              <w:sz w:val="21"/>
              <w:szCs w:val="22"/>
            </w:rPr>
          </w:pPr>
          <w:hyperlink w:anchor="_Toc40799112" w:history="1">
            <w:r w:rsidR="006E6935" w:rsidRPr="0090429A">
              <w:rPr>
                <w:rStyle w:val="af7"/>
                <w:rFonts w:eastAsia="Malgun Gothic"/>
              </w:rPr>
              <w:t>1.3.4</w:t>
            </w:r>
            <w:r w:rsidR="006E6935">
              <w:rPr>
                <w:rFonts w:asciiTheme="minorHAnsi" w:eastAsiaTheme="minorEastAsia" w:hAnsiTheme="minorHAnsi"/>
                <w:spacing w:val="0"/>
                <w:sz w:val="21"/>
                <w:szCs w:val="22"/>
              </w:rPr>
              <w:tab/>
            </w:r>
            <w:r w:rsidR="006E6935" w:rsidRPr="0090429A">
              <w:rPr>
                <w:rStyle w:val="af7"/>
              </w:rPr>
              <w:t>com.innoexpert.rulesclient.CallbackReq</w:t>
            </w:r>
            <w:r w:rsidR="006E6935">
              <w:rPr>
                <w:webHidden/>
              </w:rPr>
              <w:tab/>
            </w:r>
            <w:r w:rsidR="006E6935">
              <w:rPr>
                <w:webHidden/>
              </w:rPr>
              <w:fldChar w:fldCharType="begin"/>
            </w:r>
            <w:r w:rsidR="006E6935">
              <w:rPr>
                <w:webHidden/>
              </w:rPr>
              <w:instrText xml:space="preserve"> PAGEREF _Toc40799112 \h </w:instrText>
            </w:r>
            <w:r w:rsidR="006E6935">
              <w:rPr>
                <w:webHidden/>
              </w:rPr>
            </w:r>
            <w:r w:rsidR="006E6935">
              <w:rPr>
                <w:webHidden/>
              </w:rPr>
              <w:fldChar w:fldCharType="separate"/>
            </w:r>
            <w:r>
              <w:rPr>
                <w:webHidden/>
              </w:rPr>
              <w:t>55</w:t>
            </w:r>
            <w:r w:rsidR="006E6935">
              <w:rPr>
                <w:webHidden/>
              </w:rPr>
              <w:fldChar w:fldCharType="end"/>
            </w:r>
          </w:hyperlink>
        </w:p>
        <w:p w14:paraId="5B42A43A" w14:textId="77777777" w:rsidR="006E6935" w:rsidRDefault="0092459D" w:rsidP="006E6935">
          <w:pPr>
            <w:pStyle w:val="35"/>
            <w:rPr>
              <w:rFonts w:asciiTheme="minorHAnsi" w:eastAsiaTheme="minorEastAsia" w:hAnsiTheme="minorHAnsi"/>
              <w:spacing w:val="0"/>
              <w:sz w:val="21"/>
              <w:szCs w:val="22"/>
            </w:rPr>
          </w:pPr>
          <w:hyperlink w:anchor="_Toc40799113" w:history="1">
            <w:r w:rsidR="006E6935" w:rsidRPr="0090429A">
              <w:rPr>
                <w:rStyle w:val="af7"/>
                <w:rFonts w:eastAsia="Malgun Gothic"/>
              </w:rPr>
              <w:t>1.3.5</w:t>
            </w:r>
            <w:r w:rsidR="006E6935">
              <w:rPr>
                <w:rFonts w:asciiTheme="minorHAnsi" w:eastAsiaTheme="minorEastAsia" w:hAnsiTheme="minorHAnsi"/>
                <w:spacing w:val="0"/>
                <w:sz w:val="21"/>
                <w:szCs w:val="22"/>
              </w:rPr>
              <w:tab/>
            </w:r>
            <w:r w:rsidR="006E6935" w:rsidRPr="0090429A">
              <w:rPr>
                <w:rStyle w:val="af7"/>
              </w:rPr>
              <w:t>com.innoexpert.rulesclient.CallbackRes</w:t>
            </w:r>
            <w:r w:rsidR="006E6935">
              <w:rPr>
                <w:webHidden/>
              </w:rPr>
              <w:tab/>
            </w:r>
            <w:r w:rsidR="006E6935">
              <w:rPr>
                <w:webHidden/>
              </w:rPr>
              <w:fldChar w:fldCharType="begin"/>
            </w:r>
            <w:r w:rsidR="006E6935">
              <w:rPr>
                <w:webHidden/>
              </w:rPr>
              <w:instrText xml:space="preserve"> PAGEREF _Toc40799113 \h </w:instrText>
            </w:r>
            <w:r w:rsidR="006E6935">
              <w:rPr>
                <w:webHidden/>
              </w:rPr>
            </w:r>
            <w:r w:rsidR="006E6935">
              <w:rPr>
                <w:webHidden/>
              </w:rPr>
              <w:fldChar w:fldCharType="separate"/>
            </w:r>
            <w:r>
              <w:rPr>
                <w:webHidden/>
              </w:rPr>
              <w:t>57</w:t>
            </w:r>
            <w:r w:rsidR="006E6935">
              <w:rPr>
                <w:webHidden/>
              </w:rPr>
              <w:fldChar w:fldCharType="end"/>
            </w:r>
          </w:hyperlink>
        </w:p>
        <w:p w14:paraId="26A31AF1" w14:textId="77777777" w:rsidR="006E6935" w:rsidRDefault="0092459D" w:rsidP="006E6935">
          <w:pPr>
            <w:pStyle w:val="35"/>
            <w:rPr>
              <w:rFonts w:asciiTheme="minorHAnsi" w:eastAsiaTheme="minorEastAsia" w:hAnsiTheme="minorHAnsi"/>
              <w:spacing w:val="0"/>
              <w:sz w:val="21"/>
              <w:szCs w:val="22"/>
            </w:rPr>
          </w:pPr>
          <w:hyperlink w:anchor="_Toc40799114" w:history="1">
            <w:r w:rsidR="006E6935" w:rsidRPr="0090429A">
              <w:rPr>
                <w:rStyle w:val="af7"/>
                <w:rFonts w:eastAsia="Malgun Gothic"/>
              </w:rPr>
              <w:t>1.3.6</w:t>
            </w:r>
            <w:r w:rsidR="006E6935">
              <w:rPr>
                <w:rFonts w:asciiTheme="minorHAnsi" w:eastAsiaTheme="minorEastAsia" w:hAnsiTheme="minorHAnsi"/>
                <w:spacing w:val="0"/>
                <w:sz w:val="21"/>
                <w:szCs w:val="22"/>
              </w:rPr>
              <w:tab/>
            </w:r>
            <w:r w:rsidR="006E6935" w:rsidRPr="0090429A">
              <w:rPr>
                <w:rStyle w:val="af7"/>
              </w:rPr>
              <w:t>com.innoexpert.rulesclient.CallbackParam</w:t>
            </w:r>
            <w:r w:rsidR="006E6935">
              <w:rPr>
                <w:webHidden/>
              </w:rPr>
              <w:tab/>
            </w:r>
            <w:r w:rsidR="006E6935">
              <w:rPr>
                <w:webHidden/>
              </w:rPr>
              <w:fldChar w:fldCharType="begin"/>
            </w:r>
            <w:r w:rsidR="006E6935">
              <w:rPr>
                <w:webHidden/>
              </w:rPr>
              <w:instrText xml:space="preserve"> PAGEREF _Toc40799114 \h </w:instrText>
            </w:r>
            <w:r w:rsidR="006E6935">
              <w:rPr>
                <w:webHidden/>
              </w:rPr>
            </w:r>
            <w:r w:rsidR="006E6935">
              <w:rPr>
                <w:webHidden/>
              </w:rPr>
              <w:fldChar w:fldCharType="separate"/>
            </w:r>
            <w:r>
              <w:rPr>
                <w:webHidden/>
              </w:rPr>
              <w:t>58</w:t>
            </w:r>
            <w:r w:rsidR="006E6935">
              <w:rPr>
                <w:webHidden/>
              </w:rPr>
              <w:fldChar w:fldCharType="end"/>
            </w:r>
          </w:hyperlink>
        </w:p>
        <w:p w14:paraId="5A4D492B" w14:textId="77777777" w:rsidR="006E6935" w:rsidRDefault="0092459D" w:rsidP="006E6935">
          <w:pPr>
            <w:pStyle w:val="35"/>
            <w:rPr>
              <w:rFonts w:asciiTheme="minorHAnsi" w:eastAsiaTheme="minorEastAsia" w:hAnsiTheme="minorHAnsi"/>
              <w:spacing w:val="0"/>
              <w:sz w:val="21"/>
              <w:szCs w:val="22"/>
            </w:rPr>
          </w:pPr>
          <w:hyperlink w:anchor="_Toc40799115" w:history="1">
            <w:r w:rsidR="006E6935" w:rsidRPr="0090429A">
              <w:rPr>
                <w:rStyle w:val="af7"/>
                <w:rFonts w:eastAsia="Malgun Gothic"/>
              </w:rPr>
              <w:t>1.3.7</w:t>
            </w:r>
            <w:r w:rsidR="006E6935">
              <w:rPr>
                <w:rFonts w:asciiTheme="minorHAnsi" w:eastAsiaTheme="minorEastAsia" w:hAnsiTheme="minorHAnsi"/>
                <w:spacing w:val="0"/>
                <w:sz w:val="21"/>
                <w:szCs w:val="22"/>
              </w:rPr>
              <w:tab/>
            </w:r>
            <w:r w:rsidR="006E6935" w:rsidRPr="0090429A">
              <w:rPr>
                <w:rStyle w:val="af7"/>
              </w:rPr>
              <w:t>com.innoexpert.rulesclient.CallbackHandlerFactory</w:t>
            </w:r>
            <w:r w:rsidR="006E6935">
              <w:rPr>
                <w:webHidden/>
              </w:rPr>
              <w:tab/>
            </w:r>
            <w:r w:rsidR="006E6935">
              <w:rPr>
                <w:webHidden/>
              </w:rPr>
              <w:fldChar w:fldCharType="begin"/>
            </w:r>
            <w:r w:rsidR="006E6935">
              <w:rPr>
                <w:webHidden/>
              </w:rPr>
              <w:instrText xml:space="preserve"> PAGEREF _Toc40799115 \h </w:instrText>
            </w:r>
            <w:r w:rsidR="006E6935">
              <w:rPr>
                <w:webHidden/>
              </w:rPr>
            </w:r>
            <w:r w:rsidR="006E6935">
              <w:rPr>
                <w:webHidden/>
              </w:rPr>
              <w:fldChar w:fldCharType="separate"/>
            </w:r>
            <w:r>
              <w:rPr>
                <w:webHidden/>
              </w:rPr>
              <w:t>62</w:t>
            </w:r>
            <w:r w:rsidR="006E6935">
              <w:rPr>
                <w:webHidden/>
              </w:rPr>
              <w:fldChar w:fldCharType="end"/>
            </w:r>
          </w:hyperlink>
        </w:p>
        <w:p w14:paraId="61FCEA9C" w14:textId="77777777" w:rsidR="006E6935" w:rsidRDefault="0092459D" w:rsidP="006E6935">
          <w:pPr>
            <w:pStyle w:val="35"/>
            <w:rPr>
              <w:rFonts w:asciiTheme="minorHAnsi" w:eastAsiaTheme="minorEastAsia" w:hAnsiTheme="minorHAnsi"/>
              <w:spacing w:val="0"/>
              <w:sz w:val="21"/>
              <w:szCs w:val="22"/>
            </w:rPr>
          </w:pPr>
          <w:hyperlink w:anchor="_Toc40799116" w:history="1">
            <w:r w:rsidR="006E6935" w:rsidRPr="0090429A">
              <w:rPr>
                <w:rStyle w:val="af7"/>
                <w:rFonts w:eastAsia="Malgun Gothic"/>
              </w:rPr>
              <w:t>1.3.8</w:t>
            </w:r>
            <w:r w:rsidR="006E6935">
              <w:rPr>
                <w:rFonts w:asciiTheme="minorHAnsi" w:eastAsiaTheme="minorEastAsia" w:hAnsiTheme="minorHAnsi"/>
                <w:spacing w:val="0"/>
                <w:sz w:val="21"/>
                <w:szCs w:val="22"/>
              </w:rPr>
              <w:tab/>
            </w:r>
            <w:r w:rsidR="006E6935" w:rsidRPr="0090429A">
              <w:rPr>
                <w:rStyle w:val="af7"/>
              </w:rPr>
              <w:t>com.innoexpert.rulesclient.CallbackException</w:t>
            </w:r>
            <w:r w:rsidR="006E6935">
              <w:rPr>
                <w:webHidden/>
              </w:rPr>
              <w:tab/>
            </w:r>
            <w:r w:rsidR="006E6935">
              <w:rPr>
                <w:webHidden/>
              </w:rPr>
              <w:fldChar w:fldCharType="begin"/>
            </w:r>
            <w:r w:rsidR="006E6935">
              <w:rPr>
                <w:webHidden/>
              </w:rPr>
              <w:instrText xml:space="preserve"> PAGEREF _Toc40799116 \h </w:instrText>
            </w:r>
            <w:r w:rsidR="006E6935">
              <w:rPr>
                <w:webHidden/>
              </w:rPr>
            </w:r>
            <w:r w:rsidR="006E6935">
              <w:rPr>
                <w:webHidden/>
              </w:rPr>
              <w:fldChar w:fldCharType="separate"/>
            </w:r>
            <w:r>
              <w:rPr>
                <w:webHidden/>
              </w:rPr>
              <w:t>67</w:t>
            </w:r>
            <w:r w:rsidR="006E6935">
              <w:rPr>
                <w:webHidden/>
              </w:rPr>
              <w:fldChar w:fldCharType="end"/>
            </w:r>
          </w:hyperlink>
        </w:p>
        <w:p w14:paraId="3EC14368" w14:textId="77777777" w:rsidR="006E6935" w:rsidRDefault="0092459D">
          <w:pPr>
            <w:pStyle w:val="14"/>
            <w:rPr>
              <w:rFonts w:asciiTheme="minorHAnsi" w:eastAsiaTheme="minorEastAsia" w:hAnsiTheme="minorHAnsi"/>
              <w:b w:val="0"/>
              <w:spacing w:val="0"/>
              <w:sz w:val="21"/>
              <w:szCs w:val="22"/>
            </w:rPr>
          </w:pPr>
          <w:hyperlink w:anchor="_Toc40799117" w:history="1">
            <w:r w:rsidR="006E6935" w:rsidRPr="0090429A">
              <w:rPr>
                <w:rStyle w:val="af7"/>
                <w:rFonts w:eastAsia="Malgun Gothic"/>
              </w:rPr>
              <w:t>2.</w:t>
            </w:r>
            <w:r w:rsidR="006E6935">
              <w:rPr>
                <w:rFonts w:asciiTheme="minorHAnsi" w:eastAsiaTheme="minorEastAsia" w:hAnsiTheme="minorHAnsi"/>
                <w:b w:val="0"/>
                <w:spacing w:val="0"/>
                <w:sz w:val="21"/>
                <w:szCs w:val="22"/>
              </w:rPr>
              <w:tab/>
            </w:r>
            <w:r w:rsidR="006E6935" w:rsidRPr="0090429A">
              <w:rPr>
                <w:rStyle w:val="af7"/>
              </w:rPr>
              <w:t>C/C++ API</w:t>
            </w:r>
            <w:r w:rsidR="006E6935">
              <w:rPr>
                <w:webHidden/>
              </w:rPr>
              <w:tab/>
            </w:r>
            <w:r w:rsidR="006E6935">
              <w:rPr>
                <w:webHidden/>
              </w:rPr>
              <w:fldChar w:fldCharType="begin"/>
            </w:r>
            <w:r w:rsidR="006E6935">
              <w:rPr>
                <w:webHidden/>
              </w:rPr>
              <w:instrText xml:space="preserve"> PAGEREF _Toc40799117 \h </w:instrText>
            </w:r>
            <w:r w:rsidR="006E6935">
              <w:rPr>
                <w:webHidden/>
              </w:rPr>
            </w:r>
            <w:r w:rsidR="006E6935">
              <w:rPr>
                <w:webHidden/>
              </w:rPr>
              <w:fldChar w:fldCharType="separate"/>
            </w:r>
            <w:r>
              <w:rPr>
                <w:webHidden/>
              </w:rPr>
              <w:t>68</w:t>
            </w:r>
            <w:r w:rsidR="006E6935">
              <w:rPr>
                <w:webHidden/>
              </w:rPr>
              <w:fldChar w:fldCharType="end"/>
            </w:r>
          </w:hyperlink>
        </w:p>
        <w:p w14:paraId="1743B35E" w14:textId="77777777" w:rsidR="006E6935" w:rsidRDefault="0092459D" w:rsidP="006E6935">
          <w:pPr>
            <w:pStyle w:val="25"/>
            <w:rPr>
              <w:rFonts w:asciiTheme="minorHAnsi" w:eastAsiaTheme="minorEastAsia" w:hAnsiTheme="minorHAnsi"/>
              <w:b w:val="0"/>
              <w:spacing w:val="0"/>
              <w:sz w:val="21"/>
              <w:szCs w:val="22"/>
            </w:rPr>
          </w:pPr>
          <w:hyperlink w:anchor="_Toc40799118" w:history="1">
            <w:r w:rsidR="006E6935" w:rsidRPr="0090429A">
              <w:rPr>
                <w:rStyle w:val="af7"/>
                <w:rFonts w:eastAsia="Malgun Gothic"/>
              </w:rPr>
              <w:t>2.1</w:t>
            </w:r>
            <w:r w:rsidR="006E6935">
              <w:rPr>
                <w:rFonts w:asciiTheme="minorHAnsi" w:eastAsiaTheme="minorEastAsia" w:hAnsiTheme="minorHAnsi"/>
                <w:b w:val="0"/>
                <w:spacing w:val="0"/>
                <w:sz w:val="21"/>
                <w:szCs w:val="22"/>
              </w:rPr>
              <w:tab/>
            </w:r>
            <w:r w:rsidR="006E6935" w:rsidRPr="0090429A">
              <w:rPr>
                <w:rStyle w:val="af7"/>
                <w:rFonts w:hint="eastAsia"/>
              </w:rPr>
              <w:t>ルールサービス呼び出し</w:t>
            </w:r>
            <w:r w:rsidR="006E6935" w:rsidRPr="0090429A">
              <w:rPr>
                <w:rStyle w:val="af7"/>
              </w:rPr>
              <w:t>API</w:t>
            </w:r>
            <w:r w:rsidR="006E6935">
              <w:rPr>
                <w:webHidden/>
              </w:rPr>
              <w:tab/>
            </w:r>
            <w:r w:rsidR="006E6935">
              <w:rPr>
                <w:webHidden/>
              </w:rPr>
              <w:fldChar w:fldCharType="begin"/>
            </w:r>
            <w:r w:rsidR="006E6935">
              <w:rPr>
                <w:webHidden/>
              </w:rPr>
              <w:instrText xml:space="preserve"> PAGEREF _Toc40799118 \h </w:instrText>
            </w:r>
            <w:r w:rsidR="006E6935">
              <w:rPr>
                <w:webHidden/>
              </w:rPr>
            </w:r>
            <w:r w:rsidR="006E6935">
              <w:rPr>
                <w:webHidden/>
              </w:rPr>
              <w:fldChar w:fldCharType="separate"/>
            </w:r>
            <w:r>
              <w:rPr>
                <w:webHidden/>
              </w:rPr>
              <w:t>68</w:t>
            </w:r>
            <w:r w:rsidR="006E6935">
              <w:rPr>
                <w:webHidden/>
              </w:rPr>
              <w:fldChar w:fldCharType="end"/>
            </w:r>
          </w:hyperlink>
        </w:p>
        <w:p w14:paraId="1B44D4AC" w14:textId="77777777" w:rsidR="006E6935" w:rsidRDefault="0092459D" w:rsidP="006E6935">
          <w:pPr>
            <w:pStyle w:val="35"/>
            <w:rPr>
              <w:rFonts w:asciiTheme="minorHAnsi" w:eastAsiaTheme="minorEastAsia" w:hAnsiTheme="minorHAnsi"/>
              <w:spacing w:val="0"/>
              <w:sz w:val="21"/>
              <w:szCs w:val="22"/>
            </w:rPr>
          </w:pPr>
          <w:hyperlink w:anchor="_Toc40799119" w:history="1">
            <w:r w:rsidR="006E6935" w:rsidRPr="0090429A">
              <w:rPr>
                <w:rStyle w:val="af7"/>
                <w:rFonts w:eastAsia="Malgun Gothic"/>
              </w:rPr>
              <w:t>2.1.1</w:t>
            </w:r>
            <w:r w:rsidR="006E6935">
              <w:rPr>
                <w:rFonts w:asciiTheme="minorHAnsi" w:eastAsiaTheme="minorEastAsia" w:hAnsiTheme="minorHAnsi"/>
                <w:spacing w:val="0"/>
                <w:sz w:val="21"/>
                <w:szCs w:val="22"/>
              </w:rPr>
              <w:tab/>
            </w:r>
            <w:r w:rsidR="006E6935" w:rsidRPr="0090429A">
              <w:rPr>
                <w:rStyle w:val="af7"/>
              </w:rPr>
              <w:t>API</w:t>
            </w:r>
            <w:r w:rsidR="006E6935" w:rsidRPr="0090429A">
              <w:rPr>
                <w:rStyle w:val="af7"/>
                <w:rFonts w:hint="eastAsia"/>
              </w:rPr>
              <w:t>の呼び出し順序</w:t>
            </w:r>
            <w:r w:rsidR="006E6935">
              <w:rPr>
                <w:webHidden/>
              </w:rPr>
              <w:tab/>
            </w:r>
            <w:r w:rsidR="006E6935">
              <w:rPr>
                <w:webHidden/>
              </w:rPr>
              <w:fldChar w:fldCharType="begin"/>
            </w:r>
            <w:r w:rsidR="006E6935">
              <w:rPr>
                <w:webHidden/>
              </w:rPr>
              <w:instrText xml:space="preserve"> PAGEREF _Toc40799119 \h </w:instrText>
            </w:r>
            <w:r w:rsidR="006E6935">
              <w:rPr>
                <w:webHidden/>
              </w:rPr>
            </w:r>
            <w:r w:rsidR="006E6935">
              <w:rPr>
                <w:webHidden/>
              </w:rPr>
              <w:fldChar w:fldCharType="separate"/>
            </w:r>
            <w:r>
              <w:rPr>
                <w:webHidden/>
              </w:rPr>
              <w:t>68</w:t>
            </w:r>
            <w:r w:rsidR="006E6935">
              <w:rPr>
                <w:webHidden/>
              </w:rPr>
              <w:fldChar w:fldCharType="end"/>
            </w:r>
          </w:hyperlink>
        </w:p>
        <w:p w14:paraId="3A9F94D0" w14:textId="77777777" w:rsidR="006E6935" w:rsidRDefault="0092459D" w:rsidP="006E6935">
          <w:pPr>
            <w:pStyle w:val="35"/>
            <w:rPr>
              <w:rFonts w:asciiTheme="minorHAnsi" w:eastAsiaTheme="minorEastAsia" w:hAnsiTheme="minorHAnsi"/>
              <w:spacing w:val="0"/>
              <w:sz w:val="21"/>
              <w:szCs w:val="22"/>
            </w:rPr>
          </w:pPr>
          <w:hyperlink w:anchor="_Toc40799120" w:history="1">
            <w:r w:rsidR="006E6935" w:rsidRPr="0090429A">
              <w:rPr>
                <w:rStyle w:val="af7"/>
                <w:rFonts w:eastAsia="Malgun Gothic"/>
              </w:rPr>
              <w:t>2.1.2</w:t>
            </w:r>
            <w:r w:rsidR="006E6935">
              <w:rPr>
                <w:rFonts w:asciiTheme="minorHAnsi" w:eastAsiaTheme="minorEastAsia" w:hAnsiTheme="minorHAnsi"/>
                <w:spacing w:val="0"/>
                <w:sz w:val="21"/>
                <w:szCs w:val="22"/>
              </w:rPr>
              <w:tab/>
            </w:r>
            <w:r w:rsidR="006E6935" w:rsidRPr="0090429A">
              <w:rPr>
                <w:rStyle w:val="af7"/>
                <w:rFonts w:hint="eastAsia"/>
              </w:rPr>
              <w:t>ライブラリとアプリケーションビルド</w:t>
            </w:r>
            <w:r w:rsidR="006E6935">
              <w:rPr>
                <w:webHidden/>
              </w:rPr>
              <w:tab/>
            </w:r>
            <w:r w:rsidR="006E6935">
              <w:rPr>
                <w:webHidden/>
              </w:rPr>
              <w:fldChar w:fldCharType="begin"/>
            </w:r>
            <w:r w:rsidR="006E6935">
              <w:rPr>
                <w:webHidden/>
              </w:rPr>
              <w:instrText xml:space="preserve"> PAGEREF _Toc40799120 \h </w:instrText>
            </w:r>
            <w:r w:rsidR="006E6935">
              <w:rPr>
                <w:webHidden/>
              </w:rPr>
            </w:r>
            <w:r w:rsidR="006E6935">
              <w:rPr>
                <w:webHidden/>
              </w:rPr>
              <w:fldChar w:fldCharType="separate"/>
            </w:r>
            <w:r>
              <w:rPr>
                <w:webHidden/>
              </w:rPr>
              <w:t>70</w:t>
            </w:r>
            <w:r w:rsidR="006E6935">
              <w:rPr>
                <w:webHidden/>
              </w:rPr>
              <w:fldChar w:fldCharType="end"/>
            </w:r>
          </w:hyperlink>
        </w:p>
        <w:p w14:paraId="171CD099" w14:textId="77777777" w:rsidR="006E6935" w:rsidRDefault="0092459D" w:rsidP="006E6935">
          <w:pPr>
            <w:pStyle w:val="35"/>
            <w:rPr>
              <w:rFonts w:asciiTheme="minorHAnsi" w:eastAsiaTheme="minorEastAsia" w:hAnsiTheme="minorHAnsi"/>
              <w:spacing w:val="0"/>
              <w:sz w:val="21"/>
              <w:szCs w:val="22"/>
            </w:rPr>
          </w:pPr>
          <w:hyperlink w:anchor="_Toc40799121" w:history="1">
            <w:r w:rsidR="006E6935" w:rsidRPr="0090429A">
              <w:rPr>
                <w:rStyle w:val="af7"/>
                <w:rFonts w:eastAsia="Malgun Gothic"/>
              </w:rPr>
              <w:t>2.1.3</w:t>
            </w:r>
            <w:r w:rsidR="006E6935">
              <w:rPr>
                <w:rFonts w:asciiTheme="minorHAnsi" w:eastAsiaTheme="minorEastAsia" w:hAnsiTheme="minorHAnsi"/>
                <w:spacing w:val="0"/>
                <w:sz w:val="21"/>
                <w:szCs w:val="22"/>
              </w:rPr>
              <w:tab/>
            </w:r>
            <w:r w:rsidR="006E6935" w:rsidRPr="0090429A">
              <w:rPr>
                <w:rStyle w:val="af7"/>
                <w:rFonts w:hint="eastAsia"/>
              </w:rPr>
              <w:t>ハンドルとディスクリプタ</w:t>
            </w:r>
            <w:r w:rsidR="006E6935">
              <w:rPr>
                <w:webHidden/>
              </w:rPr>
              <w:tab/>
            </w:r>
            <w:r w:rsidR="006E6935">
              <w:rPr>
                <w:webHidden/>
              </w:rPr>
              <w:fldChar w:fldCharType="begin"/>
            </w:r>
            <w:r w:rsidR="006E6935">
              <w:rPr>
                <w:webHidden/>
              </w:rPr>
              <w:instrText xml:space="preserve"> PAGEREF _Toc40799121 \h </w:instrText>
            </w:r>
            <w:r w:rsidR="006E6935">
              <w:rPr>
                <w:webHidden/>
              </w:rPr>
            </w:r>
            <w:r w:rsidR="006E6935">
              <w:rPr>
                <w:webHidden/>
              </w:rPr>
              <w:fldChar w:fldCharType="separate"/>
            </w:r>
            <w:r>
              <w:rPr>
                <w:webHidden/>
              </w:rPr>
              <w:t>71</w:t>
            </w:r>
            <w:r w:rsidR="006E6935">
              <w:rPr>
                <w:webHidden/>
              </w:rPr>
              <w:fldChar w:fldCharType="end"/>
            </w:r>
          </w:hyperlink>
        </w:p>
        <w:p w14:paraId="477B39AD" w14:textId="77777777" w:rsidR="006E6935" w:rsidRDefault="0092459D" w:rsidP="006E6935">
          <w:pPr>
            <w:pStyle w:val="35"/>
            <w:rPr>
              <w:rFonts w:asciiTheme="minorHAnsi" w:eastAsiaTheme="minorEastAsia" w:hAnsiTheme="minorHAnsi"/>
              <w:spacing w:val="0"/>
              <w:sz w:val="21"/>
              <w:szCs w:val="22"/>
            </w:rPr>
          </w:pPr>
          <w:hyperlink w:anchor="_Toc40799122" w:history="1">
            <w:r w:rsidR="006E6935" w:rsidRPr="0090429A">
              <w:rPr>
                <w:rStyle w:val="af7"/>
                <w:rFonts w:eastAsia="Malgun Gothic"/>
              </w:rPr>
              <w:t>2.1.4</w:t>
            </w:r>
            <w:r w:rsidR="006E6935">
              <w:rPr>
                <w:rFonts w:asciiTheme="minorHAnsi" w:eastAsiaTheme="minorEastAsia" w:hAnsiTheme="minorHAnsi"/>
                <w:spacing w:val="0"/>
                <w:sz w:val="21"/>
                <w:szCs w:val="22"/>
              </w:rPr>
              <w:tab/>
            </w:r>
            <w:r w:rsidR="006E6935" w:rsidRPr="0090429A">
              <w:rPr>
                <w:rStyle w:val="af7"/>
                <w:rFonts w:hint="eastAsia"/>
              </w:rPr>
              <w:t>定数と列挙型</w:t>
            </w:r>
            <w:r w:rsidR="006E6935" w:rsidRPr="0090429A">
              <w:rPr>
                <w:rStyle w:val="af7"/>
              </w:rPr>
              <w:t>(</w:t>
            </w:r>
            <w:r w:rsidR="006E6935" w:rsidRPr="0090429A">
              <w:rPr>
                <w:rStyle w:val="af7"/>
                <w:rFonts w:ascii="ＭＳ Ｐゴシック"/>
              </w:rPr>
              <w:t>enum</w:t>
            </w:r>
            <w:r w:rsidR="006E6935" w:rsidRPr="0090429A">
              <w:rPr>
                <w:rStyle w:val="af7"/>
              </w:rPr>
              <w:t>)</w:t>
            </w:r>
            <w:r w:rsidR="006E6935">
              <w:rPr>
                <w:webHidden/>
              </w:rPr>
              <w:tab/>
            </w:r>
            <w:r w:rsidR="006E6935">
              <w:rPr>
                <w:webHidden/>
              </w:rPr>
              <w:fldChar w:fldCharType="begin"/>
            </w:r>
            <w:r w:rsidR="006E6935">
              <w:rPr>
                <w:webHidden/>
              </w:rPr>
              <w:instrText xml:space="preserve"> PAGEREF _Toc40799122 \h </w:instrText>
            </w:r>
            <w:r w:rsidR="006E6935">
              <w:rPr>
                <w:webHidden/>
              </w:rPr>
            </w:r>
            <w:r w:rsidR="006E6935">
              <w:rPr>
                <w:webHidden/>
              </w:rPr>
              <w:fldChar w:fldCharType="separate"/>
            </w:r>
            <w:r>
              <w:rPr>
                <w:webHidden/>
              </w:rPr>
              <w:t>71</w:t>
            </w:r>
            <w:r w:rsidR="006E6935">
              <w:rPr>
                <w:webHidden/>
              </w:rPr>
              <w:fldChar w:fldCharType="end"/>
            </w:r>
          </w:hyperlink>
        </w:p>
        <w:p w14:paraId="5D606F3F" w14:textId="77777777" w:rsidR="006E6935" w:rsidRDefault="0092459D" w:rsidP="006E6935">
          <w:pPr>
            <w:pStyle w:val="35"/>
            <w:rPr>
              <w:rFonts w:asciiTheme="minorHAnsi" w:eastAsiaTheme="minorEastAsia" w:hAnsiTheme="minorHAnsi"/>
              <w:spacing w:val="0"/>
              <w:sz w:val="21"/>
              <w:szCs w:val="22"/>
            </w:rPr>
          </w:pPr>
          <w:hyperlink w:anchor="_Toc40799123" w:history="1">
            <w:r w:rsidR="006E6935" w:rsidRPr="0090429A">
              <w:rPr>
                <w:rStyle w:val="af7"/>
                <w:rFonts w:eastAsia="Malgun Gothic"/>
              </w:rPr>
              <w:t>2.1.5</w:t>
            </w:r>
            <w:r w:rsidR="006E6935">
              <w:rPr>
                <w:rFonts w:asciiTheme="minorHAnsi" w:eastAsiaTheme="minorEastAsia" w:hAnsiTheme="minorHAnsi"/>
                <w:spacing w:val="0"/>
                <w:sz w:val="21"/>
                <w:szCs w:val="22"/>
              </w:rPr>
              <w:tab/>
            </w:r>
            <w:r w:rsidR="006E6935" w:rsidRPr="0090429A">
              <w:rPr>
                <w:rStyle w:val="af7"/>
                <w:rFonts w:hint="eastAsia"/>
              </w:rPr>
              <w:t>ハンドル関連の関数</w:t>
            </w:r>
            <w:r w:rsidR="006E6935">
              <w:rPr>
                <w:webHidden/>
              </w:rPr>
              <w:tab/>
            </w:r>
            <w:r w:rsidR="006E6935">
              <w:rPr>
                <w:webHidden/>
              </w:rPr>
              <w:fldChar w:fldCharType="begin"/>
            </w:r>
            <w:r w:rsidR="006E6935">
              <w:rPr>
                <w:webHidden/>
              </w:rPr>
              <w:instrText xml:space="preserve"> PAGEREF _Toc40799123 \h </w:instrText>
            </w:r>
            <w:r w:rsidR="006E6935">
              <w:rPr>
                <w:webHidden/>
              </w:rPr>
            </w:r>
            <w:r w:rsidR="006E6935">
              <w:rPr>
                <w:webHidden/>
              </w:rPr>
              <w:fldChar w:fldCharType="separate"/>
            </w:r>
            <w:r>
              <w:rPr>
                <w:webHidden/>
              </w:rPr>
              <w:t>73</w:t>
            </w:r>
            <w:r w:rsidR="006E6935">
              <w:rPr>
                <w:webHidden/>
              </w:rPr>
              <w:fldChar w:fldCharType="end"/>
            </w:r>
          </w:hyperlink>
        </w:p>
        <w:p w14:paraId="5798B614" w14:textId="77777777" w:rsidR="006E6935" w:rsidRDefault="0092459D" w:rsidP="006E6935">
          <w:pPr>
            <w:pStyle w:val="35"/>
            <w:rPr>
              <w:rFonts w:asciiTheme="minorHAnsi" w:eastAsiaTheme="minorEastAsia" w:hAnsiTheme="minorHAnsi"/>
              <w:spacing w:val="0"/>
              <w:sz w:val="21"/>
              <w:szCs w:val="22"/>
            </w:rPr>
          </w:pPr>
          <w:hyperlink w:anchor="_Toc40799124" w:history="1">
            <w:r w:rsidR="006E6935" w:rsidRPr="0090429A">
              <w:rPr>
                <w:rStyle w:val="af7"/>
                <w:rFonts w:eastAsia="Malgun Gothic"/>
              </w:rPr>
              <w:t>2.1.6</w:t>
            </w:r>
            <w:r w:rsidR="006E6935">
              <w:rPr>
                <w:rFonts w:asciiTheme="minorHAnsi" w:eastAsiaTheme="minorEastAsia" w:hAnsiTheme="minorHAnsi"/>
                <w:spacing w:val="0"/>
                <w:sz w:val="21"/>
                <w:szCs w:val="22"/>
              </w:rPr>
              <w:tab/>
            </w:r>
            <w:r w:rsidR="006E6935" w:rsidRPr="0090429A">
              <w:rPr>
                <w:rStyle w:val="af7"/>
                <w:rFonts w:hint="eastAsia"/>
              </w:rPr>
              <w:t>ルール入力設定関数</w:t>
            </w:r>
            <w:r w:rsidR="006E6935">
              <w:rPr>
                <w:webHidden/>
              </w:rPr>
              <w:tab/>
            </w:r>
            <w:r w:rsidR="006E6935">
              <w:rPr>
                <w:webHidden/>
              </w:rPr>
              <w:fldChar w:fldCharType="begin"/>
            </w:r>
            <w:r w:rsidR="006E6935">
              <w:rPr>
                <w:webHidden/>
              </w:rPr>
              <w:instrText xml:space="preserve"> PAGEREF _Toc40799124 \h </w:instrText>
            </w:r>
            <w:r w:rsidR="006E6935">
              <w:rPr>
                <w:webHidden/>
              </w:rPr>
            </w:r>
            <w:r w:rsidR="006E6935">
              <w:rPr>
                <w:webHidden/>
              </w:rPr>
              <w:fldChar w:fldCharType="separate"/>
            </w:r>
            <w:r>
              <w:rPr>
                <w:webHidden/>
              </w:rPr>
              <w:t>74</w:t>
            </w:r>
            <w:r w:rsidR="006E6935">
              <w:rPr>
                <w:webHidden/>
              </w:rPr>
              <w:fldChar w:fldCharType="end"/>
            </w:r>
          </w:hyperlink>
        </w:p>
        <w:p w14:paraId="188DF037" w14:textId="77777777" w:rsidR="006E6935" w:rsidRDefault="0092459D" w:rsidP="006E6935">
          <w:pPr>
            <w:pStyle w:val="35"/>
            <w:rPr>
              <w:rFonts w:asciiTheme="minorHAnsi" w:eastAsiaTheme="minorEastAsia" w:hAnsiTheme="minorHAnsi"/>
              <w:spacing w:val="0"/>
              <w:sz w:val="21"/>
              <w:szCs w:val="22"/>
            </w:rPr>
          </w:pPr>
          <w:hyperlink w:anchor="_Toc40799125" w:history="1">
            <w:r w:rsidR="006E6935" w:rsidRPr="0090429A">
              <w:rPr>
                <w:rStyle w:val="af7"/>
                <w:rFonts w:eastAsia="Malgun Gothic"/>
              </w:rPr>
              <w:t>2.1.7</w:t>
            </w:r>
            <w:r w:rsidR="006E6935">
              <w:rPr>
                <w:rFonts w:asciiTheme="minorHAnsi" w:eastAsiaTheme="minorEastAsia" w:hAnsiTheme="minorHAnsi"/>
                <w:spacing w:val="0"/>
                <w:sz w:val="21"/>
                <w:szCs w:val="22"/>
              </w:rPr>
              <w:tab/>
            </w:r>
            <w:r w:rsidR="006E6935" w:rsidRPr="0090429A">
              <w:rPr>
                <w:rStyle w:val="af7"/>
                <w:rFonts w:hint="eastAsia"/>
              </w:rPr>
              <w:t>ルールサービス呼び出しおよびルール結果照会関数</w:t>
            </w:r>
            <w:r w:rsidR="006E6935">
              <w:rPr>
                <w:webHidden/>
              </w:rPr>
              <w:tab/>
            </w:r>
            <w:r w:rsidR="006E6935">
              <w:rPr>
                <w:webHidden/>
              </w:rPr>
              <w:fldChar w:fldCharType="begin"/>
            </w:r>
            <w:r w:rsidR="006E6935">
              <w:rPr>
                <w:webHidden/>
              </w:rPr>
              <w:instrText xml:space="preserve"> PAGEREF _Toc40799125 \h </w:instrText>
            </w:r>
            <w:r w:rsidR="006E6935">
              <w:rPr>
                <w:webHidden/>
              </w:rPr>
            </w:r>
            <w:r w:rsidR="006E6935">
              <w:rPr>
                <w:webHidden/>
              </w:rPr>
              <w:fldChar w:fldCharType="separate"/>
            </w:r>
            <w:r>
              <w:rPr>
                <w:webHidden/>
              </w:rPr>
              <w:t>75</w:t>
            </w:r>
            <w:r w:rsidR="006E6935">
              <w:rPr>
                <w:webHidden/>
              </w:rPr>
              <w:fldChar w:fldCharType="end"/>
            </w:r>
          </w:hyperlink>
        </w:p>
        <w:p w14:paraId="18452462" w14:textId="77777777" w:rsidR="006E6935" w:rsidRDefault="0092459D" w:rsidP="006E6935">
          <w:pPr>
            <w:pStyle w:val="35"/>
            <w:rPr>
              <w:rFonts w:asciiTheme="minorHAnsi" w:eastAsiaTheme="minorEastAsia" w:hAnsiTheme="minorHAnsi"/>
              <w:spacing w:val="0"/>
              <w:sz w:val="21"/>
              <w:szCs w:val="22"/>
            </w:rPr>
          </w:pPr>
          <w:hyperlink w:anchor="_Toc40799126" w:history="1">
            <w:r w:rsidR="006E6935" w:rsidRPr="0090429A">
              <w:rPr>
                <w:rStyle w:val="af7"/>
                <w:rFonts w:eastAsia="Malgun Gothic"/>
              </w:rPr>
              <w:t>2.1.8</w:t>
            </w:r>
            <w:r w:rsidR="006E6935">
              <w:rPr>
                <w:rFonts w:asciiTheme="minorHAnsi" w:eastAsiaTheme="minorEastAsia" w:hAnsiTheme="minorHAnsi"/>
                <w:spacing w:val="0"/>
                <w:sz w:val="21"/>
                <w:szCs w:val="22"/>
              </w:rPr>
              <w:tab/>
            </w:r>
            <w:r w:rsidR="006E6935" w:rsidRPr="0090429A">
              <w:rPr>
                <w:rStyle w:val="af7"/>
                <w:rFonts w:hint="eastAsia"/>
              </w:rPr>
              <w:t>ルールインタフェースクラスタの属性文字列</w:t>
            </w:r>
            <w:r w:rsidR="006E6935">
              <w:rPr>
                <w:webHidden/>
              </w:rPr>
              <w:tab/>
            </w:r>
            <w:r w:rsidR="006E6935">
              <w:rPr>
                <w:webHidden/>
              </w:rPr>
              <w:fldChar w:fldCharType="begin"/>
            </w:r>
            <w:r w:rsidR="006E6935">
              <w:rPr>
                <w:webHidden/>
              </w:rPr>
              <w:instrText xml:space="preserve"> PAGEREF _Toc40799126 \h </w:instrText>
            </w:r>
            <w:r w:rsidR="006E6935">
              <w:rPr>
                <w:webHidden/>
              </w:rPr>
            </w:r>
            <w:r w:rsidR="006E6935">
              <w:rPr>
                <w:webHidden/>
              </w:rPr>
              <w:fldChar w:fldCharType="separate"/>
            </w:r>
            <w:r>
              <w:rPr>
                <w:webHidden/>
              </w:rPr>
              <w:t>79</w:t>
            </w:r>
            <w:r w:rsidR="006E6935">
              <w:rPr>
                <w:webHidden/>
              </w:rPr>
              <w:fldChar w:fldCharType="end"/>
            </w:r>
          </w:hyperlink>
        </w:p>
        <w:p w14:paraId="2F917222" w14:textId="77777777" w:rsidR="006E6935" w:rsidRDefault="0092459D" w:rsidP="006E6935">
          <w:pPr>
            <w:pStyle w:val="25"/>
            <w:rPr>
              <w:rFonts w:asciiTheme="minorHAnsi" w:eastAsiaTheme="minorEastAsia" w:hAnsiTheme="minorHAnsi"/>
              <w:b w:val="0"/>
              <w:spacing w:val="0"/>
              <w:sz w:val="21"/>
              <w:szCs w:val="22"/>
            </w:rPr>
          </w:pPr>
          <w:hyperlink w:anchor="_Toc40799127" w:history="1">
            <w:r w:rsidR="006E6935" w:rsidRPr="0090429A">
              <w:rPr>
                <w:rStyle w:val="af7"/>
                <w:rFonts w:eastAsia="Malgun Gothic"/>
              </w:rPr>
              <w:t>2.2</w:t>
            </w:r>
            <w:r w:rsidR="006E6935">
              <w:rPr>
                <w:rFonts w:asciiTheme="minorHAnsi" w:eastAsiaTheme="minorEastAsia" w:hAnsiTheme="minorHAnsi"/>
                <w:b w:val="0"/>
                <w:spacing w:val="0"/>
                <w:sz w:val="21"/>
                <w:szCs w:val="22"/>
              </w:rPr>
              <w:tab/>
            </w:r>
            <w:r w:rsidR="006E6935" w:rsidRPr="0090429A">
              <w:rPr>
                <w:rStyle w:val="af7"/>
                <w:rFonts w:hint="eastAsia"/>
              </w:rPr>
              <w:t>コールバック</w:t>
            </w:r>
            <w:r w:rsidR="006E6935" w:rsidRPr="0090429A">
              <w:rPr>
                <w:rStyle w:val="af7"/>
              </w:rPr>
              <w:t>API</w:t>
            </w:r>
            <w:r w:rsidR="006E6935">
              <w:rPr>
                <w:webHidden/>
              </w:rPr>
              <w:tab/>
            </w:r>
            <w:r w:rsidR="006E6935">
              <w:rPr>
                <w:webHidden/>
              </w:rPr>
              <w:fldChar w:fldCharType="begin"/>
            </w:r>
            <w:r w:rsidR="006E6935">
              <w:rPr>
                <w:webHidden/>
              </w:rPr>
              <w:instrText xml:space="preserve"> PAGEREF _Toc40799127 \h </w:instrText>
            </w:r>
            <w:r w:rsidR="006E6935">
              <w:rPr>
                <w:webHidden/>
              </w:rPr>
            </w:r>
            <w:r w:rsidR="006E6935">
              <w:rPr>
                <w:webHidden/>
              </w:rPr>
              <w:fldChar w:fldCharType="separate"/>
            </w:r>
            <w:r>
              <w:rPr>
                <w:webHidden/>
              </w:rPr>
              <w:t>82</w:t>
            </w:r>
            <w:r w:rsidR="006E6935">
              <w:rPr>
                <w:webHidden/>
              </w:rPr>
              <w:fldChar w:fldCharType="end"/>
            </w:r>
          </w:hyperlink>
        </w:p>
        <w:p w14:paraId="79D45478" w14:textId="77777777" w:rsidR="006E6935" w:rsidRDefault="0092459D" w:rsidP="006E6935">
          <w:pPr>
            <w:pStyle w:val="35"/>
            <w:rPr>
              <w:rFonts w:asciiTheme="minorHAnsi" w:eastAsiaTheme="minorEastAsia" w:hAnsiTheme="minorHAnsi"/>
              <w:spacing w:val="0"/>
              <w:sz w:val="21"/>
              <w:szCs w:val="22"/>
            </w:rPr>
          </w:pPr>
          <w:hyperlink w:anchor="_Toc40799128" w:history="1">
            <w:r w:rsidR="006E6935" w:rsidRPr="0090429A">
              <w:rPr>
                <w:rStyle w:val="af7"/>
                <w:rFonts w:eastAsia="Malgun Gothic"/>
              </w:rPr>
              <w:t>2.2.1</w:t>
            </w:r>
            <w:r w:rsidR="006E6935">
              <w:rPr>
                <w:rFonts w:asciiTheme="minorHAnsi" w:eastAsiaTheme="minorEastAsia" w:hAnsiTheme="minorHAnsi"/>
                <w:spacing w:val="0"/>
                <w:sz w:val="21"/>
                <w:szCs w:val="22"/>
              </w:rPr>
              <w:tab/>
            </w:r>
            <w:r w:rsidR="006E6935" w:rsidRPr="0090429A">
              <w:rPr>
                <w:rStyle w:val="af7"/>
                <w:rFonts w:hint="eastAsia"/>
              </w:rPr>
              <w:t>コールバックサービスハンドラー</w:t>
            </w:r>
            <w:r w:rsidR="006E6935">
              <w:rPr>
                <w:webHidden/>
              </w:rPr>
              <w:tab/>
            </w:r>
            <w:r w:rsidR="006E6935">
              <w:rPr>
                <w:webHidden/>
              </w:rPr>
              <w:fldChar w:fldCharType="begin"/>
            </w:r>
            <w:r w:rsidR="006E6935">
              <w:rPr>
                <w:webHidden/>
              </w:rPr>
              <w:instrText xml:space="preserve"> PAGEREF _Toc40799128 \h </w:instrText>
            </w:r>
            <w:r w:rsidR="006E6935">
              <w:rPr>
                <w:webHidden/>
              </w:rPr>
            </w:r>
            <w:r w:rsidR="006E6935">
              <w:rPr>
                <w:webHidden/>
              </w:rPr>
              <w:fldChar w:fldCharType="separate"/>
            </w:r>
            <w:r>
              <w:rPr>
                <w:webHidden/>
              </w:rPr>
              <w:t>82</w:t>
            </w:r>
            <w:r w:rsidR="006E6935">
              <w:rPr>
                <w:webHidden/>
              </w:rPr>
              <w:fldChar w:fldCharType="end"/>
            </w:r>
          </w:hyperlink>
        </w:p>
        <w:p w14:paraId="61B982CB" w14:textId="77777777" w:rsidR="006E6935" w:rsidRDefault="0092459D" w:rsidP="006E6935">
          <w:pPr>
            <w:pStyle w:val="35"/>
            <w:rPr>
              <w:rFonts w:asciiTheme="minorHAnsi" w:eastAsiaTheme="minorEastAsia" w:hAnsiTheme="minorHAnsi"/>
              <w:spacing w:val="0"/>
              <w:sz w:val="21"/>
              <w:szCs w:val="22"/>
            </w:rPr>
          </w:pPr>
          <w:hyperlink w:anchor="_Toc40799129" w:history="1">
            <w:r w:rsidR="006E6935" w:rsidRPr="0090429A">
              <w:rPr>
                <w:rStyle w:val="af7"/>
                <w:rFonts w:eastAsia="Malgun Gothic"/>
              </w:rPr>
              <w:t>2.2.2</w:t>
            </w:r>
            <w:r w:rsidR="006E6935">
              <w:rPr>
                <w:rFonts w:asciiTheme="minorHAnsi" w:eastAsiaTheme="minorEastAsia" w:hAnsiTheme="minorHAnsi"/>
                <w:spacing w:val="0"/>
                <w:sz w:val="21"/>
                <w:szCs w:val="22"/>
              </w:rPr>
              <w:tab/>
            </w:r>
            <w:r w:rsidR="006E6935" w:rsidRPr="0090429A">
              <w:rPr>
                <w:rStyle w:val="af7"/>
                <w:rFonts w:hint="eastAsia"/>
              </w:rPr>
              <w:t>コールバックパラメータの照会および値の設定</w:t>
            </w:r>
            <w:r w:rsidR="006E6935">
              <w:rPr>
                <w:webHidden/>
              </w:rPr>
              <w:tab/>
            </w:r>
            <w:r w:rsidR="006E6935">
              <w:rPr>
                <w:webHidden/>
              </w:rPr>
              <w:fldChar w:fldCharType="begin"/>
            </w:r>
            <w:r w:rsidR="006E6935">
              <w:rPr>
                <w:webHidden/>
              </w:rPr>
              <w:instrText xml:space="preserve"> PAGEREF _Toc40799129 \h </w:instrText>
            </w:r>
            <w:r w:rsidR="006E6935">
              <w:rPr>
                <w:webHidden/>
              </w:rPr>
            </w:r>
            <w:r w:rsidR="006E6935">
              <w:rPr>
                <w:webHidden/>
              </w:rPr>
              <w:fldChar w:fldCharType="separate"/>
            </w:r>
            <w:r>
              <w:rPr>
                <w:webHidden/>
              </w:rPr>
              <w:t>83</w:t>
            </w:r>
            <w:r w:rsidR="006E6935">
              <w:rPr>
                <w:webHidden/>
              </w:rPr>
              <w:fldChar w:fldCharType="end"/>
            </w:r>
          </w:hyperlink>
        </w:p>
        <w:p w14:paraId="24DB81AF" w14:textId="77777777" w:rsidR="006E6935" w:rsidRDefault="0092459D">
          <w:pPr>
            <w:pStyle w:val="14"/>
            <w:rPr>
              <w:rFonts w:asciiTheme="minorHAnsi" w:eastAsiaTheme="minorEastAsia" w:hAnsiTheme="minorHAnsi"/>
              <w:b w:val="0"/>
              <w:spacing w:val="0"/>
              <w:sz w:val="21"/>
              <w:szCs w:val="22"/>
            </w:rPr>
          </w:pPr>
          <w:hyperlink w:anchor="_Toc40799130" w:history="1">
            <w:r w:rsidR="006E6935" w:rsidRPr="0090429A">
              <w:rPr>
                <w:rStyle w:val="af7"/>
                <w:rFonts w:eastAsia="Malgun Gothic"/>
              </w:rPr>
              <w:t>3.</w:t>
            </w:r>
            <w:r w:rsidR="006E6935">
              <w:rPr>
                <w:rFonts w:asciiTheme="minorHAnsi" w:eastAsiaTheme="minorEastAsia" w:hAnsiTheme="minorHAnsi"/>
                <w:b w:val="0"/>
                <w:spacing w:val="0"/>
                <w:sz w:val="21"/>
                <w:szCs w:val="22"/>
              </w:rPr>
              <w:tab/>
            </w:r>
            <w:r w:rsidR="006E6935" w:rsidRPr="0090429A">
              <w:rPr>
                <w:rStyle w:val="af7"/>
              </w:rPr>
              <w:t>C#</w:t>
            </w:r>
            <w:r w:rsidR="006E6935">
              <w:rPr>
                <w:webHidden/>
              </w:rPr>
              <w:tab/>
            </w:r>
            <w:r w:rsidR="006E6935">
              <w:rPr>
                <w:webHidden/>
              </w:rPr>
              <w:fldChar w:fldCharType="begin"/>
            </w:r>
            <w:r w:rsidR="006E6935">
              <w:rPr>
                <w:webHidden/>
              </w:rPr>
              <w:instrText xml:space="preserve"> PAGEREF _Toc40799130 \h </w:instrText>
            </w:r>
            <w:r w:rsidR="006E6935">
              <w:rPr>
                <w:webHidden/>
              </w:rPr>
            </w:r>
            <w:r w:rsidR="006E6935">
              <w:rPr>
                <w:webHidden/>
              </w:rPr>
              <w:fldChar w:fldCharType="separate"/>
            </w:r>
            <w:r>
              <w:rPr>
                <w:webHidden/>
              </w:rPr>
              <w:t>86</w:t>
            </w:r>
            <w:r w:rsidR="006E6935">
              <w:rPr>
                <w:webHidden/>
              </w:rPr>
              <w:fldChar w:fldCharType="end"/>
            </w:r>
          </w:hyperlink>
        </w:p>
        <w:p w14:paraId="140AEB8C" w14:textId="77777777" w:rsidR="006E6935" w:rsidRDefault="0092459D" w:rsidP="006E6935">
          <w:pPr>
            <w:pStyle w:val="25"/>
            <w:rPr>
              <w:rFonts w:asciiTheme="minorHAnsi" w:eastAsiaTheme="minorEastAsia" w:hAnsiTheme="minorHAnsi"/>
              <w:b w:val="0"/>
              <w:spacing w:val="0"/>
              <w:sz w:val="21"/>
              <w:szCs w:val="22"/>
            </w:rPr>
          </w:pPr>
          <w:hyperlink w:anchor="_Toc40799131" w:history="1">
            <w:r w:rsidR="006E6935" w:rsidRPr="0090429A">
              <w:rPr>
                <w:rStyle w:val="af7"/>
                <w:rFonts w:eastAsia="Malgun Gothic"/>
              </w:rPr>
              <w:t>3.1</w:t>
            </w:r>
            <w:r w:rsidR="006E6935">
              <w:rPr>
                <w:rFonts w:asciiTheme="minorHAnsi" w:eastAsiaTheme="minorEastAsia" w:hAnsiTheme="minorHAnsi"/>
                <w:b w:val="0"/>
                <w:spacing w:val="0"/>
                <w:sz w:val="21"/>
                <w:szCs w:val="22"/>
              </w:rPr>
              <w:tab/>
            </w:r>
            <w:r w:rsidR="006E6935" w:rsidRPr="0090429A">
              <w:rPr>
                <w:rStyle w:val="af7"/>
                <w:rFonts w:hint="eastAsia"/>
              </w:rPr>
              <w:t>必要なライブラリ</w:t>
            </w:r>
            <w:r w:rsidR="006E6935">
              <w:rPr>
                <w:webHidden/>
              </w:rPr>
              <w:tab/>
            </w:r>
            <w:r w:rsidR="006E6935">
              <w:rPr>
                <w:webHidden/>
              </w:rPr>
              <w:fldChar w:fldCharType="begin"/>
            </w:r>
            <w:r w:rsidR="006E6935">
              <w:rPr>
                <w:webHidden/>
              </w:rPr>
              <w:instrText xml:space="preserve"> PAGEREF _Toc40799131 \h </w:instrText>
            </w:r>
            <w:r w:rsidR="006E6935">
              <w:rPr>
                <w:webHidden/>
              </w:rPr>
            </w:r>
            <w:r w:rsidR="006E6935">
              <w:rPr>
                <w:webHidden/>
              </w:rPr>
              <w:fldChar w:fldCharType="separate"/>
            </w:r>
            <w:r>
              <w:rPr>
                <w:webHidden/>
              </w:rPr>
              <w:t>86</w:t>
            </w:r>
            <w:r w:rsidR="006E6935">
              <w:rPr>
                <w:webHidden/>
              </w:rPr>
              <w:fldChar w:fldCharType="end"/>
            </w:r>
          </w:hyperlink>
        </w:p>
        <w:p w14:paraId="01FB0C97" w14:textId="77777777" w:rsidR="006E6935" w:rsidRDefault="0092459D" w:rsidP="006E6935">
          <w:pPr>
            <w:pStyle w:val="25"/>
            <w:rPr>
              <w:rFonts w:asciiTheme="minorHAnsi" w:eastAsiaTheme="minorEastAsia" w:hAnsiTheme="minorHAnsi"/>
              <w:b w:val="0"/>
              <w:spacing w:val="0"/>
              <w:sz w:val="21"/>
              <w:szCs w:val="22"/>
            </w:rPr>
          </w:pPr>
          <w:hyperlink w:anchor="_Toc40799132" w:history="1">
            <w:r w:rsidR="006E6935" w:rsidRPr="0090429A">
              <w:rPr>
                <w:rStyle w:val="af7"/>
                <w:rFonts w:eastAsia="Malgun Gothic"/>
              </w:rPr>
              <w:t>3.2</w:t>
            </w:r>
            <w:r w:rsidR="006E6935">
              <w:rPr>
                <w:rFonts w:asciiTheme="minorHAnsi" w:eastAsiaTheme="minorEastAsia" w:hAnsiTheme="minorHAnsi"/>
                <w:b w:val="0"/>
                <w:spacing w:val="0"/>
                <w:sz w:val="21"/>
                <w:szCs w:val="22"/>
              </w:rPr>
              <w:tab/>
            </w:r>
            <w:r w:rsidR="006E6935" w:rsidRPr="0090429A">
              <w:rPr>
                <w:rStyle w:val="af7"/>
                <w:rFonts w:hint="eastAsia"/>
              </w:rPr>
              <w:t>初期化モジュール</w:t>
            </w:r>
            <w:r w:rsidR="006E6935">
              <w:rPr>
                <w:webHidden/>
              </w:rPr>
              <w:tab/>
            </w:r>
            <w:r w:rsidR="006E6935">
              <w:rPr>
                <w:webHidden/>
              </w:rPr>
              <w:fldChar w:fldCharType="begin"/>
            </w:r>
            <w:r w:rsidR="006E6935">
              <w:rPr>
                <w:webHidden/>
              </w:rPr>
              <w:instrText xml:space="preserve"> PAGEREF _Toc40799132 \h </w:instrText>
            </w:r>
            <w:r w:rsidR="006E6935">
              <w:rPr>
                <w:webHidden/>
              </w:rPr>
            </w:r>
            <w:r w:rsidR="006E6935">
              <w:rPr>
                <w:webHidden/>
              </w:rPr>
              <w:fldChar w:fldCharType="separate"/>
            </w:r>
            <w:r>
              <w:rPr>
                <w:webHidden/>
              </w:rPr>
              <w:t>86</w:t>
            </w:r>
            <w:r w:rsidR="006E6935">
              <w:rPr>
                <w:webHidden/>
              </w:rPr>
              <w:fldChar w:fldCharType="end"/>
            </w:r>
          </w:hyperlink>
        </w:p>
        <w:p w14:paraId="171EAF36" w14:textId="77777777" w:rsidR="006E6935" w:rsidRDefault="0092459D" w:rsidP="006E6935">
          <w:pPr>
            <w:pStyle w:val="35"/>
            <w:rPr>
              <w:rFonts w:asciiTheme="minorHAnsi" w:eastAsiaTheme="minorEastAsia" w:hAnsiTheme="minorHAnsi"/>
              <w:spacing w:val="0"/>
              <w:sz w:val="21"/>
              <w:szCs w:val="22"/>
            </w:rPr>
          </w:pPr>
          <w:hyperlink w:anchor="_Toc40799133" w:history="1">
            <w:r w:rsidR="006E6935" w:rsidRPr="0090429A">
              <w:rPr>
                <w:rStyle w:val="af7"/>
                <w:rFonts w:eastAsia="Malgun Gothic"/>
              </w:rPr>
              <w:t>3.2.1</w:t>
            </w:r>
            <w:r w:rsidR="006E6935">
              <w:rPr>
                <w:rFonts w:asciiTheme="minorHAnsi" w:eastAsiaTheme="minorEastAsia" w:hAnsiTheme="minorHAnsi"/>
                <w:spacing w:val="0"/>
                <w:sz w:val="21"/>
                <w:szCs w:val="22"/>
              </w:rPr>
              <w:tab/>
            </w:r>
            <w:r w:rsidR="006E6935" w:rsidRPr="0090429A">
              <w:rPr>
                <w:rStyle w:val="af7"/>
                <w:rFonts w:hint="eastAsia"/>
              </w:rPr>
              <w:t>初期化モジュールの呼び出し順序</w:t>
            </w:r>
            <w:r w:rsidR="006E6935">
              <w:rPr>
                <w:webHidden/>
              </w:rPr>
              <w:tab/>
            </w:r>
            <w:r w:rsidR="006E6935">
              <w:rPr>
                <w:webHidden/>
              </w:rPr>
              <w:fldChar w:fldCharType="begin"/>
            </w:r>
            <w:r w:rsidR="006E6935">
              <w:rPr>
                <w:webHidden/>
              </w:rPr>
              <w:instrText xml:space="preserve"> PAGEREF _Toc40799133 \h </w:instrText>
            </w:r>
            <w:r w:rsidR="006E6935">
              <w:rPr>
                <w:webHidden/>
              </w:rPr>
            </w:r>
            <w:r w:rsidR="006E6935">
              <w:rPr>
                <w:webHidden/>
              </w:rPr>
              <w:fldChar w:fldCharType="separate"/>
            </w:r>
            <w:r>
              <w:rPr>
                <w:webHidden/>
              </w:rPr>
              <w:t>86</w:t>
            </w:r>
            <w:r w:rsidR="006E6935">
              <w:rPr>
                <w:webHidden/>
              </w:rPr>
              <w:fldChar w:fldCharType="end"/>
            </w:r>
          </w:hyperlink>
        </w:p>
        <w:p w14:paraId="0F34607F" w14:textId="77777777" w:rsidR="006E6935" w:rsidRDefault="0092459D" w:rsidP="006E6935">
          <w:pPr>
            <w:pStyle w:val="35"/>
            <w:rPr>
              <w:rFonts w:asciiTheme="minorHAnsi" w:eastAsiaTheme="minorEastAsia" w:hAnsiTheme="minorHAnsi"/>
              <w:spacing w:val="0"/>
              <w:sz w:val="21"/>
              <w:szCs w:val="22"/>
            </w:rPr>
          </w:pPr>
          <w:hyperlink w:anchor="_Toc40799134" w:history="1">
            <w:r w:rsidR="006E6935" w:rsidRPr="0090429A">
              <w:rPr>
                <w:rStyle w:val="af7"/>
                <w:rFonts w:eastAsia="Malgun Gothic"/>
              </w:rPr>
              <w:t>3.2.2</w:t>
            </w:r>
            <w:r w:rsidR="006E6935">
              <w:rPr>
                <w:rFonts w:asciiTheme="minorHAnsi" w:eastAsiaTheme="minorEastAsia" w:hAnsiTheme="minorHAnsi"/>
                <w:spacing w:val="0"/>
                <w:sz w:val="21"/>
                <w:szCs w:val="22"/>
              </w:rPr>
              <w:tab/>
            </w:r>
            <w:r w:rsidR="006E6935" w:rsidRPr="0090429A">
              <w:rPr>
                <w:rStyle w:val="af7"/>
              </w:rPr>
              <w:t>InnoRules.Client.SimpleInitializer</w:t>
            </w:r>
            <w:r w:rsidR="006E6935">
              <w:rPr>
                <w:webHidden/>
              </w:rPr>
              <w:tab/>
            </w:r>
            <w:r w:rsidR="006E6935">
              <w:rPr>
                <w:webHidden/>
              </w:rPr>
              <w:fldChar w:fldCharType="begin"/>
            </w:r>
            <w:r w:rsidR="006E6935">
              <w:rPr>
                <w:webHidden/>
              </w:rPr>
              <w:instrText xml:space="preserve"> PAGEREF _Toc40799134 \h </w:instrText>
            </w:r>
            <w:r w:rsidR="006E6935">
              <w:rPr>
                <w:webHidden/>
              </w:rPr>
            </w:r>
            <w:r w:rsidR="006E6935">
              <w:rPr>
                <w:webHidden/>
              </w:rPr>
              <w:fldChar w:fldCharType="separate"/>
            </w:r>
            <w:r>
              <w:rPr>
                <w:webHidden/>
              </w:rPr>
              <w:t>88</w:t>
            </w:r>
            <w:r w:rsidR="006E6935">
              <w:rPr>
                <w:webHidden/>
              </w:rPr>
              <w:fldChar w:fldCharType="end"/>
            </w:r>
          </w:hyperlink>
        </w:p>
        <w:p w14:paraId="6766A341" w14:textId="77777777" w:rsidR="006E6935" w:rsidRDefault="0092459D" w:rsidP="006E6935">
          <w:pPr>
            <w:pStyle w:val="35"/>
            <w:rPr>
              <w:rFonts w:asciiTheme="minorHAnsi" w:eastAsiaTheme="minorEastAsia" w:hAnsiTheme="minorHAnsi"/>
              <w:spacing w:val="0"/>
              <w:sz w:val="21"/>
              <w:szCs w:val="22"/>
            </w:rPr>
          </w:pPr>
          <w:hyperlink w:anchor="_Toc40799135" w:history="1">
            <w:r w:rsidR="006E6935" w:rsidRPr="0090429A">
              <w:rPr>
                <w:rStyle w:val="af7"/>
                <w:rFonts w:eastAsia="Malgun Gothic"/>
              </w:rPr>
              <w:t>3.2.3</w:t>
            </w:r>
            <w:r w:rsidR="006E6935">
              <w:rPr>
                <w:rFonts w:asciiTheme="minorHAnsi" w:eastAsiaTheme="minorEastAsia" w:hAnsiTheme="minorHAnsi"/>
                <w:spacing w:val="0"/>
                <w:sz w:val="21"/>
                <w:szCs w:val="22"/>
              </w:rPr>
              <w:tab/>
            </w:r>
            <w:r w:rsidR="006E6935" w:rsidRPr="0090429A">
              <w:rPr>
                <w:rStyle w:val="af7"/>
              </w:rPr>
              <w:t>InnoRules.Resources.Msg</w:t>
            </w:r>
            <w:r w:rsidR="006E6935">
              <w:rPr>
                <w:webHidden/>
              </w:rPr>
              <w:tab/>
            </w:r>
            <w:r w:rsidR="006E6935">
              <w:rPr>
                <w:webHidden/>
              </w:rPr>
              <w:fldChar w:fldCharType="begin"/>
            </w:r>
            <w:r w:rsidR="006E6935">
              <w:rPr>
                <w:webHidden/>
              </w:rPr>
              <w:instrText xml:space="preserve"> PAGEREF _Toc40799135 \h </w:instrText>
            </w:r>
            <w:r w:rsidR="006E6935">
              <w:rPr>
                <w:webHidden/>
              </w:rPr>
            </w:r>
            <w:r w:rsidR="006E6935">
              <w:rPr>
                <w:webHidden/>
              </w:rPr>
              <w:fldChar w:fldCharType="separate"/>
            </w:r>
            <w:r>
              <w:rPr>
                <w:webHidden/>
              </w:rPr>
              <w:t>89</w:t>
            </w:r>
            <w:r w:rsidR="006E6935">
              <w:rPr>
                <w:webHidden/>
              </w:rPr>
              <w:fldChar w:fldCharType="end"/>
            </w:r>
          </w:hyperlink>
        </w:p>
        <w:p w14:paraId="6791DA83" w14:textId="77777777" w:rsidR="006E6935" w:rsidRDefault="0092459D" w:rsidP="006E6935">
          <w:pPr>
            <w:pStyle w:val="35"/>
            <w:rPr>
              <w:rFonts w:asciiTheme="minorHAnsi" w:eastAsiaTheme="minorEastAsia" w:hAnsiTheme="minorHAnsi"/>
              <w:spacing w:val="0"/>
              <w:sz w:val="21"/>
              <w:szCs w:val="22"/>
            </w:rPr>
          </w:pPr>
          <w:hyperlink w:anchor="_Toc40799136" w:history="1">
            <w:r w:rsidR="006E6935" w:rsidRPr="0090429A">
              <w:rPr>
                <w:rStyle w:val="af7"/>
                <w:rFonts w:eastAsia="Malgun Gothic"/>
              </w:rPr>
              <w:t>3.2.4</w:t>
            </w:r>
            <w:r w:rsidR="006E6935">
              <w:rPr>
                <w:rFonts w:asciiTheme="minorHAnsi" w:eastAsiaTheme="minorEastAsia" w:hAnsiTheme="minorHAnsi"/>
                <w:spacing w:val="0"/>
                <w:sz w:val="21"/>
                <w:szCs w:val="22"/>
              </w:rPr>
              <w:tab/>
            </w:r>
            <w:r w:rsidR="006E6935" w:rsidRPr="0090429A">
              <w:rPr>
                <w:rStyle w:val="af7"/>
              </w:rPr>
              <w:t>InnoRules.RulesClient.Release</w:t>
            </w:r>
            <w:r w:rsidR="006E6935">
              <w:rPr>
                <w:webHidden/>
              </w:rPr>
              <w:tab/>
            </w:r>
            <w:r w:rsidR="006E6935">
              <w:rPr>
                <w:webHidden/>
              </w:rPr>
              <w:fldChar w:fldCharType="begin"/>
            </w:r>
            <w:r w:rsidR="006E6935">
              <w:rPr>
                <w:webHidden/>
              </w:rPr>
              <w:instrText xml:space="preserve"> PAGEREF _Toc40799136 \h </w:instrText>
            </w:r>
            <w:r w:rsidR="006E6935">
              <w:rPr>
                <w:webHidden/>
              </w:rPr>
            </w:r>
            <w:r w:rsidR="006E6935">
              <w:rPr>
                <w:webHidden/>
              </w:rPr>
              <w:fldChar w:fldCharType="separate"/>
            </w:r>
            <w:r>
              <w:rPr>
                <w:webHidden/>
              </w:rPr>
              <w:t>90</w:t>
            </w:r>
            <w:r w:rsidR="006E6935">
              <w:rPr>
                <w:webHidden/>
              </w:rPr>
              <w:fldChar w:fldCharType="end"/>
            </w:r>
          </w:hyperlink>
        </w:p>
        <w:p w14:paraId="6178D4FD" w14:textId="77777777" w:rsidR="006E6935" w:rsidRDefault="0092459D" w:rsidP="006E6935">
          <w:pPr>
            <w:pStyle w:val="25"/>
            <w:rPr>
              <w:rFonts w:asciiTheme="minorHAnsi" w:eastAsiaTheme="minorEastAsia" w:hAnsiTheme="minorHAnsi"/>
              <w:b w:val="0"/>
              <w:spacing w:val="0"/>
              <w:sz w:val="21"/>
              <w:szCs w:val="22"/>
            </w:rPr>
          </w:pPr>
          <w:hyperlink w:anchor="_Toc40799137" w:history="1">
            <w:r w:rsidR="006E6935" w:rsidRPr="0090429A">
              <w:rPr>
                <w:rStyle w:val="af7"/>
                <w:rFonts w:eastAsia="Malgun Gothic"/>
              </w:rPr>
              <w:t>3.3</w:t>
            </w:r>
            <w:r w:rsidR="006E6935">
              <w:rPr>
                <w:rFonts w:asciiTheme="minorHAnsi" w:eastAsiaTheme="minorEastAsia" w:hAnsiTheme="minorHAnsi"/>
                <w:b w:val="0"/>
                <w:spacing w:val="0"/>
                <w:sz w:val="21"/>
                <w:szCs w:val="22"/>
              </w:rPr>
              <w:tab/>
            </w:r>
            <w:r w:rsidR="006E6935" w:rsidRPr="0090429A">
              <w:rPr>
                <w:rStyle w:val="af7"/>
                <w:rFonts w:hint="eastAsia"/>
              </w:rPr>
              <w:t>ルールサービス呼び出し</w:t>
            </w:r>
            <w:r w:rsidR="006E6935" w:rsidRPr="0090429A">
              <w:rPr>
                <w:rStyle w:val="af7"/>
              </w:rPr>
              <w:t>API</w:t>
            </w:r>
            <w:r w:rsidR="006E6935">
              <w:rPr>
                <w:webHidden/>
              </w:rPr>
              <w:tab/>
            </w:r>
            <w:r w:rsidR="006E6935">
              <w:rPr>
                <w:webHidden/>
              </w:rPr>
              <w:fldChar w:fldCharType="begin"/>
            </w:r>
            <w:r w:rsidR="006E6935">
              <w:rPr>
                <w:webHidden/>
              </w:rPr>
              <w:instrText xml:space="preserve"> PAGEREF _Toc40799137 \h </w:instrText>
            </w:r>
            <w:r w:rsidR="006E6935">
              <w:rPr>
                <w:webHidden/>
              </w:rPr>
            </w:r>
            <w:r w:rsidR="006E6935">
              <w:rPr>
                <w:webHidden/>
              </w:rPr>
              <w:fldChar w:fldCharType="separate"/>
            </w:r>
            <w:r>
              <w:rPr>
                <w:webHidden/>
              </w:rPr>
              <w:t>90</w:t>
            </w:r>
            <w:r w:rsidR="006E6935">
              <w:rPr>
                <w:webHidden/>
              </w:rPr>
              <w:fldChar w:fldCharType="end"/>
            </w:r>
          </w:hyperlink>
        </w:p>
        <w:p w14:paraId="738FE259" w14:textId="77777777" w:rsidR="006E6935" w:rsidRDefault="0092459D" w:rsidP="006E6935">
          <w:pPr>
            <w:pStyle w:val="35"/>
            <w:rPr>
              <w:rFonts w:asciiTheme="minorHAnsi" w:eastAsiaTheme="minorEastAsia" w:hAnsiTheme="minorHAnsi"/>
              <w:spacing w:val="0"/>
              <w:sz w:val="21"/>
              <w:szCs w:val="22"/>
            </w:rPr>
          </w:pPr>
          <w:hyperlink w:anchor="_Toc40799138" w:history="1">
            <w:r w:rsidR="006E6935" w:rsidRPr="0090429A">
              <w:rPr>
                <w:rStyle w:val="af7"/>
                <w:rFonts w:eastAsia="Malgun Gothic"/>
              </w:rPr>
              <w:t>3.3.1</w:t>
            </w:r>
            <w:r w:rsidR="006E6935">
              <w:rPr>
                <w:rFonts w:asciiTheme="minorHAnsi" w:eastAsiaTheme="minorEastAsia" w:hAnsiTheme="minorHAnsi"/>
                <w:spacing w:val="0"/>
                <w:sz w:val="21"/>
                <w:szCs w:val="22"/>
              </w:rPr>
              <w:tab/>
            </w:r>
            <w:r w:rsidR="006E6935" w:rsidRPr="0090429A">
              <w:rPr>
                <w:rStyle w:val="af7"/>
                <w:rFonts w:hint="eastAsia"/>
              </w:rPr>
              <w:t>ルールインタフェースの取得</w:t>
            </w:r>
            <w:r w:rsidR="006E6935">
              <w:rPr>
                <w:webHidden/>
              </w:rPr>
              <w:tab/>
            </w:r>
            <w:r w:rsidR="006E6935">
              <w:rPr>
                <w:webHidden/>
              </w:rPr>
              <w:fldChar w:fldCharType="begin"/>
            </w:r>
            <w:r w:rsidR="006E6935">
              <w:rPr>
                <w:webHidden/>
              </w:rPr>
              <w:instrText xml:space="preserve"> PAGEREF _Toc40799138 \h </w:instrText>
            </w:r>
            <w:r w:rsidR="006E6935">
              <w:rPr>
                <w:webHidden/>
              </w:rPr>
            </w:r>
            <w:r w:rsidR="006E6935">
              <w:rPr>
                <w:webHidden/>
              </w:rPr>
              <w:fldChar w:fldCharType="separate"/>
            </w:r>
            <w:r>
              <w:rPr>
                <w:webHidden/>
              </w:rPr>
              <w:t>90</w:t>
            </w:r>
            <w:r w:rsidR="006E6935">
              <w:rPr>
                <w:webHidden/>
              </w:rPr>
              <w:fldChar w:fldCharType="end"/>
            </w:r>
          </w:hyperlink>
        </w:p>
        <w:p w14:paraId="71EB5482" w14:textId="77777777" w:rsidR="006E6935" w:rsidRDefault="0092459D" w:rsidP="006E6935">
          <w:pPr>
            <w:pStyle w:val="35"/>
            <w:rPr>
              <w:rFonts w:asciiTheme="minorHAnsi" w:eastAsiaTheme="minorEastAsia" w:hAnsiTheme="minorHAnsi"/>
              <w:spacing w:val="0"/>
              <w:sz w:val="21"/>
              <w:szCs w:val="22"/>
            </w:rPr>
          </w:pPr>
          <w:hyperlink w:anchor="_Toc40799139" w:history="1">
            <w:r w:rsidR="006E6935" w:rsidRPr="0090429A">
              <w:rPr>
                <w:rStyle w:val="af7"/>
                <w:rFonts w:eastAsia="Malgun Gothic"/>
              </w:rPr>
              <w:t>3.3.2</w:t>
            </w:r>
            <w:r w:rsidR="006E6935">
              <w:rPr>
                <w:rFonts w:asciiTheme="minorHAnsi" w:eastAsiaTheme="minorEastAsia" w:hAnsiTheme="minorHAnsi"/>
                <w:spacing w:val="0"/>
                <w:sz w:val="21"/>
                <w:szCs w:val="22"/>
              </w:rPr>
              <w:tab/>
            </w:r>
            <w:r w:rsidR="006E6935" w:rsidRPr="0090429A">
              <w:rPr>
                <w:rStyle w:val="af7"/>
              </w:rPr>
              <w:t>InnoRules.RulesClient.RuleInterface</w:t>
            </w:r>
            <w:r w:rsidR="006E6935">
              <w:rPr>
                <w:webHidden/>
              </w:rPr>
              <w:tab/>
            </w:r>
            <w:r w:rsidR="006E6935">
              <w:rPr>
                <w:webHidden/>
              </w:rPr>
              <w:fldChar w:fldCharType="begin"/>
            </w:r>
            <w:r w:rsidR="006E6935">
              <w:rPr>
                <w:webHidden/>
              </w:rPr>
              <w:instrText xml:space="preserve"> PAGEREF _Toc40799139 \h </w:instrText>
            </w:r>
            <w:r w:rsidR="006E6935">
              <w:rPr>
                <w:webHidden/>
              </w:rPr>
            </w:r>
            <w:r w:rsidR="006E6935">
              <w:rPr>
                <w:webHidden/>
              </w:rPr>
              <w:fldChar w:fldCharType="separate"/>
            </w:r>
            <w:r>
              <w:rPr>
                <w:webHidden/>
              </w:rPr>
              <w:t>93</w:t>
            </w:r>
            <w:r w:rsidR="006E6935">
              <w:rPr>
                <w:webHidden/>
              </w:rPr>
              <w:fldChar w:fldCharType="end"/>
            </w:r>
          </w:hyperlink>
        </w:p>
        <w:p w14:paraId="6C15F9E2" w14:textId="77777777" w:rsidR="006E6935" w:rsidRDefault="0092459D" w:rsidP="006E6935">
          <w:pPr>
            <w:pStyle w:val="35"/>
            <w:rPr>
              <w:rFonts w:asciiTheme="minorHAnsi" w:eastAsiaTheme="minorEastAsia" w:hAnsiTheme="minorHAnsi"/>
              <w:spacing w:val="0"/>
              <w:sz w:val="21"/>
              <w:szCs w:val="22"/>
            </w:rPr>
          </w:pPr>
          <w:hyperlink w:anchor="_Toc40799140" w:history="1">
            <w:r w:rsidR="006E6935" w:rsidRPr="0090429A">
              <w:rPr>
                <w:rStyle w:val="af7"/>
                <w:rFonts w:eastAsia="Malgun Gothic"/>
              </w:rPr>
              <w:t>3.3.3</w:t>
            </w:r>
            <w:r w:rsidR="006E6935">
              <w:rPr>
                <w:rFonts w:asciiTheme="minorHAnsi" w:eastAsiaTheme="minorEastAsia" w:hAnsiTheme="minorHAnsi"/>
                <w:spacing w:val="0"/>
                <w:sz w:val="21"/>
                <w:szCs w:val="22"/>
              </w:rPr>
              <w:tab/>
            </w:r>
            <w:r w:rsidR="006E6935" w:rsidRPr="0090429A">
              <w:rPr>
                <w:rStyle w:val="af7"/>
                <w:rFonts w:hint="eastAsia"/>
              </w:rPr>
              <w:t>コード体系</w:t>
            </w:r>
            <w:r w:rsidR="006E6935">
              <w:rPr>
                <w:webHidden/>
              </w:rPr>
              <w:tab/>
            </w:r>
            <w:r w:rsidR="006E6935">
              <w:rPr>
                <w:webHidden/>
              </w:rPr>
              <w:fldChar w:fldCharType="begin"/>
            </w:r>
            <w:r w:rsidR="006E6935">
              <w:rPr>
                <w:webHidden/>
              </w:rPr>
              <w:instrText xml:space="preserve"> PAGEREF _Toc40799140 \h </w:instrText>
            </w:r>
            <w:r w:rsidR="006E6935">
              <w:rPr>
                <w:webHidden/>
              </w:rPr>
            </w:r>
            <w:r w:rsidR="006E6935">
              <w:rPr>
                <w:webHidden/>
              </w:rPr>
              <w:fldChar w:fldCharType="separate"/>
            </w:r>
            <w:r>
              <w:rPr>
                <w:webHidden/>
              </w:rPr>
              <w:t>94</w:t>
            </w:r>
            <w:r w:rsidR="006E6935">
              <w:rPr>
                <w:webHidden/>
              </w:rPr>
              <w:fldChar w:fldCharType="end"/>
            </w:r>
          </w:hyperlink>
        </w:p>
        <w:p w14:paraId="22203A48" w14:textId="77777777" w:rsidR="006E6935" w:rsidRDefault="0092459D" w:rsidP="006E6935">
          <w:pPr>
            <w:pStyle w:val="35"/>
            <w:rPr>
              <w:rFonts w:asciiTheme="minorHAnsi" w:eastAsiaTheme="minorEastAsia" w:hAnsiTheme="minorHAnsi"/>
              <w:spacing w:val="0"/>
              <w:sz w:val="21"/>
              <w:szCs w:val="22"/>
            </w:rPr>
          </w:pPr>
          <w:hyperlink w:anchor="_Toc40799141" w:history="1">
            <w:r w:rsidR="006E6935" w:rsidRPr="0090429A">
              <w:rPr>
                <w:rStyle w:val="af7"/>
                <w:rFonts w:eastAsia="Malgun Gothic"/>
              </w:rPr>
              <w:t>3.3.4</w:t>
            </w:r>
            <w:r w:rsidR="006E6935">
              <w:rPr>
                <w:rFonts w:asciiTheme="minorHAnsi" w:eastAsiaTheme="minorEastAsia" w:hAnsiTheme="minorHAnsi"/>
                <w:spacing w:val="0"/>
                <w:sz w:val="21"/>
                <w:szCs w:val="22"/>
              </w:rPr>
              <w:tab/>
            </w:r>
            <w:r w:rsidR="006E6935" w:rsidRPr="0090429A">
              <w:rPr>
                <w:rStyle w:val="af7"/>
                <w:rFonts w:hint="eastAsia"/>
              </w:rPr>
              <w:t>データ型と関連定数</w:t>
            </w:r>
            <w:r w:rsidR="006E6935">
              <w:rPr>
                <w:webHidden/>
              </w:rPr>
              <w:tab/>
            </w:r>
            <w:r w:rsidR="006E6935">
              <w:rPr>
                <w:webHidden/>
              </w:rPr>
              <w:fldChar w:fldCharType="begin"/>
            </w:r>
            <w:r w:rsidR="006E6935">
              <w:rPr>
                <w:webHidden/>
              </w:rPr>
              <w:instrText xml:space="preserve"> PAGEREF _Toc40799141 \h </w:instrText>
            </w:r>
            <w:r w:rsidR="006E6935">
              <w:rPr>
                <w:webHidden/>
              </w:rPr>
            </w:r>
            <w:r w:rsidR="006E6935">
              <w:rPr>
                <w:webHidden/>
              </w:rPr>
              <w:fldChar w:fldCharType="separate"/>
            </w:r>
            <w:r>
              <w:rPr>
                <w:webHidden/>
              </w:rPr>
              <w:t>95</w:t>
            </w:r>
            <w:r w:rsidR="006E6935">
              <w:rPr>
                <w:webHidden/>
              </w:rPr>
              <w:fldChar w:fldCharType="end"/>
            </w:r>
          </w:hyperlink>
        </w:p>
        <w:p w14:paraId="49689447" w14:textId="77777777" w:rsidR="006E6935" w:rsidRDefault="0092459D" w:rsidP="006E6935">
          <w:pPr>
            <w:pStyle w:val="35"/>
            <w:rPr>
              <w:rFonts w:asciiTheme="minorHAnsi" w:eastAsiaTheme="minorEastAsia" w:hAnsiTheme="minorHAnsi"/>
              <w:spacing w:val="0"/>
              <w:sz w:val="21"/>
              <w:szCs w:val="22"/>
            </w:rPr>
          </w:pPr>
          <w:hyperlink w:anchor="_Toc40799142" w:history="1">
            <w:r w:rsidR="006E6935" w:rsidRPr="0090429A">
              <w:rPr>
                <w:rStyle w:val="af7"/>
                <w:rFonts w:eastAsia="Malgun Gothic"/>
              </w:rPr>
              <w:t>3.3.5</w:t>
            </w:r>
            <w:r w:rsidR="006E6935">
              <w:rPr>
                <w:rFonts w:asciiTheme="minorHAnsi" w:eastAsiaTheme="minorEastAsia" w:hAnsiTheme="minorHAnsi"/>
                <w:spacing w:val="0"/>
                <w:sz w:val="21"/>
                <w:szCs w:val="22"/>
              </w:rPr>
              <w:tab/>
            </w:r>
            <w:r w:rsidR="006E6935" w:rsidRPr="0090429A">
              <w:rPr>
                <w:rStyle w:val="af7"/>
              </w:rPr>
              <w:t>I/O</w:t>
            </w:r>
            <w:r w:rsidR="006E6935" w:rsidRPr="0090429A">
              <w:rPr>
                <w:rStyle w:val="af7"/>
                <w:rFonts w:hint="eastAsia"/>
              </w:rPr>
              <w:t>オブジェクト方式</w:t>
            </w:r>
            <w:r w:rsidR="006E6935">
              <w:rPr>
                <w:webHidden/>
              </w:rPr>
              <w:tab/>
            </w:r>
            <w:r w:rsidR="006E6935">
              <w:rPr>
                <w:webHidden/>
              </w:rPr>
              <w:fldChar w:fldCharType="begin"/>
            </w:r>
            <w:r w:rsidR="006E6935">
              <w:rPr>
                <w:webHidden/>
              </w:rPr>
              <w:instrText xml:space="preserve"> PAGEREF _Toc40799142 \h </w:instrText>
            </w:r>
            <w:r w:rsidR="006E6935">
              <w:rPr>
                <w:webHidden/>
              </w:rPr>
            </w:r>
            <w:r w:rsidR="006E6935">
              <w:rPr>
                <w:webHidden/>
              </w:rPr>
              <w:fldChar w:fldCharType="separate"/>
            </w:r>
            <w:r>
              <w:rPr>
                <w:webHidden/>
              </w:rPr>
              <w:t>96</w:t>
            </w:r>
            <w:r w:rsidR="006E6935">
              <w:rPr>
                <w:webHidden/>
              </w:rPr>
              <w:fldChar w:fldCharType="end"/>
            </w:r>
          </w:hyperlink>
        </w:p>
        <w:p w14:paraId="4C0D4381" w14:textId="77777777" w:rsidR="006E6935" w:rsidRDefault="0092459D" w:rsidP="006E6935">
          <w:pPr>
            <w:pStyle w:val="35"/>
            <w:rPr>
              <w:rFonts w:asciiTheme="minorHAnsi" w:eastAsiaTheme="minorEastAsia" w:hAnsiTheme="minorHAnsi"/>
              <w:spacing w:val="0"/>
              <w:sz w:val="21"/>
              <w:szCs w:val="22"/>
            </w:rPr>
          </w:pPr>
          <w:hyperlink w:anchor="_Toc40799143" w:history="1">
            <w:r w:rsidR="006E6935" w:rsidRPr="0090429A">
              <w:rPr>
                <w:rStyle w:val="af7"/>
                <w:rFonts w:eastAsia="Malgun Gothic"/>
              </w:rPr>
              <w:t>3.3.6</w:t>
            </w:r>
            <w:r w:rsidR="006E6935">
              <w:rPr>
                <w:rFonts w:asciiTheme="minorHAnsi" w:eastAsiaTheme="minorEastAsia" w:hAnsiTheme="minorHAnsi"/>
                <w:spacing w:val="0"/>
                <w:sz w:val="21"/>
                <w:szCs w:val="22"/>
              </w:rPr>
              <w:tab/>
            </w:r>
            <w:r w:rsidR="006E6935" w:rsidRPr="0090429A">
              <w:rPr>
                <w:rStyle w:val="af7"/>
              </w:rPr>
              <w:t>I/O</w:t>
            </w:r>
            <w:r w:rsidR="006E6935" w:rsidRPr="0090429A">
              <w:rPr>
                <w:rStyle w:val="af7"/>
                <w:rFonts w:hint="eastAsia"/>
              </w:rPr>
              <w:t>アダプタ方式</w:t>
            </w:r>
            <w:r w:rsidR="006E6935">
              <w:rPr>
                <w:webHidden/>
              </w:rPr>
              <w:tab/>
            </w:r>
            <w:r w:rsidR="006E6935">
              <w:rPr>
                <w:webHidden/>
              </w:rPr>
              <w:fldChar w:fldCharType="begin"/>
            </w:r>
            <w:r w:rsidR="006E6935">
              <w:rPr>
                <w:webHidden/>
              </w:rPr>
              <w:instrText xml:space="preserve"> PAGEREF _Toc40799143 \h </w:instrText>
            </w:r>
            <w:r w:rsidR="006E6935">
              <w:rPr>
                <w:webHidden/>
              </w:rPr>
            </w:r>
            <w:r w:rsidR="006E6935">
              <w:rPr>
                <w:webHidden/>
              </w:rPr>
              <w:fldChar w:fldCharType="separate"/>
            </w:r>
            <w:r>
              <w:rPr>
                <w:webHidden/>
              </w:rPr>
              <w:t>108</w:t>
            </w:r>
            <w:r w:rsidR="006E6935">
              <w:rPr>
                <w:webHidden/>
              </w:rPr>
              <w:fldChar w:fldCharType="end"/>
            </w:r>
          </w:hyperlink>
        </w:p>
        <w:p w14:paraId="33E3924B" w14:textId="77777777" w:rsidR="006E6935" w:rsidRDefault="0092459D">
          <w:pPr>
            <w:pStyle w:val="14"/>
            <w:rPr>
              <w:rFonts w:asciiTheme="minorHAnsi" w:eastAsiaTheme="minorEastAsia" w:hAnsiTheme="minorHAnsi"/>
              <w:b w:val="0"/>
              <w:spacing w:val="0"/>
              <w:sz w:val="21"/>
              <w:szCs w:val="22"/>
            </w:rPr>
          </w:pPr>
          <w:hyperlink w:anchor="_Toc40799144" w:history="1">
            <w:r w:rsidR="006E6935" w:rsidRPr="0090429A">
              <w:rPr>
                <w:rStyle w:val="af7"/>
                <w:rFonts w:eastAsia="Malgun Gothic"/>
              </w:rPr>
              <w:t>4.</w:t>
            </w:r>
            <w:r w:rsidR="006E6935">
              <w:rPr>
                <w:rFonts w:asciiTheme="minorHAnsi" w:eastAsiaTheme="minorEastAsia" w:hAnsiTheme="minorHAnsi"/>
                <w:b w:val="0"/>
                <w:spacing w:val="0"/>
                <w:sz w:val="21"/>
                <w:szCs w:val="22"/>
              </w:rPr>
              <w:tab/>
            </w:r>
            <w:r w:rsidR="006E6935" w:rsidRPr="0090429A">
              <w:rPr>
                <w:rStyle w:val="af7"/>
              </w:rPr>
              <w:t>REST API</w:t>
            </w:r>
            <w:r w:rsidR="006E6935">
              <w:rPr>
                <w:webHidden/>
              </w:rPr>
              <w:tab/>
            </w:r>
            <w:r w:rsidR="006E6935">
              <w:rPr>
                <w:webHidden/>
              </w:rPr>
              <w:fldChar w:fldCharType="begin"/>
            </w:r>
            <w:r w:rsidR="006E6935">
              <w:rPr>
                <w:webHidden/>
              </w:rPr>
              <w:instrText xml:space="preserve"> PAGEREF _Toc40799144 \h </w:instrText>
            </w:r>
            <w:r w:rsidR="006E6935">
              <w:rPr>
                <w:webHidden/>
              </w:rPr>
            </w:r>
            <w:r w:rsidR="006E6935">
              <w:rPr>
                <w:webHidden/>
              </w:rPr>
              <w:fldChar w:fldCharType="separate"/>
            </w:r>
            <w:r>
              <w:rPr>
                <w:webHidden/>
              </w:rPr>
              <w:t>121</w:t>
            </w:r>
            <w:r w:rsidR="006E6935">
              <w:rPr>
                <w:webHidden/>
              </w:rPr>
              <w:fldChar w:fldCharType="end"/>
            </w:r>
          </w:hyperlink>
        </w:p>
        <w:p w14:paraId="3C700656" w14:textId="77777777" w:rsidR="006E6935" w:rsidRDefault="0092459D" w:rsidP="006E6935">
          <w:pPr>
            <w:pStyle w:val="25"/>
            <w:rPr>
              <w:rFonts w:asciiTheme="minorHAnsi" w:eastAsiaTheme="minorEastAsia" w:hAnsiTheme="minorHAnsi"/>
              <w:b w:val="0"/>
              <w:spacing w:val="0"/>
              <w:sz w:val="21"/>
              <w:szCs w:val="22"/>
            </w:rPr>
          </w:pPr>
          <w:hyperlink w:anchor="_Toc40799145" w:history="1">
            <w:r w:rsidR="006E6935" w:rsidRPr="0090429A">
              <w:rPr>
                <w:rStyle w:val="af7"/>
                <w:rFonts w:asciiTheme="majorHAnsi" w:hAnsiTheme="majorHAnsi" w:cstheme="majorHAnsi"/>
              </w:rPr>
              <w:t>4.1</w:t>
            </w:r>
            <w:r w:rsidR="006E6935">
              <w:rPr>
                <w:rFonts w:asciiTheme="minorHAnsi" w:eastAsiaTheme="minorEastAsia" w:hAnsiTheme="minorHAnsi"/>
                <w:b w:val="0"/>
                <w:spacing w:val="0"/>
                <w:sz w:val="21"/>
                <w:szCs w:val="22"/>
              </w:rPr>
              <w:tab/>
            </w:r>
            <w:r w:rsidR="006E6935" w:rsidRPr="0090429A">
              <w:rPr>
                <w:rStyle w:val="af7"/>
              </w:rPr>
              <w:t>HTTP Client</w:t>
            </w:r>
            <w:r w:rsidR="006E6935">
              <w:rPr>
                <w:webHidden/>
              </w:rPr>
              <w:tab/>
            </w:r>
            <w:r w:rsidR="006E6935">
              <w:rPr>
                <w:webHidden/>
              </w:rPr>
              <w:fldChar w:fldCharType="begin"/>
            </w:r>
            <w:r w:rsidR="006E6935">
              <w:rPr>
                <w:webHidden/>
              </w:rPr>
              <w:instrText xml:space="preserve"> PAGEREF _Toc40799145 \h </w:instrText>
            </w:r>
            <w:r w:rsidR="006E6935">
              <w:rPr>
                <w:webHidden/>
              </w:rPr>
            </w:r>
            <w:r w:rsidR="006E6935">
              <w:rPr>
                <w:webHidden/>
              </w:rPr>
              <w:fldChar w:fldCharType="separate"/>
            </w:r>
            <w:r>
              <w:rPr>
                <w:webHidden/>
              </w:rPr>
              <w:t>121</w:t>
            </w:r>
            <w:r w:rsidR="006E6935">
              <w:rPr>
                <w:webHidden/>
              </w:rPr>
              <w:fldChar w:fldCharType="end"/>
            </w:r>
          </w:hyperlink>
        </w:p>
        <w:p w14:paraId="30AFE8D6" w14:textId="77777777" w:rsidR="006E6935" w:rsidRDefault="0092459D" w:rsidP="006E6935">
          <w:pPr>
            <w:pStyle w:val="35"/>
            <w:rPr>
              <w:rFonts w:asciiTheme="minorHAnsi" w:eastAsiaTheme="minorEastAsia" w:hAnsiTheme="minorHAnsi"/>
              <w:spacing w:val="0"/>
              <w:sz w:val="21"/>
              <w:szCs w:val="22"/>
            </w:rPr>
          </w:pPr>
          <w:hyperlink w:anchor="_Toc40799146" w:history="1">
            <w:r w:rsidR="006E6935" w:rsidRPr="0090429A">
              <w:rPr>
                <w:rStyle w:val="af7"/>
                <w:rFonts w:eastAsia="Malgun Gothic"/>
              </w:rPr>
              <w:t>4.1.1</w:t>
            </w:r>
            <w:r w:rsidR="006E6935">
              <w:rPr>
                <w:rFonts w:asciiTheme="minorHAnsi" w:eastAsiaTheme="minorEastAsia" w:hAnsiTheme="minorHAnsi"/>
                <w:spacing w:val="0"/>
                <w:sz w:val="21"/>
                <w:szCs w:val="22"/>
              </w:rPr>
              <w:tab/>
            </w:r>
            <w:r w:rsidR="006E6935" w:rsidRPr="0090429A">
              <w:rPr>
                <w:rStyle w:val="af7"/>
              </w:rPr>
              <w:t>URL</w:t>
            </w:r>
            <w:r w:rsidR="006E6935">
              <w:rPr>
                <w:webHidden/>
              </w:rPr>
              <w:tab/>
            </w:r>
            <w:r w:rsidR="006E6935">
              <w:rPr>
                <w:webHidden/>
              </w:rPr>
              <w:fldChar w:fldCharType="begin"/>
            </w:r>
            <w:r w:rsidR="006E6935">
              <w:rPr>
                <w:webHidden/>
              </w:rPr>
              <w:instrText xml:space="preserve"> PAGEREF _Toc40799146 \h </w:instrText>
            </w:r>
            <w:r w:rsidR="006E6935">
              <w:rPr>
                <w:webHidden/>
              </w:rPr>
            </w:r>
            <w:r w:rsidR="006E6935">
              <w:rPr>
                <w:webHidden/>
              </w:rPr>
              <w:fldChar w:fldCharType="separate"/>
            </w:r>
            <w:r>
              <w:rPr>
                <w:webHidden/>
              </w:rPr>
              <w:t>121</w:t>
            </w:r>
            <w:r w:rsidR="006E6935">
              <w:rPr>
                <w:webHidden/>
              </w:rPr>
              <w:fldChar w:fldCharType="end"/>
            </w:r>
          </w:hyperlink>
        </w:p>
        <w:p w14:paraId="67841A2E" w14:textId="77777777" w:rsidR="006E6935" w:rsidRDefault="0092459D" w:rsidP="006E6935">
          <w:pPr>
            <w:pStyle w:val="35"/>
            <w:rPr>
              <w:rFonts w:asciiTheme="minorHAnsi" w:eastAsiaTheme="minorEastAsia" w:hAnsiTheme="minorHAnsi"/>
              <w:spacing w:val="0"/>
              <w:sz w:val="21"/>
              <w:szCs w:val="22"/>
            </w:rPr>
          </w:pPr>
          <w:hyperlink w:anchor="_Toc40799147" w:history="1">
            <w:r w:rsidR="006E6935" w:rsidRPr="0090429A">
              <w:rPr>
                <w:rStyle w:val="af7"/>
                <w:rFonts w:eastAsia="Malgun Gothic"/>
              </w:rPr>
              <w:t>4.1.2</w:t>
            </w:r>
            <w:r w:rsidR="006E6935">
              <w:rPr>
                <w:rFonts w:asciiTheme="minorHAnsi" w:eastAsiaTheme="minorEastAsia" w:hAnsiTheme="minorHAnsi"/>
                <w:spacing w:val="0"/>
                <w:sz w:val="21"/>
                <w:szCs w:val="22"/>
              </w:rPr>
              <w:tab/>
            </w:r>
            <w:r w:rsidR="006E6935" w:rsidRPr="0090429A">
              <w:rPr>
                <w:rStyle w:val="af7"/>
              </w:rPr>
              <w:t>HTTP</w:t>
            </w:r>
            <w:r w:rsidR="006E6935" w:rsidRPr="0090429A">
              <w:rPr>
                <w:rStyle w:val="af7"/>
                <w:rFonts w:hint="eastAsia"/>
              </w:rPr>
              <w:t>ヘッダ</w:t>
            </w:r>
            <w:r w:rsidR="006E6935" w:rsidRPr="0090429A">
              <w:rPr>
                <w:rStyle w:val="af7"/>
                <w:rFonts w:cs="ＭＳ ゴシック" w:hint="eastAsia"/>
              </w:rPr>
              <w:t>ー</w:t>
            </w:r>
            <w:r w:rsidR="006E6935">
              <w:rPr>
                <w:webHidden/>
              </w:rPr>
              <w:tab/>
            </w:r>
            <w:r w:rsidR="006E6935">
              <w:rPr>
                <w:webHidden/>
              </w:rPr>
              <w:fldChar w:fldCharType="begin"/>
            </w:r>
            <w:r w:rsidR="006E6935">
              <w:rPr>
                <w:webHidden/>
              </w:rPr>
              <w:instrText xml:space="preserve"> PAGEREF _Toc40799147 \h </w:instrText>
            </w:r>
            <w:r w:rsidR="006E6935">
              <w:rPr>
                <w:webHidden/>
              </w:rPr>
            </w:r>
            <w:r w:rsidR="006E6935">
              <w:rPr>
                <w:webHidden/>
              </w:rPr>
              <w:fldChar w:fldCharType="separate"/>
            </w:r>
            <w:r>
              <w:rPr>
                <w:webHidden/>
              </w:rPr>
              <w:t>122</w:t>
            </w:r>
            <w:r w:rsidR="006E6935">
              <w:rPr>
                <w:webHidden/>
              </w:rPr>
              <w:fldChar w:fldCharType="end"/>
            </w:r>
          </w:hyperlink>
        </w:p>
        <w:p w14:paraId="51ED38A4" w14:textId="77777777" w:rsidR="006E6935" w:rsidRDefault="0092459D" w:rsidP="006E6935">
          <w:pPr>
            <w:pStyle w:val="35"/>
            <w:rPr>
              <w:rFonts w:asciiTheme="minorHAnsi" w:eastAsiaTheme="minorEastAsia" w:hAnsiTheme="minorHAnsi"/>
              <w:spacing w:val="0"/>
              <w:sz w:val="21"/>
              <w:szCs w:val="22"/>
            </w:rPr>
          </w:pPr>
          <w:hyperlink w:anchor="_Toc40799148" w:history="1">
            <w:r w:rsidR="006E6935" w:rsidRPr="0090429A">
              <w:rPr>
                <w:rStyle w:val="af7"/>
                <w:rFonts w:eastAsia="Malgun Gothic"/>
              </w:rPr>
              <w:t>4.1.3</w:t>
            </w:r>
            <w:r w:rsidR="006E6935">
              <w:rPr>
                <w:rFonts w:asciiTheme="minorHAnsi" w:eastAsiaTheme="minorEastAsia" w:hAnsiTheme="minorHAnsi"/>
                <w:spacing w:val="0"/>
                <w:sz w:val="21"/>
                <w:szCs w:val="22"/>
              </w:rPr>
              <w:tab/>
            </w:r>
            <w:r w:rsidR="006E6935" w:rsidRPr="0090429A">
              <w:rPr>
                <w:rStyle w:val="af7"/>
              </w:rPr>
              <w:t>HTTP</w:t>
            </w:r>
            <w:r w:rsidR="006E6935" w:rsidRPr="0090429A">
              <w:rPr>
                <w:rStyle w:val="af7"/>
                <w:rFonts w:hint="eastAsia"/>
              </w:rPr>
              <w:t>メソッド</w:t>
            </w:r>
            <w:r w:rsidR="006E6935">
              <w:rPr>
                <w:webHidden/>
              </w:rPr>
              <w:tab/>
            </w:r>
            <w:r w:rsidR="006E6935">
              <w:rPr>
                <w:webHidden/>
              </w:rPr>
              <w:fldChar w:fldCharType="begin"/>
            </w:r>
            <w:r w:rsidR="006E6935">
              <w:rPr>
                <w:webHidden/>
              </w:rPr>
              <w:instrText xml:space="preserve"> PAGEREF _Toc40799148 \h </w:instrText>
            </w:r>
            <w:r w:rsidR="006E6935">
              <w:rPr>
                <w:webHidden/>
              </w:rPr>
            </w:r>
            <w:r w:rsidR="006E6935">
              <w:rPr>
                <w:webHidden/>
              </w:rPr>
              <w:fldChar w:fldCharType="separate"/>
            </w:r>
            <w:r>
              <w:rPr>
                <w:webHidden/>
              </w:rPr>
              <w:t>122</w:t>
            </w:r>
            <w:r w:rsidR="006E6935">
              <w:rPr>
                <w:webHidden/>
              </w:rPr>
              <w:fldChar w:fldCharType="end"/>
            </w:r>
          </w:hyperlink>
        </w:p>
        <w:p w14:paraId="14A2D4EE" w14:textId="77777777" w:rsidR="006E6935" w:rsidRDefault="0092459D" w:rsidP="006E6935">
          <w:pPr>
            <w:pStyle w:val="25"/>
            <w:rPr>
              <w:rFonts w:asciiTheme="minorHAnsi" w:eastAsiaTheme="minorEastAsia" w:hAnsiTheme="minorHAnsi"/>
              <w:b w:val="0"/>
              <w:spacing w:val="0"/>
              <w:sz w:val="21"/>
              <w:szCs w:val="22"/>
            </w:rPr>
          </w:pPr>
          <w:hyperlink w:anchor="_Toc40799149" w:history="1">
            <w:r w:rsidR="006E6935" w:rsidRPr="0090429A">
              <w:rPr>
                <w:rStyle w:val="af7"/>
                <w:rFonts w:eastAsia="Malgun Gothic"/>
              </w:rPr>
              <w:t>4.2</w:t>
            </w:r>
            <w:r w:rsidR="006E6935">
              <w:rPr>
                <w:rFonts w:asciiTheme="minorHAnsi" w:eastAsiaTheme="minorEastAsia" w:hAnsiTheme="minorHAnsi"/>
                <w:b w:val="0"/>
                <w:spacing w:val="0"/>
                <w:sz w:val="21"/>
                <w:szCs w:val="22"/>
              </w:rPr>
              <w:tab/>
            </w:r>
            <w:r w:rsidR="006E6935" w:rsidRPr="0090429A">
              <w:rPr>
                <w:rStyle w:val="af7"/>
              </w:rPr>
              <w:t>JSON</w:t>
            </w:r>
            <w:r w:rsidR="006E6935" w:rsidRPr="0090429A">
              <w:rPr>
                <w:rStyle w:val="af7"/>
                <w:rFonts w:cs="Malgun Gothic" w:hint="eastAsia"/>
              </w:rPr>
              <w:t>メッセ</w:t>
            </w:r>
            <w:r w:rsidR="006E6935" w:rsidRPr="0090429A">
              <w:rPr>
                <w:rStyle w:val="af7"/>
                <w:rFonts w:cs="ＭＳ ゴシック" w:hint="eastAsia"/>
              </w:rPr>
              <w:t>ー</w:t>
            </w:r>
            <w:r w:rsidR="006E6935" w:rsidRPr="0090429A">
              <w:rPr>
                <w:rStyle w:val="af7"/>
                <w:rFonts w:cs="Malgun Gothic" w:hint="eastAsia"/>
              </w:rPr>
              <w:t>ジ</w:t>
            </w:r>
            <w:r w:rsidR="006E6935">
              <w:rPr>
                <w:webHidden/>
              </w:rPr>
              <w:tab/>
            </w:r>
            <w:r w:rsidR="006E6935">
              <w:rPr>
                <w:webHidden/>
              </w:rPr>
              <w:fldChar w:fldCharType="begin"/>
            </w:r>
            <w:r w:rsidR="006E6935">
              <w:rPr>
                <w:webHidden/>
              </w:rPr>
              <w:instrText xml:space="preserve"> PAGEREF _Toc40799149 \h </w:instrText>
            </w:r>
            <w:r w:rsidR="006E6935">
              <w:rPr>
                <w:webHidden/>
              </w:rPr>
            </w:r>
            <w:r w:rsidR="006E6935">
              <w:rPr>
                <w:webHidden/>
              </w:rPr>
              <w:fldChar w:fldCharType="separate"/>
            </w:r>
            <w:r>
              <w:rPr>
                <w:webHidden/>
              </w:rPr>
              <w:t>122</w:t>
            </w:r>
            <w:r w:rsidR="006E6935">
              <w:rPr>
                <w:webHidden/>
              </w:rPr>
              <w:fldChar w:fldCharType="end"/>
            </w:r>
          </w:hyperlink>
        </w:p>
        <w:p w14:paraId="45CF70C6" w14:textId="77777777" w:rsidR="006E6935" w:rsidRDefault="0092459D" w:rsidP="006E6935">
          <w:pPr>
            <w:pStyle w:val="35"/>
            <w:rPr>
              <w:rFonts w:asciiTheme="minorHAnsi" w:eastAsiaTheme="minorEastAsia" w:hAnsiTheme="minorHAnsi"/>
              <w:spacing w:val="0"/>
              <w:sz w:val="21"/>
              <w:szCs w:val="22"/>
            </w:rPr>
          </w:pPr>
          <w:hyperlink w:anchor="_Toc40799150" w:history="1">
            <w:r w:rsidR="006E6935" w:rsidRPr="0090429A">
              <w:rPr>
                <w:rStyle w:val="af7"/>
                <w:rFonts w:eastAsia="Malgun Gothic"/>
              </w:rPr>
              <w:t>4.2.1</w:t>
            </w:r>
            <w:r w:rsidR="006E6935">
              <w:rPr>
                <w:rFonts w:asciiTheme="minorHAnsi" w:eastAsiaTheme="minorEastAsia" w:hAnsiTheme="minorHAnsi"/>
                <w:spacing w:val="0"/>
                <w:sz w:val="21"/>
                <w:szCs w:val="22"/>
              </w:rPr>
              <w:tab/>
            </w:r>
            <w:r w:rsidR="006E6935" w:rsidRPr="0090429A">
              <w:rPr>
                <w:rStyle w:val="af7"/>
                <w:rFonts w:hint="eastAsia"/>
              </w:rPr>
              <w:t>リクエストメッセ</w:t>
            </w:r>
            <w:r w:rsidR="006E6935" w:rsidRPr="0090429A">
              <w:rPr>
                <w:rStyle w:val="af7"/>
                <w:rFonts w:cs="ＭＳ ゴシック" w:hint="eastAsia"/>
              </w:rPr>
              <w:t>ー</w:t>
            </w:r>
            <w:r w:rsidR="006E6935" w:rsidRPr="0090429A">
              <w:rPr>
                <w:rStyle w:val="af7"/>
                <w:rFonts w:cs="Malgun Gothic" w:hint="eastAsia"/>
              </w:rPr>
              <w:t>ジ</w:t>
            </w:r>
            <w:r w:rsidR="006E6935">
              <w:rPr>
                <w:webHidden/>
              </w:rPr>
              <w:tab/>
            </w:r>
            <w:r w:rsidR="006E6935">
              <w:rPr>
                <w:webHidden/>
              </w:rPr>
              <w:fldChar w:fldCharType="begin"/>
            </w:r>
            <w:r w:rsidR="006E6935">
              <w:rPr>
                <w:webHidden/>
              </w:rPr>
              <w:instrText xml:space="preserve"> PAGEREF _Toc40799150 \h </w:instrText>
            </w:r>
            <w:r w:rsidR="006E6935">
              <w:rPr>
                <w:webHidden/>
              </w:rPr>
            </w:r>
            <w:r w:rsidR="006E6935">
              <w:rPr>
                <w:webHidden/>
              </w:rPr>
              <w:fldChar w:fldCharType="separate"/>
            </w:r>
            <w:r>
              <w:rPr>
                <w:webHidden/>
              </w:rPr>
              <w:t>122</w:t>
            </w:r>
            <w:r w:rsidR="006E6935">
              <w:rPr>
                <w:webHidden/>
              </w:rPr>
              <w:fldChar w:fldCharType="end"/>
            </w:r>
          </w:hyperlink>
        </w:p>
        <w:p w14:paraId="42262C41" w14:textId="77777777" w:rsidR="006E6935" w:rsidRDefault="0092459D" w:rsidP="006E6935">
          <w:pPr>
            <w:pStyle w:val="35"/>
            <w:rPr>
              <w:rFonts w:asciiTheme="minorHAnsi" w:eastAsiaTheme="minorEastAsia" w:hAnsiTheme="minorHAnsi"/>
              <w:spacing w:val="0"/>
              <w:sz w:val="21"/>
              <w:szCs w:val="22"/>
            </w:rPr>
          </w:pPr>
          <w:hyperlink w:anchor="_Toc40799151" w:history="1">
            <w:r w:rsidR="006E6935" w:rsidRPr="0090429A">
              <w:rPr>
                <w:rStyle w:val="af7"/>
                <w:rFonts w:eastAsia="Malgun Gothic"/>
              </w:rPr>
              <w:t>4.2.2</w:t>
            </w:r>
            <w:r w:rsidR="006E6935">
              <w:rPr>
                <w:rFonts w:asciiTheme="minorHAnsi" w:eastAsiaTheme="minorEastAsia" w:hAnsiTheme="minorHAnsi"/>
                <w:spacing w:val="0"/>
                <w:sz w:val="21"/>
                <w:szCs w:val="22"/>
              </w:rPr>
              <w:tab/>
            </w:r>
            <w:r w:rsidR="006E6935" w:rsidRPr="0090429A">
              <w:rPr>
                <w:rStyle w:val="af7"/>
                <w:rFonts w:hint="eastAsia"/>
              </w:rPr>
              <w:t>レスポンスメッセ</w:t>
            </w:r>
            <w:r w:rsidR="006E6935" w:rsidRPr="0090429A">
              <w:rPr>
                <w:rStyle w:val="af7"/>
                <w:rFonts w:cs="ＭＳ ゴシック" w:hint="eastAsia"/>
              </w:rPr>
              <w:t>ー</w:t>
            </w:r>
            <w:r w:rsidR="006E6935" w:rsidRPr="0090429A">
              <w:rPr>
                <w:rStyle w:val="af7"/>
                <w:rFonts w:cs="Malgun Gothic" w:hint="eastAsia"/>
              </w:rPr>
              <w:t>ジ</w:t>
            </w:r>
            <w:r w:rsidR="006E6935">
              <w:rPr>
                <w:webHidden/>
              </w:rPr>
              <w:tab/>
            </w:r>
            <w:r w:rsidR="006E6935">
              <w:rPr>
                <w:webHidden/>
              </w:rPr>
              <w:fldChar w:fldCharType="begin"/>
            </w:r>
            <w:r w:rsidR="006E6935">
              <w:rPr>
                <w:webHidden/>
              </w:rPr>
              <w:instrText xml:space="preserve"> PAGEREF _Toc40799151 \h </w:instrText>
            </w:r>
            <w:r w:rsidR="006E6935">
              <w:rPr>
                <w:webHidden/>
              </w:rPr>
            </w:r>
            <w:r w:rsidR="006E6935">
              <w:rPr>
                <w:webHidden/>
              </w:rPr>
              <w:fldChar w:fldCharType="separate"/>
            </w:r>
            <w:r>
              <w:rPr>
                <w:webHidden/>
              </w:rPr>
              <w:t>123</w:t>
            </w:r>
            <w:r w:rsidR="006E6935">
              <w:rPr>
                <w:webHidden/>
              </w:rPr>
              <w:fldChar w:fldCharType="end"/>
            </w:r>
          </w:hyperlink>
        </w:p>
        <w:p w14:paraId="4D7C88AA" w14:textId="77777777" w:rsidR="006E6935" w:rsidRDefault="0092459D" w:rsidP="006E6935">
          <w:pPr>
            <w:pStyle w:val="35"/>
            <w:rPr>
              <w:rFonts w:asciiTheme="minorHAnsi" w:eastAsiaTheme="minorEastAsia" w:hAnsiTheme="minorHAnsi"/>
              <w:spacing w:val="0"/>
              <w:sz w:val="21"/>
              <w:szCs w:val="22"/>
            </w:rPr>
          </w:pPr>
          <w:hyperlink w:anchor="_Toc40799152" w:history="1">
            <w:r w:rsidR="006E6935" w:rsidRPr="0090429A">
              <w:rPr>
                <w:rStyle w:val="af7"/>
                <w:rFonts w:eastAsia="Malgun Gothic"/>
              </w:rPr>
              <w:t>4.2.3</w:t>
            </w:r>
            <w:r w:rsidR="006E6935">
              <w:rPr>
                <w:rFonts w:asciiTheme="minorHAnsi" w:eastAsiaTheme="minorEastAsia" w:hAnsiTheme="minorHAnsi"/>
                <w:spacing w:val="0"/>
                <w:sz w:val="21"/>
                <w:szCs w:val="22"/>
              </w:rPr>
              <w:tab/>
            </w:r>
            <w:r w:rsidR="006E6935" w:rsidRPr="0090429A">
              <w:rPr>
                <w:rStyle w:val="af7"/>
                <w:rFonts w:cs="ＭＳ 明朝" w:hint="eastAsia"/>
              </w:rPr>
              <w:t>エラ</w:t>
            </w:r>
            <w:r w:rsidR="006E6935" w:rsidRPr="0090429A">
              <w:rPr>
                <w:rStyle w:val="af7"/>
                <w:rFonts w:cs="ＭＳ ゴシック" w:hint="eastAsia"/>
              </w:rPr>
              <w:t>ー</w:t>
            </w:r>
            <w:r w:rsidR="006E6935" w:rsidRPr="0090429A">
              <w:rPr>
                <w:rStyle w:val="af7"/>
                <w:rFonts w:hint="eastAsia"/>
              </w:rPr>
              <w:t>メッセ</w:t>
            </w:r>
            <w:r w:rsidR="006E6935" w:rsidRPr="0090429A">
              <w:rPr>
                <w:rStyle w:val="af7"/>
                <w:rFonts w:cs="ＭＳ ゴシック" w:hint="eastAsia"/>
              </w:rPr>
              <w:t>ー</w:t>
            </w:r>
            <w:r w:rsidR="006E6935" w:rsidRPr="0090429A">
              <w:rPr>
                <w:rStyle w:val="af7"/>
                <w:rFonts w:hint="eastAsia"/>
              </w:rPr>
              <w:t>ジ</w:t>
            </w:r>
            <w:r w:rsidR="006E6935">
              <w:rPr>
                <w:webHidden/>
              </w:rPr>
              <w:tab/>
            </w:r>
            <w:r w:rsidR="006E6935">
              <w:rPr>
                <w:webHidden/>
              </w:rPr>
              <w:fldChar w:fldCharType="begin"/>
            </w:r>
            <w:r w:rsidR="006E6935">
              <w:rPr>
                <w:webHidden/>
              </w:rPr>
              <w:instrText xml:space="preserve"> PAGEREF _Toc40799152 \h </w:instrText>
            </w:r>
            <w:r w:rsidR="006E6935">
              <w:rPr>
                <w:webHidden/>
              </w:rPr>
            </w:r>
            <w:r w:rsidR="006E6935">
              <w:rPr>
                <w:webHidden/>
              </w:rPr>
              <w:fldChar w:fldCharType="separate"/>
            </w:r>
            <w:r>
              <w:rPr>
                <w:webHidden/>
              </w:rPr>
              <w:t>124</w:t>
            </w:r>
            <w:r w:rsidR="006E6935">
              <w:rPr>
                <w:webHidden/>
              </w:rPr>
              <w:fldChar w:fldCharType="end"/>
            </w:r>
          </w:hyperlink>
        </w:p>
        <w:p w14:paraId="3D93AD70" w14:textId="77777777" w:rsidR="006E6935" w:rsidRDefault="0092459D" w:rsidP="006E6935">
          <w:pPr>
            <w:pStyle w:val="35"/>
            <w:rPr>
              <w:rFonts w:asciiTheme="minorHAnsi" w:eastAsiaTheme="minorEastAsia" w:hAnsiTheme="minorHAnsi"/>
              <w:spacing w:val="0"/>
              <w:sz w:val="21"/>
              <w:szCs w:val="22"/>
            </w:rPr>
          </w:pPr>
          <w:hyperlink w:anchor="_Toc40799153" w:history="1">
            <w:r w:rsidR="006E6935" w:rsidRPr="0090429A">
              <w:rPr>
                <w:rStyle w:val="af7"/>
                <w:rFonts w:eastAsia="Malgun Gothic"/>
              </w:rPr>
              <w:t>4.2.4</w:t>
            </w:r>
            <w:r w:rsidR="006E6935">
              <w:rPr>
                <w:rFonts w:asciiTheme="minorHAnsi" w:eastAsiaTheme="minorEastAsia" w:hAnsiTheme="minorHAnsi"/>
                <w:spacing w:val="0"/>
                <w:sz w:val="21"/>
                <w:szCs w:val="22"/>
              </w:rPr>
              <w:tab/>
            </w:r>
            <w:r w:rsidR="006E6935" w:rsidRPr="0090429A">
              <w:rPr>
                <w:rStyle w:val="af7"/>
                <w:rFonts w:hint="eastAsia"/>
              </w:rPr>
              <w:t>特殊文字</w:t>
            </w:r>
            <w:r w:rsidR="006E6935">
              <w:rPr>
                <w:webHidden/>
              </w:rPr>
              <w:tab/>
            </w:r>
            <w:r w:rsidR="006E6935">
              <w:rPr>
                <w:webHidden/>
              </w:rPr>
              <w:fldChar w:fldCharType="begin"/>
            </w:r>
            <w:r w:rsidR="006E6935">
              <w:rPr>
                <w:webHidden/>
              </w:rPr>
              <w:instrText xml:space="preserve"> PAGEREF _Toc40799153 \h </w:instrText>
            </w:r>
            <w:r w:rsidR="006E6935">
              <w:rPr>
                <w:webHidden/>
              </w:rPr>
            </w:r>
            <w:r w:rsidR="006E6935">
              <w:rPr>
                <w:webHidden/>
              </w:rPr>
              <w:fldChar w:fldCharType="separate"/>
            </w:r>
            <w:r>
              <w:rPr>
                <w:webHidden/>
              </w:rPr>
              <w:t>124</w:t>
            </w:r>
            <w:r w:rsidR="006E6935">
              <w:rPr>
                <w:webHidden/>
              </w:rPr>
              <w:fldChar w:fldCharType="end"/>
            </w:r>
          </w:hyperlink>
        </w:p>
        <w:p w14:paraId="657166B2" w14:textId="77777777" w:rsidR="006E6935" w:rsidRDefault="0092459D">
          <w:pPr>
            <w:pStyle w:val="14"/>
            <w:rPr>
              <w:rFonts w:asciiTheme="minorHAnsi" w:eastAsiaTheme="minorEastAsia" w:hAnsiTheme="minorHAnsi"/>
              <w:b w:val="0"/>
              <w:spacing w:val="0"/>
              <w:sz w:val="21"/>
              <w:szCs w:val="22"/>
            </w:rPr>
          </w:pPr>
          <w:hyperlink w:anchor="_Toc40799154" w:history="1">
            <w:r w:rsidR="006E6935" w:rsidRPr="0090429A">
              <w:rPr>
                <w:rStyle w:val="af7"/>
                <w:rFonts w:eastAsia="Malgun Gothic"/>
              </w:rPr>
              <w:t>5.</w:t>
            </w:r>
            <w:r w:rsidR="006E6935">
              <w:rPr>
                <w:rFonts w:asciiTheme="minorHAnsi" w:eastAsiaTheme="minorEastAsia" w:hAnsiTheme="minorHAnsi"/>
                <w:b w:val="0"/>
                <w:spacing w:val="0"/>
                <w:sz w:val="21"/>
                <w:szCs w:val="22"/>
              </w:rPr>
              <w:tab/>
            </w:r>
            <w:r w:rsidR="006E6935" w:rsidRPr="0090429A">
              <w:rPr>
                <w:rStyle w:val="af7"/>
                <w:rFonts w:hint="eastAsia"/>
              </w:rPr>
              <w:t>ルールアプリケーション開発イシュー</w:t>
            </w:r>
            <w:r w:rsidR="006E6935">
              <w:rPr>
                <w:webHidden/>
              </w:rPr>
              <w:tab/>
            </w:r>
            <w:r w:rsidR="006E6935">
              <w:rPr>
                <w:webHidden/>
              </w:rPr>
              <w:fldChar w:fldCharType="begin"/>
            </w:r>
            <w:r w:rsidR="006E6935">
              <w:rPr>
                <w:webHidden/>
              </w:rPr>
              <w:instrText xml:space="preserve"> PAGEREF _Toc40799154 \h </w:instrText>
            </w:r>
            <w:r w:rsidR="006E6935">
              <w:rPr>
                <w:webHidden/>
              </w:rPr>
            </w:r>
            <w:r w:rsidR="006E6935">
              <w:rPr>
                <w:webHidden/>
              </w:rPr>
              <w:fldChar w:fldCharType="separate"/>
            </w:r>
            <w:r>
              <w:rPr>
                <w:webHidden/>
              </w:rPr>
              <w:t>125</w:t>
            </w:r>
            <w:r w:rsidR="006E6935">
              <w:rPr>
                <w:webHidden/>
              </w:rPr>
              <w:fldChar w:fldCharType="end"/>
            </w:r>
          </w:hyperlink>
        </w:p>
        <w:p w14:paraId="4A7D9FAB" w14:textId="77777777" w:rsidR="006E6935" w:rsidRDefault="0092459D" w:rsidP="006E6935">
          <w:pPr>
            <w:pStyle w:val="25"/>
            <w:rPr>
              <w:rFonts w:asciiTheme="minorHAnsi" w:eastAsiaTheme="minorEastAsia" w:hAnsiTheme="minorHAnsi"/>
              <w:b w:val="0"/>
              <w:spacing w:val="0"/>
              <w:sz w:val="21"/>
              <w:szCs w:val="22"/>
            </w:rPr>
          </w:pPr>
          <w:hyperlink w:anchor="_Toc40799155" w:history="1">
            <w:r w:rsidR="006E6935" w:rsidRPr="0090429A">
              <w:rPr>
                <w:rStyle w:val="af7"/>
                <w:rFonts w:eastAsia="Malgun Gothic"/>
              </w:rPr>
              <w:t>5.1</w:t>
            </w:r>
            <w:r w:rsidR="006E6935">
              <w:rPr>
                <w:rFonts w:asciiTheme="minorHAnsi" w:eastAsiaTheme="minorEastAsia" w:hAnsiTheme="minorHAnsi"/>
                <w:b w:val="0"/>
                <w:spacing w:val="0"/>
                <w:sz w:val="21"/>
                <w:szCs w:val="22"/>
              </w:rPr>
              <w:tab/>
            </w:r>
            <w:r w:rsidR="006E6935" w:rsidRPr="0090429A">
              <w:rPr>
                <w:rStyle w:val="af7"/>
                <w:rFonts w:hint="eastAsia"/>
              </w:rPr>
              <w:t>数値型イシュー</w:t>
            </w:r>
            <w:r w:rsidR="006E6935">
              <w:rPr>
                <w:webHidden/>
              </w:rPr>
              <w:tab/>
            </w:r>
            <w:r w:rsidR="006E6935">
              <w:rPr>
                <w:webHidden/>
              </w:rPr>
              <w:fldChar w:fldCharType="begin"/>
            </w:r>
            <w:r w:rsidR="006E6935">
              <w:rPr>
                <w:webHidden/>
              </w:rPr>
              <w:instrText xml:space="preserve"> PAGEREF _Toc40799155 \h </w:instrText>
            </w:r>
            <w:r w:rsidR="006E6935">
              <w:rPr>
                <w:webHidden/>
              </w:rPr>
            </w:r>
            <w:r w:rsidR="006E6935">
              <w:rPr>
                <w:webHidden/>
              </w:rPr>
              <w:fldChar w:fldCharType="separate"/>
            </w:r>
            <w:r>
              <w:rPr>
                <w:webHidden/>
              </w:rPr>
              <w:t>125</w:t>
            </w:r>
            <w:r w:rsidR="006E6935">
              <w:rPr>
                <w:webHidden/>
              </w:rPr>
              <w:fldChar w:fldCharType="end"/>
            </w:r>
          </w:hyperlink>
        </w:p>
        <w:p w14:paraId="50633744" w14:textId="77777777" w:rsidR="006E6935" w:rsidRDefault="0092459D" w:rsidP="006E6935">
          <w:pPr>
            <w:pStyle w:val="35"/>
            <w:rPr>
              <w:rFonts w:asciiTheme="minorHAnsi" w:eastAsiaTheme="minorEastAsia" w:hAnsiTheme="minorHAnsi"/>
              <w:spacing w:val="0"/>
              <w:sz w:val="21"/>
              <w:szCs w:val="22"/>
            </w:rPr>
          </w:pPr>
          <w:hyperlink w:anchor="_Toc40799156" w:history="1">
            <w:r w:rsidR="006E6935" w:rsidRPr="0090429A">
              <w:rPr>
                <w:rStyle w:val="af7"/>
                <w:rFonts w:eastAsia="Malgun Gothic"/>
              </w:rPr>
              <w:t>5.1.1</w:t>
            </w:r>
            <w:r w:rsidR="006E6935">
              <w:rPr>
                <w:rFonts w:asciiTheme="minorHAnsi" w:eastAsiaTheme="minorEastAsia" w:hAnsiTheme="minorHAnsi"/>
                <w:spacing w:val="0"/>
                <w:sz w:val="21"/>
                <w:szCs w:val="22"/>
              </w:rPr>
              <w:tab/>
            </w:r>
            <w:r w:rsidR="006E6935" w:rsidRPr="0090429A">
              <w:rPr>
                <w:rStyle w:val="af7"/>
              </w:rPr>
              <w:t>hello-double.c</w:t>
            </w:r>
            <w:r w:rsidR="006E6935">
              <w:rPr>
                <w:webHidden/>
              </w:rPr>
              <w:tab/>
            </w:r>
            <w:r w:rsidR="006E6935">
              <w:rPr>
                <w:webHidden/>
              </w:rPr>
              <w:fldChar w:fldCharType="begin"/>
            </w:r>
            <w:r w:rsidR="006E6935">
              <w:rPr>
                <w:webHidden/>
              </w:rPr>
              <w:instrText xml:space="preserve"> PAGEREF _Toc40799156 \h </w:instrText>
            </w:r>
            <w:r w:rsidR="006E6935">
              <w:rPr>
                <w:webHidden/>
              </w:rPr>
            </w:r>
            <w:r w:rsidR="006E6935">
              <w:rPr>
                <w:webHidden/>
              </w:rPr>
              <w:fldChar w:fldCharType="separate"/>
            </w:r>
            <w:r>
              <w:rPr>
                <w:webHidden/>
              </w:rPr>
              <w:t>125</w:t>
            </w:r>
            <w:r w:rsidR="006E6935">
              <w:rPr>
                <w:webHidden/>
              </w:rPr>
              <w:fldChar w:fldCharType="end"/>
            </w:r>
          </w:hyperlink>
        </w:p>
        <w:p w14:paraId="094C04DF" w14:textId="77777777" w:rsidR="006E6935" w:rsidRDefault="0092459D" w:rsidP="006E6935">
          <w:pPr>
            <w:pStyle w:val="35"/>
            <w:rPr>
              <w:rFonts w:asciiTheme="minorHAnsi" w:eastAsiaTheme="minorEastAsia" w:hAnsiTheme="minorHAnsi"/>
              <w:spacing w:val="0"/>
              <w:sz w:val="21"/>
              <w:szCs w:val="22"/>
            </w:rPr>
          </w:pPr>
          <w:hyperlink w:anchor="_Toc40799157" w:history="1">
            <w:r w:rsidR="006E6935" w:rsidRPr="0090429A">
              <w:rPr>
                <w:rStyle w:val="af7"/>
                <w:rFonts w:eastAsia="Malgun Gothic"/>
              </w:rPr>
              <w:t>5.1.2</w:t>
            </w:r>
            <w:r w:rsidR="006E6935">
              <w:rPr>
                <w:rFonts w:asciiTheme="minorHAnsi" w:eastAsiaTheme="minorEastAsia" w:hAnsiTheme="minorHAnsi"/>
                <w:spacing w:val="0"/>
                <w:sz w:val="21"/>
                <w:szCs w:val="22"/>
              </w:rPr>
              <w:tab/>
            </w:r>
            <w:r w:rsidR="006E6935" w:rsidRPr="0090429A">
              <w:rPr>
                <w:rStyle w:val="af7"/>
              </w:rPr>
              <w:t>2</w:t>
            </w:r>
            <w:r w:rsidR="006E6935" w:rsidRPr="0090429A">
              <w:rPr>
                <w:rStyle w:val="af7"/>
                <w:rFonts w:hint="eastAsia"/>
              </w:rPr>
              <w:t>進法での表記</w:t>
            </w:r>
            <w:r w:rsidR="006E6935">
              <w:rPr>
                <w:webHidden/>
              </w:rPr>
              <w:tab/>
            </w:r>
            <w:r w:rsidR="006E6935">
              <w:rPr>
                <w:webHidden/>
              </w:rPr>
              <w:fldChar w:fldCharType="begin"/>
            </w:r>
            <w:r w:rsidR="006E6935">
              <w:rPr>
                <w:webHidden/>
              </w:rPr>
              <w:instrText xml:space="preserve"> PAGEREF _Toc40799157 \h </w:instrText>
            </w:r>
            <w:r w:rsidR="006E6935">
              <w:rPr>
                <w:webHidden/>
              </w:rPr>
            </w:r>
            <w:r w:rsidR="006E6935">
              <w:rPr>
                <w:webHidden/>
              </w:rPr>
              <w:fldChar w:fldCharType="separate"/>
            </w:r>
            <w:r>
              <w:rPr>
                <w:webHidden/>
              </w:rPr>
              <w:t>126</w:t>
            </w:r>
            <w:r w:rsidR="006E6935">
              <w:rPr>
                <w:webHidden/>
              </w:rPr>
              <w:fldChar w:fldCharType="end"/>
            </w:r>
          </w:hyperlink>
        </w:p>
        <w:p w14:paraId="44639855" w14:textId="77777777" w:rsidR="006E6935" w:rsidRDefault="0092459D" w:rsidP="006E6935">
          <w:pPr>
            <w:pStyle w:val="35"/>
            <w:rPr>
              <w:rFonts w:asciiTheme="minorHAnsi" w:eastAsiaTheme="minorEastAsia" w:hAnsiTheme="minorHAnsi"/>
              <w:spacing w:val="0"/>
              <w:sz w:val="21"/>
              <w:szCs w:val="22"/>
            </w:rPr>
          </w:pPr>
          <w:hyperlink w:anchor="_Toc40799158" w:history="1">
            <w:r w:rsidR="006E6935" w:rsidRPr="0090429A">
              <w:rPr>
                <w:rStyle w:val="af7"/>
                <w:rFonts w:eastAsia="Malgun Gothic"/>
              </w:rPr>
              <w:t>5.1.3</w:t>
            </w:r>
            <w:r w:rsidR="006E6935">
              <w:rPr>
                <w:rFonts w:asciiTheme="minorHAnsi" w:eastAsiaTheme="minorEastAsia" w:hAnsiTheme="minorHAnsi"/>
                <w:spacing w:val="0"/>
                <w:sz w:val="21"/>
                <w:szCs w:val="22"/>
              </w:rPr>
              <w:tab/>
            </w:r>
            <w:r w:rsidR="006E6935" w:rsidRPr="0090429A">
              <w:rPr>
                <w:rStyle w:val="af7"/>
              </w:rPr>
              <w:t>IEEE754</w:t>
            </w:r>
            <w:r w:rsidR="006E6935" w:rsidRPr="0090429A">
              <w:rPr>
                <w:rStyle w:val="af7"/>
                <w:rFonts w:hint="eastAsia"/>
              </w:rPr>
              <w:t>倍精度実数型</w:t>
            </w:r>
            <w:r w:rsidR="006E6935">
              <w:rPr>
                <w:webHidden/>
              </w:rPr>
              <w:tab/>
            </w:r>
            <w:r w:rsidR="006E6935">
              <w:rPr>
                <w:webHidden/>
              </w:rPr>
              <w:fldChar w:fldCharType="begin"/>
            </w:r>
            <w:r w:rsidR="006E6935">
              <w:rPr>
                <w:webHidden/>
              </w:rPr>
              <w:instrText xml:space="preserve"> PAGEREF _Toc40799158 \h </w:instrText>
            </w:r>
            <w:r w:rsidR="006E6935">
              <w:rPr>
                <w:webHidden/>
              </w:rPr>
            </w:r>
            <w:r w:rsidR="006E6935">
              <w:rPr>
                <w:webHidden/>
              </w:rPr>
              <w:fldChar w:fldCharType="separate"/>
            </w:r>
            <w:r>
              <w:rPr>
                <w:webHidden/>
              </w:rPr>
              <w:t>127</w:t>
            </w:r>
            <w:r w:rsidR="006E6935">
              <w:rPr>
                <w:webHidden/>
              </w:rPr>
              <w:fldChar w:fldCharType="end"/>
            </w:r>
          </w:hyperlink>
        </w:p>
        <w:p w14:paraId="3BD7CCFF" w14:textId="77777777" w:rsidR="006E6935" w:rsidRDefault="0092459D" w:rsidP="006E6935">
          <w:pPr>
            <w:pStyle w:val="35"/>
            <w:rPr>
              <w:rFonts w:asciiTheme="minorHAnsi" w:eastAsiaTheme="minorEastAsia" w:hAnsiTheme="minorHAnsi"/>
              <w:spacing w:val="0"/>
              <w:sz w:val="21"/>
              <w:szCs w:val="22"/>
            </w:rPr>
          </w:pPr>
          <w:hyperlink w:anchor="_Toc40799159" w:history="1">
            <w:r w:rsidR="006E6935" w:rsidRPr="0090429A">
              <w:rPr>
                <w:rStyle w:val="af7"/>
                <w:rFonts w:eastAsia="Malgun Gothic"/>
              </w:rPr>
              <w:t>5.1.4</w:t>
            </w:r>
            <w:r w:rsidR="006E6935">
              <w:rPr>
                <w:rFonts w:asciiTheme="minorHAnsi" w:eastAsiaTheme="minorEastAsia" w:hAnsiTheme="minorHAnsi"/>
                <w:spacing w:val="0"/>
                <w:sz w:val="21"/>
                <w:szCs w:val="22"/>
              </w:rPr>
              <w:tab/>
            </w:r>
            <w:r w:rsidR="006E6935" w:rsidRPr="0090429A">
              <w:rPr>
                <w:rStyle w:val="af7"/>
                <w:rFonts w:hint="eastAsia"/>
              </w:rPr>
              <w:t>演算の誤差・累積</w:t>
            </w:r>
            <w:r w:rsidR="006E6935">
              <w:rPr>
                <w:webHidden/>
              </w:rPr>
              <w:tab/>
            </w:r>
            <w:r w:rsidR="006E6935">
              <w:rPr>
                <w:webHidden/>
              </w:rPr>
              <w:fldChar w:fldCharType="begin"/>
            </w:r>
            <w:r w:rsidR="006E6935">
              <w:rPr>
                <w:webHidden/>
              </w:rPr>
              <w:instrText xml:space="preserve"> PAGEREF _Toc40799159 \h </w:instrText>
            </w:r>
            <w:r w:rsidR="006E6935">
              <w:rPr>
                <w:webHidden/>
              </w:rPr>
            </w:r>
            <w:r w:rsidR="006E6935">
              <w:rPr>
                <w:webHidden/>
              </w:rPr>
              <w:fldChar w:fldCharType="separate"/>
            </w:r>
            <w:r>
              <w:rPr>
                <w:webHidden/>
              </w:rPr>
              <w:t>129</w:t>
            </w:r>
            <w:r w:rsidR="006E6935">
              <w:rPr>
                <w:webHidden/>
              </w:rPr>
              <w:fldChar w:fldCharType="end"/>
            </w:r>
          </w:hyperlink>
        </w:p>
        <w:p w14:paraId="60E01D7D" w14:textId="77777777" w:rsidR="006E6935" w:rsidRDefault="0092459D" w:rsidP="006E6935">
          <w:pPr>
            <w:pStyle w:val="35"/>
            <w:rPr>
              <w:rFonts w:asciiTheme="minorHAnsi" w:eastAsiaTheme="minorEastAsia" w:hAnsiTheme="minorHAnsi"/>
              <w:spacing w:val="0"/>
              <w:sz w:val="21"/>
              <w:szCs w:val="22"/>
            </w:rPr>
          </w:pPr>
          <w:hyperlink w:anchor="_Toc40799160" w:history="1">
            <w:r w:rsidR="006E6935" w:rsidRPr="0090429A">
              <w:rPr>
                <w:rStyle w:val="af7"/>
                <w:rFonts w:eastAsia="Malgun Gothic"/>
              </w:rPr>
              <w:t>5.1.5</w:t>
            </w:r>
            <w:r w:rsidR="006E6935">
              <w:rPr>
                <w:rFonts w:asciiTheme="minorHAnsi" w:eastAsiaTheme="minorEastAsia" w:hAnsiTheme="minorHAnsi"/>
                <w:spacing w:val="0"/>
                <w:sz w:val="21"/>
                <w:szCs w:val="22"/>
              </w:rPr>
              <w:tab/>
            </w:r>
            <w:r w:rsidR="006E6935" w:rsidRPr="0090429A">
              <w:rPr>
                <w:rStyle w:val="af7"/>
                <w:rFonts w:hint="eastAsia"/>
              </w:rPr>
              <w:t>文字列への変換</w:t>
            </w:r>
            <w:r w:rsidR="006E6935">
              <w:rPr>
                <w:webHidden/>
              </w:rPr>
              <w:tab/>
            </w:r>
            <w:r w:rsidR="006E6935">
              <w:rPr>
                <w:webHidden/>
              </w:rPr>
              <w:fldChar w:fldCharType="begin"/>
            </w:r>
            <w:r w:rsidR="006E6935">
              <w:rPr>
                <w:webHidden/>
              </w:rPr>
              <w:instrText xml:space="preserve"> PAGEREF _Toc40799160 \h </w:instrText>
            </w:r>
            <w:r w:rsidR="006E6935">
              <w:rPr>
                <w:webHidden/>
              </w:rPr>
            </w:r>
            <w:r w:rsidR="006E6935">
              <w:rPr>
                <w:webHidden/>
              </w:rPr>
              <w:fldChar w:fldCharType="separate"/>
            </w:r>
            <w:r>
              <w:rPr>
                <w:webHidden/>
              </w:rPr>
              <w:t>129</w:t>
            </w:r>
            <w:r w:rsidR="006E6935">
              <w:rPr>
                <w:webHidden/>
              </w:rPr>
              <w:fldChar w:fldCharType="end"/>
            </w:r>
          </w:hyperlink>
        </w:p>
        <w:p w14:paraId="10D82FDC" w14:textId="77777777" w:rsidR="006E6935" w:rsidRDefault="0092459D" w:rsidP="006E6935">
          <w:pPr>
            <w:pStyle w:val="35"/>
            <w:rPr>
              <w:rFonts w:asciiTheme="minorHAnsi" w:eastAsiaTheme="minorEastAsia" w:hAnsiTheme="minorHAnsi"/>
              <w:spacing w:val="0"/>
              <w:sz w:val="21"/>
              <w:szCs w:val="22"/>
            </w:rPr>
          </w:pPr>
          <w:hyperlink w:anchor="_Toc40799161" w:history="1">
            <w:r w:rsidR="006E6935" w:rsidRPr="0090429A">
              <w:rPr>
                <w:rStyle w:val="af7"/>
                <w:rFonts w:eastAsia="Malgun Gothic"/>
              </w:rPr>
              <w:t>5.1.6</w:t>
            </w:r>
            <w:r w:rsidR="006E6935">
              <w:rPr>
                <w:rFonts w:asciiTheme="minorHAnsi" w:eastAsiaTheme="minorEastAsia" w:hAnsiTheme="minorHAnsi"/>
                <w:spacing w:val="0"/>
                <w:sz w:val="21"/>
                <w:szCs w:val="22"/>
              </w:rPr>
              <w:tab/>
            </w:r>
            <w:r w:rsidR="006E6935" w:rsidRPr="0090429A">
              <w:rPr>
                <w:rStyle w:val="af7"/>
                <w:rFonts w:hint="eastAsia"/>
              </w:rPr>
              <w:t>整数変換および整数演算</w:t>
            </w:r>
            <w:r w:rsidR="006E6935">
              <w:rPr>
                <w:webHidden/>
              </w:rPr>
              <w:tab/>
            </w:r>
            <w:r w:rsidR="006E6935">
              <w:rPr>
                <w:webHidden/>
              </w:rPr>
              <w:fldChar w:fldCharType="begin"/>
            </w:r>
            <w:r w:rsidR="006E6935">
              <w:rPr>
                <w:webHidden/>
              </w:rPr>
              <w:instrText xml:space="preserve"> PAGEREF _Toc40799161 \h </w:instrText>
            </w:r>
            <w:r w:rsidR="006E6935">
              <w:rPr>
                <w:webHidden/>
              </w:rPr>
            </w:r>
            <w:r w:rsidR="006E6935">
              <w:rPr>
                <w:webHidden/>
              </w:rPr>
              <w:fldChar w:fldCharType="separate"/>
            </w:r>
            <w:r>
              <w:rPr>
                <w:webHidden/>
              </w:rPr>
              <w:t>134</w:t>
            </w:r>
            <w:r w:rsidR="006E6935">
              <w:rPr>
                <w:webHidden/>
              </w:rPr>
              <w:fldChar w:fldCharType="end"/>
            </w:r>
          </w:hyperlink>
        </w:p>
        <w:p w14:paraId="50B0D088" w14:textId="77777777" w:rsidR="006E6935" w:rsidRDefault="0092459D" w:rsidP="006E6935">
          <w:pPr>
            <w:pStyle w:val="35"/>
            <w:rPr>
              <w:rFonts w:asciiTheme="minorHAnsi" w:eastAsiaTheme="minorEastAsia" w:hAnsiTheme="minorHAnsi"/>
              <w:spacing w:val="0"/>
              <w:sz w:val="21"/>
              <w:szCs w:val="22"/>
            </w:rPr>
          </w:pPr>
          <w:hyperlink w:anchor="_Toc40799162" w:history="1">
            <w:r w:rsidR="006E6935" w:rsidRPr="0090429A">
              <w:rPr>
                <w:rStyle w:val="af7"/>
                <w:rFonts w:eastAsia="Malgun Gothic"/>
              </w:rPr>
              <w:t>5.1.7</w:t>
            </w:r>
            <w:r w:rsidR="006E6935">
              <w:rPr>
                <w:rFonts w:asciiTheme="minorHAnsi" w:eastAsiaTheme="minorEastAsia" w:hAnsiTheme="minorHAnsi"/>
                <w:spacing w:val="0"/>
                <w:sz w:val="21"/>
                <w:szCs w:val="22"/>
              </w:rPr>
              <w:tab/>
            </w:r>
            <w:r w:rsidR="006E6935" w:rsidRPr="0090429A">
              <w:rPr>
                <w:rStyle w:val="af7"/>
                <w:rFonts w:hint="eastAsia"/>
              </w:rPr>
              <w:t>誤差の補正</w:t>
            </w:r>
            <w:r w:rsidR="006E6935">
              <w:rPr>
                <w:webHidden/>
              </w:rPr>
              <w:tab/>
            </w:r>
            <w:r w:rsidR="006E6935">
              <w:rPr>
                <w:webHidden/>
              </w:rPr>
              <w:fldChar w:fldCharType="begin"/>
            </w:r>
            <w:r w:rsidR="006E6935">
              <w:rPr>
                <w:webHidden/>
              </w:rPr>
              <w:instrText xml:space="preserve"> PAGEREF _Toc40799162 \h </w:instrText>
            </w:r>
            <w:r w:rsidR="006E6935">
              <w:rPr>
                <w:webHidden/>
              </w:rPr>
            </w:r>
            <w:r w:rsidR="006E6935">
              <w:rPr>
                <w:webHidden/>
              </w:rPr>
              <w:fldChar w:fldCharType="separate"/>
            </w:r>
            <w:r>
              <w:rPr>
                <w:webHidden/>
              </w:rPr>
              <w:t>135</w:t>
            </w:r>
            <w:r w:rsidR="006E6935">
              <w:rPr>
                <w:webHidden/>
              </w:rPr>
              <w:fldChar w:fldCharType="end"/>
            </w:r>
          </w:hyperlink>
        </w:p>
        <w:p w14:paraId="2A3CC16E" w14:textId="77777777" w:rsidR="006E6935" w:rsidRDefault="0092459D" w:rsidP="006E6935">
          <w:pPr>
            <w:pStyle w:val="35"/>
            <w:rPr>
              <w:rFonts w:asciiTheme="minorHAnsi" w:eastAsiaTheme="minorEastAsia" w:hAnsiTheme="minorHAnsi"/>
              <w:spacing w:val="0"/>
              <w:sz w:val="21"/>
              <w:szCs w:val="22"/>
            </w:rPr>
          </w:pPr>
          <w:hyperlink w:anchor="_Toc40799163" w:history="1">
            <w:r w:rsidR="006E6935" w:rsidRPr="0090429A">
              <w:rPr>
                <w:rStyle w:val="af7"/>
                <w:rFonts w:eastAsia="Malgun Gothic"/>
              </w:rPr>
              <w:t>5.1.8</w:t>
            </w:r>
            <w:r w:rsidR="006E6935">
              <w:rPr>
                <w:rFonts w:asciiTheme="minorHAnsi" w:eastAsiaTheme="minorEastAsia" w:hAnsiTheme="minorHAnsi"/>
                <w:spacing w:val="0"/>
                <w:sz w:val="21"/>
                <w:szCs w:val="22"/>
              </w:rPr>
              <w:tab/>
            </w:r>
            <w:r w:rsidR="006E6935" w:rsidRPr="0090429A">
              <w:rPr>
                <w:rStyle w:val="af7"/>
              </w:rPr>
              <w:t>BigDecimal</w:t>
            </w:r>
            <w:r w:rsidR="006E6935" w:rsidRPr="0090429A">
              <w:rPr>
                <w:rStyle w:val="af7"/>
                <w:rFonts w:hint="eastAsia"/>
              </w:rPr>
              <w:t>関連イシュー</w:t>
            </w:r>
            <w:r w:rsidR="006E6935">
              <w:rPr>
                <w:webHidden/>
              </w:rPr>
              <w:tab/>
            </w:r>
            <w:r w:rsidR="006E6935">
              <w:rPr>
                <w:webHidden/>
              </w:rPr>
              <w:fldChar w:fldCharType="begin"/>
            </w:r>
            <w:r w:rsidR="006E6935">
              <w:rPr>
                <w:webHidden/>
              </w:rPr>
              <w:instrText xml:space="preserve"> PAGEREF _Toc40799163 \h </w:instrText>
            </w:r>
            <w:r w:rsidR="006E6935">
              <w:rPr>
                <w:webHidden/>
              </w:rPr>
            </w:r>
            <w:r w:rsidR="006E6935">
              <w:rPr>
                <w:webHidden/>
              </w:rPr>
              <w:fldChar w:fldCharType="separate"/>
            </w:r>
            <w:r>
              <w:rPr>
                <w:webHidden/>
              </w:rPr>
              <w:t>136</w:t>
            </w:r>
            <w:r w:rsidR="006E6935">
              <w:rPr>
                <w:webHidden/>
              </w:rPr>
              <w:fldChar w:fldCharType="end"/>
            </w:r>
          </w:hyperlink>
        </w:p>
        <w:p w14:paraId="77D5727F" w14:textId="77777777" w:rsidR="006E6935" w:rsidRDefault="0092459D" w:rsidP="006E6935">
          <w:pPr>
            <w:pStyle w:val="35"/>
            <w:rPr>
              <w:rFonts w:asciiTheme="minorHAnsi" w:eastAsiaTheme="minorEastAsia" w:hAnsiTheme="minorHAnsi"/>
              <w:spacing w:val="0"/>
              <w:sz w:val="21"/>
              <w:szCs w:val="22"/>
            </w:rPr>
          </w:pPr>
          <w:hyperlink w:anchor="_Toc40799164" w:history="1">
            <w:r w:rsidR="006E6935" w:rsidRPr="0090429A">
              <w:rPr>
                <w:rStyle w:val="af7"/>
                <w:rFonts w:eastAsia="Malgun Gothic"/>
              </w:rPr>
              <w:t>5.1.9</w:t>
            </w:r>
            <w:r w:rsidR="006E6935">
              <w:rPr>
                <w:rFonts w:asciiTheme="minorHAnsi" w:eastAsiaTheme="minorEastAsia" w:hAnsiTheme="minorHAnsi"/>
                <w:spacing w:val="0"/>
                <w:sz w:val="21"/>
                <w:szCs w:val="22"/>
              </w:rPr>
              <w:tab/>
            </w:r>
            <w:r w:rsidR="006E6935" w:rsidRPr="0090429A">
              <w:rPr>
                <w:rStyle w:val="af7"/>
                <w:rFonts w:hint="eastAsia"/>
              </w:rPr>
              <w:t>結論</w:t>
            </w:r>
            <w:r w:rsidR="006E6935">
              <w:rPr>
                <w:webHidden/>
              </w:rPr>
              <w:tab/>
            </w:r>
            <w:r w:rsidR="006E6935">
              <w:rPr>
                <w:webHidden/>
              </w:rPr>
              <w:fldChar w:fldCharType="begin"/>
            </w:r>
            <w:r w:rsidR="006E6935">
              <w:rPr>
                <w:webHidden/>
              </w:rPr>
              <w:instrText xml:space="preserve"> PAGEREF _Toc40799164 \h </w:instrText>
            </w:r>
            <w:r w:rsidR="006E6935">
              <w:rPr>
                <w:webHidden/>
              </w:rPr>
            </w:r>
            <w:r w:rsidR="006E6935">
              <w:rPr>
                <w:webHidden/>
              </w:rPr>
              <w:fldChar w:fldCharType="separate"/>
            </w:r>
            <w:r>
              <w:rPr>
                <w:webHidden/>
              </w:rPr>
              <w:t>137</w:t>
            </w:r>
            <w:r w:rsidR="006E6935">
              <w:rPr>
                <w:webHidden/>
              </w:rPr>
              <w:fldChar w:fldCharType="end"/>
            </w:r>
          </w:hyperlink>
        </w:p>
        <w:p w14:paraId="529674A9" w14:textId="77777777" w:rsidR="006E6935" w:rsidRDefault="0092459D" w:rsidP="006E6935">
          <w:pPr>
            <w:pStyle w:val="25"/>
            <w:rPr>
              <w:rFonts w:asciiTheme="minorHAnsi" w:eastAsiaTheme="minorEastAsia" w:hAnsiTheme="minorHAnsi"/>
              <w:b w:val="0"/>
              <w:spacing w:val="0"/>
              <w:sz w:val="21"/>
              <w:szCs w:val="22"/>
            </w:rPr>
          </w:pPr>
          <w:hyperlink w:anchor="_Toc40799165" w:history="1">
            <w:r w:rsidR="006E6935" w:rsidRPr="0090429A">
              <w:rPr>
                <w:rStyle w:val="af7"/>
                <w:rFonts w:eastAsia="Malgun Gothic"/>
              </w:rPr>
              <w:t>5.2</w:t>
            </w:r>
            <w:r w:rsidR="006E6935">
              <w:rPr>
                <w:rFonts w:asciiTheme="minorHAnsi" w:eastAsiaTheme="minorEastAsia" w:hAnsiTheme="minorHAnsi"/>
                <w:b w:val="0"/>
                <w:spacing w:val="0"/>
                <w:sz w:val="21"/>
                <w:szCs w:val="22"/>
              </w:rPr>
              <w:tab/>
            </w:r>
            <w:r w:rsidR="006E6935" w:rsidRPr="0090429A">
              <w:rPr>
                <w:rStyle w:val="af7"/>
                <w:rFonts w:hint="eastAsia"/>
              </w:rPr>
              <w:t>ルールインタフェース</w:t>
            </w:r>
            <w:r w:rsidR="006E6935">
              <w:rPr>
                <w:webHidden/>
              </w:rPr>
              <w:tab/>
            </w:r>
            <w:r w:rsidR="006E6935">
              <w:rPr>
                <w:webHidden/>
              </w:rPr>
              <w:fldChar w:fldCharType="begin"/>
            </w:r>
            <w:r w:rsidR="006E6935">
              <w:rPr>
                <w:webHidden/>
              </w:rPr>
              <w:instrText xml:space="preserve"> PAGEREF _Toc40799165 \h </w:instrText>
            </w:r>
            <w:r w:rsidR="006E6935">
              <w:rPr>
                <w:webHidden/>
              </w:rPr>
            </w:r>
            <w:r w:rsidR="006E6935">
              <w:rPr>
                <w:webHidden/>
              </w:rPr>
              <w:fldChar w:fldCharType="separate"/>
            </w:r>
            <w:r>
              <w:rPr>
                <w:webHidden/>
              </w:rPr>
              <w:t>137</w:t>
            </w:r>
            <w:r w:rsidR="006E6935">
              <w:rPr>
                <w:webHidden/>
              </w:rPr>
              <w:fldChar w:fldCharType="end"/>
            </w:r>
          </w:hyperlink>
        </w:p>
        <w:p w14:paraId="71066144" w14:textId="77777777" w:rsidR="006E6935" w:rsidRDefault="0092459D" w:rsidP="006E6935">
          <w:pPr>
            <w:pStyle w:val="25"/>
            <w:rPr>
              <w:rFonts w:asciiTheme="minorHAnsi" w:eastAsiaTheme="minorEastAsia" w:hAnsiTheme="minorHAnsi"/>
              <w:b w:val="0"/>
              <w:spacing w:val="0"/>
              <w:sz w:val="21"/>
              <w:szCs w:val="22"/>
            </w:rPr>
          </w:pPr>
          <w:hyperlink w:anchor="_Toc40799166" w:history="1">
            <w:r w:rsidR="006E6935" w:rsidRPr="0090429A">
              <w:rPr>
                <w:rStyle w:val="af7"/>
                <w:rFonts w:eastAsia="Malgun Gothic"/>
              </w:rPr>
              <w:t>5.3</w:t>
            </w:r>
            <w:r w:rsidR="006E6935">
              <w:rPr>
                <w:rFonts w:asciiTheme="minorHAnsi" w:eastAsiaTheme="minorEastAsia" w:hAnsiTheme="minorHAnsi"/>
                <w:b w:val="0"/>
                <w:spacing w:val="0"/>
                <w:sz w:val="21"/>
                <w:szCs w:val="22"/>
              </w:rPr>
              <w:tab/>
            </w:r>
            <w:r w:rsidR="006E6935" w:rsidRPr="0090429A">
              <w:rPr>
                <w:rStyle w:val="af7"/>
                <w:rFonts w:hint="eastAsia"/>
              </w:rPr>
              <w:t>ルール呼び出し回数のイシュー</w:t>
            </w:r>
            <w:r w:rsidR="006E6935">
              <w:rPr>
                <w:webHidden/>
              </w:rPr>
              <w:tab/>
            </w:r>
            <w:r w:rsidR="006E6935">
              <w:rPr>
                <w:webHidden/>
              </w:rPr>
              <w:fldChar w:fldCharType="begin"/>
            </w:r>
            <w:r w:rsidR="006E6935">
              <w:rPr>
                <w:webHidden/>
              </w:rPr>
              <w:instrText xml:space="preserve"> PAGEREF _Toc40799166 \h </w:instrText>
            </w:r>
            <w:r w:rsidR="006E6935">
              <w:rPr>
                <w:webHidden/>
              </w:rPr>
            </w:r>
            <w:r w:rsidR="006E6935">
              <w:rPr>
                <w:webHidden/>
              </w:rPr>
              <w:fldChar w:fldCharType="separate"/>
            </w:r>
            <w:r>
              <w:rPr>
                <w:webHidden/>
              </w:rPr>
              <w:t>139</w:t>
            </w:r>
            <w:r w:rsidR="006E6935">
              <w:rPr>
                <w:webHidden/>
              </w:rPr>
              <w:fldChar w:fldCharType="end"/>
            </w:r>
          </w:hyperlink>
        </w:p>
        <w:p w14:paraId="1CCE60CC" w14:textId="77777777" w:rsidR="006E6935" w:rsidRDefault="0092459D" w:rsidP="006E6935">
          <w:pPr>
            <w:pStyle w:val="25"/>
            <w:rPr>
              <w:rFonts w:asciiTheme="minorHAnsi" w:eastAsiaTheme="minorEastAsia" w:hAnsiTheme="minorHAnsi"/>
              <w:b w:val="0"/>
              <w:spacing w:val="0"/>
              <w:sz w:val="21"/>
              <w:szCs w:val="22"/>
            </w:rPr>
          </w:pPr>
          <w:hyperlink w:anchor="_Toc40799167" w:history="1">
            <w:r w:rsidR="006E6935" w:rsidRPr="0090429A">
              <w:rPr>
                <w:rStyle w:val="af7"/>
                <w:rFonts w:eastAsia="Malgun Gothic"/>
              </w:rPr>
              <w:t>5.4</w:t>
            </w:r>
            <w:r w:rsidR="006E6935">
              <w:rPr>
                <w:rFonts w:asciiTheme="minorHAnsi" w:eastAsiaTheme="minorEastAsia" w:hAnsiTheme="minorHAnsi"/>
                <w:b w:val="0"/>
                <w:spacing w:val="0"/>
                <w:sz w:val="21"/>
                <w:szCs w:val="22"/>
              </w:rPr>
              <w:tab/>
            </w:r>
            <w:r w:rsidR="006E6935" w:rsidRPr="0090429A">
              <w:rPr>
                <w:rStyle w:val="af7"/>
                <w:rFonts w:hint="eastAsia"/>
              </w:rPr>
              <w:t>アプリケーションフレームワークとの連動に関するイシュー</w:t>
            </w:r>
            <w:r w:rsidR="006E6935">
              <w:rPr>
                <w:webHidden/>
              </w:rPr>
              <w:tab/>
            </w:r>
            <w:r w:rsidR="006E6935">
              <w:rPr>
                <w:webHidden/>
              </w:rPr>
              <w:fldChar w:fldCharType="begin"/>
            </w:r>
            <w:r w:rsidR="006E6935">
              <w:rPr>
                <w:webHidden/>
              </w:rPr>
              <w:instrText xml:space="preserve"> PAGEREF _Toc40799167 \h </w:instrText>
            </w:r>
            <w:r w:rsidR="006E6935">
              <w:rPr>
                <w:webHidden/>
              </w:rPr>
            </w:r>
            <w:r w:rsidR="006E6935">
              <w:rPr>
                <w:webHidden/>
              </w:rPr>
              <w:fldChar w:fldCharType="separate"/>
            </w:r>
            <w:r>
              <w:rPr>
                <w:webHidden/>
              </w:rPr>
              <w:t>140</w:t>
            </w:r>
            <w:r w:rsidR="006E6935">
              <w:rPr>
                <w:webHidden/>
              </w:rPr>
              <w:fldChar w:fldCharType="end"/>
            </w:r>
          </w:hyperlink>
        </w:p>
        <w:p w14:paraId="34642596" w14:textId="77777777" w:rsidR="006E6935" w:rsidRDefault="0092459D" w:rsidP="006E6935">
          <w:pPr>
            <w:pStyle w:val="25"/>
            <w:rPr>
              <w:rFonts w:asciiTheme="minorHAnsi" w:eastAsiaTheme="minorEastAsia" w:hAnsiTheme="minorHAnsi"/>
              <w:b w:val="0"/>
              <w:spacing w:val="0"/>
              <w:sz w:val="21"/>
              <w:szCs w:val="22"/>
            </w:rPr>
          </w:pPr>
          <w:hyperlink w:anchor="_Toc40799168" w:history="1">
            <w:r w:rsidR="006E6935" w:rsidRPr="0090429A">
              <w:rPr>
                <w:rStyle w:val="af7"/>
                <w:rFonts w:eastAsia="Malgun Gothic"/>
              </w:rPr>
              <w:t>5.5</w:t>
            </w:r>
            <w:r w:rsidR="006E6935">
              <w:rPr>
                <w:rFonts w:asciiTheme="minorHAnsi" w:eastAsiaTheme="minorEastAsia" w:hAnsiTheme="minorHAnsi"/>
                <w:b w:val="0"/>
                <w:spacing w:val="0"/>
                <w:sz w:val="21"/>
                <w:szCs w:val="22"/>
              </w:rPr>
              <w:tab/>
            </w:r>
            <w:r w:rsidR="006E6935" w:rsidRPr="0090429A">
              <w:rPr>
                <w:rStyle w:val="af7"/>
                <w:rFonts w:hint="eastAsia"/>
              </w:rPr>
              <w:t>性能イシュー</w:t>
            </w:r>
            <w:r w:rsidR="006E6935">
              <w:rPr>
                <w:webHidden/>
              </w:rPr>
              <w:tab/>
            </w:r>
            <w:r w:rsidR="006E6935">
              <w:rPr>
                <w:webHidden/>
              </w:rPr>
              <w:fldChar w:fldCharType="begin"/>
            </w:r>
            <w:r w:rsidR="006E6935">
              <w:rPr>
                <w:webHidden/>
              </w:rPr>
              <w:instrText xml:space="preserve"> PAGEREF _Toc40799168 \h </w:instrText>
            </w:r>
            <w:r w:rsidR="006E6935">
              <w:rPr>
                <w:webHidden/>
              </w:rPr>
            </w:r>
            <w:r w:rsidR="006E6935">
              <w:rPr>
                <w:webHidden/>
              </w:rPr>
              <w:fldChar w:fldCharType="separate"/>
            </w:r>
            <w:r>
              <w:rPr>
                <w:webHidden/>
              </w:rPr>
              <w:t>140</w:t>
            </w:r>
            <w:r w:rsidR="006E6935">
              <w:rPr>
                <w:webHidden/>
              </w:rPr>
              <w:fldChar w:fldCharType="end"/>
            </w:r>
          </w:hyperlink>
        </w:p>
        <w:p w14:paraId="0102BD2B" w14:textId="77777777" w:rsidR="006E6935" w:rsidRDefault="0092459D" w:rsidP="006E6935">
          <w:pPr>
            <w:pStyle w:val="25"/>
            <w:rPr>
              <w:rFonts w:asciiTheme="minorHAnsi" w:eastAsiaTheme="minorEastAsia" w:hAnsiTheme="minorHAnsi"/>
              <w:b w:val="0"/>
              <w:spacing w:val="0"/>
              <w:sz w:val="21"/>
              <w:szCs w:val="22"/>
            </w:rPr>
          </w:pPr>
          <w:hyperlink w:anchor="_Toc40799169" w:history="1">
            <w:r w:rsidR="006E6935" w:rsidRPr="0090429A">
              <w:rPr>
                <w:rStyle w:val="af7"/>
                <w:rFonts w:eastAsia="Malgun Gothic"/>
              </w:rPr>
              <w:t>5.6</w:t>
            </w:r>
            <w:r w:rsidR="006E6935">
              <w:rPr>
                <w:rFonts w:asciiTheme="minorHAnsi" w:eastAsiaTheme="minorEastAsia" w:hAnsiTheme="minorHAnsi"/>
                <w:b w:val="0"/>
                <w:spacing w:val="0"/>
                <w:sz w:val="21"/>
                <w:szCs w:val="22"/>
              </w:rPr>
              <w:tab/>
            </w:r>
            <w:r w:rsidR="006E6935" w:rsidRPr="0090429A">
              <w:rPr>
                <w:rStyle w:val="af7"/>
                <w:rFonts w:hint="eastAsia"/>
              </w:rPr>
              <w:t>業務実装におけるルールカバレッジのイシュー</w:t>
            </w:r>
            <w:r w:rsidR="006E6935">
              <w:rPr>
                <w:webHidden/>
              </w:rPr>
              <w:tab/>
            </w:r>
            <w:r w:rsidR="006E6935">
              <w:rPr>
                <w:webHidden/>
              </w:rPr>
              <w:fldChar w:fldCharType="begin"/>
            </w:r>
            <w:r w:rsidR="006E6935">
              <w:rPr>
                <w:webHidden/>
              </w:rPr>
              <w:instrText xml:space="preserve"> PAGEREF _Toc40799169 \h </w:instrText>
            </w:r>
            <w:r w:rsidR="006E6935">
              <w:rPr>
                <w:webHidden/>
              </w:rPr>
            </w:r>
            <w:r w:rsidR="006E6935">
              <w:rPr>
                <w:webHidden/>
              </w:rPr>
              <w:fldChar w:fldCharType="separate"/>
            </w:r>
            <w:r>
              <w:rPr>
                <w:webHidden/>
              </w:rPr>
              <w:t>140</w:t>
            </w:r>
            <w:r w:rsidR="006E6935">
              <w:rPr>
                <w:webHidden/>
              </w:rPr>
              <w:fldChar w:fldCharType="end"/>
            </w:r>
          </w:hyperlink>
        </w:p>
        <w:p w14:paraId="611FCDA5" w14:textId="77777777" w:rsidR="006E6935" w:rsidRDefault="0092459D">
          <w:pPr>
            <w:pStyle w:val="14"/>
            <w:rPr>
              <w:rFonts w:asciiTheme="minorHAnsi" w:eastAsiaTheme="minorEastAsia" w:hAnsiTheme="minorHAnsi"/>
              <w:b w:val="0"/>
              <w:spacing w:val="0"/>
              <w:sz w:val="21"/>
              <w:szCs w:val="22"/>
            </w:rPr>
          </w:pPr>
          <w:hyperlink w:anchor="_Toc40799170" w:history="1">
            <w:r w:rsidR="006E6935" w:rsidRPr="0090429A">
              <w:rPr>
                <w:rStyle w:val="af7"/>
                <w:rFonts w:eastAsia="Malgun Gothic"/>
              </w:rPr>
              <w:t>6.</w:t>
            </w:r>
            <w:r w:rsidR="006E6935">
              <w:rPr>
                <w:rFonts w:asciiTheme="minorHAnsi" w:eastAsiaTheme="minorEastAsia" w:hAnsiTheme="minorHAnsi"/>
                <w:b w:val="0"/>
                <w:spacing w:val="0"/>
                <w:sz w:val="21"/>
                <w:szCs w:val="22"/>
              </w:rPr>
              <w:tab/>
            </w:r>
            <w:r w:rsidR="006E6935" w:rsidRPr="0090429A">
              <w:rPr>
                <w:rStyle w:val="af7"/>
                <w:rFonts w:hint="eastAsia"/>
              </w:rPr>
              <w:t>必要なライブラリ</w:t>
            </w:r>
            <w:r w:rsidR="006E6935">
              <w:rPr>
                <w:webHidden/>
              </w:rPr>
              <w:tab/>
            </w:r>
            <w:r w:rsidR="006E6935">
              <w:rPr>
                <w:webHidden/>
              </w:rPr>
              <w:fldChar w:fldCharType="begin"/>
            </w:r>
            <w:r w:rsidR="006E6935">
              <w:rPr>
                <w:webHidden/>
              </w:rPr>
              <w:instrText xml:space="preserve"> PAGEREF _Toc40799170 \h </w:instrText>
            </w:r>
            <w:r w:rsidR="006E6935">
              <w:rPr>
                <w:webHidden/>
              </w:rPr>
            </w:r>
            <w:r w:rsidR="006E6935">
              <w:rPr>
                <w:webHidden/>
              </w:rPr>
              <w:fldChar w:fldCharType="separate"/>
            </w:r>
            <w:r>
              <w:rPr>
                <w:webHidden/>
              </w:rPr>
              <w:t>142</w:t>
            </w:r>
            <w:r w:rsidR="006E6935">
              <w:rPr>
                <w:webHidden/>
              </w:rPr>
              <w:fldChar w:fldCharType="end"/>
            </w:r>
          </w:hyperlink>
        </w:p>
        <w:p w14:paraId="1C212789" w14:textId="77777777" w:rsidR="006E6935" w:rsidRDefault="0092459D" w:rsidP="006E6935">
          <w:pPr>
            <w:pStyle w:val="25"/>
            <w:rPr>
              <w:rFonts w:asciiTheme="minorHAnsi" w:eastAsiaTheme="minorEastAsia" w:hAnsiTheme="minorHAnsi"/>
              <w:b w:val="0"/>
              <w:spacing w:val="0"/>
              <w:sz w:val="21"/>
              <w:szCs w:val="22"/>
            </w:rPr>
          </w:pPr>
          <w:hyperlink w:anchor="_Toc40799171" w:history="1">
            <w:r w:rsidR="006E6935" w:rsidRPr="0090429A">
              <w:rPr>
                <w:rStyle w:val="af7"/>
                <w:rFonts w:eastAsia="Malgun Gothic"/>
              </w:rPr>
              <w:t>6.1</w:t>
            </w:r>
            <w:r w:rsidR="006E6935">
              <w:rPr>
                <w:rFonts w:asciiTheme="minorHAnsi" w:eastAsiaTheme="minorEastAsia" w:hAnsiTheme="minorHAnsi"/>
                <w:b w:val="0"/>
                <w:spacing w:val="0"/>
                <w:sz w:val="21"/>
                <w:szCs w:val="22"/>
              </w:rPr>
              <w:tab/>
            </w:r>
            <w:r w:rsidR="006E6935" w:rsidRPr="0090429A">
              <w:rPr>
                <w:rStyle w:val="af7"/>
                <w:rFonts w:hint="eastAsia"/>
              </w:rPr>
              <w:t>ビルドライブラリ</w:t>
            </w:r>
            <w:r w:rsidR="006E6935">
              <w:rPr>
                <w:webHidden/>
              </w:rPr>
              <w:tab/>
            </w:r>
            <w:r w:rsidR="006E6935">
              <w:rPr>
                <w:webHidden/>
              </w:rPr>
              <w:fldChar w:fldCharType="begin"/>
            </w:r>
            <w:r w:rsidR="006E6935">
              <w:rPr>
                <w:webHidden/>
              </w:rPr>
              <w:instrText xml:space="preserve"> PAGEREF _Toc40799171 \h </w:instrText>
            </w:r>
            <w:r w:rsidR="006E6935">
              <w:rPr>
                <w:webHidden/>
              </w:rPr>
            </w:r>
            <w:r w:rsidR="006E6935">
              <w:rPr>
                <w:webHidden/>
              </w:rPr>
              <w:fldChar w:fldCharType="separate"/>
            </w:r>
            <w:r>
              <w:rPr>
                <w:webHidden/>
              </w:rPr>
              <w:t>142</w:t>
            </w:r>
            <w:r w:rsidR="006E6935">
              <w:rPr>
                <w:webHidden/>
              </w:rPr>
              <w:fldChar w:fldCharType="end"/>
            </w:r>
          </w:hyperlink>
        </w:p>
        <w:p w14:paraId="3EF663A0" w14:textId="77777777" w:rsidR="006E6935" w:rsidRDefault="0092459D" w:rsidP="006E6935">
          <w:pPr>
            <w:pStyle w:val="25"/>
            <w:rPr>
              <w:rFonts w:asciiTheme="minorHAnsi" w:eastAsiaTheme="minorEastAsia" w:hAnsiTheme="minorHAnsi"/>
              <w:b w:val="0"/>
              <w:spacing w:val="0"/>
              <w:sz w:val="21"/>
              <w:szCs w:val="22"/>
            </w:rPr>
          </w:pPr>
          <w:hyperlink w:anchor="_Toc40799172" w:history="1">
            <w:r w:rsidR="006E6935" w:rsidRPr="0090429A">
              <w:rPr>
                <w:rStyle w:val="af7"/>
                <w:rFonts w:eastAsia="Malgun Gothic"/>
              </w:rPr>
              <w:t>6.2</w:t>
            </w:r>
            <w:r w:rsidR="006E6935">
              <w:rPr>
                <w:rFonts w:asciiTheme="minorHAnsi" w:eastAsiaTheme="minorEastAsia" w:hAnsiTheme="minorHAnsi"/>
                <w:b w:val="0"/>
                <w:spacing w:val="0"/>
                <w:sz w:val="21"/>
                <w:szCs w:val="22"/>
              </w:rPr>
              <w:tab/>
            </w:r>
            <w:r w:rsidR="006E6935" w:rsidRPr="0090429A">
              <w:rPr>
                <w:rStyle w:val="af7"/>
                <w:rFonts w:hint="eastAsia"/>
              </w:rPr>
              <w:t>ランタイムライブラリ</w:t>
            </w:r>
            <w:r w:rsidR="006E6935">
              <w:rPr>
                <w:webHidden/>
              </w:rPr>
              <w:tab/>
            </w:r>
            <w:r w:rsidR="006E6935">
              <w:rPr>
                <w:webHidden/>
              </w:rPr>
              <w:fldChar w:fldCharType="begin"/>
            </w:r>
            <w:r w:rsidR="006E6935">
              <w:rPr>
                <w:webHidden/>
              </w:rPr>
              <w:instrText xml:space="preserve"> PAGEREF _Toc40799172 \h </w:instrText>
            </w:r>
            <w:r w:rsidR="006E6935">
              <w:rPr>
                <w:webHidden/>
              </w:rPr>
            </w:r>
            <w:r w:rsidR="006E6935">
              <w:rPr>
                <w:webHidden/>
              </w:rPr>
              <w:fldChar w:fldCharType="separate"/>
            </w:r>
            <w:r>
              <w:rPr>
                <w:webHidden/>
              </w:rPr>
              <w:t>142</w:t>
            </w:r>
            <w:r w:rsidR="006E6935">
              <w:rPr>
                <w:webHidden/>
              </w:rPr>
              <w:fldChar w:fldCharType="end"/>
            </w:r>
          </w:hyperlink>
        </w:p>
        <w:p w14:paraId="0D58B517" w14:textId="77777777" w:rsidR="006E6935" w:rsidRDefault="0092459D">
          <w:pPr>
            <w:pStyle w:val="14"/>
            <w:rPr>
              <w:rFonts w:asciiTheme="minorHAnsi" w:eastAsiaTheme="minorEastAsia" w:hAnsiTheme="minorHAnsi"/>
              <w:b w:val="0"/>
              <w:spacing w:val="0"/>
              <w:sz w:val="21"/>
              <w:szCs w:val="22"/>
            </w:rPr>
          </w:pPr>
          <w:hyperlink w:anchor="_Toc40799173" w:history="1">
            <w:r w:rsidR="006E6935" w:rsidRPr="0090429A">
              <w:rPr>
                <w:rStyle w:val="af7"/>
                <w:rFonts w:eastAsia="Malgun Gothic"/>
              </w:rPr>
              <w:t>7.</w:t>
            </w:r>
            <w:r w:rsidR="006E6935">
              <w:rPr>
                <w:rFonts w:asciiTheme="minorHAnsi" w:eastAsiaTheme="minorEastAsia" w:hAnsiTheme="minorHAnsi"/>
                <w:b w:val="0"/>
                <w:spacing w:val="0"/>
                <w:sz w:val="21"/>
                <w:szCs w:val="22"/>
              </w:rPr>
              <w:tab/>
            </w:r>
            <w:r w:rsidR="006E6935" w:rsidRPr="0090429A">
              <w:rPr>
                <w:rStyle w:val="af7"/>
                <w:rFonts w:hint="eastAsia"/>
              </w:rPr>
              <w:t>簡単な例</w:t>
            </w:r>
            <w:r w:rsidR="006E6935">
              <w:rPr>
                <w:webHidden/>
              </w:rPr>
              <w:tab/>
            </w:r>
            <w:r w:rsidR="006E6935">
              <w:rPr>
                <w:webHidden/>
              </w:rPr>
              <w:fldChar w:fldCharType="begin"/>
            </w:r>
            <w:r w:rsidR="006E6935">
              <w:rPr>
                <w:webHidden/>
              </w:rPr>
              <w:instrText xml:space="preserve"> PAGEREF _Toc40799173 \h </w:instrText>
            </w:r>
            <w:r w:rsidR="006E6935">
              <w:rPr>
                <w:webHidden/>
              </w:rPr>
            </w:r>
            <w:r w:rsidR="006E6935">
              <w:rPr>
                <w:webHidden/>
              </w:rPr>
              <w:fldChar w:fldCharType="separate"/>
            </w:r>
            <w:r>
              <w:rPr>
                <w:webHidden/>
              </w:rPr>
              <w:t>143</w:t>
            </w:r>
            <w:r w:rsidR="006E6935">
              <w:rPr>
                <w:webHidden/>
              </w:rPr>
              <w:fldChar w:fldCharType="end"/>
            </w:r>
          </w:hyperlink>
        </w:p>
        <w:p w14:paraId="1F27DD2B" w14:textId="77777777" w:rsidR="006E6935" w:rsidRDefault="0092459D" w:rsidP="006E6935">
          <w:pPr>
            <w:pStyle w:val="25"/>
            <w:rPr>
              <w:rFonts w:asciiTheme="minorHAnsi" w:eastAsiaTheme="minorEastAsia" w:hAnsiTheme="minorHAnsi"/>
              <w:b w:val="0"/>
              <w:spacing w:val="0"/>
              <w:sz w:val="21"/>
              <w:szCs w:val="22"/>
            </w:rPr>
          </w:pPr>
          <w:hyperlink w:anchor="_Toc40799174" w:history="1">
            <w:r w:rsidR="006E6935" w:rsidRPr="0090429A">
              <w:rPr>
                <w:rStyle w:val="af7"/>
                <w:rFonts w:eastAsia="Malgun Gothic"/>
              </w:rPr>
              <w:t>7.1</w:t>
            </w:r>
            <w:r w:rsidR="006E6935">
              <w:rPr>
                <w:rFonts w:asciiTheme="minorHAnsi" w:eastAsiaTheme="minorEastAsia" w:hAnsiTheme="minorHAnsi"/>
                <w:b w:val="0"/>
                <w:spacing w:val="0"/>
                <w:sz w:val="21"/>
                <w:szCs w:val="22"/>
              </w:rPr>
              <w:tab/>
            </w:r>
            <w:r w:rsidR="006E6935" w:rsidRPr="0090429A">
              <w:rPr>
                <w:rStyle w:val="af7"/>
                <w:rFonts w:hint="eastAsia"/>
              </w:rPr>
              <w:t>関数の原型</w:t>
            </w:r>
            <w:r w:rsidR="006E6935" w:rsidRPr="0090429A">
              <w:rPr>
                <w:rStyle w:val="af7"/>
              </w:rPr>
              <w:t>(Prototype)</w:t>
            </w:r>
            <w:r w:rsidR="006E6935">
              <w:rPr>
                <w:webHidden/>
              </w:rPr>
              <w:tab/>
            </w:r>
            <w:r w:rsidR="006E6935">
              <w:rPr>
                <w:webHidden/>
              </w:rPr>
              <w:fldChar w:fldCharType="begin"/>
            </w:r>
            <w:r w:rsidR="006E6935">
              <w:rPr>
                <w:webHidden/>
              </w:rPr>
              <w:instrText xml:space="preserve"> PAGEREF _Toc40799174 \h </w:instrText>
            </w:r>
            <w:r w:rsidR="006E6935">
              <w:rPr>
                <w:webHidden/>
              </w:rPr>
            </w:r>
            <w:r w:rsidR="006E6935">
              <w:rPr>
                <w:webHidden/>
              </w:rPr>
              <w:fldChar w:fldCharType="separate"/>
            </w:r>
            <w:r>
              <w:rPr>
                <w:webHidden/>
              </w:rPr>
              <w:t>143</w:t>
            </w:r>
            <w:r w:rsidR="006E6935">
              <w:rPr>
                <w:webHidden/>
              </w:rPr>
              <w:fldChar w:fldCharType="end"/>
            </w:r>
          </w:hyperlink>
        </w:p>
        <w:p w14:paraId="575C7BBC" w14:textId="77777777" w:rsidR="006E6935" w:rsidRDefault="0092459D" w:rsidP="006E6935">
          <w:pPr>
            <w:pStyle w:val="25"/>
            <w:rPr>
              <w:rFonts w:asciiTheme="minorHAnsi" w:eastAsiaTheme="minorEastAsia" w:hAnsiTheme="minorHAnsi"/>
              <w:b w:val="0"/>
              <w:spacing w:val="0"/>
              <w:sz w:val="21"/>
              <w:szCs w:val="22"/>
            </w:rPr>
          </w:pPr>
          <w:hyperlink w:anchor="_Toc40799175" w:history="1">
            <w:r w:rsidR="006E6935" w:rsidRPr="0090429A">
              <w:rPr>
                <w:rStyle w:val="af7"/>
                <w:rFonts w:eastAsia="Malgun Gothic"/>
              </w:rPr>
              <w:t>7.2</w:t>
            </w:r>
            <w:r w:rsidR="006E6935">
              <w:rPr>
                <w:rFonts w:asciiTheme="minorHAnsi" w:eastAsiaTheme="minorEastAsia" w:hAnsiTheme="minorHAnsi"/>
                <w:b w:val="0"/>
                <w:spacing w:val="0"/>
                <w:sz w:val="21"/>
                <w:szCs w:val="22"/>
              </w:rPr>
              <w:tab/>
            </w:r>
            <w:r w:rsidR="006E6935" w:rsidRPr="0090429A">
              <w:rPr>
                <w:rStyle w:val="af7"/>
                <w:rFonts w:hint="eastAsia"/>
              </w:rPr>
              <w:t>関数のコード</w:t>
            </w:r>
            <w:r w:rsidR="006E6935">
              <w:rPr>
                <w:webHidden/>
              </w:rPr>
              <w:tab/>
            </w:r>
            <w:r w:rsidR="006E6935">
              <w:rPr>
                <w:webHidden/>
              </w:rPr>
              <w:fldChar w:fldCharType="begin"/>
            </w:r>
            <w:r w:rsidR="006E6935">
              <w:rPr>
                <w:webHidden/>
              </w:rPr>
              <w:instrText xml:space="preserve"> PAGEREF _Toc40799175 \h </w:instrText>
            </w:r>
            <w:r w:rsidR="006E6935">
              <w:rPr>
                <w:webHidden/>
              </w:rPr>
            </w:r>
            <w:r w:rsidR="006E6935">
              <w:rPr>
                <w:webHidden/>
              </w:rPr>
              <w:fldChar w:fldCharType="separate"/>
            </w:r>
            <w:r>
              <w:rPr>
                <w:webHidden/>
              </w:rPr>
              <w:t>143</w:t>
            </w:r>
            <w:r w:rsidR="006E6935">
              <w:rPr>
                <w:webHidden/>
              </w:rPr>
              <w:fldChar w:fldCharType="end"/>
            </w:r>
          </w:hyperlink>
        </w:p>
        <w:p w14:paraId="1203AF38" w14:textId="77777777" w:rsidR="006E6935" w:rsidRDefault="0092459D" w:rsidP="006E6935">
          <w:pPr>
            <w:pStyle w:val="25"/>
            <w:rPr>
              <w:rFonts w:asciiTheme="minorHAnsi" w:eastAsiaTheme="minorEastAsia" w:hAnsiTheme="minorHAnsi"/>
              <w:b w:val="0"/>
              <w:spacing w:val="0"/>
              <w:sz w:val="21"/>
              <w:szCs w:val="22"/>
            </w:rPr>
          </w:pPr>
          <w:hyperlink w:anchor="_Toc40799176" w:history="1">
            <w:r w:rsidR="006E6935" w:rsidRPr="0090429A">
              <w:rPr>
                <w:rStyle w:val="af7"/>
                <w:rFonts w:eastAsia="Malgun Gothic"/>
              </w:rPr>
              <w:t>7.3</w:t>
            </w:r>
            <w:r w:rsidR="006E6935">
              <w:rPr>
                <w:rFonts w:asciiTheme="minorHAnsi" w:eastAsiaTheme="minorEastAsia" w:hAnsiTheme="minorHAnsi"/>
                <w:b w:val="0"/>
                <w:spacing w:val="0"/>
                <w:sz w:val="21"/>
                <w:szCs w:val="22"/>
              </w:rPr>
              <w:tab/>
            </w:r>
            <w:r w:rsidR="006E6935" w:rsidRPr="0090429A">
              <w:rPr>
                <w:rStyle w:val="af7"/>
                <w:rFonts w:hint="eastAsia"/>
              </w:rPr>
              <w:t>ヘルプファイル</w:t>
            </w:r>
            <w:r w:rsidR="006E6935">
              <w:rPr>
                <w:webHidden/>
              </w:rPr>
              <w:tab/>
            </w:r>
            <w:r w:rsidR="006E6935">
              <w:rPr>
                <w:webHidden/>
              </w:rPr>
              <w:fldChar w:fldCharType="begin"/>
            </w:r>
            <w:r w:rsidR="006E6935">
              <w:rPr>
                <w:webHidden/>
              </w:rPr>
              <w:instrText xml:space="preserve"> PAGEREF _Toc40799176 \h </w:instrText>
            </w:r>
            <w:r w:rsidR="006E6935">
              <w:rPr>
                <w:webHidden/>
              </w:rPr>
            </w:r>
            <w:r w:rsidR="006E6935">
              <w:rPr>
                <w:webHidden/>
              </w:rPr>
              <w:fldChar w:fldCharType="separate"/>
            </w:r>
            <w:r>
              <w:rPr>
                <w:webHidden/>
              </w:rPr>
              <w:t>146</w:t>
            </w:r>
            <w:r w:rsidR="006E6935">
              <w:rPr>
                <w:webHidden/>
              </w:rPr>
              <w:fldChar w:fldCharType="end"/>
            </w:r>
          </w:hyperlink>
        </w:p>
        <w:p w14:paraId="3265BB9B" w14:textId="77777777" w:rsidR="006E6935" w:rsidRDefault="0092459D" w:rsidP="006E6935">
          <w:pPr>
            <w:pStyle w:val="25"/>
            <w:rPr>
              <w:rFonts w:asciiTheme="minorHAnsi" w:eastAsiaTheme="minorEastAsia" w:hAnsiTheme="minorHAnsi"/>
              <w:b w:val="0"/>
              <w:spacing w:val="0"/>
              <w:sz w:val="21"/>
              <w:szCs w:val="22"/>
            </w:rPr>
          </w:pPr>
          <w:hyperlink w:anchor="_Toc40799177" w:history="1">
            <w:r w:rsidR="006E6935" w:rsidRPr="0090429A">
              <w:rPr>
                <w:rStyle w:val="af7"/>
                <w:rFonts w:eastAsia="Malgun Gothic"/>
              </w:rPr>
              <w:t>7.4</w:t>
            </w:r>
            <w:r w:rsidR="006E6935">
              <w:rPr>
                <w:rFonts w:asciiTheme="minorHAnsi" w:eastAsiaTheme="minorEastAsia" w:hAnsiTheme="minorHAnsi"/>
                <w:b w:val="0"/>
                <w:spacing w:val="0"/>
                <w:sz w:val="21"/>
                <w:szCs w:val="22"/>
              </w:rPr>
              <w:tab/>
            </w:r>
            <w:r w:rsidR="006E6935" w:rsidRPr="0090429A">
              <w:rPr>
                <w:rStyle w:val="af7"/>
                <w:rFonts w:hint="eastAsia"/>
              </w:rPr>
              <w:t>関数のインストールと設定</w:t>
            </w:r>
            <w:r w:rsidR="006E6935">
              <w:rPr>
                <w:webHidden/>
              </w:rPr>
              <w:tab/>
            </w:r>
            <w:r w:rsidR="006E6935">
              <w:rPr>
                <w:webHidden/>
              </w:rPr>
              <w:fldChar w:fldCharType="begin"/>
            </w:r>
            <w:r w:rsidR="006E6935">
              <w:rPr>
                <w:webHidden/>
              </w:rPr>
              <w:instrText xml:space="preserve"> PAGEREF _Toc40799177 \h </w:instrText>
            </w:r>
            <w:r w:rsidR="006E6935">
              <w:rPr>
                <w:webHidden/>
              </w:rPr>
            </w:r>
            <w:r w:rsidR="006E6935">
              <w:rPr>
                <w:webHidden/>
              </w:rPr>
              <w:fldChar w:fldCharType="separate"/>
            </w:r>
            <w:r>
              <w:rPr>
                <w:webHidden/>
              </w:rPr>
              <w:t>147</w:t>
            </w:r>
            <w:r w:rsidR="006E6935">
              <w:rPr>
                <w:webHidden/>
              </w:rPr>
              <w:fldChar w:fldCharType="end"/>
            </w:r>
          </w:hyperlink>
        </w:p>
        <w:p w14:paraId="03DAEEFF" w14:textId="77777777" w:rsidR="006E6935" w:rsidRDefault="0092459D" w:rsidP="006E6935">
          <w:pPr>
            <w:pStyle w:val="25"/>
            <w:rPr>
              <w:rFonts w:asciiTheme="minorHAnsi" w:eastAsiaTheme="minorEastAsia" w:hAnsiTheme="minorHAnsi"/>
              <w:b w:val="0"/>
              <w:spacing w:val="0"/>
              <w:sz w:val="21"/>
              <w:szCs w:val="22"/>
            </w:rPr>
          </w:pPr>
          <w:hyperlink w:anchor="_Toc40799178" w:history="1">
            <w:r w:rsidR="006E6935" w:rsidRPr="0090429A">
              <w:rPr>
                <w:rStyle w:val="af7"/>
                <w:rFonts w:eastAsia="Malgun Gothic"/>
              </w:rPr>
              <w:t>7.5</w:t>
            </w:r>
            <w:r w:rsidR="006E6935">
              <w:rPr>
                <w:rFonts w:asciiTheme="minorHAnsi" w:eastAsiaTheme="minorEastAsia" w:hAnsiTheme="minorHAnsi"/>
                <w:b w:val="0"/>
                <w:spacing w:val="0"/>
                <w:sz w:val="21"/>
                <w:szCs w:val="22"/>
              </w:rPr>
              <w:tab/>
            </w:r>
            <w:r w:rsidR="006E6935" w:rsidRPr="0090429A">
              <w:rPr>
                <w:rStyle w:val="af7"/>
                <w:rFonts w:hint="eastAsia"/>
              </w:rPr>
              <w:t>ヘルプの照会およびルールの作成</w:t>
            </w:r>
            <w:r w:rsidR="006E6935">
              <w:rPr>
                <w:webHidden/>
              </w:rPr>
              <w:tab/>
            </w:r>
            <w:r w:rsidR="006E6935">
              <w:rPr>
                <w:webHidden/>
              </w:rPr>
              <w:fldChar w:fldCharType="begin"/>
            </w:r>
            <w:r w:rsidR="006E6935">
              <w:rPr>
                <w:webHidden/>
              </w:rPr>
              <w:instrText xml:space="preserve"> PAGEREF _Toc40799178 \h </w:instrText>
            </w:r>
            <w:r w:rsidR="006E6935">
              <w:rPr>
                <w:webHidden/>
              </w:rPr>
            </w:r>
            <w:r w:rsidR="006E6935">
              <w:rPr>
                <w:webHidden/>
              </w:rPr>
              <w:fldChar w:fldCharType="separate"/>
            </w:r>
            <w:r>
              <w:rPr>
                <w:webHidden/>
              </w:rPr>
              <w:t>147</w:t>
            </w:r>
            <w:r w:rsidR="006E6935">
              <w:rPr>
                <w:webHidden/>
              </w:rPr>
              <w:fldChar w:fldCharType="end"/>
            </w:r>
          </w:hyperlink>
        </w:p>
        <w:p w14:paraId="010F5D45" w14:textId="77777777" w:rsidR="006E6935" w:rsidRDefault="0092459D">
          <w:pPr>
            <w:pStyle w:val="14"/>
            <w:rPr>
              <w:rFonts w:asciiTheme="minorHAnsi" w:eastAsiaTheme="minorEastAsia" w:hAnsiTheme="minorHAnsi"/>
              <w:b w:val="0"/>
              <w:spacing w:val="0"/>
              <w:sz w:val="21"/>
              <w:szCs w:val="22"/>
            </w:rPr>
          </w:pPr>
          <w:hyperlink w:anchor="_Toc40799179" w:history="1">
            <w:r w:rsidR="006E6935" w:rsidRPr="0090429A">
              <w:rPr>
                <w:rStyle w:val="af7"/>
                <w:rFonts w:eastAsia="Malgun Gothic"/>
              </w:rPr>
              <w:t>8.</w:t>
            </w:r>
            <w:r w:rsidR="006E6935">
              <w:rPr>
                <w:rFonts w:asciiTheme="minorHAnsi" w:eastAsiaTheme="minorEastAsia" w:hAnsiTheme="minorHAnsi"/>
                <w:b w:val="0"/>
                <w:spacing w:val="0"/>
                <w:sz w:val="21"/>
                <w:szCs w:val="22"/>
              </w:rPr>
              <w:tab/>
            </w:r>
            <w:r w:rsidR="006E6935" w:rsidRPr="0090429A">
              <w:rPr>
                <w:rStyle w:val="af7"/>
                <w:rFonts w:hint="eastAsia"/>
              </w:rPr>
              <w:t>ユーザ定義関数</w:t>
            </w:r>
            <w:r w:rsidR="006E6935" w:rsidRPr="0090429A">
              <w:rPr>
                <w:rStyle w:val="af7"/>
              </w:rPr>
              <w:t>API</w:t>
            </w:r>
            <w:r w:rsidR="006E6935" w:rsidRPr="0090429A">
              <w:rPr>
                <w:rStyle w:val="af7"/>
                <w:rFonts w:hint="eastAsia"/>
              </w:rPr>
              <w:t>クラス</w:t>
            </w:r>
            <w:r w:rsidR="006E6935">
              <w:rPr>
                <w:webHidden/>
              </w:rPr>
              <w:tab/>
            </w:r>
            <w:r w:rsidR="006E6935">
              <w:rPr>
                <w:webHidden/>
              </w:rPr>
              <w:fldChar w:fldCharType="begin"/>
            </w:r>
            <w:r w:rsidR="006E6935">
              <w:rPr>
                <w:webHidden/>
              </w:rPr>
              <w:instrText xml:space="preserve"> PAGEREF _Toc40799179 \h </w:instrText>
            </w:r>
            <w:r w:rsidR="006E6935">
              <w:rPr>
                <w:webHidden/>
              </w:rPr>
            </w:r>
            <w:r w:rsidR="006E6935">
              <w:rPr>
                <w:webHidden/>
              </w:rPr>
              <w:fldChar w:fldCharType="separate"/>
            </w:r>
            <w:r>
              <w:rPr>
                <w:webHidden/>
              </w:rPr>
              <w:t>150</w:t>
            </w:r>
            <w:r w:rsidR="006E6935">
              <w:rPr>
                <w:webHidden/>
              </w:rPr>
              <w:fldChar w:fldCharType="end"/>
            </w:r>
          </w:hyperlink>
        </w:p>
        <w:p w14:paraId="4579CF1F" w14:textId="77777777" w:rsidR="006E6935" w:rsidRDefault="0092459D" w:rsidP="006E6935">
          <w:pPr>
            <w:pStyle w:val="25"/>
            <w:rPr>
              <w:rFonts w:asciiTheme="minorHAnsi" w:eastAsiaTheme="minorEastAsia" w:hAnsiTheme="minorHAnsi"/>
              <w:b w:val="0"/>
              <w:spacing w:val="0"/>
              <w:sz w:val="21"/>
              <w:szCs w:val="22"/>
            </w:rPr>
          </w:pPr>
          <w:hyperlink w:anchor="_Toc40799180" w:history="1">
            <w:r w:rsidR="006E6935" w:rsidRPr="0090429A">
              <w:rPr>
                <w:rStyle w:val="af7"/>
                <w:rFonts w:eastAsia="Malgun Gothic"/>
              </w:rPr>
              <w:t>8.1</w:t>
            </w:r>
            <w:r w:rsidR="006E6935">
              <w:rPr>
                <w:rFonts w:asciiTheme="minorHAnsi" w:eastAsiaTheme="minorEastAsia" w:hAnsiTheme="minorHAnsi"/>
                <w:b w:val="0"/>
                <w:spacing w:val="0"/>
                <w:sz w:val="21"/>
                <w:szCs w:val="22"/>
              </w:rPr>
              <w:tab/>
            </w:r>
            <w:r w:rsidR="006E6935" w:rsidRPr="0090429A">
              <w:rPr>
                <w:rStyle w:val="af7"/>
              </w:rPr>
              <w:t>com.innoexpert.innorulesj.suite.udf.UserDefinedFunction</w:t>
            </w:r>
            <w:r w:rsidR="006E6935">
              <w:rPr>
                <w:webHidden/>
              </w:rPr>
              <w:tab/>
            </w:r>
            <w:r w:rsidR="006E6935">
              <w:rPr>
                <w:webHidden/>
              </w:rPr>
              <w:fldChar w:fldCharType="begin"/>
            </w:r>
            <w:r w:rsidR="006E6935">
              <w:rPr>
                <w:webHidden/>
              </w:rPr>
              <w:instrText xml:space="preserve"> PAGEREF _Toc40799180 \h </w:instrText>
            </w:r>
            <w:r w:rsidR="006E6935">
              <w:rPr>
                <w:webHidden/>
              </w:rPr>
            </w:r>
            <w:r w:rsidR="006E6935">
              <w:rPr>
                <w:webHidden/>
              </w:rPr>
              <w:fldChar w:fldCharType="separate"/>
            </w:r>
            <w:r>
              <w:rPr>
                <w:webHidden/>
              </w:rPr>
              <w:t>150</w:t>
            </w:r>
            <w:r w:rsidR="006E6935">
              <w:rPr>
                <w:webHidden/>
              </w:rPr>
              <w:fldChar w:fldCharType="end"/>
            </w:r>
          </w:hyperlink>
        </w:p>
        <w:p w14:paraId="6D0BB4CC" w14:textId="77777777" w:rsidR="006E6935" w:rsidRDefault="0092459D" w:rsidP="006E6935">
          <w:pPr>
            <w:pStyle w:val="25"/>
            <w:rPr>
              <w:rFonts w:asciiTheme="minorHAnsi" w:eastAsiaTheme="minorEastAsia" w:hAnsiTheme="minorHAnsi"/>
              <w:b w:val="0"/>
              <w:spacing w:val="0"/>
              <w:sz w:val="21"/>
              <w:szCs w:val="22"/>
            </w:rPr>
          </w:pPr>
          <w:hyperlink w:anchor="_Toc40799181" w:history="1">
            <w:r w:rsidR="006E6935" w:rsidRPr="0090429A">
              <w:rPr>
                <w:rStyle w:val="af7"/>
                <w:rFonts w:eastAsia="Malgun Gothic"/>
              </w:rPr>
              <w:t>8.2</w:t>
            </w:r>
            <w:r w:rsidR="006E6935">
              <w:rPr>
                <w:rFonts w:asciiTheme="minorHAnsi" w:eastAsiaTheme="minorEastAsia" w:hAnsiTheme="minorHAnsi"/>
                <w:b w:val="0"/>
                <w:spacing w:val="0"/>
                <w:sz w:val="21"/>
                <w:szCs w:val="22"/>
              </w:rPr>
              <w:tab/>
            </w:r>
            <w:r w:rsidR="006E6935" w:rsidRPr="0090429A">
              <w:rPr>
                <w:rStyle w:val="af7"/>
              </w:rPr>
              <w:t>com.innoexpert.innorulesj.abstractcompiler.Type</w:t>
            </w:r>
            <w:r w:rsidR="006E6935">
              <w:rPr>
                <w:webHidden/>
              </w:rPr>
              <w:tab/>
            </w:r>
            <w:r w:rsidR="006E6935">
              <w:rPr>
                <w:webHidden/>
              </w:rPr>
              <w:fldChar w:fldCharType="begin"/>
            </w:r>
            <w:r w:rsidR="006E6935">
              <w:rPr>
                <w:webHidden/>
              </w:rPr>
              <w:instrText xml:space="preserve"> PAGEREF _Toc40799181 \h </w:instrText>
            </w:r>
            <w:r w:rsidR="006E6935">
              <w:rPr>
                <w:webHidden/>
              </w:rPr>
            </w:r>
            <w:r w:rsidR="006E6935">
              <w:rPr>
                <w:webHidden/>
              </w:rPr>
              <w:fldChar w:fldCharType="separate"/>
            </w:r>
            <w:r>
              <w:rPr>
                <w:webHidden/>
              </w:rPr>
              <w:t>152</w:t>
            </w:r>
            <w:r w:rsidR="006E6935">
              <w:rPr>
                <w:webHidden/>
              </w:rPr>
              <w:fldChar w:fldCharType="end"/>
            </w:r>
          </w:hyperlink>
        </w:p>
        <w:p w14:paraId="7523E7EC" w14:textId="77777777" w:rsidR="006E6935" w:rsidRDefault="0092459D" w:rsidP="006E6935">
          <w:pPr>
            <w:pStyle w:val="25"/>
            <w:rPr>
              <w:rFonts w:asciiTheme="minorHAnsi" w:eastAsiaTheme="minorEastAsia" w:hAnsiTheme="minorHAnsi"/>
              <w:b w:val="0"/>
              <w:spacing w:val="0"/>
              <w:sz w:val="21"/>
              <w:szCs w:val="22"/>
            </w:rPr>
          </w:pPr>
          <w:hyperlink w:anchor="_Toc40799182" w:history="1">
            <w:r w:rsidR="006E6935" w:rsidRPr="0090429A">
              <w:rPr>
                <w:rStyle w:val="af7"/>
                <w:rFonts w:eastAsia="Malgun Gothic"/>
              </w:rPr>
              <w:t>8.3</w:t>
            </w:r>
            <w:r w:rsidR="006E6935">
              <w:rPr>
                <w:rFonts w:asciiTheme="minorHAnsi" w:eastAsiaTheme="minorEastAsia" w:hAnsiTheme="minorHAnsi"/>
                <w:b w:val="0"/>
                <w:spacing w:val="0"/>
                <w:sz w:val="21"/>
                <w:szCs w:val="22"/>
              </w:rPr>
              <w:tab/>
            </w:r>
            <w:r w:rsidR="006E6935" w:rsidRPr="0090429A">
              <w:rPr>
                <w:rStyle w:val="af7"/>
              </w:rPr>
              <w:t>com.innoexpert.innorulesj.suite.udf.Engine</w:t>
            </w:r>
            <w:r w:rsidR="006E6935">
              <w:rPr>
                <w:webHidden/>
              </w:rPr>
              <w:tab/>
            </w:r>
            <w:r w:rsidR="006E6935">
              <w:rPr>
                <w:webHidden/>
              </w:rPr>
              <w:fldChar w:fldCharType="begin"/>
            </w:r>
            <w:r w:rsidR="006E6935">
              <w:rPr>
                <w:webHidden/>
              </w:rPr>
              <w:instrText xml:space="preserve"> PAGEREF _Toc40799182 \h </w:instrText>
            </w:r>
            <w:r w:rsidR="006E6935">
              <w:rPr>
                <w:webHidden/>
              </w:rPr>
            </w:r>
            <w:r w:rsidR="006E6935">
              <w:rPr>
                <w:webHidden/>
              </w:rPr>
              <w:fldChar w:fldCharType="separate"/>
            </w:r>
            <w:r>
              <w:rPr>
                <w:webHidden/>
              </w:rPr>
              <w:t>155</w:t>
            </w:r>
            <w:r w:rsidR="006E6935">
              <w:rPr>
                <w:webHidden/>
              </w:rPr>
              <w:fldChar w:fldCharType="end"/>
            </w:r>
          </w:hyperlink>
        </w:p>
        <w:p w14:paraId="7D8545A3" w14:textId="77777777" w:rsidR="006E6935" w:rsidRDefault="0092459D" w:rsidP="006E6935">
          <w:pPr>
            <w:pStyle w:val="25"/>
            <w:rPr>
              <w:rFonts w:asciiTheme="minorHAnsi" w:eastAsiaTheme="minorEastAsia" w:hAnsiTheme="minorHAnsi"/>
              <w:b w:val="0"/>
              <w:spacing w:val="0"/>
              <w:sz w:val="21"/>
              <w:szCs w:val="22"/>
            </w:rPr>
          </w:pPr>
          <w:hyperlink w:anchor="_Toc40799183" w:history="1">
            <w:r w:rsidR="006E6935" w:rsidRPr="0090429A">
              <w:rPr>
                <w:rStyle w:val="af7"/>
                <w:rFonts w:eastAsia="Malgun Gothic"/>
              </w:rPr>
              <w:t>8.4</w:t>
            </w:r>
            <w:r w:rsidR="006E6935">
              <w:rPr>
                <w:rFonts w:asciiTheme="minorHAnsi" w:eastAsiaTheme="minorEastAsia" w:hAnsiTheme="minorHAnsi"/>
                <w:b w:val="0"/>
                <w:spacing w:val="0"/>
                <w:sz w:val="21"/>
                <w:szCs w:val="22"/>
              </w:rPr>
              <w:tab/>
            </w:r>
            <w:r w:rsidR="006E6935" w:rsidRPr="0090429A">
              <w:rPr>
                <w:rStyle w:val="af7"/>
              </w:rPr>
              <w:t>com.innoexpert.innorulesj.runtime.SOValue</w:t>
            </w:r>
            <w:r w:rsidR="006E6935">
              <w:rPr>
                <w:webHidden/>
              </w:rPr>
              <w:tab/>
            </w:r>
            <w:r w:rsidR="006E6935">
              <w:rPr>
                <w:webHidden/>
              </w:rPr>
              <w:fldChar w:fldCharType="begin"/>
            </w:r>
            <w:r w:rsidR="006E6935">
              <w:rPr>
                <w:webHidden/>
              </w:rPr>
              <w:instrText xml:space="preserve"> PAGEREF _Toc40799183 \h </w:instrText>
            </w:r>
            <w:r w:rsidR="006E6935">
              <w:rPr>
                <w:webHidden/>
              </w:rPr>
            </w:r>
            <w:r w:rsidR="006E6935">
              <w:rPr>
                <w:webHidden/>
              </w:rPr>
              <w:fldChar w:fldCharType="separate"/>
            </w:r>
            <w:r>
              <w:rPr>
                <w:webHidden/>
              </w:rPr>
              <w:t>158</w:t>
            </w:r>
            <w:r w:rsidR="006E6935">
              <w:rPr>
                <w:webHidden/>
              </w:rPr>
              <w:fldChar w:fldCharType="end"/>
            </w:r>
          </w:hyperlink>
        </w:p>
        <w:p w14:paraId="7CCD769F" w14:textId="77777777" w:rsidR="006E6935" w:rsidRDefault="0092459D" w:rsidP="006E6935">
          <w:pPr>
            <w:pStyle w:val="25"/>
            <w:rPr>
              <w:rFonts w:asciiTheme="minorHAnsi" w:eastAsiaTheme="minorEastAsia" w:hAnsiTheme="minorHAnsi"/>
              <w:b w:val="0"/>
              <w:spacing w:val="0"/>
              <w:sz w:val="21"/>
              <w:szCs w:val="22"/>
            </w:rPr>
          </w:pPr>
          <w:hyperlink w:anchor="_Toc40799184" w:history="1">
            <w:r w:rsidR="006E6935" w:rsidRPr="0090429A">
              <w:rPr>
                <w:rStyle w:val="af7"/>
                <w:rFonts w:eastAsia="Malgun Gothic"/>
              </w:rPr>
              <w:t>8.5</w:t>
            </w:r>
            <w:r w:rsidR="006E6935">
              <w:rPr>
                <w:rFonts w:asciiTheme="minorHAnsi" w:eastAsiaTheme="minorEastAsia" w:hAnsiTheme="minorHAnsi"/>
                <w:b w:val="0"/>
                <w:spacing w:val="0"/>
                <w:sz w:val="21"/>
                <w:szCs w:val="22"/>
              </w:rPr>
              <w:tab/>
            </w:r>
            <w:r w:rsidR="006E6935" w:rsidRPr="0090429A">
              <w:rPr>
                <w:rStyle w:val="af7"/>
              </w:rPr>
              <w:t>com.innoexpert.innorulesj.runtime.MOValue</w:t>
            </w:r>
            <w:r w:rsidR="006E6935">
              <w:rPr>
                <w:webHidden/>
              </w:rPr>
              <w:tab/>
            </w:r>
            <w:r w:rsidR="006E6935">
              <w:rPr>
                <w:webHidden/>
              </w:rPr>
              <w:fldChar w:fldCharType="begin"/>
            </w:r>
            <w:r w:rsidR="006E6935">
              <w:rPr>
                <w:webHidden/>
              </w:rPr>
              <w:instrText xml:space="preserve"> PAGEREF _Toc40799184 \h </w:instrText>
            </w:r>
            <w:r w:rsidR="006E6935">
              <w:rPr>
                <w:webHidden/>
              </w:rPr>
            </w:r>
            <w:r w:rsidR="006E6935">
              <w:rPr>
                <w:webHidden/>
              </w:rPr>
              <w:fldChar w:fldCharType="separate"/>
            </w:r>
            <w:r>
              <w:rPr>
                <w:webHidden/>
              </w:rPr>
              <w:t>160</w:t>
            </w:r>
            <w:r w:rsidR="006E6935">
              <w:rPr>
                <w:webHidden/>
              </w:rPr>
              <w:fldChar w:fldCharType="end"/>
            </w:r>
          </w:hyperlink>
        </w:p>
        <w:p w14:paraId="714CAE11" w14:textId="77777777" w:rsidR="006E6935" w:rsidRDefault="0092459D" w:rsidP="006E6935">
          <w:pPr>
            <w:pStyle w:val="25"/>
            <w:rPr>
              <w:rFonts w:asciiTheme="minorHAnsi" w:eastAsiaTheme="minorEastAsia" w:hAnsiTheme="minorHAnsi"/>
              <w:b w:val="0"/>
              <w:spacing w:val="0"/>
              <w:sz w:val="21"/>
              <w:szCs w:val="22"/>
            </w:rPr>
          </w:pPr>
          <w:hyperlink w:anchor="_Toc40799185" w:history="1">
            <w:r w:rsidR="006E6935" w:rsidRPr="0090429A">
              <w:rPr>
                <w:rStyle w:val="af7"/>
                <w:rFonts w:eastAsia="Malgun Gothic"/>
              </w:rPr>
              <w:t>8.6</w:t>
            </w:r>
            <w:r w:rsidR="006E6935">
              <w:rPr>
                <w:rFonts w:asciiTheme="minorHAnsi" w:eastAsiaTheme="minorEastAsia" w:hAnsiTheme="minorHAnsi"/>
                <w:b w:val="0"/>
                <w:spacing w:val="0"/>
                <w:sz w:val="21"/>
                <w:szCs w:val="22"/>
              </w:rPr>
              <w:tab/>
            </w:r>
            <w:r w:rsidR="006E6935" w:rsidRPr="0090429A">
              <w:rPr>
                <w:rStyle w:val="af7"/>
                <w:rFonts w:hint="eastAsia"/>
              </w:rPr>
              <w:t>例外クラス</w:t>
            </w:r>
            <w:r w:rsidR="006E6935">
              <w:rPr>
                <w:webHidden/>
              </w:rPr>
              <w:tab/>
            </w:r>
            <w:r w:rsidR="006E6935">
              <w:rPr>
                <w:webHidden/>
              </w:rPr>
              <w:fldChar w:fldCharType="begin"/>
            </w:r>
            <w:r w:rsidR="006E6935">
              <w:rPr>
                <w:webHidden/>
              </w:rPr>
              <w:instrText xml:space="preserve"> PAGEREF _Toc40799185 \h </w:instrText>
            </w:r>
            <w:r w:rsidR="006E6935">
              <w:rPr>
                <w:webHidden/>
              </w:rPr>
            </w:r>
            <w:r w:rsidR="006E6935">
              <w:rPr>
                <w:webHidden/>
              </w:rPr>
              <w:fldChar w:fldCharType="separate"/>
            </w:r>
            <w:r>
              <w:rPr>
                <w:webHidden/>
              </w:rPr>
              <w:t>163</w:t>
            </w:r>
            <w:r w:rsidR="006E6935">
              <w:rPr>
                <w:webHidden/>
              </w:rPr>
              <w:fldChar w:fldCharType="end"/>
            </w:r>
          </w:hyperlink>
        </w:p>
        <w:p w14:paraId="25BEA934" w14:textId="77777777" w:rsidR="006E6935" w:rsidRDefault="0092459D" w:rsidP="006E6935">
          <w:pPr>
            <w:pStyle w:val="35"/>
            <w:rPr>
              <w:rFonts w:asciiTheme="minorHAnsi" w:eastAsiaTheme="minorEastAsia" w:hAnsiTheme="minorHAnsi"/>
              <w:spacing w:val="0"/>
              <w:sz w:val="21"/>
              <w:szCs w:val="22"/>
            </w:rPr>
          </w:pPr>
          <w:hyperlink w:anchor="_Toc40799186" w:history="1">
            <w:r w:rsidR="006E6935" w:rsidRPr="0090429A">
              <w:rPr>
                <w:rStyle w:val="af7"/>
                <w:rFonts w:eastAsia="Malgun Gothic"/>
              </w:rPr>
              <w:t>8.6.1</w:t>
            </w:r>
            <w:r w:rsidR="006E6935">
              <w:rPr>
                <w:rFonts w:asciiTheme="minorHAnsi" w:eastAsiaTheme="minorEastAsia" w:hAnsiTheme="minorHAnsi"/>
                <w:spacing w:val="0"/>
                <w:sz w:val="21"/>
                <w:szCs w:val="22"/>
              </w:rPr>
              <w:tab/>
            </w:r>
            <w:r w:rsidR="006E6935" w:rsidRPr="0090429A">
              <w:rPr>
                <w:rStyle w:val="af7"/>
              </w:rPr>
              <w:t>com.innoexpert.innorulesj.exceptions.CompileException</w:t>
            </w:r>
            <w:r w:rsidR="006E6935">
              <w:rPr>
                <w:webHidden/>
              </w:rPr>
              <w:tab/>
            </w:r>
            <w:r w:rsidR="006E6935">
              <w:rPr>
                <w:webHidden/>
              </w:rPr>
              <w:fldChar w:fldCharType="begin"/>
            </w:r>
            <w:r w:rsidR="006E6935">
              <w:rPr>
                <w:webHidden/>
              </w:rPr>
              <w:instrText xml:space="preserve"> PAGEREF _Toc40799186 \h </w:instrText>
            </w:r>
            <w:r w:rsidR="006E6935">
              <w:rPr>
                <w:webHidden/>
              </w:rPr>
            </w:r>
            <w:r w:rsidR="006E6935">
              <w:rPr>
                <w:webHidden/>
              </w:rPr>
              <w:fldChar w:fldCharType="separate"/>
            </w:r>
            <w:r>
              <w:rPr>
                <w:webHidden/>
              </w:rPr>
              <w:t>163</w:t>
            </w:r>
            <w:r w:rsidR="006E6935">
              <w:rPr>
                <w:webHidden/>
              </w:rPr>
              <w:fldChar w:fldCharType="end"/>
            </w:r>
          </w:hyperlink>
        </w:p>
        <w:p w14:paraId="1E6E0071" w14:textId="77777777" w:rsidR="006E6935" w:rsidRDefault="0092459D" w:rsidP="006E6935">
          <w:pPr>
            <w:pStyle w:val="35"/>
            <w:rPr>
              <w:rFonts w:asciiTheme="minorHAnsi" w:eastAsiaTheme="minorEastAsia" w:hAnsiTheme="minorHAnsi"/>
              <w:spacing w:val="0"/>
              <w:sz w:val="21"/>
              <w:szCs w:val="22"/>
            </w:rPr>
          </w:pPr>
          <w:hyperlink w:anchor="_Toc40799187" w:history="1">
            <w:r w:rsidR="006E6935" w:rsidRPr="0090429A">
              <w:rPr>
                <w:rStyle w:val="af7"/>
                <w:rFonts w:eastAsia="Malgun Gothic"/>
              </w:rPr>
              <w:t>8.6.2</w:t>
            </w:r>
            <w:r w:rsidR="006E6935">
              <w:rPr>
                <w:rFonts w:asciiTheme="minorHAnsi" w:eastAsiaTheme="minorEastAsia" w:hAnsiTheme="minorHAnsi"/>
                <w:spacing w:val="0"/>
                <w:sz w:val="21"/>
                <w:szCs w:val="22"/>
              </w:rPr>
              <w:tab/>
            </w:r>
            <w:r w:rsidR="006E6935" w:rsidRPr="0090429A">
              <w:rPr>
                <w:rStyle w:val="af7"/>
              </w:rPr>
              <w:t>com.innoexpert.suite.udf.UserDefinedFunctionException</w:t>
            </w:r>
            <w:r w:rsidR="006E6935">
              <w:rPr>
                <w:webHidden/>
              </w:rPr>
              <w:tab/>
            </w:r>
            <w:r w:rsidR="006E6935">
              <w:rPr>
                <w:webHidden/>
              </w:rPr>
              <w:fldChar w:fldCharType="begin"/>
            </w:r>
            <w:r w:rsidR="006E6935">
              <w:rPr>
                <w:webHidden/>
              </w:rPr>
              <w:instrText xml:space="preserve"> PAGEREF _Toc40799187 \h </w:instrText>
            </w:r>
            <w:r w:rsidR="006E6935">
              <w:rPr>
                <w:webHidden/>
              </w:rPr>
            </w:r>
            <w:r w:rsidR="006E6935">
              <w:rPr>
                <w:webHidden/>
              </w:rPr>
              <w:fldChar w:fldCharType="separate"/>
            </w:r>
            <w:r>
              <w:rPr>
                <w:webHidden/>
              </w:rPr>
              <w:t>163</w:t>
            </w:r>
            <w:r w:rsidR="006E6935">
              <w:rPr>
                <w:webHidden/>
              </w:rPr>
              <w:fldChar w:fldCharType="end"/>
            </w:r>
          </w:hyperlink>
        </w:p>
        <w:p w14:paraId="7D13ACA3" w14:textId="77777777" w:rsidR="006E6935" w:rsidRDefault="0092459D">
          <w:pPr>
            <w:pStyle w:val="14"/>
            <w:rPr>
              <w:rFonts w:asciiTheme="minorHAnsi" w:eastAsiaTheme="minorEastAsia" w:hAnsiTheme="minorHAnsi"/>
              <w:b w:val="0"/>
              <w:spacing w:val="0"/>
              <w:sz w:val="21"/>
              <w:szCs w:val="22"/>
            </w:rPr>
          </w:pPr>
          <w:hyperlink w:anchor="_Toc40799188" w:history="1">
            <w:r w:rsidR="006E6935" w:rsidRPr="0090429A">
              <w:rPr>
                <w:rStyle w:val="af7"/>
                <w:rFonts w:eastAsia="Malgun Gothic"/>
              </w:rPr>
              <w:t>9.</w:t>
            </w:r>
            <w:r w:rsidR="006E6935">
              <w:rPr>
                <w:rFonts w:asciiTheme="minorHAnsi" w:eastAsiaTheme="minorEastAsia" w:hAnsiTheme="minorHAnsi"/>
                <w:b w:val="0"/>
                <w:spacing w:val="0"/>
                <w:sz w:val="21"/>
                <w:szCs w:val="22"/>
              </w:rPr>
              <w:tab/>
            </w:r>
            <w:r w:rsidR="006E6935" w:rsidRPr="0090429A">
              <w:rPr>
                <w:rStyle w:val="af7"/>
                <w:rFonts w:hint="eastAsia"/>
              </w:rPr>
              <w:t>ユーザ定義関数の開発フレームワーク</w:t>
            </w:r>
            <w:r w:rsidR="006E6935">
              <w:rPr>
                <w:webHidden/>
              </w:rPr>
              <w:tab/>
            </w:r>
            <w:r w:rsidR="006E6935">
              <w:rPr>
                <w:webHidden/>
              </w:rPr>
              <w:fldChar w:fldCharType="begin"/>
            </w:r>
            <w:r w:rsidR="006E6935">
              <w:rPr>
                <w:webHidden/>
              </w:rPr>
              <w:instrText xml:space="preserve"> PAGEREF _Toc40799188 \h </w:instrText>
            </w:r>
            <w:r w:rsidR="006E6935">
              <w:rPr>
                <w:webHidden/>
              </w:rPr>
            </w:r>
            <w:r w:rsidR="006E6935">
              <w:rPr>
                <w:webHidden/>
              </w:rPr>
              <w:fldChar w:fldCharType="separate"/>
            </w:r>
            <w:r>
              <w:rPr>
                <w:webHidden/>
              </w:rPr>
              <w:t>164</w:t>
            </w:r>
            <w:r w:rsidR="006E6935">
              <w:rPr>
                <w:webHidden/>
              </w:rPr>
              <w:fldChar w:fldCharType="end"/>
            </w:r>
          </w:hyperlink>
        </w:p>
        <w:p w14:paraId="76D2F541" w14:textId="77777777" w:rsidR="006E6935" w:rsidRDefault="0092459D" w:rsidP="006E6935">
          <w:pPr>
            <w:pStyle w:val="25"/>
            <w:rPr>
              <w:rFonts w:asciiTheme="minorHAnsi" w:eastAsiaTheme="minorEastAsia" w:hAnsiTheme="minorHAnsi"/>
              <w:b w:val="0"/>
              <w:spacing w:val="0"/>
              <w:sz w:val="21"/>
              <w:szCs w:val="22"/>
            </w:rPr>
          </w:pPr>
          <w:hyperlink w:anchor="_Toc40799189" w:history="1">
            <w:r w:rsidR="006E6935" w:rsidRPr="0090429A">
              <w:rPr>
                <w:rStyle w:val="af7"/>
                <w:rFonts w:eastAsia="Malgun Gothic"/>
              </w:rPr>
              <w:t>9.1</w:t>
            </w:r>
            <w:r w:rsidR="006E6935">
              <w:rPr>
                <w:rFonts w:asciiTheme="minorHAnsi" w:eastAsiaTheme="minorEastAsia" w:hAnsiTheme="minorHAnsi"/>
                <w:b w:val="0"/>
                <w:spacing w:val="0"/>
                <w:sz w:val="21"/>
                <w:szCs w:val="22"/>
              </w:rPr>
              <w:tab/>
            </w:r>
            <w:r w:rsidR="006E6935" w:rsidRPr="0090429A">
              <w:rPr>
                <w:rStyle w:val="af7"/>
                <w:rFonts w:hint="eastAsia"/>
              </w:rPr>
              <w:t>ビルドライブラリ</w:t>
            </w:r>
            <w:r w:rsidR="006E6935">
              <w:rPr>
                <w:webHidden/>
              </w:rPr>
              <w:tab/>
            </w:r>
            <w:r w:rsidR="006E6935">
              <w:rPr>
                <w:webHidden/>
              </w:rPr>
              <w:fldChar w:fldCharType="begin"/>
            </w:r>
            <w:r w:rsidR="006E6935">
              <w:rPr>
                <w:webHidden/>
              </w:rPr>
              <w:instrText xml:space="preserve"> PAGEREF _Toc40799189 \h </w:instrText>
            </w:r>
            <w:r w:rsidR="006E6935">
              <w:rPr>
                <w:webHidden/>
              </w:rPr>
            </w:r>
            <w:r w:rsidR="006E6935">
              <w:rPr>
                <w:webHidden/>
              </w:rPr>
              <w:fldChar w:fldCharType="separate"/>
            </w:r>
            <w:r>
              <w:rPr>
                <w:webHidden/>
              </w:rPr>
              <w:t>164</w:t>
            </w:r>
            <w:r w:rsidR="006E6935">
              <w:rPr>
                <w:webHidden/>
              </w:rPr>
              <w:fldChar w:fldCharType="end"/>
            </w:r>
          </w:hyperlink>
        </w:p>
        <w:p w14:paraId="1617AB30" w14:textId="77777777" w:rsidR="006E6935" w:rsidRDefault="0092459D" w:rsidP="006E6935">
          <w:pPr>
            <w:pStyle w:val="25"/>
            <w:rPr>
              <w:rFonts w:asciiTheme="minorHAnsi" w:eastAsiaTheme="minorEastAsia" w:hAnsiTheme="minorHAnsi"/>
              <w:b w:val="0"/>
              <w:spacing w:val="0"/>
              <w:sz w:val="21"/>
              <w:szCs w:val="22"/>
            </w:rPr>
          </w:pPr>
          <w:hyperlink w:anchor="_Toc40799190" w:history="1">
            <w:r w:rsidR="006E6935" w:rsidRPr="0090429A">
              <w:rPr>
                <w:rStyle w:val="af7"/>
                <w:rFonts w:eastAsia="Malgun Gothic"/>
              </w:rPr>
              <w:t>9.2</w:t>
            </w:r>
            <w:r w:rsidR="006E6935">
              <w:rPr>
                <w:rFonts w:asciiTheme="minorHAnsi" w:eastAsiaTheme="minorEastAsia" w:hAnsiTheme="minorHAnsi"/>
                <w:b w:val="0"/>
                <w:spacing w:val="0"/>
                <w:sz w:val="21"/>
                <w:szCs w:val="22"/>
              </w:rPr>
              <w:tab/>
            </w:r>
            <w:r w:rsidR="006E6935" w:rsidRPr="0090429A">
              <w:rPr>
                <w:rStyle w:val="af7"/>
                <w:rFonts w:hint="eastAsia"/>
              </w:rPr>
              <w:t>ランタイムライブラリ</w:t>
            </w:r>
            <w:r w:rsidR="006E6935">
              <w:rPr>
                <w:webHidden/>
              </w:rPr>
              <w:tab/>
            </w:r>
            <w:r w:rsidR="006E6935">
              <w:rPr>
                <w:webHidden/>
              </w:rPr>
              <w:fldChar w:fldCharType="begin"/>
            </w:r>
            <w:r w:rsidR="006E6935">
              <w:rPr>
                <w:webHidden/>
              </w:rPr>
              <w:instrText xml:space="preserve"> PAGEREF _Toc40799190 \h </w:instrText>
            </w:r>
            <w:r w:rsidR="006E6935">
              <w:rPr>
                <w:webHidden/>
              </w:rPr>
            </w:r>
            <w:r w:rsidR="006E6935">
              <w:rPr>
                <w:webHidden/>
              </w:rPr>
              <w:fldChar w:fldCharType="separate"/>
            </w:r>
            <w:r>
              <w:rPr>
                <w:webHidden/>
              </w:rPr>
              <w:t>164</w:t>
            </w:r>
            <w:r w:rsidR="006E6935">
              <w:rPr>
                <w:webHidden/>
              </w:rPr>
              <w:fldChar w:fldCharType="end"/>
            </w:r>
          </w:hyperlink>
        </w:p>
        <w:p w14:paraId="250F0B8F" w14:textId="77777777" w:rsidR="006E6935" w:rsidRDefault="0092459D" w:rsidP="006E6935">
          <w:pPr>
            <w:pStyle w:val="25"/>
            <w:rPr>
              <w:rFonts w:asciiTheme="minorHAnsi" w:eastAsiaTheme="minorEastAsia" w:hAnsiTheme="minorHAnsi"/>
              <w:b w:val="0"/>
              <w:spacing w:val="0"/>
              <w:sz w:val="21"/>
              <w:szCs w:val="22"/>
            </w:rPr>
          </w:pPr>
          <w:hyperlink w:anchor="_Toc40799191" w:history="1">
            <w:r w:rsidR="006E6935" w:rsidRPr="0090429A">
              <w:rPr>
                <w:rStyle w:val="af7"/>
                <w:rFonts w:eastAsia="Malgun Gothic"/>
              </w:rPr>
              <w:t>9.3</w:t>
            </w:r>
            <w:r w:rsidR="006E6935">
              <w:rPr>
                <w:rFonts w:asciiTheme="minorHAnsi" w:eastAsiaTheme="minorEastAsia" w:hAnsiTheme="minorHAnsi"/>
                <w:b w:val="0"/>
                <w:spacing w:val="0"/>
                <w:sz w:val="21"/>
                <w:szCs w:val="22"/>
              </w:rPr>
              <w:tab/>
            </w:r>
            <w:r w:rsidR="006E6935" w:rsidRPr="0090429A">
              <w:rPr>
                <w:rStyle w:val="af7"/>
                <w:rFonts w:hint="eastAsia"/>
              </w:rPr>
              <w:t>ユーザ定義関数フレームワーク</w:t>
            </w:r>
            <w:r w:rsidR="006E6935" w:rsidRPr="0090429A">
              <w:rPr>
                <w:rStyle w:val="af7"/>
              </w:rPr>
              <w:t>API</w:t>
            </w:r>
            <w:r w:rsidR="006E6935" w:rsidRPr="0090429A">
              <w:rPr>
                <w:rStyle w:val="af7"/>
                <w:rFonts w:hint="eastAsia"/>
              </w:rPr>
              <w:t>クラス</w:t>
            </w:r>
            <w:r w:rsidR="006E6935">
              <w:rPr>
                <w:webHidden/>
              </w:rPr>
              <w:tab/>
            </w:r>
            <w:r w:rsidR="006E6935">
              <w:rPr>
                <w:webHidden/>
              </w:rPr>
              <w:fldChar w:fldCharType="begin"/>
            </w:r>
            <w:r w:rsidR="006E6935">
              <w:rPr>
                <w:webHidden/>
              </w:rPr>
              <w:instrText xml:space="preserve"> PAGEREF _Toc40799191 \h </w:instrText>
            </w:r>
            <w:r w:rsidR="006E6935">
              <w:rPr>
                <w:webHidden/>
              </w:rPr>
            </w:r>
            <w:r w:rsidR="006E6935">
              <w:rPr>
                <w:webHidden/>
              </w:rPr>
              <w:fldChar w:fldCharType="separate"/>
            </w:r>
            <w:r>
              <w:rPr>
                <w:webHidden/>
              </w:rPr>
              <w:t>164</w:t>
            </w:r>
            <w:r w:rsidR="006E6935">
              <w:rPr>
                <w:webHidden/>
              </w:rPr>
              <w:fldChar w:fldCharType="end"/>
            </w:r>
          </w:hyperlink>
        </w:p>
        <w:p w14:paraId="4D3B2C7D" w14:textId="77777777" w:rsidR="006E6935" w:rsidRDefault="0092459D" w:rsidP="006E6935">
          <w:pPr>
            <w:pStyle w:val="35"/>
            <w:rPr>
              <w:rFonts w:asciiTheme="minorHAnsi" w:eastAsiaTheme="minorEastAsia" w:hAnsiTheme="minorHAnsi"/>
              <w:spacing w:val="0"/>
              <w:sz w:val="21"/>
              <w:szCs w:val="22"/>
            </w:rPr>
          </w:pPr>
          <w:hyperlink w:anchor="_Toc40799192" w:history="1">
            <w:r w:rsidR="006E6935" w:rsidRPr="0090429A">
              <w:rPr>
                <w:rStyle w:val="af7"/>
                <w:rFonts w:eastAsia="Malgun Gothic"/>
              </w:rPr>
              <w:t>9.3.1</w:t>
            </w:r>
            <w:r w:rsidR="006E6935">
              <w:rPr>
                <w:rFonts w:asciiTheme="minorHAnsi" w:eastAsiaTheme="minorEastAsia" w:hAnsiTheme="minorHAnsi"/>
                <w:spacing w:val="0"/>
                <w:sz w:val="21"/>
                <w:szCs w:val="22"/>
              </w:rPr>
              <w:tab/>
            </w:r>
            <w:r w:rsidR="006E6935" w:rsidRPr="0090429A">
              <w:rPr>
                <w:rStyle w:val="af7"/>
              </w:rPr>
              <w:t>com.innoexpert.innorulesj.suite.udfunit.UdfUnit</w:t>
            </w:r>
            <w:r w:rsidR="006E6935">
              <w:rPr>
                <w:webHidden/>
              </w:rPr>
              <w:tab/>
            </w:r>
            <w:r w:rsidR="006E6935">
              <w:rPr>
                <w:webHidden/>
              </w:rPr>
              <w:fldChar w:fldCharType="begin"/>
            </w:r>
            <w:r w:rsidR="006E6935">
              <w:rPr>
                <w:webHidden/>
              </w:rPr>
              <w:instrText xml:space="preserve"> PAGEREF _Toc40799192 \h </w:instrText>
            </w:r>
            <w:r w:rsidR="006E6935">
              <w:rPr>
                <w:webHidden/>
              </w:rPr>
            </w:r>
            <w:r w:rsidR="006E6935">
              <w:rPr>
                <w:webHidden/>
              </w:rPr>
              <w:fldChar w:fldCharType="separate"/>
            </w:r>
            <w:r>
              <w:rPr>
                <w:webHidden/>
              </w:rPr>
              <w:t>164</w:t>
            </w:r>
            <w:r w:rsidR="006E6935">
              <w:rPr>
                <w:webHidden/>
              </w:rPr>
              <w:fldChar w:fldCharType="end"/>
            </w:r>
          </w:hyperlink>
        </w:p>
        <w:p w14:paraId="72269272" w14:textId="77777777" w:rsidR="006E6935" w:rsidRDefault="0092459D" w:rsidP="006E6935">
          <w:pPr>
            <w:pStyle w:val="25"/>
            <w:rPr>
              <w:rFonts w:asciiTheme="minorHAnsi" w:eastAsiaTheme="minorEastAsia" w:hAnsiTheme="minorHAnsi"/>
              <w:b w:val="0"/>
              <w:spacing w:val="0"/>
              <w:sz w:val="21"/>
              <w:szCs w:val="22"/>
            </w:rPr>
          </w:pPr>
          <w:hyperlink w:anchor="_Toc40799193" w:history="1">
            <w:r w:rsidR="006E6935" w:rsidRPr="0090429A">
              <w:rPr>
                <w:rStyle w:val="af7"/>
                <w:rFonts w:eastAsia="Malgun Gothic"/>
              </w:rPr>
              <w:t>9.4</w:t>
            </w:r>
            <w:r w:rsidR="006E6935">
              <w:rPr>
                <w:rFonts w:asciiTheme="minorHAnsi" w:eastAsiaTheme="minorEastAsia" w:hAnsiTheme="minorHAnsi"/>
                <w:b w:val="0"/>
                <w:spacing w:val="0"/>
                <w:sz w:val="21"/>
                <w:szCs w:val="22"/>
              </w:rPr>
              <w:tab/>
            </w:r>
            <w:r w:rsidR="006E6935" w:rsidRPr="0090429A">
              <w:rPr>
                <w:rStyle w:val="af7"/>
                <w:rFonts w:hint="eastAsia"/>
              </w:rPr>
              <w:t>簡単な例</w:t>
            </w:r>
            <w:r w:rsidR="006E6935">
              <w:rPr>
                <w:webHidden/>
              </w:rPr>
              <w:tab/>
            </w:r>
            <w:r w:rsidR="006E6935">
              <w:rPr>
                <w:webHidden/>
              </w:rPr>
              <w:fldChar w:fldCharType="begin"/>
            </w:r>
            <w:r w:rsidR="006E6935">
              <w:rPr>
                <w:webHidden/>
              </w:rPr>
              <w:instrText xml:space="preserve"> PAGEREF _Toc40799193 \h </w:instrText>
            </w:r>
            <w:r w:rsidR="006E6935">
              <w:rPr>
                <w:webHidden/>
              </w:rPr>
            </w:r>
            <w:r w:rsidR="006E6935">
              <w:rPr>
                <w:webHidden/>
              </w:rPr>
              <w:fldChar w:fldCharType="separate"/>
            </w:r>
            <w:r>
              <w:rPr>
                <w:webHidden/>
              </w:rPr>
              <w:t>166</w:t>
            </w:r>
            <w:r w:rsidR="006E6935">
              <w:rPr>
                <w:webHidden/>
              </w:rPr>
              <w:fldChar w:fldCharType="end"/>
            </w:r>
          </w:hyperlink>
        </w:p>
        <w:p w14:paraId="4CCD13DA" w14:textId="77777777" w:rsidR="006E6935" w:rsidRDefault="0092459D">
          <w:pPr>
            <w:pStyle w:val="14"/>
            <w:rPr>
              <w:rFonts w:asciiTheme="minorHAnsi" w:eastAsiaTheme="minorEastAsia" w:hAnsiTheme="minorHAnsi"/>
              <w:b w:val="0"/>
              <w:spacing w:val="0"/>
              <w:sz w:val="21"/>
              <w:szCs w:val="22"/>
            </w:rPr>
          </w:pPr>
          <w:hyperlink w:anchor="_Toc40799194" w:history="1">
            <w:r w:rsidR="006E6935" w:rsidRPr="0090429A">
              <w:rPr>
                <w:rStyle w:val="af7"/>
                <w:rFonts w:eastAsia="Malgun Gothic"/>
              </w:rPr>
              <w:t>10.</w:t>
            </w:r>
            <w:r w:rsidR="006E6935">
              <w:rPr>
                <w:rFonts w:asciiTheme="minorHAnsi" w:eastAsiaTheme="minorEastAsia" w:hAnsiTheme="minorHAnsi"/>
                <w:b w:val="0"/>
                <w:spacing w:val="0"/>
                <w:sz w:val="21"/>
                <w:szCs w:val="22"/>
              </w:rPr>
              <w:tab/>
            </w:r>
            <w:r w:rsidR="006E6935" w:rsidRPr="0090429A">
              <w:rPr>
                <w:rStyle w:val="af7"/>
                <w:rFonts w:hint="eastAsia"/>
              </w:rPr>
              <w:t>定数ルールとユーザ定義関数</w:t>
            </w:r>
            <w:r w:rsidR="006E6935">
              <w:rPr>
                <w:webHidden/>
              </w:rPr>
              <w:tab/>
            </w:r>
            <w:r w:rsidR="006E6935">
              <w:rPr>
                <w:webHidden/>
              </w:rPr>
              <w:fldChar w:fldCharType="begin"/>
            </w:r>
            <w:r w:rsidR="006E6935">
              <w:rPr>
                <w:webHidden/>
              </w:rPr>
              <w:instrText xml:space="preserve"> PAGEREF _Toc40799194 \h </w:instrText>
            </w:r>
            <w:r w:rsidR="006E6935">
              <w:rPr>
                <w:webHidden/>
              </w:rPr>
            </w:r>
            <w:r w:rsidR="006E6935">
              <w:rPr>
                <w:webHidden/>
              </w:rPr>
              <w:fldChar w:fldCharType="separate"/>
            </w:r>
            <w:r>
              <w:rPr>
                <w:webHidden/>
              </w:rPr>
              <w:t>168</w:t>
            </w:r>
            <w:r w:rsidR="006E6935">
              <w:rPr>
                <w:webHidden/>
              </w:rPr>
              <w:fldChar w:fldCharType="end"/>
            </w:r>
          </w:hyperlink>
        </w:p>
        <w:p w14:paraId="727F765F" w14:textId="77777777" w:rsidR="006E6935" w:rsidRDefault="0092459D" w:rsidP="006E6935">
          <w:pPr>
            <w:pStyle w:val="25"/>
            <w:rPr>
              <w:rFonts w:asciiTheme="minorHAnsi" w:eastAsiaTheme="minorEastAsia" w:hAnsiTheme="minorHAnsi"/>
              <w:b w:val="0"/>
              <w:spacing w:val="0"/>
              <w:sz w:val="21"/>
              <w:szCs w:val="22"/>
            </w:rPr>
          </w:pPr>
          <w:hyperlink w:anchor="_Toc40799195" w:history="1">
            <w:r w:rsidR="006E6935" w:rsidRPr="0090429A">
              <w:rPr>
                <w:rStyle w:val="af7"/>
                <w:rFonts w:eastAsia="Malgun Gothic"/>
              </w:rPr>
              <w:t>10.1</w:t>
            </w:r>
            <w:r w:rsidR="006E6935">
              <w:rPr>
                <w:rFonts w:asciiTheme="minorHAnsi" w:eastAsiaTheme="minorEastAsia" w:hAnsiTheme="minorHAnsi"/>
                <w:b w:val="0"/>
                <w:spacing w:val="0"/>
                <w:sz w:val="21"/>
                <w:szCs w:val="22"/>
              </w:rPr>
              <w:tab/>
            </w:r>
            <w:r w:rsidR="006E6935" w:rsidRPr="0090429A">
              <w:rPr>
                <w:rStyle w:val="af7"/>
                <w:rFonts w:hint="eastAsia"/>
              </w:rPr>
              <w:t>定数ルール</w:t>
            </w:r>
            <w:r w:rsidR="006E6935">
              <w:rPr>
                <w:webHidden/>
              </w:rPr>
              <w:tab/>
            </w:r>
            <w:r w:rsidR="006E6935">
              <w:rPr>
                <w:webHidden/>
              </w:rPr>
              <w:fldChar w:fldCharType="begin"/>
            </w:r>
            <w:r w:rsidR="006E6935">
              <w:rPr>
                <w:webHidden/>
              </w:rPr>
              <w:instrText xml:space="preserve"> PAGEREF _Toc40799195 \h </w:instrText>
            </w:r>
            <w:r w:rsidR="006E6935">
              <w:rPr>
                <w:webHidden/>
              </w:rPr>
            </w:r>
            <w:r w:rsidR="006E6935">
              <w:rPr>
                <w:webHidden/>
              </w:rPr>
              <w:fldChar w:fldCharType="separate"/>
            </w:r>
            <w:r>
              <w:rPr>
                <w:webHidden/>
              </w:rPr>
              <w:t>168</w:t>
            </w:r>
            <w:r w:rsidR="006E6935">
              <w:rPr>
                <w:webHidden/>
              </w:rPr>
              <w:fldChar w:fldCharType="end"/>
            </w:r>
          </w:hyperlink>
        </w:p>
        <w:p w14:paraId="1EED1519" w14:textId="77777777" w:rsidR="006E6935" w:rsidRDefault="0092459D" w:rsidP="006E6935">
          <w:pPr>
            <w:pStyle w:val="25"/>
            <w:rPr>
              <w:rFonts w:asciiTheme="minorHAnsi" w:eastAsiaTheme="minorEastAsia" w:hAnsiTheme="minorHAnsi"/>
              <w:b w:val="0"/>
              <w:spacing w:val="0"/>
              <w:sz w:val="21"/>
              <w:szCs w:val="22"/>
            </w:rPr>
          </w:pPr>
          <w:hyperlink w:anchor="_Toc40799196" w:history="1">
            <w:r w:rsidR="006E6935" w:rsidRPr="0090429A">
              <w:rPr>
                <w:rStyle w:val="af7"/>
                <w:rFonts w:eastAsia="Malgun Gothic"/>
              </w:rPr>
              <w:t>10.2</w:t>
            </w:r>
            <w:r w:rsidR="006E6935">
              <w:rPr>
                <w:rFonts w:asciiTheme="minorHAnsi" w:eastAsiaTheme="minorEastAsia" w:hAnsiTheme="minorHAnsi"/>
                <w:b w:val="0"/>
                <w:spacing w:val="0"/>
                <w:sz w:val="21"/>
                <w:szCs w:val="22"/>
              </w:rPr>
              <w:tab/>
            </w:r>
            <w:r w:rsidR="006E6935" w:rsidRPr="0090429A">
              <w:rPr>
                <w:rStyle w:val="af7"/>
              </w:rPr>
              <w:t>RANDOM</w:t>
            </w:r>
            <w:r w:rsidR="006E6935" w:rsidRPr="0090429A">
              <w:rPr>
                <w:rStyle w:val="af7"/>
                <w:rFonts w:hint="eastAsia"/>
              </w:rPr>
              <w:t>関数</w:t>
            </w:r>
            <w:r w:rsidR="006E6935">
              <w:rPr>
                <w:webHidden/>
              </w:rPr>
              <w:tab/>
            </w:r>
            <w:r w:rsidR="006E6935">
              <w:rPr>
                <w:webHidden/>
              </w:rPr>
              <w:fldChar w:fldCharType="begin"/>
            </w:r>
            <w:r w:rsidR="006E6935">
              <w:rPr>
                <w:webHidden/>
              </w:rPr>
              <w:instrText xml:space="preserve"> PAGEREF _Toc40799196 \h </w:instrText>
            </w:r>
            <w:r w:rsidR="006E6935">
              <w:rPr>
                <w:webHidden/>
              </w:rPr>
            </w:r>
            <w:r w:rsidR="006E6935">
              <w:rPr>
                <w:webHidden/>
              </w:rPr>
              <w:fldChar w:fldCharType="separate"/>
            </w:r>
            <w:r>
              <w:rPr>
                <w:webHidden/>
              </w:rPr>
              <w:t>169</w:t>
            </w:r>
            <w:r w:rsidR="006E6935">
              <w:rPr>
                <w:webHidden/>
              </w:rPr>
              <w:fldChar w:fldCharType="end"/>
            </w:r>
          </w:hyperlink>
        </w:p>
        <w:p w14:paraId="084F19DB" w14:textId="77777777" w:rsidR="006E6935" w:rsidRDefault="0092459D" w:rsidP="006E6935">
          <w:pPr>
            <w:pStyle w:val="25"/>
            <w:rPr>
              <w:rFonts w:asciiTheme="minorHAnsi" w:eastAsiaTheme="minorEastAsia" w:hAnsiTheme="minorHAnsi"/>
              <w:b w:val="0"/>
              <w:spacing w:val="0"/>
              <w:sz w:val="21"/>
              <w:szCs w:val="22"/>
            </w:rPr>
          </w:pPr>
          <w:hyperlink w:anchor="_Toc40799197" w:history="1">
            <w:r w:rsidR="006E6935" w:rsidRPr="0090429A">
              <w:rPr>
                <w:rStyle w:val="af7"/>
                <w:rFonts w:eastAsia="Malgun Gothic"/>
              </w:rPr>
              <w:t>10.3</w:t>
            </w:r>
            <w:r w:rsidR="006E6935">
              <w:rPr>
                <w:rFonts w:asciiTheme="minorHAnsi" w:eastAsiaTheme="minorEastAsia" w:hAnsiTheme="minorHAnsi"/>
                <w:b w:val="0"/>
                <w:spacing w:val="0"/>
                <w:sz w:val="21"/>
                <w:szCs w:val="22"/>
              </w:rPr>
              <w:tab/>
            </w:r>
            <w:r w:rsidR="006E6935" w:rsidRPr="0090429A">
              <w:rPr>
                <w:rStyle w:val="af7"/>
                <w:rFonts w:hint="eastAsia"/>
              </w:rPr>
              <w:t>ビルトイン関数に対するユーザ定義関数の制約事項</w:t>
            </w:r>
            <w:r w:rsidR="006E6935">
              <w:rPr>
                <w:webHidden/>
              </w:rPr>
              <w:tab/>
            </w:r>
            <w:r w:rsidR="006E6935">
              <w:rPr>
                <w:webHidden/>
              </w:rPr>
              <w:fldChar w:fldCharType="begin"/>
            </w:r>
            <w:r w:rsidR="006E6935">
              <w:rPr>
                <w:webHidden/>
              </w:rPr>
              <w:instrText xml:space="preserve"> PAGEREF _Toc40799197 \h </w:instrText>
            </w:r>
            <w:r w:rsidR="006E6935">
              <w:rPr>
                <w:webHidden/>
              </w:rPr>
            </w:r>
            <w:r w:rsidR="006E6935">
              <w:rPr>
                <w:webHidden/>
              </w:rPr>
              <w:fldChar w:fldCharType="separate"/>
            </w:r>
            <w:r>
              <w:rPr>
                <w:webHidden/>
              </w:rPr>
              <w:t>171</w:t>
            </w:r>
            <w:r w:rsidR="006E6935">
              <w:rPr>
                <w:webHidden/>
              </w:rPr>
              <w:fldChar w:fldCharType="end"/>
            </w:r>
          </w:hyperlink>
        </w:p>
        <w:p w14:paraId="1736327B" w14:textId="2C43A9C8" w:rsidR="008D33E7" w:rsidRDefault="008D33E7" w:rsidP="00F93119">
          <w:r>
            <w:rPr>
              <w:b/>
              <w:bCs/>
              <w:lang w:val="ja-JP"/>
            </w:rPr>
            <w:fldChar w:fldCharType="end"/>
          </w:r>
        </w:p>
      </w:sdtContent>
    </w:sdt>
    <w:p w14:paraId="461F68C6" w14:textId="6F78F886" w:rsidR="00213DDD" w:rsidRDefault="00213DDD">
      <w:pPr>
        <w:autoSpaceDE/>
        <w:autoSpaceDN/>
      </w:pPr>
      <w:r>
        <w:br w:type="page"/>
      </w:r>
    </w:p>
    <w:p w14:paraId="41FDC111" w14:textId="77777777" w:rsidR="00213DDD" w:rsidRPr="00213DDD" w:rsidRDefault="00213DDD" w:rsidP="00213DDD">
      <w:pPr>
        <w:pStyle w:val="aff3"/>
      </w:pPr>
      <w:r>
        <w:rPr>
          <w:rFonts w:hint="eastAsia"/>
        </w:rPr>
        <w:lastRenderedPageBreak/>
        <w:t>図</w:t>
      </w:r>
      <w:r w:rsidRPr="00C652D5">
        <w:t>目次</w:t>
      </w:r>
    </w:p>
    <w:p w14:paraId="762183A2" w14:textId="77777777" w:rsidR="006E6935" w:rsidRDefault="00213DDD" w:rsidP="006E6935">
      <w:pPr>
        <w:pStyle w:val="af8"/>
        <w:tabs>
          <w:tab w:val="right" w:leader="dot" w:pos="9515"/>
        </w:tabs>
        <w:ind w:left="792" w:hanging="400"/>
        <w:rPr>
          <w:rFonts w:asciiTheme="minorHAnsi" w:eastAsiaTheme="minorEastAsia" w:hAnsiTheme="minorHAnsi"/>
          <w:noProof/>
          <w:spacing w:val="0"/>
          <w:sz w:val="21"/>
          <w:szCs w:val="22"/>
        </w:rPr>
      </w:pPr>
      <w:r>
        <w:fldChar w:fldCharType="begin"/>
      </w:r>
      <w:r>
        <w:instrText xml:space="preserve"> </w:instrText>
      </w:r>
      <w:r>
        <w:rPr>
          <w:rFonts w:hint="eastAsia"/>
        </w:rPr>
        <w:instrText>TOC \h \z \c "</w:instrText>
      </w:r>
      <w:r>
        <w:rPr>
          <w:rFonts w:hint="eastAsia"/>
        </w:rPr>
        <w:instrText>図</w:instrText>
      </w:r>
      <w:r>
        <w:rPr>
          <w:rFonts w:hint="eastAsia"/>
        </w:rPr>
        <w:instrText>"</w:instrText>
      </w:r>
      <w:r>
        <w:instrText xml:space="preserve"> </w:instrText>
      </w:r>
      <w:r>
        <w:fldChar w:fldCharType="separate"/>
      </w:r>
      <w:hyperlink w:anchor="_Toc40799198"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 I/O</w:t>
        </w:r>
        <w:r w:rsidR="006E6935" w:rsidRPr="00E707E8">
          <w:rPr>
            <w:rStyle w:val="af7"/>
            <w:rFonts w:hint="eastAsia"/>
            <w:noProof/>
          </w:rPr>
          <w:t>オブジェクト方式のルールサービス呼び出し</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_Toc40799198 \h </w:instrText>
        </w:r>
        <w:r w:rsidR="006E6935">
          <w:rPr>
            <w:noProof/>
            <w:webHidden/>
          </w:rPr>
        </w:r>
        <w:r w:rsidR="006E6935">
          <w:rPr>
            <w:noProof/>
            <w:webHidden/>
          </w:rPr>
          <w:fldChar w:fldCharType="separate"/>
        </w:r>
        <w:r w:rsidR="0092459D">
          <w:rPr>
            <w:noProof/>
            <w:webHidden/>
          </w:rPr>
          <w:t>18</w:t>
        </w:r>
        <w:r w:rsidR="006E6935">
          <w:rPr>
            <w:noProof/>
            <w:webHidden/>
          </w:rPr>
          <w:fldChar w:fldCharType="end"/>
        </w:r>
      </w:hyperlink>
    </w:p>
    <w:p w14:paraId="7EC3D369"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199"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 I/O</w:t>
        </w:r>
        <w:r w:rsidR="006E6935" w:rsidRPr="00E707E8">
          <w:rPr>
            <w:rStyle w:val="af7"/>
            <w:rFonts w:hint="eastAsia"/>
            <w:noProof/>
          </w:rPr>
          <w:t>アダプタ方式のルールサービスの呼び出し</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_Toc40799199 \h </w:instrText>
        </w:r>
        <w:r w:rsidR="006E6935">
          <w:rPr>
            <w:noProof/>
            <w:webHidden/>
          </w:rPr>
        </w:r>
        <w:r w:rsidR="006E6935">
          <w:rPr>
            <w:noProof/>
            <w:webHidden/>
          </w:rPr>
          <w:fldChar w:fldCharType="separate"/>
        </w:r>
        <w:r>
          <w:rPr>
            <w:noProof/>
            <w:webHidden/>
          </w:rPr>
          <w:t>34</w:t>
        </w:r>
        <w:r w:rsidR="006E6935">
          <w:rPr>
            <w:noProof/>
            <w:webHidden/>
          </w:rPr>
          <w:fldChar w:fldCharType="end"/>
        </w:r>
      </w:hyperlink>
    </w:p>
    <w:p w14:paraId="3992633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0"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3 ItemProvider</w:t>
        </w:r>
        <w:r w:rsidR="006E6935" w:rsidRPr="00E707E8">
          <w:rPr>
            <w:rStyle w:val="af7"/>
            <w:rFonts w:hint="eastAsia"/>
            <w:noProof/>
          </w:rPr>
          <w:t>ダイアグラム</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_Toc40799200 \h </w:instrText>
        </w:r>
        <w:r w:rsidR="006E6935">
          <w:rPr>
            <w:noProof/>
            <w:webHidden/>
          </w:rPr>
        </w:r>
        <w:r w:rsidR="006E6935">
          <w:rPr>
            <w:noProof/>
            <w:webHidden/>
          </w:rPr>
          <w:fldChar w:fldCharType="separate"/>
        </w:r>
        <w:r>
          <w:rPr>
            <w:noProof/>
            <w:webHidden/>
          </w:rPr>
          <w:t>36</w:t>
        </w:r>
        <w:r w:rsidR="006E6935">
          <w:rPr>
            <w:noProof/>
            <w:webHidden/>
          </w:rPr>
          <w:fldChar w:fldCharType="end"/>
        </w:r>
      </w:hyperlink>
    </w:p>
    <w:p w14:paraId="3FF45F5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1"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4 ResultConsumer</w:t>
        </w:r>
        <w:r w:rsidR="006E6935" w:rsidRPr="00E707E8">
          <w:rPr>
            <w:rStyle w:val="af7"/>
            <w:rFonts w:hint="eastAsia"/>
            <w:noProof/>
          </w:rPr>
          <w:t>ダイアグラム</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_Toc40799201 \h </w:instrText>
        </w:r>
        <w:r w:rsidR="006E6935">
          <w:rPr>
            <w:noProof/>
            <w:webHidden/>
          </w:rPr>
        </w:r>
        <w:r w:rsidR="006E6935">
          <w:rPr>
            <w:noProof/>
            <w:webHidden/>
          </w:rPr>
          <w:fldChar w:fldCharType="separate"/>
        </w:r>
        <w:r>
          <w:rPr>
            <w:noProof/>
            <w:webHidden/>
          </w:rPr>
          <w:t>40</w:t>
        </w:r>
        <w:r w:rsidR="006E6935">
          <w:rPr>
            <w:noProof/>
            <w:webHidden/>
          </w:rPr>
          <w:fldChar w:fldCharType="end"/>
        </w:r>
      </w:hyperlink>
    </w:p>
    <w:p w14:paraId="1CFA4ED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2"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5 I/O</w:t>
        </w:r>
        <w:r w:rsidR="006E6935" w:rsidRPr="00E707E8">
          <w:rPr>
            <w:rStyle w:val="af7"/>
            <w:rFonts w:hint="eastAsia"/>
            <w:noProof/>
          </w:rPr>
          <w:t>オブジェクト方式と</w:t>
        </w:r>
        <w:r w:rsidR="006E6935" w:rsidRPr="00E707E8">
          <w:rPr>
            <w:rStyle w:val="af7"/>
            <w:noProof/>
          </w:rPr>
          <w:t>I/O</w:t>
        </w:r>
        <w:r w:rsidR="006E6935" w:rsidRPr="00E707E8">
          <w:rPr>
            <w:rStyle w:val="af7"/>
            <w:rFonts w:hint="eastAsia"/>
            <w:noProof/>
          </w:rPr>
          <w:t>アダプタ方式の比較システム</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_Toc40799202 \h </w:instrText>
        </w:r>
        <w:r w:rsidR="006E6935">
          <w:rPr>
            <w:noProof/>
            <w:webHidden/>
          </w:rPr>
        </w:r>
        <w:r w:rsidR="006E6935">
          <w:rPr>
            <w:noProof/>
            <w:webHidden/>
          </w:rPr>
          <w:fldChar w:fldCharType="separate"/>
        </w:r>
        <w:r>
          <w:rPr>
            <w:noProof/>
            <w:webHidden/>
          </w:rPr>
          <w:t>48</w:t>
        </w:r>
        <w:r w:rsidR="006E6935">
          <w:rPr>
            <w:noProof/>
            <w:webHidden/>
          </w:rPr>
          <w:fldChar w:fldCharType="end"/>
        </w:r>
      </w:hyperlink>
    </w:p>
    <w:p w14:paraId="49AF7DD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3"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6 </w:t>
        </w:r>
        <w:r w:rsidR="006E6935" w:rsidRPr="00E707E8">
          <w:rPr>
            <w:rStyle w:val="af7"/>
            <w:rFonts w:hint="eastAsia"/>
            <w:noProof/>
          </w:rPr>
          <w:t>コールバックルール</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_Toc40799203 \h </w:instrText>
        </w:r>
        <w:r w:rsidR="006E6935">
          <w:rPr>
            <w:noProof/>
            <w:webHidden/>
          </w:rPr>
        </w:r>
        <w:r w:rsidR="006E6935">
          <w:rPr>
            <w:noProof/>
            <w:webHidden/>
          </w:rPr>
          <w:fldChar w:fldCharType="separate"/>
        </w:r>
        <w:r>
          <w:rPr>
            <w:noProof/>
            <w:webHidden/>
          </w:rPr>
          <w:t>50</w:t>
        </w:r>
        <w:r w:rsidR="006E6935">
          <w:rPr>
            <w:noProof/>
            <w:webHidden/>
          </w:rPr>
          <w:fldChar w:fldCharType="end"/>
        </w:r>
      </w:hyperlink>
    </w:p>
    <w:p w14:paraId="6C7ADAD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4"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7 </w:t>
        </w:r>
        <w:r w:rsidR="006E6935" w:rsidRPr="00E707E8">
          <w:rPr>
            <w:rStyle w:val="af7"/>
            <w:rFonts w:hint="eastAsia"/>
            <w:noProof/>
          </w:rPr>
          <w:t>ルール</w:t>
        </w:r>
        <w:r w:rsidR="006E6935" w:rsidRPr="00E707E8">
          <w:rPr>
            <w:rStyle w:val="af7"/>
            <w:noProof/>
          </w:rPr>
          <w:t>API</w:t>
        </w:r>
        <w:r w:rsidR="006E6935" w:rsidRPr="00E707E8">
          <w:rPr>
            <w:rStyle w:val="af7"/>
            <w:rFonts w:hint="eastAsia"/>
            <w:noProof/>
          </w:rPr>
          <w:t>ライブラリの構成</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_Toc40799204 \h </w:instrText>
        </w:r>
        <w:r w:rsidR="006E6935">
          <w:rPr>
            <w:noProof/>
            <w:webHidden/>
          </w:rPr>
        </w:r>
        <w:r w:rsidR="006E6935">
          <w:rPr>
            <w:noProof/>
            <w:webHidden/>
          </w:rPr>
          <w:fldChar w:fldCharType="separate"/>
        </w:r>
        <w:r>
          <w:rPr>
            <w:noProof/>
            <w:webHidden/>
          </w:rPr>
          <w:t>86</w:t>
        </w:r>
        <w:r w:rsidR="006E6935">
          <w:rPr>
            <w:noProof/>
            <w:webHidden/>
          </w:rPr>
          <w:fldChar w:fldCharType="end"/>
        </w:r>
      </w:hyperlink>
    </w:p>
    <w:p w14:paraId="40299BF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5"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8 I/O</w:t>
        </w:r>
        <w:r w:rsidR="006E6935" w:rsidRPr="00E707E8">
          <w:rPr>
            <w:rStyle w:val="af7"/>
            <w:rFonts w:hint="eastAsia"/>
            <w:noProof/>
          </w:rPr>
          <w:t>オブジェクト方式のルールサービスの呼び出し</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_Toc40799205 \h </w:instrText>
        </w:r>
        <w:r w:rsidR="006E6935">
          <w:rPr>
            <w:noProof/>
            <w:webHidden/>
          </w:rPr>
        </w:r>
        <w:r w:rsidR="006E6935">
          <w:rPr>
            <w:noProof/>
            <w:webHidden/>
          </w:rPr>
          <w:fldChar w:fldCharType="separate"/>
        </w:r>
        <w:r>
          <w:rPr>
            <w:noProof/>
            <w:webHidden/>
          </w:rPr>
          <w:t>96</w:t>
        </w:r>
        <w:r w:rsidR="006E6935">
          <w:rPr>
            <w:noProof/>
            <w:webHidden/>
          </w:rPr>
          <w:fldChar w:fldCharType="end"/>
        </w:r>
      </w:hyperlink>
    </w:p>
    <w:p w14:paraId="1750CE9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6"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9 I/O</w:t>
        </w:r>
        <w:r w:rsidR="006E6935" w:rsidRPr="00E707E8">
          <w:rPr>
            <w:rStyle w:val="af7"/>
            <w:rFonts w:hint="eastAsia"/>
            <w:noProof/>
          </w:rPr>
          <w:t>アダプタ方式のルールサービスの呼び出し</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_Toc40799206 \h </w:instrText>
        </w:r>
        <w:r w:rsidR="006E6935">
          <w:rPr>
            <w:noProof/>
            <w:webHidden/>
          </w:rPr>
        </w:r>
        <w:r w:rsidR="006E6935">
          <w:rPr>
            <w:noProof/>
            <w:webHidden/>
          </w:rPr>
          <w:fldChar w:fldCharType="separate"/>
        </w:r>
        <w:r>
          <w:rPr>
            <w:noProof/>
            <w:webHidden/>
          </w:rPr>
          <w:t>108</w:t>
        </w:r>
        <w:r w:rsidR="006E6935">
          <w:rPr>
            <w:noProof/>
            <w:webHidden/>
          </w:rPr>
          <w:fldChar w:fldCharType="end"/>
        </w:r>
      </w:hyperlink>
    </w:p>
    <w:p w14:paraId="121310E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7"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10 ItemProvider</w:t>
        </w:r>
        <w:r w:rsidR="006E6935" w:rsidRPr="00E707E8">
          <w:rPr>
            <w:rStyle w:val="af7"/>
            <w:rFonts w:hint="eastAsia"/>
            <w:noProof/>
          </w:rPr>
          <w:t>ダイアグラム</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_Toc40799207 \h </w:instrText>
        </w:r>
        <w:r w:rsidR="006E6935">
          <w:rPr>
            <w:noProof/>
            <w:webHidden/>
          </w:rPr>
        </w:r>
        <w:r w:rsidR="006E6935">
          <w:rPr>
            <w:noProof/>
            <w:webHidden/>
          </w:rPr>
          <w:fldChar w:fldCharType="separate"/>
        </w:r>
        <w:r>
          <w:rPr>
            <w:noProof/>
            <w:webHidden/>
          </w:rPr>
          <w:t>110</w:t>
        </w:r>
        <w:r w:rsidR="006E6935">
          <w:rPr>
            <w:noProof/>
            <w:webHidden/>
          </w:rPr>
          <w:fldChar w:fldCharType="end"/>
        </w:r>
      </w:hyperlink>
    </w:p>
    <w:p w14:paraId="007BA29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8"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11 ResultConsumer</w:t>
        </w:r>
        <w:r w:rsidR="006E6935" w:rsidRPr="00E707E8">
          <w:rPr>
            <w:rStyle w:val="af7"/>
            <w:rFonts w:hint="eastAsia"/>
            <w:noProof/>
          </w:rPr>
          <w:t>ダイアグラム</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_Toc40799208 \h </w:instrText>
        </w:r>
        <w:r w:rsidR="006E6935">
          <w:rPr>
            <w:noProof/>
            <w:webHidden/>
          </w:rPr>
        </w:r>
        <w:r w:rsidR="006E6935">
          <w:rPr>
            <w:noProof/>
            <w:webHidden/>
          </w:rPr>
          <w:fldChar w:fldCharType="separate"/>
        </w:r>
        <w:r>
          <w:rPr>
            <w:noProof/>
            <w:webHidden/>
          </w:rPr>
          <w:t>114</w:t>
        </w:r>
        <w:r w:rsidR="006E6935">
          <w:rPr>
            <w:noProof/>
            <w:webHidden/>
          </w:rPr>
          <w:fldChar w:fldCharType="end"/>
        </w:r>
      </w:hyperlink>
    </w:p>
    <w:p w14:paraId="221A4C2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09"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12 9986.21 * 100 – 998620]</w:t>
        </w:r>
        <w:r w:rsidR="006E6935">
          <w:rPr>
            <w:noProof/>
            <w:webHidden/>
          </w:rPr>
          <w:tab/>
        </w:r>
        <w:r w:rsidR="006E6935">
          <w:rPr>
            <w:noProof/>
            <w:webHidden/>
          </w:rPr>
          <w:fldChar w:fldCharType="begin"/>
        </w:r>
        <w:r w:rsidR="006E6935">
          <w:rPr>
            <w:noProof/>
            <w:webHidden/>
          </w:rPr>
          <w:instrText xml:space="preserve"> PAGEREF _Toc40799209 \h </w:instrText>
        </w:r>
        <w:r w:rsidR="006E6935">
          <w:rPr>
            <w:noProof/>
            <w:webHidden/>
          </w:rPr>
        </w:r>
        <w:r w:rsidR="006E6935">
          <w:rPr>
            <w:noProof/>
            <w:webHidden/>
          </w:rPr>
          <w:fldChar w:fldCharType="separate"/>
        </w:r>
        <w:r>
          <w:rPr>
            <w:noProof/>
            <w:webHidden/>
          </w:rPr>
          <w:t>131</w:t>
        </w:r>
        <w:r w:rsidR="006E6935">
          <w:rPr>
            <w:noProof/>
            <w:webHidden/>
          </w:rPr>
          <w:fldChar w:fldCharType="end"/>
        </w:r>
      </w:hyperlink>
    </w:p>
    <w:p w14:paraId="65E9772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0"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13 </w:t>
        </w:r>
        <w:r w:rsidR="006E6935" w:rsidRPr="00E707E8">
          <w:rPr>
            <w:rStyle w:val="af7"/>
            <w:rFonts w:hint="eastAsia"/>
            <w:noProof/>
          </w:rPr>
          <w:t>書式</w:t>
        </w:r>
        <w:r w:rsidR="006E6935" w:rsidRPr="00E707E8">
          <w:rPr>
            <w:rStyle w:val="af7"/>
            <w:noProof/>
          </w:rPr>
          <w:t xml:space="preserve"> - </w:t>
        </w:r>
        <w:r w:rsidR="006E6935" w:rsidRPr="00E707E8">
          <w:rPr>
            <w:rStyle w:val="af7"/>
            <w:rFonts w:ascii="ＭＳ Ｐゴシック" w:hAnsi="ＭＳ Ｐゴシック" w:hint="eastAsia"/>
            <w:noProof/>
          </w:rPr>
          <w:t>標準</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_Toc40799210 \h </w:instrText>
        </w:r>
        <w:r w:rsidR="006E6935">
          <w:rPr>
            <w:noProof/>
            <w:webHidden/>
          </w:rPr>
        </w:r>
        <w:r w:rsidR="006E6935">
          <w:rPr>
            <w:noProof/>
            <w:webHidden/>
          </w:rPr>
          <w:fldChar w:fldCharType="separate"/>
        </w:r>
        <w:r>
          <w:rPr>
            <w:noProof/>
            <w:webHidden/>
          </w:rPr>
          <w:t>132</w:t>
        </w:r>
        <w:r w:rsidR="006E6935">
          <w:rPr>
            <w:noProof/>
            <w:webHidden/>
          </w:rPr>
          <w:fldChar w:fldCharType="end"/>
        </w:r>
      </w:hyperlink>
    </w:p>
    <w:p w14:paraId="488DBEF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1" w:history="1">
        <w:r w:rsidR="006E6935" w:rsidRPr="00E707E8">
          <w:rPr>
            <w:rStyle w:val="af7"/>
            <w:noProof/>
            <w:lang w:eastAsia="zh-CN"/>
          </w:rPr>
          <w:t>[</w:t>
        </w:r>
        <w:r w:rsidR="006E6935" w:rsidRPr="00E707E8">
          <w:rPr>
            <w:rStyle w:val="af7"/>
            <w:rFonts w:hint="eastAsia"/>
            <w:noProof/>
          </w:rPr>
          <w:t>図</w:t>
        </w:r>
        <w:r w:rsidR="006E6935" w:rsidRPr="00E707E8">
          <w:rPr>
            <w:rStyle w:val="af7"/>
            <w:noProof/>
          </w:rPr>
          <w:t xml:space="preserve"> 14 </w:t>
        </w:r>
        <w:r w:rsidR="006E6935" w:rsidRPr="00E707E8">
          <w:rPr>
            <w:rStyle w:val="af7"/>
            <w:rFonts w:hint="eastAsia"/>
            <w:noProof/>
            <w:lang w:eastAsia="zh-CN"/>
          </w:rPr>
          <w:t>書式</w:t>
        </w:r>
        <w:r w:rsidR="006E6935" w:rsidRPr="00E707E8">
          <w:rPr>
            <w:rStyle w:val="af7"/>
            <w:noProof/>
            <w:lang w:eastAsia="zh-CN"/>
          </w:rPr>
          <w:t xml:space="preserve"> - </w:t>
        </w:r>
        <w:r w:rsidR="006E6935" w:rsidRPr="00E707E8">
          <w:rPr>
            <w:rStyle w:val="af7"/>
            <w:rFonts w:hint="eastAsia"/>
            <w:noProof/>
            <w:lang w:eastAsia="zh-CN"/>
          </w:rPr>
          <w:t>小数点以下</w:t>
        </w:r>
        <w:r w:rsidR="006E6935" w:rsidRPr="00E707E8">
          <w:rPr>
            <w:rStyle w:val="af7"/>
            <w:noProof/>
            <w:lang w:eastAsia="zh-CN"/>
          </w:rPr>
          <w:t>15</w:t>
        </w:r>
        <w:r w:rsidR="006E6935" w:rsidRPr="00E707E8">
          <w:rPr>
            <w:rStyle w:val="af7"/>
            <w:rFonts w:hint="eastAsia"/>
            <w:noProof/>
            <w:lang w:eastAsia="zh-CN"/>
          </w:rPr>
          <w:t>桁</w:t>
        </w:r>
        <w:r w:rsidR="006E6935" w:rsidRPr="00E707E8">
          <w:rPr>
            <w:rStyle w:val="af7"/>
            <w:rFonts w:eastAsia="Malgun Gothic"/>
            <w:noProof/>
            <w:lang w:eastAsia="zh-CN"/>
          </w:rPr>
          <w:t>]</w:t>
        </w:r>
        <w:r w:rsidR="006E6935">
          <w:rPr>
            <w:noProof/>
            <w:webHidden/>
          </w:rPr>
          <w:tab/>
        </w:r>
        <w:r w:rsidR="006E6935">
          <w:rPr>
            <w:noProof/>
            <w:webHidden/>
          </w:rPr>
          <w:fldChar w:fldCharType="begin"/>
        </w:r>
        <w:r w:rsidR="006E6935">
          <w:rPr>
            <w:noProof/>
            <w:webHidden/>
          </w:rPr>
          <w:instrText xml:space="preserve"> PAGEREF _Toc40799211 \h </w:instrText>
        </w:r>
        <w:r w:rsidR="006E6935">
          <w:rPr>
            <w:noProof/>
            <w:webHidden/>
          </w:rPr>
        </w:r>
        <w:r w:rsidR="006E6935">
          <w:rPr>
            <w:noProof/>
            <w:webHidden/>
          </w:rPr>
          <w:fldChar w:fldCharType="separate"/>
        </w:r>
        <w:r>
          <w:rPr>
            <w:noProof/>
            <w:webHidden/>
          </w:rPr>
          <w:t>133</w:t>
        </w:r>
        <w:r w:rsidR="006E6935">
          <w:rPr>
            <w:noProof/>
            <w:webHidden/>
          </w:rPr>
          <w:fldChar w:fldCharType="end"/>
        </w:r>
      </w:hyperlink>
    </w:p>
    <w:p w14:paraId="00E4FD0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2"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15 </w:t>
        </w:r>
        <w:r w:rsidR="006E6935" w:rsidRPr="00E707E8">
          <w:rPr>
            <w:rStyle w:val="af7"/>
            <w:rFonts w:hint="eastAsia"/>
            <w:noProof/>
          </w:rPr>
          <w:t>小数点以下</w:t>
        </w:r>
        <w:r w:rsidR="006E6935" w:rsidRPr="00E707E8">
          <w:rPr>
            <w:rStyle w:val="af7"/>
            <w:noProof/>
          </w:rPr>
          <w:t>15</w:t>
        </w:r>
        <w:r w:rsidR="006E6935" w:rsidRPr="00E707E8">
          <w:rPr>
            <w:rStyle w:val="af7"/>
            <w:rFonts w:hint="eastAsia"/>
            <w:noProof/>
          </w:rPr>
          <w:t>桁までの結果</w:t>
        </w:r>
        <w:r w:rsidR="006E6935" w:rsidRPr="00E707E8">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_Toc40799212 \h </w:instrText>
        </w:r>
        <w:r w:rsidR="006E6935">
          <w:rPr>
            <w:noProof/>
            <w:webHidden/>
          </w:rPr>
        </w:r>
        <w:r w:rsidR="006E6935">
          <w:rPr>
            <w:noProof/>
            <w:webHidden/>
          </w:rPr>
          <w:fldChar w:fldCharType="separate"/>
        </w:r>
        <w:r>
          <w:rPr>
            <w:noProof/>
            <w:webHidden/>
          </w:rPr>
          <w:t>133</w:t>
        </w:r>
        <w:r w:rsidR="006E6935">
          <w:rPr>
            <w:noProof/>
            <w:webHidden/>
          </w:rPr>
          <w:fldChar w:fldCharType="end"/>
        </w:r>
      </w:hyperlink>
    </w:p>
    <w:p w14:paraId="6BCAC3F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3"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16 </w:t>
        </w:r>
        <w:r w:rsidR="006E6935" w:rsidRPr="00E707E8">
          <w:rPr>
            <w:rStyle w:val="af7"/>
            <w:rFonts w:hint="eastAsia"/>
            <w:noProof/>
          </w:rPr>
          <w:t>ユーザ定義関数リスト</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_Toc40799213 \h </w:instrText>
        </w:r>
        <w:r w:rsidR="006E6935">
          <w:rPr>
            <w:noProof/>
            <w:webHidden/>
          </w:rPr>
        </w:r>
        <w:r w:rsidR="006E6935">
          <w:rPr>
            <w:noProof/>
            <w:webHidden/>
          </w:rPr>
          <w:fldChar w:fldCharType="separate"/>
        </w:r>
        <w:r>
          <w:rPr>
            <w:noProof/>
            <w:webHidden/>
          </w:rPr>
          <w:t>147</w:t>
        </w:r>
        <w:r w:rsidR="006E6935">
          <w:rPr>
            <w:noProof/>
            <w:webHidden/>
          </w:rPr>
          <w:fldChar w:fldCharType="end"/>
        </w:r>
      </w:hyperlink>
    </w:p>
    <w:p w14:paraId="5CCCA1D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4"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17 FACT</w:t>
        </w:r>
        <w:r w:rsidR="006E6935" w:rsidRPr="00E707E8">
          <w:rPr>
            <w:rStyle w:val="af7"/>
            <w:rFonts w:hint="eastAsia"/>
            <w:noProof/>
          </w:rPr>
          <w:t>関数のヘルプ</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_Toc40799214 \h </w:instrText>
        </w:r>
        <w:r w:rsidR="006E6935">
          <w:rPr>
            <w:noProof/>
            <w:webHidden/>
          </w:rPr>
        </w:r>
        <w:r w:rsidR="006E6935">
          <w:rPr>
            <w:noProof/>
            <w:webHidden/>
          </w:rPr>
          <w:fldChar w:fldCharType="separate"/>
        </w:r>
        <w:r>
          <w:rPr>
            <w:noProof/>
            <w:webHidden/>
          </w:rPr>
          <w:t>148</w:t>
        </w:r>
        <w:r w:rsidR="006E6935">
          <w:rPr>
            <w:noProof/>
            <w:webHidden/>
          </w:rPr>
          <w:fldChar w:fldCharType="end"/>
        </w:r>
      </w:hyperlink>
    </w:p>
    <w:p w14:paraId="3169828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5"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18 FACT</w:t>
        </w:r>
        <w:r w:rsidR="006E6935" w:rsidRPr="00E707E8">
          <w:rPr>
            <w:rStyle w:val="af7"/>
            <w:rFonts w:hint="eastAsia"/>
            <w:noProof/>
          </w:rPr>
          <w:t>関数を使用するテーブルルール</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_Toc40799215 \h </w:instrText>
        </w:r>
        <w:r w:rsidR="006E6935">
          <w:rPr>
            <w:noProof/>
            <w:webHidden/>
          </w:rPr>
        </w:r>
        <w:r w:rsidR="006E6935">
          <w:rPr>
            <w:noProof/>
            <w:webHidden/>
          </w:rPr>
          <w:fldChar w:fldCharType="separate"/>
        </w:r>
        <w:r>
          <w:rPr>
            <w:noProof/>
            <w:webHidden/>
          </w:rPr>
          <w:t>148</w:t>
        </w:r>
        <w:r w:rsidR="006E6935">
          <w:rPr>
            <w:noProof/>
            <w:webHidden/>
          </w:rPr>
          <w:fldChar w:fldCharType="end"/>
        </w:r>
      </w:hyperlink>
    </w:p>
    <w:p w14:paraId="37C0810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6"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19 {CallFACT}</w:t>
        </w:r>
        <w:r w:rsidR="006E6935" w:rsidRPr="00E707E8">
          <w:rPr>
            <w:rStyle w:val="af7"/>
            <w:rFonts w:hint="eastAsia"/>
            <w:noProof/>
          </w:rPr>
          <w:t>ルールのテストの結果</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_Toc40799216 \h </w:instrText>
        </w:r>
        <w:r w:rsidR="006E6935">
          <w:rPr>
            <w:noProof/>
            <w:webHidden/>
          </w:rPr>
        </w:r>
        <w:r w:rsidR="006E6935">
          <w:rPr>
            <w:noProof/>
            <w:webHidden/>
          </w:rPr>
          <w:fldChar w:fldCharType="separate"/>
        </w:r>
        <w:r>
          <w:rPr>
            <w:noProof/>
            <w:webHidden/>
          </w:rPr>
          <w:t>149</w:t>
        </w:r>
        <w:r w:rsidR="006E6935">
          <w:rPr>
            <w:noProof/>
            <w:webHidden/>
          </w:rPr>
          <w:fldChar w:fldCharType="end"/>
        </w:r>
      </w:hyperlink>
    </w:p>
    <w:p w14:paraId="6F23C90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7"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20 </w:t>
        </w:r>
        <w:r w:rsidR="006E6935" w:rsidRPr="00E707E8">
          <w:rPr>
            <w:rStyle w:val="af7"/>
            <w:rFonts w:hint="eastAsia"/>
            <w:noProof/>
          </w:rPr>
          <w:t>正しくない</w:t>
        </w:r>
        <w:r w:rsidR="006E6935" w:rsidRPr="00E707E8">
          <w:rPr>
            <w:rStyle w:val="af7"/>
            <w:noProof/>
          </w:rPr>
          <w:t>FACT</w:t>
        </w:r>
        <w:r w:rsidR="006E6935" w:rsidRPr="00E707E8">
          <w:rPr>
            <w:rStyle w:val="af7"/>
            <w:rFonts w:hint="eastAsia"/>
            <w:noProof/>
          </w:rPr>
          <w:t>関数パラメータに対するエラーメッセージ</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_Toc40799217 \h </w:instrText>
        </w:r>
        <w:r w:rsidR="006E6935">
          <w:rPr>
            <w:noProof/>
            <w:webHidden/>
          </w:rPr>
        </w:r>
        <w:r w:rsidR="006E6935">
          <w:rPr>
            <w:noProof/>
            <w:webHidden/>
          </w:rPr>
          <w:fldChar w:fldCharType="separate"/>
        </w:r>
        <w:r>
          <w:rPr>
            <w:noProof/>
            <w:webHidden/>
          </w:rPr>
          <w:t>149</w:t>
        </w:r>
        <w:r w:rsidR="006E6935">
          <w:rPr>
            <w:noProof/>
            <w:webHidden/>
          </w:rPr>
          <w:fldChar w:fldCharType="end"/>
        </w:r>
      </w:hyperlink>
    </w:p>
    <w:p w14:paraId="4AE414AB"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8"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21 </w:t>
        </w:r>
        <w:r w:rsidR="006E6935" w:rsidRPr="00E707E8">
          <w:rPr>
            <w:rStyle w:val="af7"/>
            <w:rFonts w:ascii="ＭＳ Ｐゴシック" w:hAnsi="ＭＳ Ｐゴシック" w:hint="eastAsia"/>
            <w:noProof/>
          </w:rPr>
          <w:t>非</w:t>
        </w:r>
        <w:r w:rsidR="006E6935" w:rsidRPr="00E707E8">
          <w:rPr>
            <w:rStyle w:val="af7"/>
            <w:rFonts w:hint="eastAsia"/>
            <w:noProof/>
          </w:rPr>
          <w:t>定数ルール</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_Toc40799218 \h </w:instrText>
        </w:r>
        <w:r w:rsidR="006E6935">
          <w:rPr>
            <w:noProof/>
            <w:webHidden/>
          </w:rPr>
        </w:r>
        <w:r w:rsidR="006E6935">
          <w:rPr>
            <w:noProof/>
            <w:webHidden/>
          </w:rPr>
          <w:fldChar w:fldCharType="separate"/>
        </w:r>
        <w:r>
          <w:rPr>
            <w:noProof/>
            <w:webHidden/>
          </w:rPr>
          <w:t>168</w:t>
        </w:r>
        <w:r w:rsidR="006E6935">
          <w:rPr>
            <w:noProof/>
            <w:webHidden/>
          </w:rPr>
          <w:fldChar w:fldCharType="end"/>
        </w:r>
      </w:hyperlink>
    </w:p>
    <w:p w14:paraId="2AF9B90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19"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22 </w:t>
        </w:r>
        <w:r w:rsidR="006E6935" w:rsidRPr="00E707E8">
          <w:rPr>
            <w:rStyle w:val="af7"/>
            <w:rFonts w:hint="eastAsia"/>
            <w:noProof/>
          </w:rPr>
          <w:t>定数ルール</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_Toc40799219 \h </w:instrText>
        </w:r>
        <w:r w:rsidR="006E6935">
          <w:rPr>
            <w:noProof/>
            <w:webHidden/>
          </w:rPr>
        </w:r>
        <w:r w:rsidR="006E6935">
          <w:rPr>
            <w:noProof/>
            <w:webHidden/>
          </w:rPr>
          <w:fldChar w:fldCharType="separate"/>
        </w:r>
        <w:r>
          <w:rPr>
            <w:noProof/>
            <w:webHidden/>
          </w:rPr>
          <w:t>168</w:t>
        </w:r>
        <w:r w:rsidR="006E6935">
          <w:rPr>
            <w:noProof/>
            <w:webHidden/>
          </w:rPr>
          <w:fldChar w:fldCharType="end"/>
        </w:r>
      </w:hyperlink>
    </w:p>
    <w:p w14:paraId="493BA09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0"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23 CallRANDOM</w:t>
        </w:r>
        <w:r w:rsidR="006E6935" w:rsidRPr="00E707E8">
          <w:rPr>
            <w:rStyle w:val="af7"/>
            <w:rFonts w:hint="eastAsia"/>
            <w:noProof/>
          </w:rPr>
          <w:t>ルール</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_Toc40799220 \h </w:instrText>
        </w:r>
        <w:r w:rsidR="006E6935">
          <w:rPr>
            <w:noProof/>
            <w:webHidden/>
          </w:rPr>
        </w:r>
        <w:r w:rsidR="006E6935">
          <w:rPr>
            <w:noProof/>
            <w:webHidden/>
          </w:rPr>
          <w:fldChar w:fldCharType="separate"/>
        </w:r>
        <w:r>
          <w:rPr>
            <w:noProof/>
            <w:webHidden/>
          </w:rPr>
          <w:t>170</w:t>
        </w:r>
        <w:r w:rsidR="006E6935">
          <w:rPr>
            <w:noProof/>
            <w:webHidden/>
          </w:rPr>
          <w:fldChar w:fldCharType="end"/>
        </w:r>
      </w:hyperlink>
    </w:p>
    <w:p w14:paraId="0F8C043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1"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24 </w:t>
        </w:r>
        <w:r w:rsidR="006E6935" w:rsidRPr="00E707E8">
          <w:rPr>
            <w:rStyle w:val="af7"/>
            <w:rFonts w:hint="eastAsia"/>
            <w:noProof/>
          </w:rPr>
          <w:t>ルール実行結果</w:t>
        </w:r>
        <w:r w:rsidR="006E6935" w:rsidRPr="00E707E8">
          <w:rPr>
            <w:rStyle w:val="af7"/>
            <w:noProof/>
          </w:rPr>
          <w:t>]</w:t>
        </w:r>
        <w:r w:rsidR="006E6935">
          <w:rPr>
            <w:noProof/>
            <w:webHidden/>
          </w:rPr>
          <w:tab/>
        </w:r>
        <w:r w:rsidR="006E6935">
          <w:rPr>
            <w:noProof/>
            <w:webHidden/>
          </w:rPr>
          <w:fldChar w:fldCharType="begin"/>
        </w:r>
        <w:r w:rsidR="006E6935">
          <w:rPr>
            <w:noProof/>
            <w:webHidden/>
          </w:rPr>
          <w:instrText xml:space="preserve"> PAGEREF _Toc40799221 \h </w:instrText>
        </w:r>
        <w:r w:rsidR="006E6935">
          <w:rPr>
            <w:noProof/>
            <w:webHidden/>
          </w:rPr>
        </w:r>
        <w:r w:rsidR="006E6935">
          <w:rPr>
            <w:noProof/>
            <w:webHidden/>
          </w:rPr>
          <w:fldChar w:fldCharType="separate"/>
        </w:r>
        <w:r>
          <w:rPr>
            <w:noProof/>
            <w:webHidden/>
          </w:rPr>
          <w:t>170</w:t>
        </w:r>
        <w:r w:rsidR="006E6935">
          <w:rPr>
            <w:noProof/>
            <w:webHidden/>
          </w:rPr>
          <w:fldChar w:fldCharType="end"/>
        </w:r>
      </w:hyperlink>
    </w:p>
    <w:p w14:paraId="098B740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2"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25 CallSYSTIME]</w:t>
        </w:r>
        <w:r w:rsidR="006E6935">
          <w:rPr>
            <w:noProof/>
            <w:webHidden/>
          </w:rPr>
          <w:tab/>
        </w:r>
        <w:r w:rsidR="006E6935">
          <w:rPr>
            <w:noProof/>
            <w:webHidden/>
          </w:rPr>
          <w:fldChar w:fldCharType="begin"/>
        </w:r>
        <w:r w:rsidR="006E6935">
          <w:rPr>
            <w:noProof/>
            <w:webHidden/>
          </w:rPr>
          <w:instrText xml:space="preserve"> PAGEREF _Toc40799222 \h </w:instrText>
        </w:r>
        <w:r w:rsidR="006E6935">
          <w:rPr>
            <w:noProof/>
            <w:webHidden/>
          </w:rPr>
        </w:r>
        <w:r w:rsidR="006E6935">
          <w:rPr>
            <w:noProof/>
            <w:webHidden/>
          </w:rPr>
          <w:fldChar w:fldCharType="separate"/>
        </w:r>
        <w:r>
          <w:rPr>
            <w:noProof/>
            <w:webHidden/>
          </w:rPr>
          <w:t>171</w:t>
        </w:r>
        <w:r w:rsidR="006E6935">
          <w:rPr>
            <w:noProof/>
            <w:webHidden/>
          </w:rPr>
          <w:fldChar w:fldCharType="end"/>
        </w:r>
      </w:hyperlink>
    </w:p>
    <w:p w14:paraId="45EED82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3" w:history="1">
        <w:r w:rsidR="006E6935" w:rsidRPr="00E707E8">
          <w:rPr>
            <w:rStyle w:val="af7"/>
            <w:noProof/>
          </w:rPr>
          <w:t>[</w:t>
        </w:r>
        <w:r w:rsidR="006E6935" w:rsidRPr="00E707E8">
          <w:rPr>
            <w:rStyle w:val="af7"/>
            <w:rFonts w:hint="eastAsia"/>
            <w:noProof/>
          </w:rPr>
          <w:t>図</w:t>
        </w:r>
        <w:r w:rsidR="006E6935" w:rsidRPr="00E707E8">
          <w:rPr>
            <w:rStyle w:val="af7"/>
            <w:noProof/>
          </w:rPr>
          <w:t xml:space="preserve"> 26 </w:t>
        </w:r>
        <w:r w:rsidR="006E6935" w:rsidRPr="00E707E8">
          <w:rPr>
            <w:rStyle w:val="af7"/>
            <w:rFonts w:ascii="ＭＳ Ｐゴシック" w:hAnsi="ＭＳ Ｐゴシック" w:hint="eastAsia"/>
            <w:noProof/>
          </w:rPr>
          <w:t>非定</w:t>
        </w:r>
        <w:r w:rsidR="006E6935" w:rsidRPr="00E707E8">
          <w:rPr>
            <w:rStyle w:val="af7"/>
            <w:rFonts w:hint="eastAsia"/>
            <w:noProof/>
          </w:rPr>
          <w:t>数ルール</w:t>
        </w:r>
        <w:r w:rsidR="006E6935" w:rsidRPr="00E707E8">
          <w:rPr>
            <w:rStyle w:val="af7"/>
            <w:noProof/>
          </w:rPr>
          <w:t>CallRANDOM]</w:t>
        </w:r>
        <w:r w:rsidR="006E6935">
          <w:rPr>
            <w:noProof/>
            <w:webHidden/>
          </w:rPr>
          <w:tab/>
        </w:r>
        <w:r w:rsidR="006E6935">
          <w:rPr>
            <w:noProof/>
            <w:webHidden/>
          </w:rPr>
          <w:fldChar w:fldCharType="begin"/>
        </w:r>
        <w:r w:rsidR="006E6935">
          <w:rPr>
            <w:noProof/>
            <w:webHidden/>
          </w:rPr>
          <w:instrText xml:space="preserve"> PAGEREF _Toc40799223 \h </w:instrText>
        </w:r>
        <w:r w:rsidR="006E6935">
          <w:rPr>
            <w:noProof/>
            <w:webHidden/>
          </w:rPr>
        </w:r>
        <w:r w:rsidR="006E6935">
          <w:rPr>
            <w:noProof/>
            <w:webHidden/>
          </w:rPr>
          <w:fldChar w:fldCharType="separate"/>
        </w:r>
        <w:r>
          <w:rPr>
            <w:noProof/>
            <w:webHidden/>
          </w:rPr>
          <w:t>171</w:t>
        </w:r>
        <w:r w:rsidR="006E6935">
          <w:rPr>
            <w:noProof/>
            <w:webHidden/>
          </w:rPr>
          <w:fldChar w:fldCharType="end"/>
        </w:r>
      </w:hyperlink>
    </w:p>
    <w:p w14:paraId="7DFAF491" w14:textId="29A1F9B6" w:rsidR="00FC1DC6" w:rsidRDefault="00213DDD" w:rsidP="00213DDD">
      <w:pPr>
        <w:rPr>
          <w:ins w:id="23" w:author="IRK" w:date="2020-04-14T14:26:00Z"/>
        </w:rPr>
      </w:pPr>
      <w:r>
        <w:fldChar w:fldCharType="end"/>
      </w:r>
    </w:p>
    <w:p w14:paraId="021ED68A" w14:textId="77777777" w:rsidR="00FC1DC6" w:rsidRDefault="00FC1DC6">
      <w:pPr>
        <w:autoSpaceDE/>
        <w:autoSpaceDN/>
        <w:rPr>
          <w:ins w:id="24" w:author="IRK" w:date="2020-04-14T14:27:00Z"/>
        </w:rPr>
      </w:pPr>
    </w:p>
    <w:p w14:paraId="45F58645" w14:textId="77777777" w:rsidR="00FC1DC6" w:rsidRDefault="00FC1DC6">
      <w:pPr>
        <w:autoSpaceDE/>
        <w:autoSpaceDN/>
        <w:rPr>
          <w:ins w:id="25" w:author="IRK" w:date="2020-04-14T14:27:00Z"/>
        </w:rPr>
      </w:pPr>
      <w:ins w:id="26" w:author="IRK" w:date="2020-04-14T14:26:00Z">
        <w:r>
          <w:br w:type="page"/>
        </w:r>
      </w:ins>
    </w:p>
    <w:p w14:paraId="0201ABD9" w14:textId="225DD0A4" w:rsidR="00FC1DC6" w:rsidRPr="00213DDD" w:rsidRDefault="00FC1DC6" w:rsidP="00FC1DC6">
      <w:pPr>
        <w:pStyle w:val="aff3"/>
        <w:ind w:left="784"/>
        <w:rPr>
          <w:ins w:id="27" w:author="IRK" w:date="2020-04-14T14:27:00Z"/>
        </w:rPr>
      </w:pPr>
      <w:ins w:id="28" w:author="IRK" w:date="2020-04-14T14:27:00Z">
        <w:r>
          <w:rPr>
            <w:rFonts w:hint="eastAsia"/>
          </w:rPr>
          <w:lastRenderedPageBreak/>
          <w:t>表</w:t>
        </w:r>
        <w:r w:rsidRPr="00C652D5">
          <w:t>目次</w:t>
        </w:r>
      </w:ins>
    </w:p>
    <w:p w14:paraId="678F67EC" w14:textId="77777777" w:rsidR="006E6935" w:rsidRDefault="00FC1DC6" w:rsidP="006E6935">
      <w:pPr>
        <w:pStyle w:val="af8"/>
        <w:tabs>
          <w:tab w:val="right" w:leader="dot" w:pos="9515"/>
        </w:tabs>
        <w:ind w:left="792" w:hanging="400"/>
        <w:rPr>
          <w:rFonts w:asciiTheme="minorHAnsi" w:eastAsiaTheme="minorEastAsia" w:hAnsiTheme="minorHAnsi"/>
          <w:noProof/>
          <w:spacing w:val="0"/>
          <w:sz w:val="21"/>
          <w:szCs w:val="22"/>
        </w:rPr>
      </w:pPr>
      <w:ins w:id="29" w:author="IRK" w:date="2020-04-14T14:26:00Z">
        <w:r>
          <w:fldChar w:fldCharType="begin"/>
        </w:r>
        <w:r>
          <w:instrText xml:space="preserve"> TOC \h \z \c "</w:instrText>
        </w:r>
        <w:r>
          <w:instrText>表</w:instrText>
        </w:r>
        <w:r>
          <w:instrText xml:space="preserve">" </w:instrText>
        </w:r>
      </w:ins>
      <w:r>
        <w:fldChar w:fldCharType="separate"/>
      </w:r>
      <w:hyperlink w:anchor="_Toc4079922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 com.innoexpert.rulesclient.ClusterManager]</w:t>
        </w:r>
        <w:r w:rsidR="006E6935">
          <w:rPr>
            <w:noProof/>
            <w:webHidden/>
          </w:rPr>
          <w:tab/>
        </w:r>
        <w:r w:rsidR="006E6935">
          <w:rPr>
            <w:noProof/>
            <w:webHidden/>
          </w:rPr>
          <w:fldChar w:fldCharType="begin"/>
        </w:r>
        <w:r w:rsidR="006E6935">
          <w:rPr>
            <w:noProof/>
            <w:webHidden/>
          </w:rPr>
          <w:instrText xml:space="preserve"> PAGEREF _Toc40799224 \h </w:instrText>
        </w:r>
        <w:r w:rsidR="006E6935">
          <w:rPr>
            <w:noProof/>
            <w:webHidden/>
          </w:rPr>
        </w:r>
        <w:r w:rsidR="006E6935">
          <w:rPr>
            <w:noProof/>
            <w:webHidden/>
          </w:rPr>
          <w:fldChar w:fldCharType="separate"/>
        </w:r>
        <w:r w:rsidR="0092459D">
          <w:rPr>
            <w:noProof/>
            <w:webHidden/>
          </w:rPr>
          <w:t>12</w:t>
        </w:r>
        <w:r w:rsidR="006E6935">
          <w:rPr>
            <w:noProof/>
            <w:webHidden/>
          </w:rPr>
          <w:fldChar w:fldCharType="end"/>
        </w:r>
      </w:hyperlink>
    </w:p>
    <w:p w14:paraId="0392C96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 com.innoexpert.rulesclient.InterfaceCluster]</w:t>
        </w:r>
        <w:r w:rsidR="006E6935">
          <w:rPr>
            <w:noProof/>
            <w:webHidden/>
          </w:rPr>
          <w:tab/>
        </w:r>
        <w:r w:rsidR="006E6935">
          <w:rPr>
            <w:noProof/>
            <w:webHidden/>
          </w:rPr>
          <w:fldChar w:fldCharType="begin"/>
        </w:r>
        <w:r w:rsidR="006E6935">
          <w:rPr>
            <w:noProof/>
            <w:webHidden/>
          </w:rPr>
          <w:instrText xml:space="preserve"> PAGEREF _Toc40799225 \h </w:instrText>
        </w:r>
        <w:r w:rsidR="006E6935">
          <w:rPr>
            <w:noProof/>
            <w:webHidden/>
          </w:rPr>
        </w:r>
        <w:r w:rsidR="006E6935">
          <w:rPr>
            <w:noProof/>
            <w:webHidden/>
          </w:rPr>
          <w:fldChar w:fldCharType="separate"/>
        </w:r>
        <w:r>
          <w:rPr>
            <w:noProof/>
            <w:webHidden/>
          </w:rPr>
          <w:t>12</w:t>
        </w:r>
        <w:r w:rsidR="006E6935">
          <w:rPr>
            <w:noProof/>
            <w:webHidden/>
          </w:rPr>
          <w:fldChar w:fldCharType="end"/>
        </w:r>
      </w:hyperlink>
    </w:p>
    <w:p w14:paraId="3144B01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 </w:t>
        </w:r>
        <w:r w:rsidR="006E6935" w:rsidRPr="000039F7">
          <w:rPr>
            <w:rStyle w:val="af7"/>
            <w:rFonts w:hint="eastAsia"/>
            <w:noProof/>
          </w:rPr>
          <w:t>ルールインタフェースを取得して返すサンプル</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_Toc40799226 \h </w:instrText>
        </w:r>
        <w:r w:rsidR="006E6935">
          <w:rPr>
            <w:noProof/>
            <w:webHidden/>
          </w:rPr>
        </w:r>
        <w:r w:rsidR="006E6935">
          <w:rPr>
            <w:noProof/>
            <w:webHidden/>
          </w:rPr>
          <w:fldChar w:fldCharType="separate"/>
        </w:r>
        <w:r>
          <w:rPr>
            <w:noProof/>
            <w:webHidden/>
          </w:rPr>
          <w:t>13</w:t>
        </w:r>
        <w:r w:rsidR="006E6935">
          <w:rPr>
            <w:noProof/>
            <w:webHidden/>
          </w:rPr>
          <w:fldChar w:fldCharType="end"/>
        </w:r>
      </w:hyperlink>
    </w:p>
    <w:p w14:paraId="3323FCA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 com.innoexpert.rulesclient.ClusterManager.getInterface()]</w:t>
        </w:r>
        <w:r w:rsidR="006E6935">
          <w:rPr>
            <w:noProof/>
            <w:webHidden/>
          </w:rPr>
          <w:tab/>
        </w:r>
        <w:r w:rsidR="006E6935">
          <w:rPr>
            <w:noProof/>
            <w:webHidden/>
          </w:rPr>
          <w:fldChar w:fldCharType="begin"/>
        </w:r>
        <w:r w:rsidR="006E6935">
          <w:rPr>
            <w:noProof/>
            <w:webHidden/>
          </w:rPr>
          <w:instrText xml:space="preserve"> PAGEREF _Toc40799227 \h </w:instrText>
        </w:r>
        <w:r w:rsidR="006E6935">
          <w:rPr>
            <w:noProof/>
            <w:webHidden/>
          </w:rPr>
        </w:r>
        <w:r w:rsidR="006E6935">
          <w:rPr>
            <w:noProof/>
            <w:webHidden/>
          </w:rPr>
          <w:fldChar w:fldCharType="separate"/>
        </w:r>
        <w:r>
          <w:rPr>
            <w:noProof/>
            <w:webHidden/>
          </w:rPr>
          <w:t>14</w:t>
        </w:r>
        <w:r w:rsidR="006E6935">
          <w:rPr>
            <w:noProof/>
            <w:webHidden/>
          </w:rPr>
          <w:fldChar w:fldCharType="end"/>
        </w:r>
      </w:hyperlink>
    </w:p>
    <w:p w14:paraId="06A0898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 </w:t>
        </w:r>
        <w:r w:rsidR="006E6935" w:rsidRPr="000039F7">
          <w:rPr>
            <w:rStyle w:val="af7"/>
            <w:rFonts w:hint="eastAsia"/>
            <w:noProof/>
          </w:rPr>
          <w:t>ルールインタフェースを取得して返すサンプル</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_Toc40799228 \h </w:instrText>
        </w:r>
        <w:r w:rsidR="006E6935">
          <w:rPr>
            <w:noProof/>
            <w:webHidden/>
          </w:rPr>
        </w:r>
        <w:r w:rsidR="006E6935">
          <w:rPr>
            <w:noProof/>
            <w:webHidden/>
          </w:rPr>
          <w:fldChar w:fldCharType="separate"/>
        </w:r>
        <w:r>
          <w:rPr>
            <w:noProof/>
            <w:webHidden/>
          </w:rPr>
          <w:t>14</w:t>
        </w:r>
        <w:r w:rsidR="006E6935">
          <w:rPr>
            <w:noProof/>
            <w:webHidden/>
          </w:rPr>
          <w:fldChar w:fldCharType="end"/>
        </w:r>
      </w:hyperlink>
    </w:p>
    <w:p w14:paraId="57C7F6D9"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2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 com.innoexpert.rulesclient.RuleInterface]</w:t>
        </w:r>
        <w:r w:rsidR="006E6935">
          <w:rPr>
            <w:noProof/>
            <w:webHidden/>
          </w:rPr>
          <w:tab/>
        </w:r>
        <w:r w:rsidR="006E6935">
          <w:rPr>
            <w:noProof/>
            <w:webHidden/>
          </w:rPr>
          <w:fldChar w:fldCharType="begin"/>
        </w:r>
        <w:r w:rsidR="006E6935">
          <w:rPr>
            <w:noProof/>
            <w:webHidden/>
          </w:rPr>
          <w:instrText xml:space="preserve"> PAGEREF _Toc40799229 \h </w:instrText>
        </w:r>
        <w:r w:rsidR="006E6935">
          <w:rPr>
            <w:noProof/>
            <w:webHidden/>
          </w:rPr>
        </w:r>
        <w:r w:rsidR="006E6935">
          <w:rPr>
            <w:noProof/>
            <w:webHidden/>
          </w:rPr>
          <w:fldChar w:fldCharType="separate"/>
        </w:r>
        <w:r>
          <w:rPr>
            <w:noProof/>
            <w:webHidden/>
          </w:rPr>
          <w:t>15</w:t>
        </w:r>
        <w:r w:rsidR="006E6935">
          <w:rPr>
            <w:noProof/>
            <w:webHidden/>
          </w:rPr>
          <w:fldChar w:fldCharType="end"/>
        </w:r>
      </w:hyperlink>
    </w:p>
    <w:p w14:paraId="2D55CCA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 </w:t>
        </w:r>
        <w:r w:rsidR="006E6935" w:rsidRPr="000039F7">
          <w:rPr>
            <w:rStyle w:val="af7"/>
            <w:rFonts w:hint="eastAsia"/>
            <w:noProof/>
          </w:rPr>
          <w:t>コード体系を指定する定数値</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_Toc40799230 \h </w:instrText>
        </w:r>
        <w:r w:rsidR="006E6935">
          <w:rPr>
            <w:noProof/>
            <w:webHidden/>
          </w:rPr>
        </w:r>
        <w:r w:rsidR="006E6935">
          <w:rPr>
            <w:noProof/>
            <w:webHidden/>
          </w:rPr>
          <w:fldChar w:fldCharType="separate"/>
        </w:r>
        <w:r>
          <w:rPr>
            <w:noProof/>
            <w:webHidden/>
          </w:rPr>
          <w:t>17</w:t>
        </w:r>
        <w:r w:rsidR="006E6935">
          <w:rPr>
            <w:noProof/>
            <w:webHidden/>
          </w:rPr>
          <w:fldChar w:fldCharType="end"/>
        </w:r>
      </w:hyperlink>
    </w:p>
    <w:p w14:paraId="4F98289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 </w:t>
        </w:r>
        <w:r w:rsidR="006E6935" w:rsidRPr="000039F7">
          <w:rPr>
            <w:rStyle w:val="af7"/>
            <w:rFonts w:hint="eastAsia"/>
            <w:noProof/>
          </w:rPr>
          <w:t>データ型定数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_Toc40799231 \h </w:instrText>
        </w:r>
        <w:r w:rsidR="006E6935">
          <w:rPr>
            <w:noProof/>
            <w:webHidden/>
          </w:rPr>
        </w:r>
        <w:r w:rsidR="006E6935">
          <w:rPr>
            <w:noProof/>
            <w:webHidden/>
          </w:rPr>
          <w:fldChar w:fldCharType="separate"/>
        </w:r>
        <w:r>
          <w:rPr>
            <w:noProof/>
            <w:webHidden/>
          </w:rPr>
          <w:t>17</w:t>
        </w:r>
        <w:r w:rsidR="006E6935">
          <w:rPr>
            <w:noProof/>
            <w:webHidden/>
          </w:rPr>
          <w:fldChar w:fldCharType="end"/>
        </w:r>
      </w:hyperlink>
    </w:p>
    <w:p w14:paraId="1B5AC6A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 </w:t>
        </w:r>
        <w:r w:rsidR="006E6935" w:rsidRPr="000039F7">
          <w:rPr>
            <w:rStyle w:val="af7"/>
            <w:rFonts w:hint="eastAsia"/>
            <w:noProof/>
          </w:rPr>
          <w:t>数値型モード</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_Toc40799232 \h </w:instrText>
        </w:r>
        <w:r w:rsidR="006E6935">
          <w:rPr>
            <w:noProof/>
            <w:webHidden/>
          </w:rPr>
        </w:r>
        <w:r w:rsidR="006E6935">
          <w:rPr>
            <w:noProof/>
            <w:webHidden/>
          </w:rPr>
          <w:fldChar w:fldCharType="separate"/>
        </w:r>
        <w:r>
          <w:rPr>
            <w:noProof/>
            <w:webHidden/>
          </w:rPr>
          <w:t>18</w:t>
        </w:r>
        <w:r w:rsidR="006E6935">
          <w:rPr>
            <w:noProof/>
            <w:webHidden/>
          </w:rPr>
          <w:fldChar w:fldCharType="end"/>
        </w:r>
      </w:hyperlink>
    </w:p>
    <w:p w14:paraId="0483062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 I/O</w:t>
        </w:r>
        <w:r w:rsidR="006E6935" w:rsidRPr="000039F7">
          <w:rPr>
            <w:rStyle w:val="af7"/>
            <w:rFonts w:hint="eastAsia"/>
            <w:noProof/>
          </w:rPr>
          <w:t>オブジェクト方式の</w:t>
        </w:r>
        <w:r w:rsidR="006E6935" w:rsidRPr="000039F7">
          <w:rPr>
            <w:rStyle w:val="af7"/>
            <w:noProof/>
          </w:rPr>
          <w:t>execute</w:t>
        </w:r>
        <w:r w:rsidR="006E6935" w:rsidRPr="000039F7">
          <w:rPr>
            <w:rStyle w:val="af7"/>
            <w:rFonts w:hint="eastAsia"/>
            <w:noProof/>
          </w:rPr>
          <w:t>メソッド</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_Toc40799233 \h </w:instrText>
        </w:r>
        <w:r w:rsidR="006E6935">
          <w:rPr>
            <w:noProof/>
            <w:webHidden/>
          </w:rPr>
        </w:r>
        <w:r w:rsidR="006E6935">
          <w:rPr>
            <w:noProof/>
            <w:webHidden/>
          </w:rPr>
          <w:fldChar w:fldCharType="separate"/>
        </w:r>
        <w:r>
          <w:rPr>
            <w:noProof/>
            <w:webHidden/>
          </w:rPr>
          <w:t>19</w:t>
        </w:r>
        <w:r w:rsidR="006E6935">
          <w:rPr>
            <w:noProof/>
            <w:webHidden/>
          </w:rPr>
          <w:fldChar w:fldCharType="end"/>
        </w:r>
      </w:hyperlink>
    </w:p>
    <w:p w14:paraId="318FBCB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 com.innoexpert.rulesclient.RuleReq]</w:t>
        </w:r>
        <w:r w:rsidR="006E6935">
          <w:rPr>
            <w:noProof/>
            <w:webHidden/>
          </w:rPr>
          <w:tab/>
        </w:r>
        <w:r w:rsidR="006E6935">
          <w:rPr>
            <w:noProof/>
            <w:webHidden/>
          </w:rPr>
          <w:fldChar w:fldCharType="begin"/>
        </w:r>
        <w:r w:rsidR="006E6935">
          <w:rPr>
            <w:noProof/>
            <w:webHidden/>
          </w:rPr>
          <w:instrText xml:space="preserve"> PAGEREF _Toc40799234 \h </w:instrText>
        </w:r>
        <w:r w:rsidR="006E6935">
          <w:rPr>
            <w:noProof/>
            <w:webHidden/>
          </w:rPr>
        </w:r>
        <w:r w:rsidR="006E6935">
          <w:rPr>
            <w:noProof/>
            <w:webHidden/>
          </w:rPr>
          <w:fldChar w:fldCharType="separate"/>
        </w:r>
        <w:r>
          <w:rPr>
            <w:noProof/>
            <w:webHidden/>
          </w:rPr>
          <w:t>19</w:t>
        </w:r>
        <w:r w:rsidR="006E6935">
          <w:rPr>
            <w:noProof/>
            <w:webHidden/>
          </w:rPr>
          <w:fldChar w:fldCharType="end"/>
        </w:r>
      </w:hyperlink>
    </w:p>
    <w:p w14:paraId="72479B4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12 com.innoexpert.rulesclient.Item</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_Toc40799235 \h </w:instrText>
        </w:r>
        <w:r w:rsidR="006E6935">
          <w:rPr>
            <w:noProof/>
            <w:webHidden/>
          </w:rPr>
        </w:r>
        <w:r w:rsidR="006E6935">
          <w:rPr>
            <w:noProof/>
            <w:webHidden/>
          </w:rPr>
          <w:fldChar w:fldCharType="separate"/>
        </w:r>
        <w:r>
          <w:rPr>
            <w:noProof/>
            <w:webHidden/>
          </w:rPr>
          <w:t>22</w:t>
        </w:r>
        <w:r w:rsidR="006E6935">
          <w:rPr>
            <w:noProof/>
            <w:webHidden/>
          </w:rPr>
          <w:fldChar w:fldCharType="end"/>
        </w:r>
      </w:hyperlink>
    </w:p>
    <w:p w14:paraId="401E15F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13 NumberItem</w:t>
        </w:r>
        <w:r w:rsidR="006E6935" w:rsidRPr="000039F7">
          <w:rPr>
            <w:rStyle w:val="af7"/>
            <w:rFonts w:hint="eastAsia"/>
            <w:noProof/>
          </w:rPr>
          <w:t>の例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_Toc40799236 \h </w:instrText>
        </w:r>
        <w:r w:rsidR="006E6935">
          <w:rPr>
            <w:noProof/>
            <w:webHidden/>
          </w:rPr>
        </w:r>
        <w:r w:rsidR="006E6935">
          <w:rPr>
            <w:noProof/>
            <w:webHidden/>
          </w:rPr>
          <w:fldChar w:fldCharType="separate"/>
        </w:r>
        <w:r>
          <w:rPr>
            <w:noProof/>
            <w:webHidden/>
          </w:rPr>
          <w:t>24</w:t>
        </w:r>
        <w:r w:rsidR="006E6935">
          <w:rPr>
            <w:noProof/>
            <w:webHidden/>
          </w:rPr>
          <w:fldChar w:fldCharType="end"/>
        </w:r>
      </w:hyperlink>
    </w:p>
    <w:p w14:paraId="5D3C9C2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14 </w:t>
        </w:r>
        <w:r w:rsidR="006E6935" w:rsidRPr="000039F7">
          <w:rPr>
            <w:rStyle w:val="af7"/>
            <w:rFonts w:hint="eastAsia"/>
            <w:noProof/>
          </w:rPr>
          <w:t>簡略化された</w:t>
        </w:r>
        <w:r w:rsidR="006E6935" w:rsidRPr="000039F7">
          <w:rPr>
            <w:rStyle w:val="af7"/>
            <w:rFonts w:eastAsia="Malgun Gothic"/>
            <w:noProof/>
          </w:rPr>
          <w:t>Number</w:t>
        </w:r>
        <w:r w:rsidR="006E6935" w:rsidRPr="000039F7">
          <w:rPr>
            <w:rStyle w:val="af7"/>
            <w:noProof/>
          </w:rPr>
          <w:t>Item</w:t>
        </w:r>
        <w:r w:rsidR="006E6935" w:rsidRPr="000039F7">
          <w:rPr>
            <w:rStyle w:val="af7"/>
            <w:rFonts w:hint="eastAsia"/>
            <w:noProof/>
          </w:rPr>
          <w:t>の例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_Toc40799237 \h </w:instrText>
        </w:r>
        <w:r w:rsidR="006E6935">
          <w:rPr>
            <w:noProof/>
            <w:webHidden/>
          </w:rPr>
        </w:r>
        <w:r w:rsidR="006E6935">
          <w:rPr>
            <w:noProof/>
            <w:webHidden/>
          </w:rPr>
          <w:fldChar w:fldCharType="separate"/>
        </w:r>
        <w:r>
          <w:rPr>
            <w:noProof/>
            <w:webHidden/>
          </w:rPr>
          <w:t>24</w:t>
        </w:r>
        <w:r w:rsidR="006E6935">
          <w:rPr>
            <w:noProof/>
            <w:webHidden/>
          </w:rPr>
          <w:fldChar w:fldCharType="end"/>
        </w:r>
      </w:hyperlink>
    </w:p>
    <w:p w14:paraId="793EBF8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15 com.innoexpert.rulesclient.ResultSet]</w:t>
        </w:r>
        <w:r w:rsidR="006E6935">
          <w:rPr>
            <w:noProof/>
            <w:webHidden/>
          </w:rPr>
          <w:tab/>
        </w:r>
        <w:r w:rsidR="006E6935">
          <w:rPr>
            <w:noProof/>
            <w:webHidden/>
          </w:rPr>
          <w:fldChar w:fldCharType="begin"/>
        </w:r>
        <w:r w:rsidR="006E6935">
          <w:rPr>
            <w:noProof/>
            <w:webHidden/>
          </w:rPr>
          <w:instrText xml:space="preserve"> PAGEREF _Toc40799238 \h </w:instrText>
        </w:r>
        <w:r w:rsidR="006E6935">
          <w:rPr>
            <w:noProof/>
            <w:webHidden/>
          </w:rPr>
        </w:r>
        <w:r w:rsidR="006E6935">
          <w:rPr>
            <w:noProof/>
            <w:webHidden/>
          </w:rPr>
          <w:fldChar w:fldCharType="separate"/>
        </w:r>
        <w:r>
          <w:rPr>
            <w:noProof/>
            <w:webHidden/>
          </w:rPr>
          <w:t>25</w:t>
        </w:r>
        <w:r w:rsidR="006E6935">
          <w:rPr>
            <w:noProof/>
            <w:webHidden/>
          </w:rPr>
          <w:fldChar w:fldCharType="end"/>
        </w:r>
      </w:hyperlink>
    </w:p>
    <w:p w14:paraId="7746B5EB"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3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16 com.innoexpert.rulesclient.ResultSetMetaData]</w:t>
        </w:r>
        <w:r w:rsidR="006E6935">
          <w:rPr>
            <w:noProof/>
            <w:webHidden/>
          </w:rPr>
          <w:tab/>
        </w:r>
        <w:r w:rsidR="006E6935">
          <w:rPr>
            <w:noProof/>
            <w:webHidden/>
          </w:rPr>
          <w:fldChar w:fldCharType="begin"/>
        </w:r>
        <w:r w:rsidR="006E6935">
          <w:rPr>
            <w:noProof/>
            <w:webHidden/>
          </w:rPr>
          <w:instrText xml:space="preserve"> PAGEREF _Toc40799239 \h </w:instrText>
        </w:r>
        <w:r w:rsidR="006E6935">
          <w:rPr>
            <w:noProof/>
            <w:webHidden/>
          </w:rPr>
        </w:r>
        <w:r w:rsidR="006E6935">
          <w:rPr>
            <w:noProof/>
            <w:webHidden/>
          </w:rPr>
          <w:fldChar w:fldCharType="separate"/>
        </w:r>
        <w:r>
          <w:rPr>
            <w:noProof/>
            <w:webHidden/>
          </w:rPr>
          <w:t>29</w:t>
        </w:r>
        <w:r w:rsidR="006E6935">
          <w:rPr>
            <w:noProof/>
            <w:webHidden/>
          </w:rPr>
          <w:fldChar w:fldCharType="end"/>
        </w:r>
      </w:hyperlink>
    </w:p>
    <w:p w14:paraId="6EBDFFC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17 </w:t>
        </w:r>
        <w:r w:rsidR="006E6935" w:rsidRPr="000039F7">
          <w:rPr>
            <w:rStyle w:val="af7"/>
            <w:rFonts w:hint="eastAsia"/>
            <w:noProof/>
          </w:rPr>
          <w:t>ルールサービス呼び出し例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_Toc40799240 \h </w:instrText>
        </w:r>
        <w:r w:rsidR="006E6935">
          <w:rPr>
            <w:noProof/>
            <w:webHidden/>
          </w:rPr>
        </w:r>
        <w:r w:rsidR="006E6935">
          <w:rPr>
            <w:noProof/>
            <w:webHidden/>
          </w:rPr>
          <w:fldChar w:fldCharType="separate"/>
        </w:r>
        <w:r>
          <w:rPr>
            <w:noProof/>
            <w:webHidden/>
          </w:rPr>
          <w:t>30</w:t>
        </w:r>
        <w:r w:rsidR="006E6935">
          <w:rPr>
            <w:noProof/>
            <w:webHidden/>
          </w:rPr>
          <w:fldChar w:fldCharType="end"/>
        </w:r>
      </w:hyperlink>
    </w:p>
    <w:p w14:paraId="0A09E4B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18 I/O</w:t>
        </w:r>
        <w:r w:rsidR="006E6935" w:rsidRPr="000039F7">
          <w:rPr>
            <w:rStyle w:val="af7"/>
            <w:rFonts w:hint="eastAsia"/>
            <w:noProof/>
          </w:rPr>
          <w:t>アダプタ方式の</w:t>
        </w:r>
        <w:r w:rsidR="006E6935" w:rsidRPr="000039F7">
          <w:rPr>
            <w:rStyle w:val="af7"/>
            <w:noProof/>
          </w:rPr>
          <w:t>execute</w:t>
        </w:r>
        <w:r w:rsidR="006E6935" w:rsidRPr="000039F7">
          <w:rPr>
            <w:rStyle w:val="af7"/>
            <w:rFonts w:hint="eastAsia"/>
            <w:noProof/>
          </w:rPr>
          <w:t>メソッド</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_Toc40799241 \h </w:instrText>
        </w:r>
        <w:r w:rsidR="006E6935">
          <w:rPr>
            <w:noProof/>
            <w:webHidden/>
          </w:rPr>
        </w:r>
        <w:r w:rsidR="006E6935">
          <w:rPr>
            <w:noProof/>
            <w:webHidden/>
          </w:rPr>
          <w:fldChar w:fldCharType="separate"/>
        </w:r>
        <w:r>
          <w:rPr>
            <w:noProof/>
            <w:webHidden/>
          </w:rPr>
          <w:t>34</w:t>
        </w:r>
        <w:r w:rsidR="006E6935">
          <w:rPr>
            <w:noProof/>
            <w:webHidden/>
          </w:rPr>
          <w:fldChar w:fldCharType="end"/>
        </w:r>
      </w:hyperlink>
    </w:p>
    <w:p w14:paraId="3898D4B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19 com.innoexpert.rulesclient.NumericModeSelector</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_Toc40799242 \h </w:instrText>
        </w:r>
        <w:r w:rsidR="006E6935">
          <w:rPr>
            <w:noProof/>
            <w:webHidden/>
          </w:rPr>
        </w:r>
        <w:r w:rsidR="006E6935">
          <w:rPr>
            <w:noProof/>
            <w:webHidden/>
          </w:rPr>
          <w:fldChar w:fldCharType="separate"/>
        </w:r>
        <w:r>
          <w:rPr>
            <w:noProof/>
            <w:webHidden/>
          </w:rPr>
          <w:t>35</w:t>
        </w:r>
        <w:r w:rsidR="006E6935">
          <w:rPr>
            <w:noProof/>
            <w:webHidden/>
          </w:rPr>
          <w:fldChar w:fldCharType="end"/>
        </w:r>
      </w:hyperlink>
    </w:p>
    <w:p w14:paraId="5A264BB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20 com.innoexpert.rulesclient.ItemProvider]</w:t>
        </w:r>
        <w:r w:rsidR="006E6935">
          <w:rPr>
            <w:noProof/>
            <w:webHidden/>
          </w:rPr>
          <w:tab/>
        </w:r>
        <w:r w:rsidR="006E6935">
          <w:rPr>
            <w:noProof/>
            <w:webHidden/>
          </w:rPr>
          <w:fldChar w:fldCharType="begin"/>
        </w:r>
        <w:r w:rsidR="006E6935">
          <w:rPr>
            <w:noProof/>
            <w:webHidden/>
          </w:rPr>
          <w:instrText xml:space="preserve"> PAGEREF _Toc40799243 \h </w:instrText>
        </w:r>
        <w:r w:rsidR="006E6935">
          <w:rPr>
            <w:noProof/>
            <w:webHidden/>
          </w:rPr>
        </w:r>
        <w:r w:rsidR="006E6935">
          <w:rPr>
            <w:noProof/>
            <w:webHidden/>
          </w:rPr>
          <w:fldChar w:fldCharType="separate"/>
        </w:r>
        <w:r>
          <w:rPr>
            <w:noProof/>
            <w:webHidden/>
          </w:rPr>
          <w:t>36</w:t>
        </w:r>
        <w:r w:rsidR="006E6935">
          <w:rPr>
            <w:noProof/>
            <w:webHidden/>
          </w:rPr>
          <w:fldChar w:fldCharType="end"/>
        </w:r>
      </w:hyperlink>
    </w:p>
    <w:p w14:paraId="0A32E13B"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21 </w:t>
        </w:r>
        <w:r w:rsidR="006E6935" w:rsidRPr="000039F7">
          <w:rPr>
            <w:rStyle w:val="af7"/>
            <w:rFonts w:hint="eastAsia"/>
            <w:noProof/>
          </w:rPr>
          <w:t>アプリケーションデータオブジェクト例</w:t>
        </w:r>
        <w:r w:rsidR="006E6935" w:rsidRPr="000039F7">
          <w:rPr>
            <w:rStyle w:val="af7"/>
            <w:noProof/>
          </w:rPr>
          <w:t xml:space="preserve"> - Java</w:t>
        </w:r>
        <w:r w:rsidR="006E6935" w:rsidRPr="000039F7">
          <w:rPr>
            <w:rStyle w:val="af7"/>
            <w:rFonts w:hint="eastAsia"/>
            <w:noProof/>
          </w:rPr>
          <w:t>プロパティ</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_Toc40799244 \h </w:instrText>
        </w:r>
        <w:r w:rsidR="006E6935">
          <w:rPr>
            <w:noProof/>
            <w:webHidden/>
          </w:rPr>
        </w:r>
        <w:r w:rsidR="006E6935">
          <w:rPr>
            <w:noProof/>
            <w:webHidden/>
          </w:rPr>
          <w:fldChar w:fldCharType="separate"/>
        </w:r>
        <w:r>
          <w:rPr>
            <w:noProof/>
            <w:webHidden/>
          </w:rPr>
          <w:t>37</w:t>
        </w:r>
        <w:r w:rsidR="006E6935">
          <w:rPr>
            <w:noProof/>
            <w:webHidden/>
          </w:rPr>
          <w:fldChar w:fldCharType="end"/>
        </w:r>
      </w:hyperlink>
    </w:p>
    <w:p w14:paraId="5CF747A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22 ItemProvider </w:t>
        </w:r>
        <w:r w:rsidR="006E6935" w:rsidRPr="000039F7">
          <w:rPr>
            <w:rStyle w:val="af7"/>
            <w:rFonts w:hint="eastAsia"/>
            <w:noProof/>
          </w:rPr>
          <w:t>の実装例</w:t>
        </w:r>
        <w:r w:rsidR="006E6935" w:rsidRPr="000039F7">
          <w:rPr>
            <w:rStyle w:val="af7"/>
            <w:noProof/>
          </w:rPr>
          <w:t xml:space="preserve"> – PropertiesProvider]</w:t>
        </w:r>
        <w:r w:rsidR="006E6935">
          <w:rPr>
            <w:noProof/>
            <w:webHidden/>
          </w:rPr>
          <w:tab/>
        </w:r>
        <w:r w:rsidR="006E6935">
          <w:rPr>
            <w:noProof/>
            <w:webHidden/>
          </w:rPr>
          <w:fldChar w:fldCharType="begin"/>
        </w:r>
        <w:r w:rsidR="006E6935">
          <w:rPr>
            <w:noProof/>
            <w:webHidden/>
          </w:rPr>
          <w:instrText xml:space="preserve"> PAGEREF _Toc40799245 \h </w:instrText>
        </w:r>
        <w:r w:rsidR="006E6935">
          <w:rPr>
            <w:noProof/>
            <w:webHidden/>
          </w:rPr>
        </w:r>
        <w:r w:rsidR="006E6935">
          <w:rPr>
            <w:noProof/>
            <w:webHidden/>
          </w:rPr>
          <w:fldChar w:fldCharType="separate"/>
        </w:r>
        <w:r>
          <w:rPr>
            <w:noProof/>
            <w:webHidden/>
          </w:rPr>
          <w:t>37</w:t>
        </w:r>
        <w:r w:rsidR="006E6935">
          <w:rPr>
            <w:noProof/>
            <w:webHidden/>
          </w:rPr>
          <w:fldChar w:fldCharType="end"/>
        </w:r>
      </w:hyperlink>
    </w:p>
    <w:p w14:paraId="1585E7B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23 com.innoexpert.rulesclient.ResultConsumer</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_Toc40799246 \h </w:instrText>
        </w:r>
        <w:r w:rsidR="006E6935">
          <w:rPr>
            <w:noProof/>
            <w:webHidden/>
          </w:rPr>
        </w:r>
        <w:r w:rsidR="006E6935">
          <w:rPr>
            <w:noProof/>
            <w:webHidden/>
          </w:rPr>
          <w:fldChar w:fldCharType="separate"/>
        </w:r>
        <w:r>
          <w:rPr>
            <w:noProof/>
            <w:webHidden/>
          </w:rPr>
          <w:t>40</w:t>
        </w:r>
        <w:r w:rsidR="006E6935">
          <w:rPr>
            <w:noProof/>
            <w:webHidden/>
          </w:rPr>
          <w:fldChar w:fldCharType="end"/>
        </w:r>
      </w:hyperlink>
    </w:p>
    <w:p w14:paraId="4D16CA2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24 ResultConsumer </w:t>
        </w:r>
        <w:r w:rsidR="006E6935" w:rsidRPr="000039F7">
          <w:rPr>
            <w:rStyle w:val="af7"/>
            <w:rFonts w:hint="eastAsia"/>
            <w:noProof/>
          </w:rPr>
          <w:t>の実装例</w:t>
        </w:r>
        <w:r w:rsidR="006E6935" w:rsidRPr="000039F7">
          <w:rPr>
            <w:rStyle w:val="af7"/>
            <w:noProof/>
          </w:rPr>
          <w:t xml:space="preserve"> – PropertyConsumer]</w:t>
        </w:r>
        <w:r w:rsidR="006E6935">
          <w:rPr>
            <w:noProof/>
            <w:webHidden/>
          </w:rPr>
          <w:tab/>
        </w:r>
        <w:r w:rsidR="006E6935">
          <w:rPr>
            <w:noProof/>
            <w:webHidden/>
          </w:rPr>
          <w:fldChar w:fldCharType="begin"/>
        </w:r>
        <w:r w:rsidR="006E6935">
          <w:rPr>
            <w:noProof/>
            <w:webHidden/>
          </w:rPr>
          <w:instrText xml:space="preserve"> PAGEREF _Toc40799247 \h </w:instrText>
        </w:r>
        <w:r w:rsidR="006E6935">
          <w:rPr>
            <w:noProof/>
            <w:webHidden/>
          </w:rPr>
        </w:r>
        <w:r w:rsidR="006E6935">
          <w:rPr>
            <w:noProof/>
            <w:webHidden/>
          </w:rPr>
          <w:fldChar w:fldCharType="separate"/>
        </w:r>
        <w:r>
          <w:rPr>
            <w:noProof/>
            <w:webHidden/>
          </w:rPr>
          <w:t>42</w:t>
        </w:r>
        <w:r w:rsidR="006E6935">
          <w:rPr>
            <w:noProof/>
            <w:webHidden/>
          </w:rPr>
          <w:fldChar w:fldCharType="end"/>
        </w:r>
      </w:hyperlink>
    </w:p>
    <w:p w14:paraId="7E55BA8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25 I/O</w:t>
        </w:r>
        <w:r w:rsidR="006E6935" w:rsidRPr="000039F7">
          <w:rPr>
            <w:rStyle w:val="af7"/>
            <w:rFonts w:hint="eastAsia"/>
            <w:noProof/>
          </w:rPr>
          <w:t>アダプタ方式の</w:t>
        </w:r>
        <w:r w:rsidR="006E6935" w:rsidRPr="000039F7">
          <w:rPr>
            <w:rStyle w:val="af7"/>
            <w:noProof/>
          </w:rPr>
          <w:t>execute</w:t>
        </w:r>
        <w:r w:rsidR="006E6935" w:rsidRPr="000039F7">
          <w:rPr>
            <w:rStyle w:val="af7"/>
            <w:rFonts w:hint="eastAsia"/>
            <w:noProof/>
          </w:rPr>
          <w:t>メソッド</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_Toc40799248 \h </w:instrText>
        </w:r>
        <w:r w:rsidR="006E6935">
          <w:rPr>
            <w:noProof/>
            <w:webHidden/>
          </w:rPr>
        </w:r>
        <w:r w:rsidR="006E6935">
          <w:rPr>
            <w:noProof/>
            <w:webHidden/>
          </w:rPr>
          <w:fldChar w:fldCharType="separate"/>
        </w:r>
        <w:r>
          <w:rPr>
            <w:noProof/>
            <w:webHidden/>
          </w:rPr>
          <w:t>45</w:t>
        </w:r>
        <w:r w:rsidR="006E6935">
          <w:rPr>
            <w:noProof/>
            <w:webHidden/>
          </w:rPr>
          <w:fldChar w:fldCharType="end"/>
        </w:r>
      </w:hyperlink>
    </w:p>
    <w:p w14:paraId="39E23CD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4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26 </w:t>
        </w:r>
        <w:r w:rsidR="006E6935" w:rsidRPr="000039F7">
          <w:rPr>
            <w:rStyle w:val="af7"/>
            <w:rFonts w:hint="eastAsia"/>
            <w:noProof/>
          </w:rPr>
          <w:t>ルールサービス呼び出し例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_Toc40799249 \h </w:instrText>
        </w:r>
        <w:r w:rsidR="006E6935">
          <w:rPr>
            <w:noProof/>
            <w:webHidden/>
          </w:rPr>
        </w:r>
        <w:r w:rsidR="006E6935">
          <w:rPr>
            <w:noProof/>
            <w:webHidden/>
          </w:rPr>
          <w:fldChar w:fldCharType="separate"/>
        </w:r>
        <w:r>
          <w:rPr>
            <w:noProof/>
            <w:webHidden/>
          </w:rPr>
          <w:t>46</w:t>
        </w:r>
        <w:r w:rsidR="006E6935">
          <w:rPr>
            <w:noProof/>
            <w:webHidden/>
          </w:rPr>
          <w:fldChar w:fldCharType="end"/>
        </w:r>
      </w:hyperlink>
    </w:p>
    <w:p w14:paraId="3743DAF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27 </w:t>
        </w:r>
        <w:r w:rsidR="006E6935" w:rsidRPr="000039F7">
          <w:rPr>
            <w:rStyle w:val="af7"/>
            <w:rFonts w:hint="eastAsia"/>
            <w:noProof/>
          </w:rPr>
          <w:t>テストシステム構成</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_Toc40799250 \h </w:instrText>
        </w:r>
        <w:r w:rsidR="006E6935">
          <w:rPr>
            <w:noProof/>
            <w:webHidden/>
          </w:rPr>
        </w:r>
        <w:r w:rsidR="006E6935">
          <w:rPr>
            <w:noProof/>
            <w:webHidden/>
          </w:rPr>
          <w:fldChar w:fldCharType="separate"/>
        </w:r>
        <w:r>
          <w:rPr>
            <w:noProof/>
            <w:webHidden/>
          </w:rPr>
          <w:t>49</w:t>
        </w:r>
        <w:r w:rsidR="006E6935">
          <w:rPr>
            <w:noProof/>
            <w:webHidden/>
          </w:rPr>
          <w:fldChar w:fldCharType="end"/>
        </w:r>
      </w:hyperlink>
    </w:p>
    <w:p w14:paraId="41351D89"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28 I/O</w:t>
        </w:r>
        <w:r w:rsidR="006E6935" w:rsidRPr="000039F7">
          <w:rPr>
            <w:rStyle w:val="af7"/>
            <w:rFonts w:hint="eastAsia"/>
            <w:noProof/>
          </w:rPr>
          <w:t>オブジェクト方式と</w:t>
        </w:r>
        <w:r w:rsidR="006E6935" w:rsidRPr="000039F7">
          <w:rPr>
            <w:rStyle w:val="af7"/>
            <w:noProof/>
          </w:rPr>
          <w:t>I/O</w:t>
        </w:r>
        <w:r w:rsidR="006E6935" w:rsidRPr="000039F7">
          <w:rPr>
            <w:rStyle w:val="af7"/>
            <w:rFonts w:hint="eastAsia"/>
            <w:noProof/>
          </w:rPr>
          <w:t>アダプタ方式の比較結果</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_Toc40799251 \h </w:instrText>
        </w:r>
        <w:r w:rsidR="006E6935">
          <w:rPr>
            <w:noProof/>
            <w:webHidden/>
          </w:rPr>
        </w:r>
        <w:r w:rsidR="006E6935">
          <w:rPr>
            <w:noProof/>
            <w:webHidden/>
          </w:rPr>
          <w:fldChar w:fldCharType="separate"/>
        </w:r>
        <w:r>
          <w:rPr>
            <w:noProof/>
            <w:webHidden/>
          </w:rPr>
          <w:t>49</w:t>
        </w:r>
        <w:r w:rsidR="006E6935">
          <w:rPr>
            <w:noProof/>
            <w:webHidden/>
          </w:rPr>
          <w:fldChar w:fldCharType="end"/>
        </w:r>
      </w:hyperlink>
    </w:p>
    <w:p w14:paraId="2DBAF3C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29 com.innoexpert.rulesclient.CallbackHandler]</w:t>
        </w:r>
        <w:r w:rsidR="006E6935">
          <w:rPr>
            <w:noProof/>
            <w:webHidden/>
          </w:rPr>
          <w:tab/>
        </w:r>
        <w:r w:rsidR="006E6935">
          <w:rPr>
            <w:noProof/>
            <w:webHidden/>
          </w:rPr>
          <w:fldChar w:fldCharType="begin"/>
        </w:r>
        <w:r w:rsidR="006E6935">
          <w:rPr>
            <w:noProof/>
            <w:webHidden/>
          </w:rPr>
          <w:instrText xml:space="preserve"> PAGEREF _Toc40799252 \h </w:instrText>
        </w:r>
        <w:r w:rsidR="006E6935">
          <w:rPr>
            <w:noProof/>
            <w:webHidden/>
          </w:rPr>
        </w:r>
        <w:r w:rsidR="006E6935">
          <w:rPr>
            <w:noProof/>
            <w:webHidden/>
          </w:rPr>
          <w:fldChar w:fldCharType="separate"/>
        </w:r>
        <w:r>
          <w:rPr>
            <w:noProof/>
            <w:webHidden/>
          </w:rPr>
          <w:t>53</w:t>
        </w:r>
        <w:r w:rsidR="006E6935">
          <w:rPr>
            <w:noProof/>
            <w:webHidden/>
          </w:rPr>
          <w:fldChar w:fldCharType="end"/>
        </w:r>
      </w:hyperlink>
    </w:p>
    <w:p w14:paraId="7825E49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30 </w:t>
        </w:r>
        <w:r w:rsidR="006E6935" w:rsidRPr="000039F7">
          <w:rPr>
            <w:rStyle w:val="af7"/>
            <w:rFonts w:hint="eastAsia"/>
            <w:noProof/>
          </w:rPr>
          <w:t>アプリのデータベースコネクションをコールバックコンテキストオブジェクトに引き渡す例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_Toc40799253 \h </w:instrText>
        </w:r>
        <w:r w:rsidR="006E6935">
          <w:rPr>
            <w:noProof/>
            <w:webHidden/>
          </w:rPr>
        </w:r>
        <w:r w:rsidR="006E6935">
          <w:rPr>
            <w:noProof/>
            <w:webHidden/>
          </w:rPr>
          <w:fldChar w:fldCharType="separate"/>
        </w:r>
        <w:r>
          <w:rPr>
            <w:noProof/>
            <w:webHidden/>
          </w:rPr>
          <w:t>54</w:t>
        </w:r>
        <w:r w:rsidR="006E6935">
          <w:rPr>
            <w:noProof/>
            <w:webHidden/>
          </w:rPr>
          <w:fldChar w:fldCharType="end"/>
        </w:r>
      </w:hyperlink>
    </w:p>
    <w:p w14:paraId="60BE640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31 </w:t>
        </w:r>
        <w:r w:rsidR="006E6935" w:rsidRPr="000039F7">
          <w:rPr>
            <w:rStyle w:val="af7"/>
            <w:rFonts w:hint="eastAsia"/>
            <w:noProof/>
          </w:rPr>
          <w:t>アプリケーショントランザクション上でクエリをするコールバックハンドラー</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_Toc40799254 \h </w:instrText>
        </w:r>
        <w:r w:rsidR="006E6935">
          <w:rPr>
            <w:noProof/>
            <w:webHidden/>
          </w:rPr>
        </w:r>
        <w:r w:rsidR="006E6935">
          <w:rPr>
            <w:noProof/>
            <w:webHidden/>
          </w:rPr>
          <w:fldChar w:fldCharType="separate"/>
        </w:r>
        <w:r>
          <w:rPr>
            <w:noProof/>
            <w:webHidden/>
          </w:rPr>
          <w:t>54</w:t>
        </w:r>
        <w:r w:rsidR="006E6935">
          <w:rPr>
            <w:noProof/>
            <w:webHidden/>
          </w:rPr>
          <w:fldChar w:fldCharType="end"/>
        </w:r>
      </w:hyperlink>
    </w:p>
    <w:p w14:paraId="030FE97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32 com.innoexpert.rulesclient.CallbackReq]</w:t>
        </w:r>
        <w:r w:rsidR="006E6935">
          <w:rPr>
            <w:noProof/>
            <w:webHidden/>
          </w:rPr>
          <w:tab/>
        </w:r>
        <w:r w:rsidR="006E6935">
          <w:rPr>
            <w:noProof/>
            <w:webHidden/>
          </w:rPr>
          <w:fldChar w:fldCharType="begin"/>
        </w:r>
        <w:r w:rsidR="006E6935">
          <w:rPr>
            <w:noProof/>
            <w:webHidden/>
          </w:rPr>
          <w:instrText xml:space="preserve"> PAGEREF _Toc40799255 \h </w:instrText>
        </w:r>
        <w:r w:rsidR="006E6935">
          <w:rPr>
            <w:noProof/>
            <w:webHidden/>
          </w:rPr>
        </w:r>
        <w:r w:rsidR="006E6935">
          <w:rPr>
            <w:noProof/>
            <w:webHidden/>
          </w:rPr>
          <w:fldChar w:fldCharType="separate"/>
        </w:r>
        <w:r>
          <w:rPr>
            <w:noProof/>
            <w:webHidden/>
          </w:rPr>
          <w:t>55</w:t>
        </w:r>
        <w:r w:rsidR="006E6935">
          <w:rPr>
            <w:noProof/>
            <w:webHidden/>
          </w:rPr>
          <w:fldChar w:fldCharType="end"/>
        </w:r>
      </w:hyperlink>
    </w:p>
    <w:p w14:paraId="147C1EF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33 lookupParam</w:t>
        </w:r>
        <w:r w:rsidR="006E6935" w:rsidRPr="000039F7">
          <w:rPr>
            <w:rStyle w:val="af7"/>
            <w:rFonts w:hint="eastAsia"/>
            <w:noProof/>
          </w:rPr>
          <w:t>メソッドを利用した必須コールバック入力パラメータの照会</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_Toc40799256 \h </w:instrText>
        </w:r>
        <w:r w:rsidR="006E6935">
          <w:rPr>
            <w:noProof/>
            <w:webHidden/>
          </w:rPr>
        </w:r>
        <w:r w:rsidR="006E6935">
          <w:rPr>
            <w:noProof/>
            <w:webHidden/>
          </w:rPr>
          <w:fldChar w:fldCharType="separate"/>
        </w:r>
        <w:r>
          <w:rPr>
            <w:noProof/>
            <w:webHidden/>
          </w:rPr>
          <w:t>57</w:t>
        </w:r>
        <w:r w:rsidR="006E6935">
          <w:rPr>
            <w:noProof/>
            <w:webHidden/>
          </w:rPr>
          <w:fldChar w:fldCharType="end"/>
        </w:r>
      </w:hyperlink>
    </w:p>
    <w:p w14:paraId="78BC03E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34 lookupRequiredParam</w:t>
        </w:r>
        <w:r w:rsidR="006E6935" w:rsidRPr="000039F7">
          <w:rPr>
            <w:rStyle w:val="af7"/>
            <w:rFonts w:hint="eastAsia"/>
            <w:noProof/>
          </w:rPr>
          <w:t>メソッドを利用したコードの簡略化</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_Toc40799257 \h </w:instrText>
        </w:r>
        <w:r w:rsidR="006E6935">
          <w:rPr>
            <w:noProof/>
            <w:webHidden/>
          </w:rPr>
        </w:r>
        <w:r w:rsidR="006E6935">
          <w:rPr>
            <w:noProof/>
            <w:webHidden/>
          </w:rPr>
          <w:fldChar w:fldCharType="separate"/>
        </w:r>
        <w:r>
          <w:rPr>
            <w:noProof/>
            <w:webHidden/>
          </w:rPr>
          <w:t>57</w:t>
        </w:r>
        <w:r w:rsidR="006E6935">
          <w:rPr>
            <w:noProof/>
            <w:webHidden/>
          </w:rPr>
          <w:fldChar w:fldCharType="end"/>
        </w:r>
      </w:hyperlink>
    </w:p>
    <w:p w14:paraId="5FEEAB8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35 com.innoexpert.rulesclient.CallbackRes]</w:t>
        </w:r>
        <w:r w:rsidR="006E6935">
          <w:rPr>
            <w:noProof/>
            <w:webHidden/>
          </w:rPr>
          <w:tab/>
        </w:r>
        <w:r w:rsidR="006E6935">
          <w:rPr>
            <w:noProof/>
            <w:webHidden/>
          </w:rPr>
          <w:fldChar w:fldCharType="begin"/>
        </w:r>
        <w:r w:rsidR="006E6935">
          <w:rPr>
            <w:noProof/>
            <w:webHidden/>
          </w:rPr>
          <w:instrText xml:space="preserve"> PAGEREF _Toc40799258 \h </w:instrText>
        </w:r>
        <w:r w:rsidR="006E6935">
          <w:rPr>
            <w:noProof/>
            <w:webHidden/>
          </w:rPr>
        </w:r>
        <w:r w:rsidR="006E6935">
          <w:rPr>
            <w:noProof/>
            <w:webHidden/>
          </w:rPr>
          <w:fldChar w:fldCharType="separate"/>
        </w:r>
        <w:r>
          <w:rPr>
            <w:noProof/>
            <w:webHidden/>
          </w:rPr>
          <w:t>57</w:t>
        </w:r>
        <w:r w:rsidR="006E6935">
          <w:rPr>
            <w:noProof/>
            <w:webHidden/>
          </w:rPr>
          <w:fldChar w:fldCharType="end"/>
        </w:r>
      </w:hyperlink>
    </w:p>
    <w:p w14:paraId="6237488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5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36 com.innoexpert.rulesclient.CallbackParam]</w:t>
        </w:r>
        <w:r w:rsidR="006E6935">
          <w:rPr>
            <w:noProof/>
            <w:webHidden/>
          </w:rPr>
          <w:tab/>
        </w:r>
        <w:r w:rsidR="006E6935">
          <w:rPr>
            <w:noProof/>
            <w:webHidden/>
          </w:rPr>
          <w:fldChar w:fldCharType="begin"/>
        </w:r>
        <w:r w:rsidR="006E6935">
          <w:rPr>
            <w:noProof/>
            <w:webHidden/>
          </w:rPr>
          <w:instrText xml:space="preserve"> PAGEREF _Toc40799259 \h </w:instrText>
        </w:r>
        <w:r w:rsidR="006E6935">
          <w:rPr>
            <w:noProof/>
            <w:webHidden/>
          </w:rPr>
        </w:r>
        <w:r w:rsidR="006E6935">
          <w:rPr>
            <w:noProof/>
            <w:webHidden/>
          </w:rPr>
          <w:fldChar w:fldCharType="separate"/>
        </w:r>
        <w:r>
          <w:rPr>
            <w:noProof/>
            <w:webHidden/>
          </w:rPr>
          <w:t>58</w:t>
        </w:r>
        <w:r w:rsidR="006E6935">
          <w:rPr>
            <w:noProof/>
            <w:webHidden/>
          </w:rPr>
          <w:fldChar w:fldCharType="end"/>
        </w:r>
      </w:hyperlink>
    </w:p>
    <w:p w14:paraId="7DE7931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37 com.innoexpert.rulesclient.CallbackHandlerFactory]</w:t>
        </w:r>
        <w:r w:rsidR="006E6935">
          <w:rPr>
            <w:noProof/>
            <w:webHidden/>
          </w:rPr>
          <w:tab/>
        </w:r>
        <w:r w:rsidR="006E6935">
          <w:rPr>
            <w:noProof/>
            <w:webHidden/>
          </w:rPr>
          <w:fldChar w:fldCharType="begin"/>
        </w:r>
        <w:r w:rsidR="006E6935">
          <w:rPr>
            <w:noProof/>
            <w:webHidden/>
          </w:rPr>
          <w:instrText xml:space="preserve"> PAGEREF _Toc40799260 \h </w:instrText>
        </w:r>
        <w:r w:rsidR="006E6935">
          <w:rPr>
            <w:noProof/>
            <w:webHidden/>
          </w:rPr>
        </w:r>
        <w:r w:rsidR="006E6935">
          <w:rPr>
            <w:noProof/>
            <w:webHidden/>
          </w:rPr>
          <w:fldChar w:fldCharType="separate"/>
        </w:r>
        <w:r>
          <w:rPr>
            <w:noProof/>
            <w:webHidden/>
          </w:rPr>
          <w:t>62</w:t>
        </w:r>
        <w:r w:rsidR="006E6935">
          <w:rPr>
            <w:noProof/>
            <w:webHidden/>
          </w:rPr>
          <w:fldChar w:fldCharType="end"/>
        </w:r>
      </w:hyperlink>
    </w:p>
    <w:p w14:paraId="38024D2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38 </w:t>
        </w:r>
        <w:r w:rsidR="006E6935" w:rsidRPr="000039F7">
          <w:rPr>
            <w:rStyle w:val="af7"/>
            <w:rFonts w:hint="eastAsia"/>
            <w:noProof/>
          </w:rPr>
          <w:t>シングルトンハンドラー方式の例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_Toc40799261 \h </w:instrText>
        </w:r>
        <w:r w:rsidR="006E6935">
          <w:rPr>
            <w:noProof/>
            <w:webHidden/>
          </w:rPr>
        </w:r>
        <w:r w:rsidR="006E6935">
          <w:rPr>
            <w:noProof/>
            <w:webHidden/>
          </w:rPr>
          <w:fldChar w:fldCharType="separate"/>
        </w:r>
        <w:r>
          <w:rPr>
            <w:noProof/>
            <w:webHidden/>
          </w:rPr>
          <w:t>63</w:t>
        </w:r>
        <w:r w:rsidR="006E6935">
          <w:rPr>
            <w:noProof/>
            <w:webHidden/>
          </w:rPr>
          <w:fldChar w:fldCharType="end"/>
        </w:r>
      </w:hyperlink>
    </w:p>
    <w:p w14:paraId="4B56470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39 </w:t>
        </w:r>
        <w:r w:rsidR="006E6935" w:rsidRPr="000039F7">
          <w:rPr>
            <w:rStyle w:val="af7"/>
            <w:rFonts w:hint="eastAsia"/>
            <w:noProof/>
          </w:rPr>
          <w:t>シングルトンハンドラー方式の別の例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_Toc40799262 \h </w:instrText>
        </w:r>
        <w:r w:rsidR="006E6935">
          <w:rPr>
            <w:noProof/>
            <w:webHidden/>
          </w:rPr>
        </w:r>
        <w:r w:rsidR="006E6935">
          <w:rPr>
            <w:noProof/>
            <w:webHidden/>
          </w:rPr>
          <w:fldChar w:fldCharType="separate"/>
        </w:r>
        <w:r>
          <w:rPr>
            <w:noProof/>
            <w:webHidden/>
          </w:rPr>
          <w:t>64</w:t>
        </w:r>
        <w:r w:rsidR="006E6935">
          <w:rPr>
            <w:noProof/>
            <w:webHidden/>
          </w:rPr>
          <w:fldChar w:fldCharType="end"/>
        </w:r>
      </w:hyperlink>
    </w:p>
    <w:p w14:paraId="47F0A9EB"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40 </w:t>
        </w:r>
        <w:r w:rsidR="006E6935" w:rsidRPr="000039F7">
          <w:rPr>
            <w:rStyle w:val="af7"/>
            <w:rFonts w:hint="eastAsia"/>
            <w:noProof/>
          </w:rPr>
          <w:t>コールバックサービスごとに新しいコールバックハンドラーオブジェクトを生成する方式の例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_Toc40799263 \h </w:instrText>
        </w:r>
        <w:r w:rsidR="006E6935">
          <w:rPr>
            <w:noProof/>
            <w:webHidden/>
          </w:rPr>
        </w:r>
        <w:r w:rsidR="006E6935">
          <w:rPr>
            <w:noProof/>
            <w:webHidden/>
          </w:rPr>
          <w:fldChar w:fldCharType="separate"/>
        </w:r>
        <w:r>
          <w:rPr>
            <w:noProof/>
            <w:webHidden/>
          </w:rPr>
          <w:t>65</w:t>
        </w:r>
        <w:r w:rsidR="006E6935">
          <w:rPr>
            <w:noProof/>
            <w:webHidden/>
          </w:rPr>
          <w:fldChar w:fldCharType="end"/>
        </w:r>
      </w:hyperlink>
    </w:p>
    <w:p w14:paraId="76B3814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41 </w:t>
        </w:r>
        <w:r w:rsidR="006E6935" w:rsidRPr="000039F7">
          <w:rPr>
            <w:rStyle w:val="af7"/>
            <w:rFonts w:hint="eastAsia"/>
            <w:noProof/>
          </w:rPr>
          <w:t>ハンドラープール方式の例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_Toc40799264 \h </w:instrText>
        </w:r>
        <w:r w:rsidR="006E6935">
          <w:rPr>
            <w:noProof/>
            <w:webHidden/>
          </w:rPr>
        </w:r>
        <w:r w:rsidR="006E6935">
          <w:rPr>
            <w:noProof/>
            <w:webHidden/>
          </w:rPr>
          <w:fldChar w:fldCharType="separate"/>
        </w:r>
        <w:r>
          <w:rPr>
            <w:noProof/>
            <w:webHidden/>
          </w:rPr>
          <w:t>66</w:t>
        </w:r>
        <w:r w:rsidR="006E6935">
          <w:rPr>
            <w:noProof/>
            <w:webHidden/>
          </w:rPr>
          <w:fldChar w:fldCharType="end"/>
        </w:r>
      </w:hyperlink>
    </w:p>
    <w:p w14:paraId="5F74342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42 com.innoexpert.rulesclient.CallbackException]</w:t>
        </w:r>
        <w:r w:rsidR="006E6935">
          <w:rPr>
            <w:noProof/>
            <w:webHidden/>
          </w:rPr>
          <w:tab/>
        </w:r>
        <w:r w:rsidR="006E6935">
          <w:rPr>
            <w:noProof/>
            <w:webHidden/>
          </w:rPr>
          <w:fldChar w:fldCharType="begin"/>
        </w:r>
        <w:r w:rsidR="006E6935">
          <w:rPr>
            <w:noProof/>
            <w:webHidden/>
          </w:rPr>
          <w:instrText xml:space="preserve"> PAGEREF _Toc40799265 \h </w:instrText>
        </w:r>
        <w:r w:rsidR="006E6935">
          <w:rPr>
            <w:noProof/>
            <w:webHidden/>
          </w:rPr>
        </w:r>
        <w:r w:rsidR="006E6935">
          <w:rPr>
            <w:noProof/>
            <w:webHidden/>
          </w:rPr>
          <w:fldChar w:fldCharType="separate"/>
        </w:r>
        <w:r>
          <w:rPr>
            <w:noProof/>
            <w:webHidden/>
          </w:rPr>
          <w:t>67</w:t>
        </w:r>
        <w:r w:rsidR="006E6935">
          <w:rPr>
            <w:noProof/>
            <w:webHidden/>
          </w:rPr>
          <w:fldChar w:fldCharType="end"/>
        </w:r>
      </w:hyperlink>
    </w:p>
    <w:p w14:paraId="0801731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43 </w:t>
        </w:r>
        <w:r w:rsidR="006E6935" w:rsidRPr="000039F7">
          <w:rPr>
            <w:rStyle w:val="af7"/>
            <w:rFonts w:hint="eastAsia"/>
            <w:noProof/>
          </w:rPr>
          <w:t>ルールサービスを呼び出す簡単な</w:t>
        </w:r>
        <w:r w:rsidR="006E6935" w:rsidRPr="000039F7">
          <w:rPr>
            <w:rStyle w:val="af7"/>
            <w:noProof/>
          </w:rPr>
          <w:t>C</w:t>
        </w:r>
        <w:r w:rsidR="006E6935" w:rsidRPr="000039F7">
          <w:rPr>
            <w:rStyle w:val="af7"/>
            <w:rFonts w:hint="eastAsia"/>
            <w:noProof/>
          </w:rPr>
          <w:t>アプリケーション</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_Toc40799266 \h </w:instrText>
        </w:r>
        <w:r w:rsidR="006E6935">
          <w:rPr>
            <w:noProof/>
            <w:webHidden/>
          </w:rPr>
        </w:r>
        <w:r w:rsidR="006E6935">
          <w:rPr>
            <w:noProof/>
            <w:webHidden/>
          </w:rPr>
          <w:fldChar w:fldCharType="separate"/>
        </w:r>
        <w:r>
          <w:rPr>
            <w:noProof/>
            <w:webHidden/>
          </w:rPr>
          <w:t>68</w:t>
        </w:r>
        <w:r w:rsidR="006E6935">
          <w:rPr>
            <w:noProof/>
            <w:webHidden/>
          </w:rPr>
          <w:fldChar w:fldCharType="end"/>
        </w:r>
      </w:hyperlink>
    </w:p>
    <w:p w14:paraId="3AA918A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44 </w:t>
        </w:r>
        <w:r w:rsidR="006E6935" w:rsidRPr="000039F7">
          <w:rPr>
            <w:rStyle w:val="af7"/>
            <w:rFonts w:hint="eastAsia"/>
            <w:noProof/>
          </w:rPr>
          <w:t>データ型の再定義</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_Toc40799267 \h </w:instrText>
        </w:r>
        <w:r w:rsidR="006E6935">
          <w:rPr>
            <w:noProof/>
            <w:webHidden/>
          </w:rPr>
        </w:r>
        <w:r w:rsidR="006E6935">
          <w:rPr>
            <w:noProof/>
            <w:webHidden/>
          </w:rPr>
          <w:fldChar w:fldCharType="separate"/>
        </w:r>
        <w:r>
          <w:rPr>
            <w:noProof/>
            <w:webHidden/>
          </w:rPr>
          <w:t>71</w:t>
        </w:r>
        <w:r w:rsidR="006E6935">
          <w:rPr>
            <w:noProof/>
            <w:webHidden/>
          </w:rPr>
          <w:fldChar w:fldCharType="end"/>
        </w:r>
      </w:hyperlink>
    </w:p>
    <w:p w14:paraId="04240D6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45 </w:t>
        </w:r>
        <w:r w:rsidR="006E6935" w:rsidRPr="000039F7">
          <w:rPr>
            <w:rStyle w:val="af7"/>
            <w:rFonts w:hint="eastAsia"/>
            <w:noProof/>
          </w:rPr>
          <w:t>データ型定数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_Toc40799268 \h </w:instrText>
        </w:r>
        <w:r w:rsidR="006E6935">
          <w:rPr>
            <w:noProof/>
            <w:webHidden/>
          </w:rPr>
        </w:r>
        <w:r w:rsidR="006E6935">
          <w:rPr>
            <w:noProof/>
            <w:webHidden/>
          </w:rPr>
          <w:fldChar w:fldCharType="separate"/>
        </w:r>
        <w:r>
          <w:rPr>
            <w:noProof/>
            <w:webHidden/>
          </w:rPr>
          <w:t>71</w:t>
        </w:r>
        <w:r w:rsidR="006E6935">
          <w:rPr>
            <w:noProof/>
            <w:webHidden/>
          </w:rPr>
          <w:fldChar w:fldCharType="end"/>
        </w:r>
      </w:hyperlink>
    </w:p>
    <w:p w14:paraId="7622BB2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6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46 </w:t>
        </w:r>
        <w:r w:rsidR="006E6935" w:rsidRPr="000039F7">
          <w:rPr>
            <w:rStyle w:val="af7"/>
            <w:rFonts w:hint="eastAsia"/>
            <w:noProof/>
          </w:rPr>
          <w:t>ハンドル類型定数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_Toc40799269 \h </w:instrText>
        </w:r>
        <w:r w:rsidR="006E6935">
          <w:rPr>
            <w:noProof/>
            <w:webHidden/>
          </w:rPr>
        </w:r>
        <w:r w:rsidR="006E6935">
          <w:rPr>
            <w:noProof/>
            <w:webHidden/>
          </w:rPr>
          <w:fldChar w:fldCharType="separate"/>
        </w:r>
        <w:r>
          <w:rPr>
            <w:noProof/>
            <w:webHidden/>
          </w:rPr>
          <w:t>72</w:t>
        </w:r>
        <w:r w:rsidR="006E6935">
          <w:rPr>
            <w:noProof/>
            <w:webHidden/>
          </w:rPr>
          <w:fldChar w:fldCharType="end"/>
        </w:r>
      </w:hyperlink>
    </w:p>
    <w:p w14:paraId="2D728A6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47 </w:t>
        </w:r>
        <w:r w:rsidR="006E6935" w:rsidRPr="000039F7">
          <w:rPr>
            <w:rStyle w:val="af7"/>
            <w:rFonts w:hint="eastAsia"/>
            <w:noProof/>
          </w:rPr>
          <w:t>便利な定数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_Toc40799270 \h </w:instrText>
        </w:r>
        <w:r w:rsidR="006E6935">
          <w:rPr>
            <w:noProof/>
            <w:webHidden/>
          </w:rPr>
        </w:r>
        <w:r w:rsidR="006E6935">
          <w:rPr>
            <w:noProof/>
            <w:webHidden/>
          </w:rPr>
          <w:fldChar w:fldCharType="separate"/>
        </w:r>
        <w:r>
          <w:rPr>
            <w:noProof/>
            <w:webHidden/>
          </w:rPr>
          <w:t>72</w:t>
        </w:r>
        <w:r w:rsidR="006E6935">
          <w:rPr>
            <w:noProof/>
            <w:webHidden/>
          </w:rPr>
          <w:fldChar w:fldCharType="end"/>
        </w:r>
      </w:hyperlink>
    </w:p>
    <w:p w14:paraId="1E33828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48 </w:t>
        </w:r>
        <w:r w:rsidR="006E6935" w:rsidRPr="000039F7">
          <w:rPr>
            <w:rStyle w:val="af7"/>
            <w:rFonts w:hint="eastAsia"/>
            <w:noProof/>
          </w:rPr>
          <w:t>コード体系の列挙型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_Toc40799271 \h </w:instrText>
        </w:r>
        <w:r w:rsidR="006E6935">
          <w:rPr>
            <w:noProof/>
            <w:webHidden/>
          </w:rPr>
        </w:r>
        <w:r w:rsidR="006E6935">
          <w:rPr>
            <w:noProof/>
            <w:webHidden/>
          </w:rPr>
          <w:fldChar w:fldCharType="separate"/>
        </w:r>
        <w:r>
          <w:rPr>
            <w:noProof/>
            <w:webHidden/>
          </w:rPr>
          <w:t>72</w:t>
        </w:r>
        <w:r w:rsidR="006E6935">
          <w:rPr>
            <w:noProof/>
            <w:webHidden/>
          </w:rPr>
          <w:fldChar w:fldCharType="end"/>
        </w:r>
      </w:hyperlink>
    </w:p>
    <w:p w14:paraId="3923665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49 </w:t>
        </w:r>
        <w:r w:rsidR="006E6935" w:rsidRPr="000039F7">
          <w:rPr>
            <w:rStyle w:val="af7"/>
            <w:rFonts w:hint="eastAsia"/>
            <w:noProof/>
          </w:rPr>
          <w:t>ハンドル関連の関数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_Toc40799272 \h </w:instrText>
        </w:r>
        <w:r w:rsidR="006E6935">
          <w:rPr>
            <w:noProof/>
            <w:webHidden/>
          </w:rPr>
        </w:r>
        <w:r w:rsidR="006E6935">
          <w:rPr>
            <w:noProof/>
            <w:webHidden/>
          </w:rPr>
          <w:fldChar w:fldCharType="separate"/>
        </w:r>
        <w:r>
          <w:rPr>
            <w:noProof/>
            <w:webHidden/>
          </w:rPr>
          <w:t>73</w:t>
        </w:r>
        <w:r w:rsidR="006E6935">
          <w:rPr>
            <w:noProof/>
            <w:webHidden/>
          </w:rPr>
          <w:fldChar w:fldCharType="end"/>
        </w:r>
      </w:hyperlink>
    </w:p>
    <w:p w14:paraId="1E19BD4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50 </w:t>
        </w:r>
        <w:r w:rsidR="006E6935" w:rsidRPr="000039F7">
          <w:rPr>
            <w:rStyle w:val="af7"/>
            <w:rFonts w:hint="eastAsia"/>
            <w:noProof/>
          </w:rPr>
          <w:t>項目値設定関数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_Toc40799273 \h </w:instrText>
        </w:r>
        <w:r w:rsidR="006E6935">
          <w:rPr>
            <w:noProof/>
            <w:webHidden/>
          </w:rPr>
        </w:r>
        <w:r w:rsidR="006E6935">
          <w:rPr>
            <w:noProof/>
            <w:webHidden/>
          </w:rPr>
          <w:fldChar w:fldCharType="separate"/>
        </w:r>
        <w:r>
          <w:rPr>
            <w:noProof/>
            <w:webHidden/>
          </w:rPr>
          <w:t>74</w:t>
        </w:r>
        <w:r w:rsidR="006E6935">
          <w:rPr>
            <w:noProof/>
            <w:webHidden/>
          </w:rPr>
          <w:fldChar w:fldCharType="end"/>
        </w:r>
      </w:hyperlink>
    </w:p>
    <w:p w14:paraId="5C7FCE1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51 </w:t>
        </w:r>
        <w:r w:rsidR="006E6935" w:rsidRPr="000039F7">
          <w:rPr>
            <w:rStyle w:val="af7"/>
            <w:rFonts w:hint="eastAsia"/>
            <w:noProof/>
          </w:rPr>
          <w:t>ルールサービス呼び出しおよびルール結果照会関数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_Toc40799274 \h </w:instrText>
        </w:r>
        <w:r w:rsidR="006E6935">
          <w:rPr>
            <w:noProof/>
            <w:webHidden/>
          </w:rPr>
        </w:r>
        <w:r w:rsidR="006E6935">
          <w:rPr>
            <w:noProof/>
            <w:webHidden/>
          </w:rPr>
          <w:fldChar w:fldCharType="separate"/>
        </w:r>
        <w:r>
          <w:rPr>
            <w:noProof/>
            <w:webHidden/>
          </w:rPr>
          <w:t>75</w:t>
        </w:r>
        <w:r w:rsidR="006E6935">
          <w:rPr>
            <w:noProof/>
            <w:webHidden/>
          </w:rPr>
          <w:fldChar w:fldCharType="end"/>
        </w:r>
      </w:hyperlink>
    </w:p>
    <w:p w14:paraId="2E12657B"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52 </w:t>
        </w:r>
        <w:r w:rsidR="006E6935" w:rsidRPr="000039F7">
          <w:rPr>
            <w:rStyle w:val="af7"/>
            <w:rFonts w:hint="eastAsia"/>
            <w:noProof/>
          </w:rPr>
          <w:t>属性文字列の形式</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_Toc40799275 \h </w:instrText>
        </w:r>
        <w:r w:rsidR="006E6935">
          <w:rPr>
            <w:noProof/>
            <w:webHidden/>
          </w:rPr>
        </w:r>
        <w:r w:rsidR="006E6935">
          <w:rPr>
            <w:noProof/>
            <w:webHidden/>
          </w:rPr>
          <w:fldChar w:fldCharType="separate"/>
        </w:r>
        <w:r>
          <w:rPr>
            <w:noProof/>
            <w:webHidden/>
          </w:rPr>
          <w:t>79</w:t>
        </w:r>
        <w:r w:rsidR="006E6935">
          <w:rPr>
            <w:noProof/>
            <w:webHidden/>
          </w:rPr>
          <w:fldChar w:fldCharType="end"/>
        </w:r>
      </w:hyperlink>
    </w:p>
    <w:p w14:paraId="12CBF5B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53 </w:t>
        </w:r>
        <w:r w:rsidR="006E6935" w:rsidRPr="000039F7">
          <w:rPr>
            <w:rStyle w:val="af7"/>
            <w:rFonts w:hint="eastAsia"/>
            <w:noProof/>
          </w:rPr>
          <w:t>コールバックサービスハンドラー</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_Toc40799276 \h </w:instrText>
        </w:r>
        <w:r w:rsidR="006E6935">
          <w:rPr>
            <w:noProof/>
            <w:webHidden/>
          </w:rPr>
        </w:r>
        <w:r w:rsidR="006E6935">
          <w:rPr>
            <w:noProof/>
            <w:webHidden/>
          </w:rPr>
          <w:fldChar w:fldCharType="separate"/>
        </w:r>
        <w:r>
          <w:rPr>
            <w:noProof/>
            <w:webHidden/>
          </w:rPr>
          <w:t>82</w:t>
        </w:r>
        <w:r w:rsidR="006E6935">
          <w:rPr>
            <w:noProof/>
            <w:webHidden/>
          </w:rPr>
          <w:fldChar w:fldCharType="end"/>
        </w:r>
      </w:hyperlink>
    </w:p>
    <w:p w14:paraId="359DC1F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54 </w:t>
        </w:r>
        <w:r w:rsidR="006E6935" w:rsidRPr="000039F7">
          <w:rPr>
            <w:rStyle w:val="af7"/>
            <w:rFonts w:hint="eastAsia"/>
            <w:noProof/>
          </w:rPr>
          <w:t>コールバックサービスハンドラー登録関数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_Toc40799277 \h </w:instrText>
        </w:r>
        <w:r w:rsidR="006E6935">
          <w:rPr>
            <w:noProof/>
            <w:webHidden/>
          </w:rPr>
        </w:r>
        <w:r w:rsidR="006E6935">
          <w:rPr>
            <w:noProof/>
            <w:webHidden/>
          </w:rPr>
          <w:fldChar w:fldCharType="separate"/>
        </w:r>
        <w:r>
          <w:rPr>
            <w:noProof/>
            <w:webHidden/>
          </w:rPr>
          <w:t>82</w:t>
        </w:r>
        <w:r w:rsidR="006E6935">
          <w:rPr>
            <w:noProof/>
            <w:webHidden/>
          </w:rPr>
          <w:fldChar w:fldCharType="end"/>
        </w:r>
      </w:hyperlink>
    </w:p>
    <w:p w14:paraId="00264CA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55 </w:t>
        </w:r>
        <w:r w:rsidR="006E6935" w:rsidRPr="000039F7">
          <w:rPr>
            <w:rStyle w:val="af7"/>
            <w:rFonts w:hint="eastAsia"/>
            <w:noProof/>
          </w:rPr>
          <w:t>コールバック入力パラメータの照会</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_Toc40799278 \h </w:instrText>
        </w:r>
        <w:r w:rsidR="006E6935">
          <w:rPr>
            <w:noProof/>
            <w:webHidden/>
          </w:rPr>
        </w:r>
        <w:r w:rsidR="006E6935">
          <w:rPr>
            <w:noProof/>
            <w:webHidden/>
          </w:rPr>
          <w:fldChar w:fldCharType="separate"/>
        </w:r>
        <w:r>
          <w:rPr>
            <w:noProof/>
            <w:webHidden/>
          </w:rPr>
          <w:t>83</w:t>
        </w:r>
        <w:r w:rsidR="006E6935">
          <w:rPr>
            <w:noProof/>
            <w:webHidden/>
          </w:rPr>
          <w:fldChar w:fldCharType="end"/>
        </w:r>
      </w:hyperlink>
    </w:p>
    <w:p w14:paraId="5857D0E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7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56 </w:t>
        </w:r>
        <w:r w:rsidR="006E6935" w:rsidRPr="000039F7">
          <w:rPr>
            <w:rStyle w:val="af7"/>
            <w:rFonts w:hint="eastAsia"/>
            <w:noProof/>
          </w:rPr>
          <w:t>ルール</w:t>
        </w:r>
        <w:r w:rsidR="006E6935" w:rsidRPr="000039F7">
          <w:rPr>
            <w:rStyle w:val="af7"/>
            <w:noProof/>
          </w:rPr>
          <w:t>API</w:t>
        </w:r>
        <w:r w:rsidR="006E6935" w:rsidRPr="000039F7">
          <w:rPr>
            <w:rStyle w:val="af7"/>
            <w:rFonts w:hint="eastAsia"/>
            <w:noProof/>
          </w:rPr>
          <w:t>ライブラリの構成</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_Toc40799279 \h </w:instrText>
        </w:r>
        <w:r w:rsidR="006E6935">
          <w:rPr>
            <w:noProof/>
            <w:webHidden/>
          </w:rPr>
        </w:r>
        <w:r w:rsidR="006E6935">
          <w:rPr>
            <w:noProof/>
            <w:webHidden/>
          </w:rPr>
          <w:fldChar w:fldCharType="separate"/>
        </w:r>
        <w:r>
          <w:rPr>
            <w:noProof/>
            <w:webHidden/>
          </w:rPr>
          <w:t>86</w:t>
        </w:r>
        <w:r w:rsidR="006E6935">
          <w:rPr>
            <w:noProof/>
            <w:webHidden/>
          </w:rPr>
          <w:fldChar w:fldCharType="end"/>
        </w:r>
      </w:hyperlink>
    </w:p>
    <w:p w14:paraId="3BF5074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57 </w:t>
        </w:r>
        <w:r w:rsidR="006E6935" w:rsidRPr="000039F7">
          <w:rPr>
            <w:rStyle w:val="af7"/>
            <w:rFonts w:hint="eastAsia"/>
            <w:noProof/>
          </w:rPr>
          <w:t>設定ファイルによるルールサービス初期化アプリケーション</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_Toc40799280 \h </w:instrText>
        </w:r>
        <w:r w:rsidR="006E6935">
          <w:rPr>
            <w:noProof/>
            <w:webHidden/>
          </w:rPr>
        </w:r>
        <w:r w:rsidR="006E6935">
          <w:rPr>
            <w:noProof/>
            <w:webHidden/>
          </w:rPr>
          <w:fldChar w:fldCharType="separate"/>
        </w:r>
        <w:r>
          <w:rPr>
            <w:noProof/>
            <w:webHidden/>
          </w:rPr>
          <w:t>87</w:t>
        </w:r>
        <w:r w:rsidR="006E6935">
          <w:rPr>
            <w:noProof/>
            <w:webHidden/>
          </w:rPr>
          <w:fldChar w:fldCharType="end"/>
        </w:r>
      </w:hyperlink>
    </w:p>
    <w:p w14:paraId="4225183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58 Properties</w:t>
        </w:r>
        <w:r w:rsidR="006E6935" w:rsidRPr="000039F7">
          <w:rPr>
            <w:rStyle w:val="af7"/>
            <w:rFonts w:hint="eastAsia"/>
            <w:noProof/>
          </w:rPr>
          <w:t>オブジェクトによるルールサービス初期化アプリケーション</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_Toc40799281 \h </w:instrText>
        </w:r>
        <w:r w:rsidR="006E6935">
          <w:rPr>
            <w:noProof/>
            <w:webHidden/>
          </w:rPr>
        </w:r>
        <w:r w:rsidR="006E6935">
          <w:rPr>
            <w:noProof/>
            <w:webHidden/>
          </w:rPr>
          <w:fldChar w:fldCharType="separate"/>
        </w:r>
        <w:r>
          <w:rPr>
            <w:noProof/>
            <w:webHidden/>
          </w:rPr>
          <w:t>87</w:t>
        </w:r>
        <w:r w:rsidR="006E6935">
          <w:rPr>
            <w:noProof/>
            <w:webHidden/>
          </w:rPr>
          <w:fldChar w:fldCharType="end"/>
        </w:r>
      </w:hyperlink>
    </w:p>
    <w:p w14:paraId="241EE5A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59 InnoRules.Client.SimpleInitializer]</w:t>
        </w:r>
        <w:r w:rsidR="006E6935">
          <w:rPr>
            <w:noProof/>
            <w:webHidden/>
          </w:rPr>
          <w:tab/>
        </w:r>
        <w:r w:rsidR="006E6935">
          <w:rPr>
            <w:noProof/>
            <w:webHidden/>
          </w:rPr>
          <w:fldChar w:fldCharType="begin"/>
        </w:r>
        <w:r w:rsidR="006E6935">
          <w:rPr>
            <w:noProof/>
            <w:webHidden/>
          </w:rPr>
          <w:instrText xml:space="preserve"> PAGEREF _Toc40799282 \h </w:instrText>
        </w:r>
        <w:r w:rsidR="006E6935">
          <w:rPr>
            <w:noProof/>
            <w:webHidden/>
          </w:rPr>
        </w:r>
        <w:r w:rsidR="006E6935">
          <w:rPr>
            <w:noProof/>
            <w:webHidden/>
          </w:rPr>
          <w:fldChar w:fldCharType="separate"/>
        </w:r>
        <w:r>
          <w:rPr>
            <w:noProof/>
            <w:webHidden/>
          </w:rPr>
          <w:t>88</w:t>
        </w:r>
        <w:r w:rsidR="006E6935">
          <w:rPr>
            <w:noProof/>
            <w:webHidden/>
          </w:rPr>
          <w:fldChar w:fldCharType="end"/>
        </w:r>
      </w:hyperlink>
    </w:p>
    <w:p w14:paraId="505BF75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60 </w:t>
        </w:r>
        <w:r w:rsidR="006E6935" w:rsidRPr="000039F7">
          <w:rPr>
            <w:rStyle w:val="af7"/>
            <w:rFonts w:hint="eastAsia"/>
            <w:noProof/>
          </w:rPr>
          <w:t>クラスタ設定情報</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_Toc40799283 \h </w:instrText>
        </w:r>
        <w:r w:rsidR="006E6935">
          <w:rPr>
            <w:noProof/>
            <w:webHidden/>
          </w:rPr>
        </w:r>
        <w:r w:rsidR="006E6935">
          <w:rPr>
            <w:noProof/>
            <w:webHidden/>
          </w:rPr>
          <w:fldChar w:fldCharType="separate"/>
        </w:r>
        <w:r>
          <w:rPr>
            <w:noProof/>
            <w:webHidden/>
          </w:rPr>
          <w:t>89</w:t>
        </w:r>
        <w:r w:rsidR="006E6935">
          <w:rPr>
            <w:noProof/>
            <w:webHidden/>
          </w:rPr>
          <w:fldChar w:fldCharType="end"/>
        </w:r>
      </w:hyperlink>
    </w:p>
    <w:p w14:paraId="732C20F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61 InnoRules.Resources.Msg]</w:t>
        </w:r>
        <w:r w:rsidR="006E6935">
          <w:rPr>
            <w:noProof/>
            <w:webHidden/>
          </w:rPr>
          <w:tab/>
        </w:r>
        <w:r w:rsidR="006E6935">
          <w:rPr>
            <w:noProof/>
            <w:webHidden/>
          </w:rPr>
          <w:fldChar w:fldCharType="begin"/>
        </w:r>
        <w:r w:rsidR="006E6935">
          <w:rPr>
            <w:noProof/>
            <w:webHidden/>
          </w:rPr>
          <w:instrText xml:space="preserve"> PAGEREF _Toc40799284 \h </w:instrText>
        </w:r>
        <w:r w:rsidR="006E6935">
          <w:rPr>
            <w:noProof/>
            <w:webHidden/>
          </w:rPr>
        </w:r>
        <w:r w:rsidR="006E6935">
          <w:rPr>
            <w:noProof/>
            <w:webHidden/>
          </w:rPr>
          <w:fldChar w:fldCharType="separate"/>
        </w:r>
        <w:r>
          <w:rPr>
            <w:noProof/>
            <w:webHidden/>
          </w:rPr>
          <w:t>89</w:t>
        </w:r>
        <w:r w:rsidR="006E6935">
          <w:rPr>
            <w:noProof/>
            <w:webHidden/>
          </w:rPr>
          <w:fldChar w:fldCharType="end"/>
        </w:r>
      </w:hyperlink>
    </w:p>
    <w:p w14:paraId="7EF885B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62 InnoRules.Client.Release]</w:t>
        </w:r>
        <w:r w:rsidR="006E6935">
          <w:rPr>
            <w:noProof/>
            <w:webHidden/>
          </w:rPr>
          <w:tab/>
        </w:r>
        <w:r w:rsidR="006E6935">
          <w:rPr>
            <w:noProof/>
            <w:webHidden/>
          </w:rPr>
          <w:fldChar w:fldCharType="begin"/>
        </w:r>
        <w:r w:rsidR="006E6935">
          <w:rPr>
            <w:noProof/>
            <w:webHidden/>
          </w:rPr>
          <w:instrText xml:space="preserve"> PAGEREF _Toc40799285 \h </w:instrText>
        </w:r>
        <w:r w:rsidR="006E6935">
          <w:rPr>
            <w:noProof/>
            <w:webHidden/>
          </w:rPr>
        </w:r>
        <w:r w:rsidR="006E6935">
          <w:rPr>
            <w:noProof/>
            <w:webHidden/>
          </w:rPr>
          <w:fldChar w:fldCharType="separate"/>
        </w:r>
        <w:r>
          <w:rPr>
            <w:noProof/>
            <w:webHidden/>
          </w:rPr>
          <w:t>90</w:t>
        </w:r>
        <w:r w:rsidR="006E6935">
          <w:rPr>
            <w:noProof/>
            <w:webHidden/>
          </w:rPr>
          <w:fldChar w:fldCharType="end"/>
        </w:r>
      </w:hyperlink>
    </w:p>
    <w:p w14:paraId="1F2E4799"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63 InnoRules.RulesClient.ClusterManager]</w:t>
        </w:r>
        <w:r w:rsidR="006E6935">
          <w:rPr>
            <w:noProof/>
            <w:webHidden/>
          </w:rPr>
          <w:tab/>
        </w:r>
        <w:r w:rsidR="006E6935">
          <w:rPr>
            <w:noProof/>
            <w:webHidden/>
          </w:rPr>
          <w:fldChar w:fldCharType="begin"/>
        </w:r>
        <w:r w:rsidR="006E6935">
          <w:rPr>
            <w:noProof/>
            <w:webHidden/>
          </w:rPr>
          <w:instrText xml:space="preserve"> PAGEREF _Toc40799286 \h </w:instrText>
        </w:r>
        <w:r w:rsidR="006E6935">
          <w:rPr>
            <w:noProof/>
            <w:webHidden/>
          </w:rPr>
        </w:r>
        <w:r w:rsidR="006E6935">
          <w:rPr>
            <w:noProof/>
            <w:webHidden/>
          </w:rPr>
          <w:fldChar w:fldCharType="separate"/>
        </w:r>
        <w:r>
          <w:rPr>
            <w:noProof/>
            <w:webHidden/>
          </w:rPr>
          <w:t>90</w:t>
        </w:r>
        <w:r w:rsidR="006E6935">
          <w:rPr>
            <w:noProof/>
            <w:webHidden/>
          </w:rPr>
          <w:fldChar w:fldCharType="end"/>
        </w:r>
      </w:hyperlink>
    </w:p>
    <w:p w14:paraId="4D7D802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64 InnoRules.RulesClient.InterfaceCluster]</w:t>
        </w:r>
        <w:r w:rsidR="006E6935">
          <w:rPr>
            <w:noProof/>
            <w:webHidden/>
          </w:rPr>
          <w:tab/>
        </w:r>
        <w:r w:rsidR="006E6935">
          <w:rPr>
            <w:noProof/>
            <w:webHidden/>
          </w:rPr>
          <w:fldChar w:fldCharType="begin"/>
        </w:r>
        <w:r w:rsidR="006E6935">
          <w:rPr>
            <w:noProof/>
            <w:webHidden/>
          </w:rPr>
          <w:instrText xml:space="preserve"> PAGEREF _Toc40799287 \h </w:instrText>
        </w:r>
        <w:r w:rsidR="006E6935">
          <w:rPr>
            <w:noProof/>
            <w:webHidden/>
          </w:rPr>
        </w:r>
        <w:r w:rsidR="006E6935">
          <w:rPr>
            <w:noProof/>
            <w:webHidden/>
          </w:rPr>
          <w:fldChar w:fldCharType="separate"/>
        </w:r>
        <w:r>
          <w:rPr>
            <w:noProof/>
            <w:webHidden/>
          </w:rPr>
          <w:t>91</w:t>
        </w:r>
        <w:r w:rsidR="006E6935">
          <w:rPr>
            <w:noProof/>
            <w:webHidden/>
          </w:rPr>
          <w:fldChar w:fldCharType="end"/>
        </w:r>
      </w:hyperlink>
    </w:p>
    <w:p w14:paraId="62A9AA7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65 </w:t>
        </w:r>
        <w:r w:rsidR="006E6935" w:rsidRPr="000039F7">
          <w:rPr>
            <w:rStyle w:val="af7"/>
            <w:rFonts w:hint="eastAsia"/>
            <w:noProof/>
          </w:rPr>
          <w:t>ルールインタフェースを取得して返すサンプル</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_Toc40799288 \h </w:instrText>
        </w:r>
        <w:r w:rsidR="006E6935">
          <w:rPr>
            <w:noProof/>
            <w:webHidden/>
          </w:rPr>
        </w:r>
        <w:r w:rsidR="006E6935">
          <w:rPr>
            <w:noProof/>
            <w:webHidden/>
          </w:rPr>
          <w:fldChar w:fldCharType="separate"/>
        </w:r>
        <w:r>
          <w:rPr>
            <w:noProof/>
            <w:webHidden/>
          </w:rPr>
          <w:t>92</w:t>
        </w:r>
        <w:r w:rsidR="006E6935">
          <w:rPr>
            <w:noProof/>
            <w:webHidden/>
          </w:rPr>
          <w:fldChar w:fldCharType="end"/>
        </w:r>
      </w:hyperlink>
    </w:p>
    <w:p w14:paraId="21FD525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8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66 InnoRules.RulesClient.ClusterManager.GetInterface()]</w:t>
        </w:r>
        <w:r w:rsidR="006E6935">
          <w:rPr>
            <w:noProof/>
            <w:webHidden/>
          </w:rPr>
          <w:tab/>
        </w:r>
        <w:r w:rsidR="006E6935">
          <w:rPr>
            <w:noProof/>
            <w:webHidden/>
          </w:rPr>
          <w:fldChar w:fldCharType="begin"/>
        </w:r>
        <w:r w:rsidR="006E6935">
          <w:rPr>
            <w:noProof/>
            <w:webHidden/>
          </w:rPr>
          <w:instrText xml:space="preserve"> PAGEREF _Toc40799289 \h </w:instrText>
        </w:r>
        <w:r w:rsidR="006E6935">
          <w:rPr>
            <w:noProof/>
            <w:webHidden/>
          </w:rPr>
        </w:r>
        <w:r w:rsidR="006E6935">
          <w:rPr>
            <w:noProof/>
            <w:webHidden/>
          </w:rPr>
          <w:fldChar w:fldCharType="separate"/>
        </w:r>
        <w:r>
          <w:rPr>
            <w:noProof/>
            <w:webHidden/>
          </w:rPr>
          <w:t>92</w:t>
        </w:r>
        <w:r w:rsidR="006E6935">
          <w:rPr>
            <w:noProof/>
            <w:webHidden/>
          </w:rPr>
          <w:fldChar w:fldCharType="end"/>
        </w:r>
      </w:hyperlink>
    </w:p>
    <w:p w14:paraId="0E4D063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67 </w:t>
        </w:r>
        <w:r w:rsidR="006E6935" w:rsidRPr="000039F7">
          <w:rPr>
            <w:rStyle w:val="af7"/>
            <w:rFonts w:hint="eastAsia"/>
            <w:noProof/>
          </w:rPr>
          <w:t>ルールインタフェースを取得して返すサンプル</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_Toc40799290 \h </w:instrText>
        </w:r>
        <w:r w:rsidR="006E6935">
          <w:rPr>
            <w:noProof/>
            <w:webHidden/>
          </w:rPr>
        </w:r>
        <w:r w:rsidR="006E6935">
          <w:rPr>
            <w:noProof/>
            <w:webHidden/>
          </w:rPr>
          <w:fldChar w:fldCharType="separate"/>
        </w:r>
        <w:r>
          <w:rPr>
            <w:noProof/>
            <w:webHidden/>
          </w:rPr>
          <w:t>93</w:t>
        </w:r>
        <w:r w:rsidR="006E6935">
          <w:rPr>
            <w:noProof/>
            <w:webHidden/>
          </w:rPr>
          <w:fldChar w:fldCharType="end"/>
        </w:r>
      </w:hyperlink>
    </w:p>
    <w:p w14:paraId="3BF506D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68 InnoRules.RulesClient.RuleInterface]</w:t>
        </w:r>
        <w:r w:rsidR="006E6935">
          <w:rPr>
            <w:noProof/>
            <w:webHidden/>
          </w:rPr>
          <w:tab/>
        </w:r>
        <w:r w:rsidR="006E6935">
          <w:rPr>
            <w:noProof/>
            <w:webHidden/>
          </w:rPr>
          <w:fldChar w:fldCharType="begin"/>
        </w:r>
        <w:r w:rsidR="006E6935">
          <w:rPr>
            <w:noProof/>
            <w:webHidden/>
          </w:rPr>
          <w:instrText xml:space="preserve"> PAGEREF _Toc40799291 \h </w:instrText>
        </w:r>
        <w:r w:rsidR="006E6935">
          <w:rPr>
            <w:noProof/>
            <w:webHidden/>
          </w:rPr>
        </w:r>
        <w:r w:rsidR="006E6935">
          <w:rPr>
            <w:noProof/>
            <w:webHidden/>
          </w:rPr>
          <w:fldChar w:fldCharType="separate"/>
        </w:r>
        <w:r>
          <w:rPr>
            <w:noProof/>
            <w:webHidden/>
          </w:rPr>
          <w:t>93</w:t>
        </w:r>
        <w:r w:rsidR="006E6935">
          <w:rPr>
            <w:noProof/>
            <w:webHidden/>
          </w:rPr>
          <w:fldChar w:fldCharType="end"/>
        </w:r>
      </w:hyperlink>
    </w:p>
    <w:p w14:paraId="42140DD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69 </w:t>
        </w:r>
        <w:r w:rsidR="006E6935" w:rsidRPr="000039F7">
          <w:rPr>
            <w:rStyle w:val="af7"/>
            <w:rFonts w:hint="eastAsia"/>
            <w:noProof/>
          </w:rPr>
          <w:t>コード体系を指定する定数の値</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_Toc40799292 \h </w:instrText>
        </w:r>
        <w:r w:rsidR="006E6935">
          <w:rPr>
            <w:noProof/>
            <w:webHidden/>
          </w:rPr>
        </w:r>
        <w:r w:rsidR="006E6935">
          <w:rPr>
            <w:noProof/>
            <w:webHidden/>
          </w:rPr>
          <w:fldChar w:fldCharType="separate"/>
        </w:r>
        <w:r>
          <w:rPr>
            <w:noProof/>
            <w:webHidden/>
          </w:rPr>
          <w:t>95</w:t>
        </w:r>
        <w:r w:rsidR="006E6935">
          <w:rPr>
            <w:noProof/>
            <w:webHidden/>
          </w:rPr>
          <w:fldChar w:fldCharType="end"/>
        </w:r>
      </w:hyperlink>
    </w:p>
    <w:p w14:paraId="1662EF1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70 </w:t>
        </w:r>
        <w:r w:rsidR="006E6935" w:rsidRPr="000039F7">
          <w:rPr>
            <w:rStyle w:val="af7"/>
            <w:rFonts w:hint="eastAsia"/>
            <w:noProof/>
          </w:rPr>
          <w:t>データ型定数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_Toc40799293 \h </w:instrText>
        </w:r>
        <w:r w:rsidR="006E6935">
          <w:rPr>
            <w:noProof/>
            <w:webHidden/>
          </w:rPr>
        </w:r>
        <w:r w:rsidR="006E6935">
          <w:rPr>
            <w:noProof/>
            <w:webHidden/>
          </w:rPr>
          <w:fldChar w:fldCharType="separate"/>
        </w:r>
        <w:r>
          <w:rPr>
            <w:noProof/>
            <w:webHidden/>
          </w:rPr>
          <w:t>95</w:t>
        </w:r>
        <w:r w:rsidR="006E6935">
          <w:rPr>
            <w:noProof/>
            <w:webHidden/>
          </w:rPr>
          <w:fldChar w:fldCharType="end"/>
        </w:r>
      </w:hyperlink>
    </w:p>
    <w:p w14:paraId="6C7BB30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71 I/O</w:t>
        </w:r>
        <w:r w:rsidR="006E6935" w:rsidRPr="000039F7">
          <w:rPr>
            <w:rStyle w:val="af7"/>
            <w:rFonts w:hint="eastAsia"/>
            <w:noProof/>
          </w:rPr>
          <w:t>オブジェクト方式の</w:t>
        </w:r>
        <w:r w:rsidR="006E6935" w:rsidRPr="000039F7">
          <w:rPr>
            <w:rStyle w:val="af7"/>
            <w:noProof/>
          </w:rPr>
          <w:t>execute</w:t>
        </w:r>
        <w:r w:rsidR="006E6935" w:rsidRPr="000039F7">
          <w:rPr>
            <w:rStyle w:val="af7"/>
            <w:rFonts w:hint="eastAsia"/>
            <w:noProof/>
          </w:rPr>
          <w:t>メソッド</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_Toc40799294 \h </w:instrText>
        </w:r>
        <w:r w:rsidR="006E6935">
          <w:rPr>
            <w:noProof/>
            <w:webHidden/>
          </w:rPr>
        </w:r>
        <w:r w:rsidR="006E6935">
          <w:rPr>
            <w:noProof/>
            <w:webHidden/>
          </w:rPr>
          <w:fldChar w:fldCharType="separate"/>
        </w:r>
        <w:r>
          <w:rPr>
            <w:noProof/>
            <w:webHidden/>
          </w:rPr>
          <w:t>96</w:t>
        </w:r>
        <w:r w:rsidR="006E6935">
          <w:rPr>
            <w:noProof/>
            <w:webHidden/>
          </w:rPr>
          <w:fldChar w:fldCharType="end"/>
        </w:r>
      </w:hyperlink>
    </w:p>
    <w:p w14:paraId="608FF3A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72 InnoRules.Tcp.RuleReq]</w:t>
        </w:r>
        <w:r w:rsidR="006E6935">
          <w:rPr>
            <w:noProof/>
            <w:webHidden/>
          </w:rPr>
          <w:tab/>
        </w:r>
        <w:r w:rsidR="006E6935">
          <w:rPr>
            <w:noProof/>
            <w:webHidden/>
          </w:rPr>
          <w:fldChar w:fldCharType="begin"/>
        </w:r>
        <w:r w:rsidR="006E6935">
          <w:rPr>
            <w:noProof/>
            <w:webHidden/>
          </w:rPr>
          <w:instrText xml:space="preserve"> PAGEREF _Toc40799295 \h </w:instrText>
        </w:r>
        <w:r w:rsidR="006E6935">
          <w:rPr>
            <w:noProof/>
            <w:webHidden/>
          </w:rPr>
        </w:r>
        <w:r w:rsidR="006E6935">
          <w:rPr>
            <w:noProof/>
            <w:webHidden/>
          </w:rPr>
          <w:fldChar w:fldCharType="separate"/>
        </w:r>
        <w:r>
          <w:rPr>
            <w:noProof/>
            <w:webHidden/>
          </w:rPr>
          <w:t>97</w:t>
        </w:r>
        <w:r w:rsidR="006E6935">
          <w:rPr>
            <w:noProof/>
            <w:webHidden/>
          </w:rPr>
          <w:fldChar w:fldCharType="end"/>
        </w:r>
      </w:hyperlink>
    </w:p>
    <w:p w14:paraId="0D840F7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73 InnoRules.RulesClient.Item]</w:t>
        </w:r>
        <w:r w:rsidR="006E6935">
          <w:rPr>
            <w:noProof/>
            <w:webHidden/>
          </w:rPr>
          <w:tab/>
        </w:r>
        <w:r w:rsidR="006E6935">
          <w:rPr>
            <w:noProof/>
            <w:webHidden/>
          </w:rPr>
          <w:fldChar w:fldCharType="begin"/>
        </w:r>
        <w:r w:rsidR="006E6935">
          <w:rPr>
            <w:noProof/>
            <w:webHidden/>
          </w:rPr>
          <w:instrText xml:space="preserve"> PAGEREF _Toc40799296 \h </w:instrText>
        </w:r>
        <w:r w:rsidR="006E6935">
          <w:rPr>
            <w:noProof/>
            <w:webHidden/>
          </w:rPr>
        </w:r>
        <w:r w:rsidR="006E6935">
          <w:rPr>
            <w:noProof/>
            <w:webHidden/>
          </w:rPr>
          <w:fldChar w:fldCharType="separate"/>
        </w:r>
        <w:r>
          <w:rPr>
            <w:noProof/>
            <w:webHidden/>
          </w:rPr>
          <w:t>99</w:t>
        </w:r>
        <w:r w:rsidR="006E6935">
          <w:rPr>
            <w:noProof/>
            <w:webHidden/>
          </w:rPr>
          <w:fldChar w:fldCharType="end"/>
        </w:r>
      </w:hyperlink>
    </w:p>
    <w:p w14:paraId="1E52E78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74 NumberItem</w:t>
        </w:r>
        <w:r w:rsidR="006E6935" w:rsidRPr="000039F7">
          <w:rPr>
            <w:rStyle w:val="af7"/>
            <w:rFonts w:hint="eastAsia"/>
            <w:noProof/>
          </w:rPr>
          <w:t>の例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_Toc40799297 \h </w:instrText>
        </w:r>
        <w:r w:rsidR="006E6935">
          <w:rPr>
            <w:noProof/>
            <w:webHidden/>
          </w:rPr>
        </w:r>
        <w:r w:rsidR="006E6935">
          <w:rPr>
            <w:noProof/>
            <w:webHidden/>
          </w:rPr>
          <w:fldChar w:fldCharType="separate"/>
        </w:r>
        <w:r>
          <w:rPr>
            <w:noProof/>
            <w:webHidden/>
          </w:rPr>
          <w:t>101</w:t>
        </w:r>
        <w:r w:rsidR="006E6935">
          <w:rPr>
            <w:noProof/>
            <w:webHidden/>
          </w:rPr>
          <w:fldChar w:fldCharType="end"/>
        </w:r>
      </w:hyperlink>
    </w:p>
    <w:p w14:paraId="6D88296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75 </w:t>
        </w:r>
        <w:r w:rsidR="006E6935" w:rsidRPr="000039F7">
          <w:rPr>
            <w:rStyle w:val="af7"/>
            <w:rFonts w:hint="eastAsia"/>
            <w:noProof/>
          </w:rPr>
          <w:t>簡略化された</w:t>
        </w:r>
        <w:r w:rsidR="006E6935" w:rsidRPr="000039F7">
          <w:rPr>
            <w:rStyle w:val="af7"/>
            <w:noProof/>
          </w:rPr>
          <w:t>NumberItem</w:t>
        </w:r>
        <w:r w:rsidR="006E6935" w:rsidRPr="000039F7">
          <w:rPr>
            <w:rStyle w:val="af7"/>
            <w:rFonts w:hint="eastAsia"/>
            <w:noProof/>
          </w:rPr>
          <w:t>の例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_Toc40799298 \h </w:instrText>
        </w:r>
        <w:r w:rsidR="006E6935">
          <w:rPr>
            <w:noProof/>
            <w:webHidden/>
          </w:rPr>
        </w:r>
        <w:r w:rsidR="006E6935">
          <w:rPr>
            <w:noProof/>
            <w:webHidden/>
          </w:rPr>
          <w:fldChar w:fldCharType="separate"/>
        </w:r>
        <w:r>
          <w:rPr>
            <w:noProof/>
            <w:webHidden/>
          </w:rPr>
          <w:t>101</w:t>
        </w:r>
        <w:r w:rsidR="006E6935">
          <w:rPr>
            <w:noProof/>
            <w:webHidden/>
          </w:rPr>
          <w:fldChar w:fldCharType="end"/>
        </w:r>
      </w:hyperlink>
    </w:p>
    <w:p w14:paraId="1BAA84E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29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76 InnoRules.Client.ResultSet]</w:t>
        </w:r>
        <w:r w:rsidR="006E6935">
          <w:rPr>
            <w:noProof/>
            <w:webHidden/>
          </w:rPr>
          <w:tab/>
        </w:r>
        <w:r w:rsidR="006E6935">
          <w:rPr>
            <w:noProof/>
            <w:webHidden/>
          </w:rPr>
          <w:fldChar w:fldCharType="begin"/>
        </w:r>
        <w:r w:rsidR="006E6935">
          <w:rPr>
            <w:noProof/>
            <w:webHidden/>
          </w:rPr>
          <w:instrText xml:space="preserve"> PAGEREF _Toc40799299 \h </w:instrText>
        </w:r>
        <w:r w:rsidR="006E6935">
          <w:rPr>
            <w:noProof/>
            <w:webHidden/>
          </w:rPr>
        </w:r>
        <w:r w:rsidR="006E6935">
          <w:rPr>
            <w:noProof/>
            <w:webHidden/>
          </w:rPr>
          <w:fldChar w:fldCharType="separate"/>
        </w:r>
        <w:r>
          <w:rPr>
            <w:noProof/>
            <w:webHidden/>
          </w:rPr>
          <w:t>101</w:t>
        </w:r>
        <w:r w:rsidR="006E6935">
          <w:rPr>
            <w:noProof/>
            <w:webHidden/>
          </w:rPr>
          <w:fldChar w:fldCharType="end"/>
        </w:r>
      </w:hyperlink>
    </w:p>
    <w:p w14:paraId="77B97C3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77 InnoRules.Client.ResultSetMetaData]</w:t>
        </w:r>
        <w:r w:rsidR="006E6935">
          <w:rPr>
            <w:noProof/>
            <w:webHidden/>
          </w:rPr>
          <w:tab/>
        </w:r>
        <w:r w:rsidR="006E6935">
          <w:rPr>
            <w:noProof/>
            <w:webHidden/>
          </w:rPr>
          <w:fldChar w:fldCharType="begin"/>
        </w:r>
        <w:r w:rsidR="006E6935">
          <w:rPr>
            <w:noProof/>
            <w:webHidden/>
          </w:rPr>
          <w:instrText xml:space="preserve"> PAGEREF _Toc40799300 \h </w:instrText>
        </w:r>
        <w:r w:rsidR="006E6935">
          <w:rPr>
            <w:noProof/>
            <w:webHidden/>
          </w:rPr>
        </w:r>
        <w:r w:rsidR="006E6935">
          <w:rPr>
            <w:noProof/>
            <w:webHidden/>
          </w:rPr>
          <w:fldChar w:fldCharType="separate"/>
        </w:r>
        <w:r>
          <w:rPr>
            <w:noProof/>
            <w:webHidden/>
          </w:rPr>
          <w:t>105</w:t>
        </w:r>
        <w:r w:rsidR="006E6935">
          <w:rPr>
            <w:noProof/>
            <w:webHidden/>
          </w:rPr>
          <w:fldChar w:fldCharType="end"/>
        </w:r>
      </w:hyperlink>
    </w:p>
    <w:p w14:paraId="21E026B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78 </w:t>
        </w:r>
        <w:r w:rsidR="006E6935" w:rsidRPr="000039F7">
          <w:rPr>
            <w:rStyle w:val="af7"/>
            <w:rFonts w:hint="eastAsia"/>
            <w:noProof/>
          </w:rPr>
          <w:t>ルールサービス呼び出し例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_Toc40799301 \h </w:instrText>
        </w:r>
        <w:r w:rsidR="006E6935">
          <w:rPr>
            <w:noProof/>
            <w:webHidden/>
          </w:rPr>
        </w:r>
        <w:r w:rsidR="006E6935">
          <w:rPr>
            <w:noProof/>
            <w:webHidden/>
          </w:rPr>
          <w:fldChar w:fldCharType="separate"/>
        </w:r>
        <w:r>
          <w:rPr>
            <w:noProof/>
            <w:webHidden/>
          </w:rPr>
          <w:t>106</w:t>
        </w:r>
        <w:r w:rsidR="006E6935">
          <w:rPr>
            <w:noProof/>
            <w:webHidden/>
          </w:rPr>
          <w:fldChar w:fldCharType="end"/>
        </w:r>
      </w:hyperlink>
    </w:p>
    <w:p w14:paraId="2F39622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79 I/O</w:t>
        </w:r>
        <w:r w:rsidR="006E6935" w:rsidRPr="000039F7">
          <w:rPr>
            <w:rStyle w:val="af7"/>
            <w:rFonts w:hint="eastAsia"/>
            <w:noProof/>
          </w:rPr>
          <w:t>アダプタ方式の</w:t>
        </w:r>
        <w:r w:rsidR="006E6935" w:rsidRPr="000039F7">
          <w:rPr>
            <w:rStyle w:val="af7"/>
            <w:noProof/>
          </w:rPr>
          <w:t>execute</w:t>
        </w:r>
        <w:r w:rsidR="006E6935" w:rsidRPr="000039F7">
          <w:rPr>
            <w:rStyle w:val="af7"/>
            <w:rFonts w:hint="eastAsia"/>
            <w:noProof/>
          </w:rPr>
          <w:t>メソッド</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_Toc40799302 \h </w:instrText>
        </w:r>
        <w:r w:rsidR="006E6935">
          <w:rPr>
            <w:noProof/>
            <w:webHidden/>
          </w:rPr>
        </w:r>
        <w:r w:rsidR="006E6935">
          <w:rPr>
            <w:noProof/>
            <w:webHidden/>
          </w:rPr>
          <w:fldChar w:fldCharType="separate"/>
        </w:r>
        <w:r>
          <w:rPr>
            <w:noProof/>
            <w:webHidden/>
          </w:rPr>
          <w:t>109</w:t>
        </w:r>
        <w:r w:rsidR="006E6935">
          <w:rPr>
            <w:noProof/>
            <w:webHidden/>
          </w:rPr>
          <w:fldChar w:fldCharType="end"/>
        </w:r>
      </w:hyperlink>
    </w:p>
    <w:p w14:paraId="4776D2F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80 InnoRules.RulesClient.ItemProvider]</w:t>
        </w:r>
        <w:r w:rsidR="006E6935">
          <w:rPr>
            <w:noProof/>
            <w:webHidden/>
          </w:rPr>
          <w:tab/>
        </w:r>
        <w:r w:rsidR="006E6935">
          <w:rPr>
            <w:noProof/>
            <w:webHidden/>
          </w:rPr>
          <w:fldChar w:fldCharType="begin"/>
        </w:r>
        <w:r w:rsidR="006E6935">
          <w:rPr>
            <w:noProof/>
            <w:webHidden/>
          </w:rPr>
          <w:instrText xml:space="preserve"> PAGEREF _Toc40799303 \h </w:instrText>
        </w:r>
        <w:r w:rsidR="006E6935">
          <w:rPr>
            <w:noProof/>
            <w:webHidden/>
          </w:rPr>
        </w:r>
        <w:r w:rsidR="006E6935">
          <w:rPr>
            <w:noProof/>
            <w:webHidden/>
          </w:rPr>
          <w:fldChar w:fldCharType="separate"/>
        </w:r>
        <w:r>
          <w:rPr>
            <w:noProof/>
            <w:webHidden/>
          </w:rPr>
          <w:t>110</w:t>
        </w:r>
        <w:r w:rsidR="006E6935">
          <w:rPr>
            <w:noProof/>
            <w:webHidden/>
          </w:rPr>
          <w:fldChar w:fldCharType="end"/>
        </w:r>
      </w:hyperlink>
    </w:p>
    <w:p w14:paraId="34896B4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81 </w:t>
        </w:r>
        <w:r w:rsidR="006E6935" w:rsidRPr="000039F7">
          <w:rPr>
            <w:rStyle w:val="af7"/>
            <w:rFonts w:hint="eastAsia"/>
            <w:noProof/>
          </w:rPr>
          <w:t>アプリケーションデータオブジェクトの事例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_Toc40799304 \h </w:instrText>
        </w:r>
        <w:r w:rsidR="006E6935">
          <w:rPr>
            <w:noProof/>
            <w:webHidden/>
          </w:rPr>
        </w:r>
        <w:r w:rsidR="006E6935">
          <w:rPr>
            <w:noProof/>
            <w:webHidden/>
          </w:rPr>
          <w:fldChar w:fldCharType="separate"/>
        </w:r>
        <w:r>
          <w:rPr>
            <w:noProof/>
            <w:webHidden/>
          </w:rPr>
          <w:t>111</w:t>
        </w:r>
        <w:r w:rsidR="006E6935">
          <w:rPr>
            <w:noProof/>
            <w:webHidden/>
          </w:rPr>
          <w:fldChar w:fldCharType="end"/>
        </w:r>
      </w:hyperlink>
    </w:p>
    <w:p w14:paraId="16E4AF0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82 ItemProvider</w:t>
        </w:r>
        <w:r w:rsidR="006E6935" w:rsidRPr="000039F7">
          <w:rPr>
            <w:rStyle w:val="af7"/>
            <w:rFonts w:hint="eastAsia"/>
            <w:noProof/>
          </w:rPr>
          <w:t>の実装事例</w:t>
        </w:r>
        <w:r w:rsidR="006E6935" w:rsidRPr="000039F7">
          <w:rPr>
            <w:rStyle w:val="af7"/>
            <w:noProof/>
          </w:rPr>
          <w:t xml:space="preserve"> – HashtableProvider]</w:t>
        </w:r>
        <w:r w:rsidR="006E6935">
          <w:rPr>
            <w:noProof/>
            <w:webHidden/>
          </w:rPr>
          <w:tab/>
        </w:r>
        <w:r w:rsidR="006E6935">
          <w:rPr>
            <w:noProof/>
            <w:webHidden/>
          </w:rPr>
          <w:fldChar w:fldCharType="begin"/>
        </w:r>
        <w:r w:rsidR="006E6935">
          <w:rPr>
            <w:noProof/>
            <w:webHidden/>
          </w:rPr>
          <w:instrText xml:space="preserve"> PAGEREF _Toc40799305 \h </w:instrText>
        </w:r>
        <w:r w:rsidR="006E6935">
          <w:rPr>
            <w:noProof/>
            <w:webHidden/>
          </w:rPr>
        </w:r>
        <w:r w:rsidR="006E6935">
          <w:rPr>
            <w:noProof/>
            <w:webHidden/>
          </w:rPr>
          <w:fldChar w:fldCharType="separate"/>
        </w:r>
        <w:r>
          <w:rPr>
            <w:noProof/>
            <w:webHidden/>
          </w:rPr>
          <w:t>112</w:t>
        </w:r>
        <w:r w:rsidR="006E6935">
          <w:rPr>
            <w:noProof/>
            <w:webHidden/>
          </w:rPr>
          <w:fldChar w:fldCharType="end"/>
        </w:r>
      </w:hyperlink>
    </w:p>
    <w:p w14:paraId="5E1B502C"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83 InnoRules.RulesClient.ResultConsumer]</w:t>
        </w:r>
        <w:r w:rsidR="006E6935">
          <w:rPr>
            <w:noProof/>
            <w:webHidden/>
          </w:rPr>
          <w:tab/>
        </w:r>
        <w:r w:rsidR="006E6935">
          <w:rPr>
            <w:noProof/>
            <w:webHidden/>
          </w:rPr>
          <w:fldChar w:fldCharType="begin"/>
        </w:r>
        <w:r w:rsidR="006E6935">
          <w:rPr>
            <w:noProof/>
            <w:webHidden/>
          </w:rPr>
          <w:instrText xml:space="preserve"> PAGEREF _Toc40799306 \h </w:instrText>
        </w:r>
        <w:r w:rsidR="006E6935">
          <w:rPr>
            <w:noProof/>
            <w:webHidden/>
          </w:rPr>
        </w:r>
        <w:r w:rsidR="006E6935">
          <w:rPr>
            <w:noProof/>
            <w:webHidden/>
          </w:rPr>
          <w:fldChar w:fldCharType="separate"/>
        </w:r>
        <w:r>
          <w:rPr>
            <w:noProof/>
            <w:webHidden/>
          </w:rPr>
          <w:t>114</w:t>
        </w:r>
        <w:r w:rsidR="006E6935">
          <w:rPr>
            <w:noProof/>
            <w:webHidden/>
          </w:rPr>
          <w:fldChar w:fldCharType="end"/>
        </w:r>
      </w:hyperlink>
    </w:p>
    <w:p w14:paraId="58DF7D6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84 ResultConsumer</w:t>
        </w:r>
        <w:r w:rsidR="006E6935" w:rsidRPr="000039F7">
          <w:rPr>
            <w:rStyle w:val="af7"/>
            <w:rFonts w:hint="eastAsia"/>
            <w:noProof/>
          </w:rPr>
          <w:t>の実装事例</w:t>
        </w:r>
        <w:r w:rsidR="006E6935" w:rsidRPr="000039F7">
          <w:rPr>
            <w:rStyle w:val="af7"/>
            <w:noProof/>
          </w:rPr>
          <w:t xml:space="preserve"> – HashtableConsumer]</w:t>
        </w:r>
        <w:r w:rsidR="006E6935">
          <w:rPr>
            <w:noProof/>
            <w:webHidden/>
          </w:rPr>
          <w:tab/>
        </w:r>
        <w:r w:rsidR="006E6935">
          <w:rPr>
            <w:noProof/>
            <w:webHidden/>
          </w:rPr>
          <w:fldChar w:fldCharType="begin"/>
        </w:r>
        <w:r w:rsidR="006E6935">
          <w:rPr>
            <w:noProof/>
            <w:webHidden/>
          </w:rPr>
          <w:instrText xml:space="preserve"> PAGEREF _Toc40799307 \h </w:instrText>
        </w:r>
        <w:r w:rsidR="006E6935">
          <w:rPr>
            <w:noProof/>
            <w:webHidden/>
          </w:rPr>
        </w:r>
        <w:r w:rsidR="006E6935">
          <w:rPr>
            <w:noProof/>
            <w:webHidden/>
          </w:rPr>
          <w:fldChar w:fldCharType="separate"/>
        </w:r>
        <w:r>
          <w:rPr>
            <w:noProof/>
            <w:webHidden/>
          </w:rPr>
          <w:t>116</w:t>
        </w:r>
        <w:r w:rsidR="006E6935">
          <w:rPr>
            <w:noProof/>
            <w:webHidden/>
          </w:rPr>
          <w:fldChar w:fldCharType="end"/>
        </w:r>
      </w:hyperlink>
    </w:p>
    <w:p w14:paraId="10DAB4F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85 I/O</w:t>
        </w:r>
        <w:r w:rsidR="006E6935" w:rsidRPr="000039F7">
          <w:rPr>
            <w:rStyle w:val="af7"/>
            <w:rFonts w:hint="eastAsia"/>
            <w:noProof/>
          </w:rPr>
          <w:t>アダプタ方式の</w:t>
        </w:r>
        <w:r w:rsidR="006E6935" w:rsidRPr="000039F7">
          <w:rPr>
            <w:rStyle w:val="af7"/>
            <w:noProof/>
          </w:rPr>
          <w:t>Execute</w:t>
        </w:r>
        <w:r w:rsidR="006E6935" w:rsidRPr="000039F7">
          <w:rPr>
            <w:rStyle w:val="af7"/>
            <w:rFonts w:hint="eastAsia"/>
            <w:noProof/>
          </w:rPr>
          <w:t>メソッド</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_Toc40799308 \h </w:instrText>
        </w:r>
        <w:r w:rsidR="006E6935">
          <w:rPr>
            <w:noProof/>
            <w:webHidden/>
          </w:rPr>
        </w:r>
        <w:r w:rsidR="006E6935">
          <w:rPr>
            <w:noProof/>
            <w:webHidden/>
          </w:rPr>
          <w:fldChar w:fldCharType="separate"/>
        </w:r>
        <w:r>
          <w:rPr>
            <w:noProof/>
            <w:webHidden/>
          </w:rPr>
          <w:t>117</w:t>
        </w:r>
        <w:r w:rsidR="006E6935">
          <w:rPr>
            <w:noProof/>
            <w:webHidden/>
          </w:rPr>
          <w:fldChar w:fldCharType="end"/>
        </w:r>
      </w:hyperlink>
    </w:p>
    <w:p w14:paraId="315CDAF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0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86 </w:t>
        </w:r>
        <w:r w:rsidR="006E6935" w:rsidRPr="000039F7">
          <w:rPr>
            <w:rStyle w:val="af7"/>
            <w:rFonts w:hint="eastAsia"/>
            <w:noProof/>
          </w:rPr>
          <w:t>ルールサービス呼び出し例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_Toc40799309 \h </w:instrText>
        </w:r>
        <w:r w:rsidR="006E6935">
          <w:rPr>
            <w:noProof/>
            <w:webHidden/>
          </w:rPr>
        </w:r>
        <w:r w:rsidR="006E6935">
          <w:rPr>
            <w:noProof/>
            <w:webHidden/>
          </w:rPr>
          <w:fldChar w:fldCharType="separate"/>
        </w:r>
        <w:r>
          <w:rPr>
            <w:noProof/>
            <w:webHidden/>
          </w:rPr>
          <w:t>118</w:t>
        </w:r>
        <w:r w:rsidR="006E6935">
          <w:rPr>
            <w:noProof/>
            <w:webHidden/>
          </w:rPr>
          <w:fldChar w:fldCharType="end"/>
        </w:r>
      </w:hyperlink>
    </w:p>
    <w:p w14:paraId="524A20C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87 </w:t>
        </w:r>
        <w:r w:rsidR="006E6935" w:rsidRPr="000039F7">
          <w:rPr>
            <w:rStyle w:val="af7"/>
            <w:rFonts w:hint="eastAsia"/>
            <w:noProof/>
          </w:rPr>
          <w:t>リクエストメッセージ例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_Toc40799310 \h </w:instrText>
        </w:r>
        <w:r w:rsidR="006E6935">
          <w:rPr>
            <w:noProof/>
            <w:webHidden/>
          </w:rPr>
        </w:r>
        <w:r w:rsidR="006E6935">
          <w:rPr>
            <w:noProof/>
            <w:webHidden/>
          </w:rPr>
          <w:fldChar w:fldCharType="separate"/>
        </w:r>
        <w:r>
          <w:rPr>
            <w:noProof/>
            <w:webHidden/>
          </w:rPr>
          <w:t>122</w:t>
        </w:r>
        <w:r w:rsidR="006E6935">
          <w:rPr>
            <w:noProof/>
            <w:webHidden/>
          </w:rPr>
          <w:fldChar w:fldCharType="end"/>
        </w:r>
      </w:hyperlink>
    </w:p>
    <w:p w14:paraId="00D78E3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88 </w:t>
        </w:r>
        <w:r w:rsidR="006E6935" w:rsidRPr="000039F7">
          <w:rPr>
            <w:rStyle w:val="af7"/>
            <w:rFonts w:hint="eastAsia"/>
            <w:noProof/>
          </w:rPr>
          <w:t>単一結果値のレスポンスメッセージ例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_Toc40799311 \h </w:instrText>
        </w:r>
        <w:r w:rsidR="006E6935">
          <w:rPr>
            <w:noProof/>
            <w:webHidden/>
          </w:rPr>
        </w:r>
        <w:r w:rsidR="006E6935">
          <w:rPr>
            <w:noProof/>
            <w:webHidden/>
          </w:rPr>
          <w:fldChar w:fldCharType="separate"/>
        </w:r>
        <w:r>
          <w:rPr>
            <w:noProof/>
            <w:webHidden/>
          </w:rPr>
          <w:t>123</w:t>
        </w:r>
        <w:r w:rsidR="006E6935">
          <w:rPr>
            <w:noProof/>
            <w:webHidden/>
          </w:rPr>
          <w:fldChar w:fldCharType="end"/>
        </w:r>
      </w:hyperlink>
    </w:p>
    <w:p w14:paraId="6876ADD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89 </w:t>
        </w:r>
        <w:r w:rsidR="006E6935" w:rsidRPr="000039F7">
          <w:rPr>
            <w:rStyle w:val="af7"/>
            <w:rFonts w:hint="eastAsia"/>
            <w:noProof/>
          </w:rPr>
          <w:t>多重結果値のレスポンスメッセージ例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_Toc40799312 \h </w:instrText>
        </w:r>
        <w:r w:rsidR="006E6935">
          <w:rPr>
            <w:noProof/>
            <w:webHidden/>
          </w:rPr>
        </w:r>
        <w:r w:rsidR="006E6935">
          <w:rPr>
            <w:noProof/>
            <w:webHidden/>
          </w:rPr>
          <w:fldChar w:fldCharType="separate"/>
        </w:r>
        <w:r>
          <w:rPr>
            <w:noProof/>
            <w:webHidden/>
          </w:rPr>
          <w:t>123</w:t>
        </w:r>
        <w:r w:rsidR="006E6935">
          <w:rPr>
            <w:noProof/>
            <w:webHidden/>
          </w:rPr>
          <w:fldChar w:fldCharType="end"/>
        </w:r>
      </w:hyperlink>
    </w:p>
    <w:p w14:paraId="2BF8DCB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90 </w:t>
        </w:r>
        <w:r w:rsidR="006E6935" w:rsidRPr="000039F7">
          <w:rPr>
            <w:rStyle w:val="af7"/>
            <w:rFonts w:hint="eastAsia"/>
            <w:noProof/>
          </w:rPr>
          <w:t>エラーメッセージ例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_Toc40799313 \h </w:instrText>
        </w:r>
        <w:r w:rsidR="006E6935">
          <w:rPr>
            <w:noProof/>
            <w:webHidden/>
          </w:rPr>
        </w:r>
        <w:r w:rsidR="006E6935">
          <w:rPr>
            <w:noProof/>
            <w:webHidden/>
          </w:rPr>
          <w:fldChar w:fldCharType="separate"/>
        </w:r>
        <w:r>
          <w:rPr>
            <w:noProof/>
            <w:webHidden/>
          </w:rPr>
          <w:t>124</w:t>
        </w:r>
        <w:r w:rsidR="006E6935">
          <w:rPr>
            <w:noProof/>
            <w:webHidden/>
          </w:rPr>
          <w:fldChar w:fldCharType="end"/>
        </w:r>
      </w:hyperlink>
    </w:p>
    <w:p w14:paraId="053921B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91 hello-double.c]</w:t>
        </w:r>
        <w:r w:rsidR="006E6935">
          <w:rPr>
            <w:noProof/>
            <w:webHidden/>
          </w:rPr>
          <w:tab/>
        </w:r>
        <w:r w:rsidR="006E6935">
          <w:rPr>
            <w:noProof/>
            <w:webHidden/>
          </w:rPr>
          <w:fldChar w:fldCharType="begin"/>
        </w:r>
        <w:r w:rsidR="006E6935">
          <w:rPr>
            <w:noProof/>
            <w:webHidden/>
          </w:rPr>
          <w:instrText xml:space="preserve"> PAGEREF _Toc40799314 \h </w:instrText>
        </w:r>
        <w:r w:rsidR="006E6935">
          <w:rPr>
            <w:noProof/>
            <w:webHidden/>
          </w:rPr>
        </w:r>
        <w:r w:rsidR="006E6935">
          <w:rPr>
            <w:noProof/>
            <w:webHidden/>
          </w:rPr>
          <w:fldChar w:fldCharType="separate"/>
        </w:r>
        <w:r>
          <w:rPr>
            <w:noProof/>
            <w:webHidden/>
          </w:rPr>
          <w:t>125</w:t>
        </w:r>
        <w:r w:rsidR="006E6935">
          <w:rPr>
            <w:noProof/>
            <w:webHidden/>
          </w:rPr>
          <w:fldChar w:fldCharType="end"/>
        </w:r>
      </w:hyperlink>
    </w:p>
    <w:p w14:paraId="7BCF484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92 </w:t>
        </w:r>
        <w:r w:rsidR="006E6935" w:rsidRPr="000039F7">
          <w:rPr>
            <w:rStyle w:val="af7"/>
            <w:rFonts w:hint="eastAsia"/>
            <w:noProof/>
          </w:rPr>
          <w:t>小数点以下</w:t>
        </w:r>
        <w:r w:rsidR="006E6935" w:rsidRPr="000039F7">
          <w:rPr>
            <w:rStyle w:val="af7"/>
            <w:noProof/>
          </w:rPr>
          <w:t>20</w:t>
        </w:r>
        <w:r w:rsidR="006E6935" w:rsidRPr="000039F7">
          <w:rPr>
            <w:rStyle w:val="af7"/>
            <w:rFonts w:hint="eastAsia"/>
            <w:noProof/>
          </w:rPr>
          <w:t>桁まで出力</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_Toc40799315 \h </w:instrText>
        </w:r>
        <w:r w:rsidR="006E6935">
          <w:rPr>
            <w:noProof/>
            <w:webHidden/>
          </w:rPr>
        </w:r>
        <w:r w:rsidR="006E6935">
          <w:rPr>
            <w:noProof/>
            <w:webHidden/>
          </w:rPr>
          <w:fldChar w:fldCharType="separate"/>
        </w:r>
        <w:r>
          <w:rPr>
            <w:noProof/>
            <w:webHidden/>
          </w:rPr>
          <w:t>126</w:t>
        </w:r>
        <w:r w:rsidR="006E6935">
          <w:rPr>
            <w:noProof/>
            <w:webHidden/>
          </w:rPr>
          <w:fldChar w:fldCharType="end"/>
        </w:r>
      </w:hyperlink>
    </w:p>
    <w:p w14:paraId="5A1429E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93 10</w:t>
        </w:r>
        <w:r w:rsidR="006E6935" w:rsidRPr="000039F7">
          <w:rPr>
            <w:rStyle w:val="af7"/>
            <w:rFonts w:hint="eastAsia"/>
            <w:noProof/>
          </w:rPr>
          <w:t>進数</w:t>
        </w:r>
        <w:r w:rsidR="006E6935" w:rsidRPr="000039F7">
          <w:rPr>
            <w:rStyle w:val="af7"/>
            <w:noProof/>
          </w:rPr>
          <w:t>11</w:t>
        </w:r>
        <w:r w:rsidR="006E6935" w:rsidRPr="000039F7">
          <w:rPr>
            <w:rStyle w:val="af7"/>
            <w:rFonts w:hint="eastAsia"/>
            <w:noProof/>
          </w:rPr>
          <w:t>を</w:t>
        </w:r>
        <w:r w:rsidR="006E6935" w:rsidRPr="000039F7">
          <w:rPr>
            <w:rStyle w:val="af7"/>
            <w:noProof/>
          </w:rPr>
          <w:t>2</w:t>
        </w:r>
        <w:r w:rsidR="006E6935" w:rsidRPr="000039F7">
          <w:rPr>
            <w:rStyle w:val="af7"/>
            <w:rFonts w:hint="eastAsia"/>
            <w:noProof/>
          </w:rPr>
          <w:t>進数に変換</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_Toc40799316 \h </w:instrText>
        </w:r>
        <w:r w:rsidR="006E6935">
          <w:rPr>
            <w:noProof/>
            <w:webHidden/>
          </w:rPr>
        </w:r>
        <w:r w:rsidR="006E6935">
          <w:rPr>
            <w:noProof/>
            <w:webHidden/>
          </w:rPr>
          <w:fldChar w:fldCharType="separate"/>
        </w:r>
        <w:r>
          <w:rPr>
            <w:noProof/>
            <w:webHidden/>
          </w:rPr>
          <w:t>126</w:t>
        </w:r>
        <w:r w:rsidR="006E6935">
          <w:rPr>
            <w:noProof/>
            <w:webHidden/>
          </w:rPr>
          <w:fldChar w:fldCharType="end"/>
        </w:r>
      </w:hyperlink>
    </w:p>
    <w:p w14:paraId="52993F0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94 10</w:t>
        </w:r>
        <w:r w:rsidR="006E6935" w:rsidRPr="000039F7">
          <w:rPr>
            <w:rStyle w:val="af7"/>
            <w:rFonts w:hint="eastAsia"/>
            <w:noProof/>
          </w:rPr>
          <w:t>進数</w:t>
        </w:r>
        <w:r w:rsidR="006E6935" w:rsidRPr="000039F7">
          <w:rPr>
            <w:rStyle w:val="af7"/>
            <w:noProof/>
          </w:rPr>
          <w:t>0.125</w:t>
        </w:r>
        <w:r w:rsidR="006E6935" w:rsidRPr="000039F7">
          <w:rPr>
            <w:rStyle w:val="af7"/>
            <w:rFonts w:hint="eastAsia"/>
            <w:noProof/>
          </w:rPr>
          <w:t>の</w:t>
        </w:r>
        <w:r w:rsidR="006E6935" w:rsidRPr="000039F7">
          <w:rPr>
            <w:rStyle w:val="af7"/>
            <w:noProof/>
          </w:rPr>
          <w:t>2</w:t>
        </w:r>
        <w:r w:rsidR="006E6935" w:rsidRPr="000039F7">
          <w:rPr>
            <w:rStyle w:val="af7"/>
            <w:rFonts w:hint="eastAsia"/>
            <w:noProof/>
          </w:rPr>
          <w:t>進法での表記</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_Toc40799317 \h </w:instrText>
        </w:r>
        <w:r w:rsidR="006E6935">
          <w:rPr>
            <w:noProof/>
            <w:webHidden/>
          </w:rPr>
        </w:r>
        <w:r w:rsidR="006E6935">
          <w:rPr>
            <w:noProof/>
            <w:webHidden/>
          </w:rPr>
          <w:fldChar w:fldCharType="separate"/>
        </w:r>
        <w:r>
          <w:rPr>
            <w:noProof/>
            <w:webHidden/>
          </w:rPr>
          <w:t>127</w:t>
        </w:r>
        <w:r w:rsidR="006E6935">
          <w:rPr>
            <w:noProof/>
            <w:webHidden/>
          </w:rPr>
          <w:fldChar w:fldCharType="end"/>
        </w:r>
      </w:hyperlink>
    </w:p>
    <w:p w14:paraId="5C14499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95 10</w:t>
        </w:r>
        <w:r w:rsidR="006E6935" w:rsidRPr="000039F7">
          <w:rPr>
            <w:rStyle w:val="af7"/>
            <w:rFonts w:hint="eastAsia"/>
            <w:noProof/>
          </w:rPr>
          <w:t>進数</w:t>
        </w:r>
        <w:r w:rsidR="006E6935" w:rsidRPr="000039F7">
          <w:rPr>
            <w:rStyle w:val="af7"/>
            <w:noProof/>
          </w:rPr>
          <w:t>0.1</w:t>
        </w:r>
        <w:r w:rsidR="006E6935" w:rsidRPr="000039F7">
          <w:rPr>
            <w:rStyle w:val="af7"/>
            <w:rFonts w:hint="eastAsia"/>
            <w:noProof/>
          </w:rPr>
          <w:t>の</w:t>
        </w:r>
        <w:r w:rsidR="006E6935" w:rsidRPr="000039F7">
          <w:rPr>
            <w:rStyle w:val="af7"/>
            <w:noProof/>
          </w:rPr>
          <w:t>2</w:t>
        </w:r>
        <w:r w:rsidR="006E6935" w:rsidRPr="000039F7">
          <w:rPr>
            <w:rStyle w:val="af7"/>
            <w:rFonts w:hint="eastAsia"/>
            <w:noProof/>
          </w:rPr>
          <w:t>進法での表記</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_Toc40799318 \h </w:instrText>
        </w:r>
        <w:r w:rsidR="006E6935">
          <w:rPr>
            <w:noProof/>
            <w:webHidden/>
          </w:rPr>
        </w:r>
        <w:r w:rsidR="006E6935">
          <w:rPr>
            <w:noProof/>
            <w:webHidden/>
          </w:rPr>
          <w:fldChar w:fldCharType="separate"/>
        </w:r>
        <w:r>
          <w:rPr>
            <w:noProof/>
            <w:webHidden/>
          </w:rPr>
          <w:t>127</w:t>
        </w:r>
        <w:r w:rsidR="006E6935">
          <w:rPr>
            <w:noProof/>
            <w:webHidden/>
          </w:rPr>
          <w:fldChar w:fldCharType="end"/>
        </w:r>
      </w:hyperlink>
    </w:p>
    <w:p w14:paraId="1157C90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1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96 IEEE754</w:t>
        </w:r>
        <w:r w:rsidR="006E6935" w:rsidRPr="000039F7">
          <w:rPr>
            <w:rStyle w:val="af7"/>
            <w:rFonts w:hint="eastAsia"/>
            <w:noProof/>
          </w:rPr>
          <w:t>倍精度実数型</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_Toc40799319 \h </w:instrText>
        </w:r>
        <w:r w:rsidR="006E6935">
          <w:rPr>
            <w:noProof/>
            <w:webHidden/>
          </w:rPr>
        </w:r>
        <w:r w:rsidR="006E6935">
          <w:rPr>
            <w:noProof/>
            <w:webHidden/>
          </w:rPr>
          <w:fldChar w:fldCharType="separate"/>
        </w:r>
        <w:r>
          <w:rPr>
            <w:noProof/>
            <w:webHidden/>
          </w:rPr>
          <w:t>127</w:t>
        </w:r>
        <w:r w:rsidR="006E6935">
          <w:rPr>
            <w:noProof/>
            <w:webHidden/>
          </w:rPr>
          <w:fldChar w:fldCharType="end"/>
        </w:r>
      </w:hyperlink>
    </w:p>
    <w:p w14:paraId="6FC6BFB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97 </w:t>
        </w:r>
        <w:r w:rsidR="006E6935" w:rsidRPr="000039F7">
          <w:rPr>
            <w:rStyle w:val="af7"/>
            <w:rFonts w:hint="eastAsia"/>
            <w:noProof/>
          </w:rPr>
          <w:t>浮動小数点数の代数計算と誤差の累積</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_Toc40799320 \h </w:instrText>
        </w:r>
        <w:r w:rsidR="006E6935">
          <w:rPr>
            <w:noProof/>
            <w:webHidden/>
          </w:rPr>
        </w:r>
        <w:r w:rsidR="006E6935">
          <w:rPr>
            <w:noProof/>
            <w:webHidden/>
          </w:rPr>
          <w:fldChar w:fldCharType="separate"/>
        </w:r>
        <w:r>
          <w:rPr>
            <w:noProof/>
            <w:webHidden/>
          </w:rPr>
          <w:t>129</w:t>
        </w:r>
        <w:r w:rsidR="006E6935">
          <w:rPr>
            <w:noProof/>
            <w:webHidden/>
          </w:rPr>
          <w:fldChar w:fldCharType="end"/>
        </w:r>
      </w:hyperlink>
    </w:p>
    <w:p w14:paraId="36B6C57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98 double</w:t>
        </w:r>
        <w:r w:rsidR="006E6935" w:rsidRPr="000039F7">
          <w:rPr>
            <w:rStyle w:val="af7"/>
            <w:rFonts w:hint="eastAsia"/>
            <w:noProof/>
          </w:rPr>
          <w:t>値を文字列で出力する</w:t>
        </w:r>
        <w:r w:rsidR="006E6935" w:rsidRPr="000039F7">
          <w:rPr>
            <w:rStyle w:val="af7"/>
            <w:noProof/>
          </w:rPr>
          <w:t>C</w:t>
        </w:r>
        <w:r w:rsidR="006E6935" w:rsidRPr="000039F7">
          <w:rPr>
            <w:rStyle w:val="af7"/>
            <w:rFonts w:hint="eastAsia"/>
            <w:noProof/>
          </w:rPr>
          <w:t>ソースコード</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_Toc40799321 \h </w:instrText>
        </w:r>
        <w:r w:rsidR="006E6935">
          <w:rPr>
            <w:noProof/>
            <w:webHidden/>
          </w:rPr>
        </w:r>
        <w:r w:rsidR="006E6935">
          <w:rPr>
            <w:noProof/>
            <w:webHidden/>
          </w:rPr>
          <w:fldChar w:fldCharType="separate"/>
        </w:r>
        <w:r>
          <w:rPr>
            <w:noProof/>
            <w:webHidden/>
          </w:rPr>
          <w:t>129</w:t>
        </w:r>
        <w:r w:rsidR="006E6935">
          <w:rPr>
            <w:noProof/>
            <w:webHidden/>
          </w:rPr>
          <w:fldChar w:fldCharType="end"/>
        </w:r>
      </w:hyperlink>
    </w:p>
    <w:p w14:paraId="1CC19622"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99 double</w:t>
        </w:r>
        <w:r w:rsidR="006E6935" w:rsidRPr="000039F7">
          <w:rPr>
            <w:rStyle w:val="af7"/>
            <w:rFonts w:hint="eastAsia"/>
            <w:noProof/>
          </w:rPr>
          <w:t>値を文字列で出力する</w:t>
        </w:r>
        <w:r w:rsidR="006E6935" w:rsidRPr="000039F7">
          <w:rPr>
            <w:rStyle w:val="af7"/>
            <w:noProof/>
          </w:rPr>
          <w:t>Java</w:t>
        </w:r>
        <w:r w:rsidR="006E6935" w:rsidRPr="000039F7">
          <w:rPr>
            <w:rStyle w:val="af7"/>
            <w:rFonts w:hint="eastAsia"/>
            <w:noProof/>
          </w:rPr>
          <w:t>ソースコード</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_Toc40799322 \h </w:instrText>
        </w:r>
        <w:r w:rsidR="006E6935">
          <w:rPr>
            <w:noProof/>
            <w:webHidden/>
          </w:rPr>
        </w:r>
        <w:r w:rsidR="006E6935">
          <w:rPr>
            <w:noProof/>
            <w:webHidden/>
          </w:rPr>
          <w:fldChar w:fldCharType="separate"/>
        </w:r>
        <w:r>
          <w:rPr>
            <w:noProof/>
            <w:webHidden/>
          </w:rPr>
          <w:t>130</w:t>
        </w:r>
        <w:r w:rsidR="006E6935">
          <w:rPr>
            <w:noProof/>
            <w:webHidden/>
          </w:rPr>
          <w:fldChar w:fldCharType="end"/>
        </w:r>
      </w:hyperlink>
    </w:p>
    <w:p w14:paraId="49A96986"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100 </w:t>
        </w:r>
        <w:r w:rsidR="006E6935" w:rsidRPr="000039F7">
          <w:rPr>
            <w:rStyle w:val="af7"/>
            <w:rFonts w:hint="eastAsia"/>
            <w:noProof/>
          </w:rPr>
          <w:t>暗黙的な整数型変換の問題</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_Toc40799323 \h </w:instrText>
        </w:r>
        <w:r w:rsidR="006E6935">
          <w:rPr>
            <w:noProof/>
            <w:webHidden/>
          </w:rPr>
        </w:r>
        <w:r w:rsidR="006E6935">
          <w:rPr>
            <w:noProof/>
            <w:webHidden/>
          </w:rPr>
          <w:fldChar w:fldCharType="separate"/>
        </w:r>
        <w:r>
          <w:rPr>
            <w:noProof/>
            <w:webHidden/>
          </w:rPr>
          <w:t>134</w:t>
        </w:r>
        <w:r w:rsidR="006E6935">
          <w:rPr>
            <w:noProof/>
            <w:webHidden/>
          </w:rPr>
          <w:fldChar w:fldCharType="end"/>
        </w:r>
      </w:hyperlink>
    </w:p>
    <w:p w14:paraId="034204F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101 </w:t>
        </w:r>
        <w:r w:rsidR="006E6935" w:rsidRPr="000039F7">
          <w:rPr>
            <w:rStyle w:val="af7"/>
            <w:rFonts w:hint="eastAsia"/>
            <w:noProof/>
          </w:rPr>
          <w:t>有効数字の桁数を利用した補正例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_Toc40799324 \h </w:instrText>
        </w:r>
        <w:r w:rsidR="006E6935">
          <w:rPr>
            <w:noProof/>
            <w:webHidden/>
          </w:rPr>
        </w:r>
        <w:r w:rsidR="006E6935">
          <w:rPr>
            <w:noProof/>
            <w:webHidden/>
          </w:rPr>
          <w:fldChar w:fldCharType="separate"/>
        </w:r>
        <w:r>
          <w:rPr>
            <w:noProof/>
            <w:webHidden/>
          </w:rPr>
          <w:t>135</w:t>
        </w:r>
        <w:r w:rsidR="006E6935">
          <w:rPr>
            <w:noProof/>
            <w:webHidden/>
          </w:rPr>
          <w:fldChar w:fldCharType="end"/>
        </w:r>
      </w:hyperlink>
    </w:p>
    <w:p w14:paraId="16C6001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102 </w:t>
        </w:r>
        <w:r w:rsidR="006E6935" w:rsidRPr="000039F7">
          <w:rPr>
            <w:rStyle w:val="af7"/>
            <w:rFonts w:hint="eastAsia"/>
            <w:noProof/>
          </w:rPr>
          <w:t>有効数字</w:t>
        </w:r>
        <w:r w:rsidR="006E6935" w:rsidRPr="000039F7">
          <w:rPr>
            <w:rStyle w:val="af7"/>
            <w:noProof/>
          </w:rPr>
          <w:t>15</w:t>
        </w:r>
        <w:r w:rsidR="006E6935" w:rsidRPr="000039F7">
          <w:rPr>
            <w:rStyle w:val="af7"/>
            <w:rFonts w:hint="eastAsia"/>
            <w:noProof/>
          </w:rPr>
          <w:t>桁で補正</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_Toc40799325 \h </w:instrText>
        </w:r>
        <w:r w:rsidR="006E6935">
          <w:rPr>
            <w:noProof/>
            <w:webHidden/>
          </w:rPr>
        </w:r>
        <w:r w:rsidR="006E6935">
          <w:rPr>
            <w:noProof/>
            <w:webHidden/>
          </w:rPr>
          <w:fldChar w:fldCharType="separate"/>
        </w:r>
        <w:r>
          <w:rPr>
            <w:noProof/>
            <w:webHidden/>
          </w:rPr>
          <w:t>135</w:t>
        </w:r>
        <w:r w:rsidR="006E6935">
          <w:rPr>
            <w:noProof/>
            <w:webHidden/>
          </w:rPr>
          <w:fldChar w:fldCharType="end"/>
        </w:r>
      </w:hyperlink>
    </w:p>
    <w:p w14:paraId="44FDD28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103 5.1.6</w:t>
        </w:r>
        <w:r w:rsidR="006E6935" w:rsidRPr="000039F7">
          <w:rPr>
            <w:rStyle w:val="af7"/>
            <w:rFonts w:hint="eastAsia"/>
            <w:noProof/>
          </w:rPr>
          <w:t>の例を有効数字</w:t>
        </w:r>
        <w:r w:rsidR="006E6935" w:rsidRPr="000039F7">
          <w:rPr>
            <w:rStyle w:val="af7"/>
            <w:noProof/>
          </w:rPr>
          <w:t>15</w:t>
        </w:r>
        <w:r w:rsidR="006E6935" w:rsidRPr="000039F7">
          <w:rPr>
            <w:rStyle w:val="af7"/>
            <w:rFonts w:hint="eastAsia"/>
            <w:noProof/>
          </w:rPr>
          <w:t>桁で補正した</w:t>
        </w:r>
        <w:r w:rsidR="006E6935" w:rsidRPr="000039F7">
          <w:rPr>
            <w:rStyle w:val="af7"/>
            <w:noProof/>
          </w:rPr>
          <w:t>Java</w:t>
        </w:r>
        <w:r w:rsidR="006E6935" w:rsidRPr="000039F7">
          <w:rPr>
            <w:rStyle w:val="af7"/>
            <w:rFonts w:hint="eastAsia"/>
            <w:noProof/>
          </w:rPr>
          <w:t>ソースコードと結果</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_Toc40799326 \h </w:instrText>
        </w:r>
        <w:r w:rsidR="006E6935">
          <w:rPr>
            <w:noProof/>
            <w:webHidden/>
          </w:rPr>
        </w:r>
        <w:r w:rsidR="006E6935">
          <w:rPr>
            <w:noProof/>
            <w:webHidden/>
          </w:rPr>
          <w:fldChar w:fldCharType="separate"/>
        </w:r>
        <w:r>
          <w:rPr>
            <w:noProof/>
            <w:webHidden/>
          </w:rPr>
          <w:t>136</w:t>
        </w:r>
        <w:r w:rsidR="006E6935">
          <w:rPr>
            <w:noProof/>
            <w:webHidden/>
          </w:rPr>
          <w:fldChar w:fldCharType="end"/>
        </w:r>
      </w:hyperlink>
    </w:p>
    <w:p w14:paraId="5881D4DD"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104 </w:t>
        </w:r>
        <w:r w:rsidR="006E6935" w:rsidRPr="000039F7">
          <w:rPr>
            <w:rStyle w:val="af7"/>
            <w:rFonts w:hint="eastAsia"/>
            <w:noProof/>
          </w:rPr>
          <w:t>ルールインタフェースを借りる</w:t>
        </w:r>
        <w:r w:rsidR="006E6935" w:rsidRPr="000039F7">
          <w:rPr>
            <w:rStyle w:val="af7"/>
            <w:noProof/>
          </w:rPr>
          <w:t>try-finally</w:t>
        </w:r>
        <w:r w:rsidR="006E6935" w:rsidRPr="000039F7">
          <w:rPr>
            <w:rStyle w:val="af7"/>
            <w:rFonts w:hint="eastAsia"/>
            <w:noProof/>
          </w:rPr>
          <w:t>パターン</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_Toc40799327 \h </w:instrText>
        </w:r>
        <w:r w:rsidR="006E6935">
          <w:rPr>
            <w:noProof/>
            <w:webHidden/>
          </w:rPr>
        </w:r>
        <w:r w:rsidR="006E6935">
          <w:rPr>
            <w:noProof/>
            <w:webHidden/>
          </w:rPr>
          <w:fldChar w:fldCharType="separate"/>
        </w:r>
        <w:r>
          <w:rPr>
            <w:noProof/>
            <w:webHidden/>
          </w:rPr>
          <w:t>138</w:t>
        </w:r>
        <w:r w:rsidR="006E6935">
          <w:rPr>
            <w:noProof/>
            <w:webHidden/>
          </w:rPr>
          <w:fldChar w:fldCharType="end"/>
        </w:r>
      </w:hyperlink>
    </w:p>
    <w:p w14:paraId="07D003F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105 </w:t>
        </w:r>
        <w:r w:rsidR="006E6935" w:rsidRPr="000039F7">
          <w:rPr>
            <w:rStyle w:val="af7"/>
            <w:rFonts w:hint="eastAsia"/>
            <w:noProof/>
          </w:rPr>
          <w:t>メソッド間のルールインタフェース共有パターン</w:t>
        </w:r>
        <w:r w:rsidR="006E6935" w:rsidRPr="000039F7">
          <w:rPr>
            <w:rStyle w:val="af7"/>
            <w:rFonts w:eastAsia="Malgun Gothic" w:cs="Batang"/>
            <w:noProof/>
          </w:rPr>
          <w:t>]</w:t>
        </w:r>
        <w:r w:rsidR="006E6935">
          <w:rPr>
            <w:noProof/>
            <w:webHidden/>
          </w:rPr>
          <w:tab/>
        </w:r>
        <w:r w:rsidR="006E6935">
          <w:rPr>
            <w:noProof/>
            <w:webHidden/>
          </w:rPr>
          <w:fldChar w:fldCharType="begin"/>
        </w:r>
        <w:r w:rsidR="006E6935">
          <w:rPr>
            <w:noProof/>
            <w:webHidden/>
          </w:rPr>
          <w:instrText xml:space="preserve"> PAGEREF _Toc40799328 \h </w:instrText>
        </w:r>
        <w:r w:rsidR="006E6935">
          <w:rPr>
            <w:noProof/>
            <w:webHidden/>
          </w:rPr>
        </w:r>
        <w:r w:rsidR="006E6935">
          <w:rPr>
            <w:noProof/>
            <w:webHidden/>
          </w:rPr>
          <w:fldChar w:fldCharType="separate"/>
        </w:r>
        <w:r>
          <w:rPr>
            <w:noProof/>
            <w:webHidden/>
          </w:rPr>
          <w:t>138</w:t>
        </w:r>
        <w:r w:rsidR="006E6935">
          <w:rPr>
            <w:noProof/>
            <w:webHidden/>
          </w:rPr>
          <w:fldChar w:fldCharType="end"/>
        </w:r>
      </w:hyperlink>
    </w:p>
    <w:p w14:paraId="5235FBB8"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2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106 FACT </w:t>
        </w:r>
        <w:r w:rsidR="006E6935" w:rsidRPr="000039F7">
          <w:rPr>
            <w:rStyle w:val="af7"/>
            <w:rFonts w:hint="eastAsia"/>
            <w:noProof/>
          </w:rPr>
          <w:t>関数の原型</w:t>
        </w:r>
        <w:r w:rsidR="006E6935" w:rsidRPr="000039F7">
          <w:rPr>
            <w:rStyle w:val="af7"/>
            <w:rFonts w:eastAsia="Malgun Gothic"/>
            <w:noProof/>
          </w:rPr>
          <w:t>]</w:t>
        </w:r>
        <w:r w:rsidR="006E6935">
          <w:rPr>
            <w:noProof/>
            <w:webHidden/>
          </w:rPr>
          <w:tab/>
        </w:r>
        <w:r w:rsidR="006E6935">
          <w:rPr>
            <w:noProof/>
            <w:webHidden/>
          </w:rPr>
          <w:fldChar w:fldCharType="begin"/>
        </w:r>
        <w:r w:rsidR="006E6935">
          <w:rPr>
            <w:noProof/>
            <w:webHidden/>
          </w:rPr>
          <w:instrText xml:space="preserve"> PAGEREF _Toc40799329 \h </w:instrText>
        </w:r>
        <w:r w:rsidR="006E6935">
          <w:rPr>
            <w:noProof/>
            <w:webHidden/>
          </w:rPr>
        </w:r>
        <w:r w:rsidR="006E6935">
          <w:rPr>
            <w:noProof/>
            <w:webHidden/>
          </w:rPr>
          <w:fldChar w:fldCharType="separate"/>
        </w:r>
        <w:r>
          <w:rPr>
            <w:noProof/>
            <w:webHidden/>
          </w:rPr>
          <w:t>143</w:t>
        </w:r>
        <w:r w:rsidR="006E6935">
          <w:rPr>
            <w:noProof/>
            <w:webHidden/>
          </w:rPr>
          <w:fldChar w:fldCharType="end"/>
        </w:r>
      </w:hyperlink>
    </w:p>
    <w:p w14:paraId="7C06908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107 com.innorules.apiguide.udf.FuncFACT]</w:t>
        </w:r>
        <w:r w:rsidR="006E6935">
          <w:rPr>
            <w:noProof/>
            <w:webHidden/>
          </w:rPr>
          <w:tab/>
        </w:r>
        <w:r w:rsidR="006E6935">
          <w:rPr>
            <w:noProof/>
            <w:webHidden/>
          </w:rPr>
          <w:fldChar w:fldCharType="begin"/>
        </w:r>
        <w:r w:rsidR="006E6935">
          <w:rPr>
            <w:noProof/>
            <w:webHidden/>
          </w:rPr>
          <w:instrText xml:space="preserve"> PAGEREF _Toc40799330 \h </w:instrText>
        </w:r>
        <w:r w:rsidR="006E6935">
          <w:rPr>
            <w:noProof/>
            <w:webHidden/>
          </w:rPr>
        </w:r>
        <w:r w:rsidR="006E6935">
          <w:rPr>
            <w:noProof/>
            <w:webHidden/>
          </w:rPr>
          <w:fldChar w:fldCharType="separate"/>
        </w:r>
        <w:r>
          <w:rPr>
            <w:noProof/>
            <w:webHidden/>
          </w:rPr>
          <w:t>143</w:t>
        </w:r>
        <w:r w:rsidR="006E6935">
          <w:rPr>
            <w:noProof/>
            <w:webHidden/>
          </w:rPr>
          <w:fldChar w:fldCharType="end"/>
        </w:r>
      </w:hyperlink>
    </w:p>
    <w:p w14:paraId="22E30D8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108 </w:t>
        </w:r>
        <w:r w:rsidR="006E6935" w:rsidRPr="000039F7">
          <w:rPr>
            <w:rStyle w:val="af7"/>
            <w:rFonts w:hint="eastAsia"/>
            <w:noProof/>
          </w:rPr>
          <w:t>ヘルプ</w:t>
        </w:r>
        <w:r w:rsidR="006E6935" w:rsidRPr="000039F7">
          <w:rPr>
            <w:rStyle w:val="af7"/>
            <w:noProof/>
          </w:rPr>
          <w:t xml:space="preserve"> XML]</w:t>
        </w:r>
        <w:r w:rsidR="006E6935">
          <w:rPr>
            <w:noProof/>
            <w:webHidden/>
          </w:rPr>
          <w:tab/>
        </w:r>
        <w:r w:rsidR="006E6935">
          <w:rPr>
            <w:noProof/>
            <w:webHidden/>
          </w:rPr>
          <w:fldChar w:fldCharType="begin"/>
        </w:r>
        <w:r w:rsidR="006E6935">
          <w:rPr>
            <w:noProof/>
            <w:webHidden/>
          </w:rPr>
          <w:instrText xml:space="preserve"> PAGEREF _Toc40799331 \h </w:instrText>
        </w:r>
        <w:r w:rsidR="006E6935">
          <w:rPr>
            <w:noProof/>
            <w:webHidden/>
          </w:rPr>
        </w:r>
        <w:r w:rsidR="006E6935">
          <w:rPr>
            <w:noProof/>
            <w:webHidden/>
          </w:rPr>
          <w:fldChar w:fldCharType="separate"/>
        </w:r>
        <w:r>
          <w:rPr>
            <w:noProof/>
            <w:webHidden/>
          </w:rPr>
          <w:t>146</w:t>
        </w:r>
        <w:r w:rsidR="006E6935">
          <w:rPr>
            <w:noProof/>
            <w:webHidden/>
          </w:rPr>
          <w:fldChar w:fldCharType="end"/>
        </w:r>
      </w:hyperlink>
    </w:p>
    <w:p w14:paraId="7B8A5AA4"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109 com.innoexpert.innorulesj.suite.udf.UserDefinedFunction]</w:t>
        </w:r>
        <w:r w:rsidR="006E6935">
          <w:rPr>
            <w:noProof/>
            <w:webHidden/>
          </w:rPr>
          <w:tab/>
        </w:r>
        <w:r w:rsidR="006E6935">
          <w:rPr>
            <w:noProof/>
            <w:webHidden/>
          </w:rPr>
          <w:fldChar w:fldCharType="begin"/>
        </w:r>
        <w:r w:rsidR="006E6935">
          <w:rPr>
            <w:noProof/>
            <w:webHidden/>
          </w:rPr>
          <w:instrText xml:space="preserve"> PAGEREF _Toc40799332 \h </w:instrText>
        </w:r>
        <w:r w:rsidR="006E6935">
          <w:rPr>
            <w:noProof/>
            <w:webHidden/>
          </w:rPr>
        </w:r>
        <w:r w:rsidR="006E6935">
          <w:rPr>
            <w:noProof/>
            <w:webHidden/>
          </w:rPr>
          <w:fldChar w:fldCharType="separate"/>
        </w:r>
        <w:r>
          <w:rPr>
            <w:noProof/>
            <w:webHidden/>
          </w:rPr>
          <w:t>150</w:t>
        </w:r>
        <w:r w:rsidR="006E6935">
          <w:rPr>
            <w:noProof/>
            <w:webHidden/>
          </w:rPr>
          <w:fldChar w:fldCharType="end"/>
        </w:r>
      </w:hyperlink>
    </w:p>
    <w:p w14:paraId="05C42FA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110 com.innoexpert.innorulesj.abstractcompiler.Type]</w:t>
        </w:r>
        <w:r w:rsidR="006E6935">
          <w:rPr>
            <w:noProof/>
            <w:webHidden/>
          </w:rPr>
          <w:tab/>
        </w:r>
        <w:r w:rsidR="006E6935">
          <w:rPr>
            <w:noProof/>
            <w:webHidden/>
          </w:rPr>
          <w:fldChar w:fldCharType="begin"/>
        </w:r>
        <w:r w:rsidR="006E6935">
          <w:rPr>
            <w:noProof/>
            <w:webHidden/>
          </w:rPr>
          <w:instrText xml:space="preserve"> PAGEREF _Toc40799333 \h </w:instrText>
        </w:r>
        <w:r w:rsidR="006E6935">
          <w:rPr>
            <w:noProof/>
            <w:webHidden/>
          </w:rPr>
        </w:r>
        <w:r w:rsidR="006E6935">
          <w:rPr>
            <w:noProof/>
            <w:webHidden/>
          </w:rPr>
          <w:fldChar w:fldCharType="separate"/>
        </w:r>
        <w:r>
          <w:rPr>
            <w:noProof/>
            <w:webHidden/>
          </w:rPr>
          <w:t>152</w:t>
        </w:r>
        <w:r w:rsidR="006E6935">
          <w:rPr>
            <w:noProof/>
            <w:webHidden/>
          </w:rPr>
          <w:fldChar w:fldCharType="end"/>
        </w:r>
      </w:hyperlink>
    </w:p>
    <w:p w14:paraId="5265E17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111 </w:t>
        </w:r>
        <w:r w:rsidR="006E6935" w:rsidRPr="000039F7">
          <w:rPr>
            <w:rStyle w:val="af7"/>
            <w:rFonts w:hint="eastAsia"/>
            <w:noProof/>
          </w:rPr>
          <w:t>データ型定数</w:t>
        </w:r>
        <w:r w:rsidR="006E6935" w:rsidRPr="000039F7">
          <w:rPr>
            <w:rStyle w:val="af7"/>
            <w:noProof/>
          </w:rPr>
          <w:t xml:space="preserve"> - com.innoexpert.innorulesj.runtime.Types]</w:t>
        </w:r>
        <w:r w:rsidR="006E6935">
          <w:rPr>
            <w:noProof/>
            <w:webHidden/>
          </w:rPr>
          <w:tab/>
        </w:r>
        <w:r w:rsidR="006E6935">
          <w:rPr>
            <w:noProof/>
            <w:webHidden/>
          </w:rPr>
          <w:fldChar w:fldCharType="begin"/>
        </w:r>
        <w:r w:rsidR="006E6935">
          <w:rPr>
            <w:noProof/>
            <w:webHidden/>
          </w:rPr>
          <w:instrText xml:space="preserve"> PAGEREF _Toc40799334 \h </w:instrText>
        </w:r>
        <w:r w:rsidR="006E6935">
          <w:rPr>
            <w:noProof/>
            <w:webHidden/>
          </w:rPr>
        </w:r>
        <w:r w:rsidR="006E6935">
          <w:rPr>
            <w:noProof/>
            <w:webHidden/>
          </w:rPr>
          <w:fldChar w:fldCharType="separate"/>
        </w:r>
        <w:r>
          <w:rPr>
            <w:noProof/>
            <w:webHidden/>
          </w:rPr>
          <w:t>153</w:t>
        </w:r>
        <w:r w:rsidR="006E6935">
          <w:rPr>
            <w:noProof/>
            <w:webHidden/>
          </w:rPr>
          <w:fldChar w:fldCharType="end"/>
        </w:r>
      </w:hyperlink>
    </w:p>
    <w:p w14:paraId="2987F929"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5"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112 com.innoexpert.innorulesj.suite.udf.Engine]</w:t>
        </w:r>
        <w:r w:rsidR="006E6935">
          <w:rPr>
            <w:noProof/>
            <w:webHidden/>
          </w:rPr>
          <w:tab/>
        </w:r>
        <w:r w:rsidR="006E6935">
          <w:rPr>
            <w:noProof/>
            <w:webHidden/>
          </w:rPr>
          <w:fldChar w:fldCharType="begin"/>
        </w:r>
        <w:r w:rsidR="006E6935">
          <w:rPr>
            <w:noProof/>
            <w:webHidden/>
          </w:rPr>
          <w:instrText xml:space="preserve"> PAGEREF _Toc40799335 \h </w:instrText>
        </w:r>
        <w:r w:rsidR="006E6935">
          <w:rPr>
            <w:noProof/>
            <w:webHidden/>
          </w:rPr>
        </w:r>
        <w:r w:rsidR="006E6935">
          <w:rPr>
            <w:noProof/>
            <w:webHidden/>
          </w:rPr>
          <w:fldChar w:fldCharType="separate"/>
        </w:r>
        <w:r>
          <w:rPr>
            <w:noProof/>
            <w:webHidden/>
          </w:rPr>
          <w:t>155</w:t>
        </w:r>
        <w:r w:rsidR="006E6935">
          <w:rPr>
            <w:noProof/>
            <w:webHidden/>
          </w:rPr>
          <w:fldChar w:fldCharType="end"/>
        </w:r>
      </w:hyperlink>
    </w:p>
    <w:p w14:paraId="606E6CB0"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6"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113 SO</w:t>
        </w:r>
        <w:r w:rsidR="006E6935" w:rsidRPr="000039F7">
          <w:rPr>
            <w:rStyle w:val="af7"/>
            <w:rFonts w:hint="eastAsia"/>
            <w:noProof/>
          </w:rPr>
          <w:t>型データ</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_Toc40799336 \h </w:instrText>
        </w:r>
        <w:r w:rsidR="006E6935">
          <w:rPr>
            <w:noProof/>
            <w:webHidden/>
          </w:rPr>
        </w:r>
        <w:r w:rsidR="006E6935">
          <w:rPr>
            <w:noProof/>
            <w:webHidden/>
          </w:rPr>
          <w:fldChar w:fldCharType="separate"/>
        </w:r>
        <w:r>
          <w:rPr>
            <w:noProof/>
            <w:webHidden/>
          </w:rPr>
          <w:t>158</w:t>
        </w:r>
        <w:r w:rsidR="006E6935">
          <w:rPr>
            <w:noProof/>
            <w:webHidden/>
          </w:rPr>
          <w:fldChar w:fldCharType="end"/>
        </w:r>
      </w:hyperlink>
    </w:p>
    <w:p w14:paraId="074C9121"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7"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114 com.innoexpert.innorulesj.runtime.SOValue]</w:t>
        </w:r>
        <w:r w:rsidR="006E6935">
          <w:rPr>
            <w:noProof/>
            <w:webHidden/>
          </w:rPr>
          <w:tab/>
        </w:r>
        <w:r w:rsidR="006E6935">
          <w:rPr>
            <w:noProof/>
            <w:webHidden/>
          </w:rPr>
          <w:fldChar w:fldCharType="begin"/>
        </w:r>
        <w:r w:rsidR="006E6935">
          <w:rPr>
            <w:noProof/>
            <w:webHidden/>
          </w:rPr>
          <w:instrText xml:space="preserve"> PAGEREF _Toc40799337 \h </w:instrText>
        </w:r>
        <w:r w:rsidR="006E6935">
          <w:rPr>
            <w:noProof/>
            <w:webHidden/>
          </w:rPr>
        </w:r>
        <w:r w:rsidR="006E6935">
          <w:rPr>
            <w:noProof/>
            <w:webHidden/>
          </w:rPr>
          <w:fldChar w:fldCharType="separate"/>
        </w:r>
        <w:r>
          <w:rPr>
            <w:noProof/>
            <w:webHidden/>
          </w:rPr>
          <w:t>158</w:t>
        </w:r>
        <w:r w:rsidR="006E6935">
          <w:rPr>
            <w:noProof/>
            <w:webHidden/>
          </w:rPr>
          <w:fldChar w:fldCharType="end"/>
        </w:r>
      </w:hyperlink>
    </w:p>
    <w:p w14:paraId="1F6855C3"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8"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115 MO</w:t>
        </w:r>
        <w:r w:rsidR="006E6935" w:rsidRPr="000039F7">
          <w:rPr>
            <w:rStyle w:val="af7"/>
            <w:rFonts w:hint="eastAsia"/>
            <w:noProof/>
          </w:rPr>
          <w:t>型データ</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_Toc40799338 \h </w:instrText>
        </w:r>
        <w:r w:rsidR="006E6935">
          <w:rPr>
            <w:noProof/>
            <w:webHidden/>
          </w:rPr>
        </w:r>
        <w:r w:rsidR="006E6935">
          <w:rPr>
            <w:noProof/>
            <w:webHidden/>
          </w:rPr>
          <w:fldChar w:fldCharType="separate"/>
        </w:r>
        <w:r>
          <w:rPr>
            <w:noProof/>
            <w:webHidden/>
          </w:rPr>
          <w:t>160</w:t>
        </w:r>
        <w:r w:rsidR="006E6935">
          <w:rPr>
            <w:noProof/>
            <w:webHidden/>
          </w:rPr>
          <w:fldChar w:fldCharType="end"/>
        </w:r>
      </w:hyperlink>
    </w:p>
    <w:p w14:paraId="00AEEB37"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39"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116 com.innoexpert.innorulesj.runtime.MOValue]</w:t>
        </w:r>
        <w:r w:rsidR="006E6935">
          <w:rPr>
            <w:noProof/>
            <w:webHidden/>
          </w:rPr>
          <w:tab/>
        </w:r>
        <w:r w:rsidR="006E6935">
          <w:rPr>
            <w:noProof/>
            <w:webHidden/>
          </w:rPr>
          <w:fldChar w:fldCharType="begin"/>
        </w:r>
        <w:r w:rsidR="006E6935">
          <w:rPr>
            <w:noProof/>
            <w:webHidden/>
          </w:rPr>
          <w:instrText xml:space="preserve"> PAGEREF _Toc40799339 \h </w:instrText>
        </w:r>
        <w:r w:rsidR="006E6935">
          <w:rPr>
            <w:noProof/>
            <w:webHidden/>
          </w:rPr>
        </w:r>
        <w:r w:rsidR="006E6935">
          <w:rPr>
            <w:noProof/>
            <w:webHidden/>
          </w:rPr>
          <w:fldChar w:fldCharType="separate"/>
        </w:r>
        <w:r>
          <w:rPr>
            <w:noProof/>
            <w:webHidden/>
          </w:rPr>
          <w:t>160</w:t>
        </w:r>
        <w:r w:rsidR="006E6935">
          <w:rPr>
            <w:noProof/>
            <w:webHidden/>
          </w:rPr>
          <w:fldChar w:fldCharType="end"/>
        </w:r>
      </w:hyperlink>
    </w:p>
    <w:p w14:paraId="51825A7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40"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117 com.innoexpert.suite.udf.CompileException]</w:t>
        </w:r>
        <w:r w:rsidR="006E6935">
          <w:rPr>
            <w:noProof/>
            <w:webHidden/>
          </w:rPr>
          <w:tab/>
        </w:r>
        <w:r w:rsidR="006E6935">
          <w:rPr>
            <w:noProof/>
            <w:webHidden/>
          </w:rPr>
          <w:fldChar w:fldCharType="begin"/>
        </w:r>
        <w:r w:rsidR="006E6935">
          <w:rPr>
            <w:noProof/>
            <w:webHidden/>
          </w:rPr>
          <w:instrText xml:space="preserve"> PAGEREF _Toc40799340 \h </w:instrText>
        </w:r>
        <w:r w:rsidR="006E6935">
          <w:rPr>
            <w:noProof/>
            <w:webHidden/>
          </w:rPr>
        </w:r>
        <w:r w:rsidR="006E6935">
          <w:rPr>
            <w:noProof/>
            <w:webHidden/>
          </w:rPr>
          <w:fldChar w:fldCharType="separate"/>
        </w:r>
        <w:r>
          <w:rPr>
            <w:noProof/>
            <w:webHidden/>
          </w:rPr>
          <w:t>163</w:t>
        </w:r>
        <w:r w:rsidR="006E6935">
          <w:rPr>
            <w:noProof/>
            <w:webHidden/>
          </w:rPr>
          <w:fldChar w:fldCharType="end"/>
        </w:r>
      </w:hyperlink>
    </w:p>
    <w:p w14:paraId="10D698DA"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41"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118 com.innoexpert.suite.udf.UserDefinedFunctionException]</w:t>
        </w:r>
        <w:r w:rsidR="006E6935">
          <w:rPr>
            <w:noProof/>
            <w:webHidden/>
          </w:rPr>
          <w:tab/>
        </w:r>
        <w:r w:rsidR="006E6935">
          <w:rPr>
            <w:noProof/>
            <w:webHidden/>
          </w:rPr>
          <w:fldChar w:fldCharType="begin"/>
        </w:r>
        <w:r w:rsidR="006E6935">
          <w:rPr>
            <w:noProof/>
            <w:webHidden/>
          </w:rPr>
          <w:instrText xml:space="preserve"> PAGEREF _Toc40799341 \h </w:instrText>
        </w:r>
        <w:r w:rsidR="006E6935">
          <w:rPr>
            <w:noProof/>
            <w:webHidden/>
          </w:rPr>
        </w:r>
        <w:r w:rsidR="006E6935">
          <w:rPr>
            <w:noProof/>
            <w:webHidden/>
          </w:rPr>
          <w:fldChar w:fldCharType="separate"/>
        </w:r>
        <w:r>
          <w:rPr>
            <w:noProof/>
            <w:webHidden/>
          </w:rPr>
          <w:t>163</w:t>
        </w:r>
        <w:r w:rsidR="006E6935">
          <w:rPr>
            <w:noProof/>
            <w:webHidden/>
          </w:rPr>
          <w:fldChar w:fldCharType="end"/>
        </w:r>
      </w:hyperlink>
    </w:p>
    <w:p w14:paraId="13B2928E"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42"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119 com.innoexpert.innorulesj.suite.udfunit.UdfUnit]</w:t>
        </w:r>
        <w:r w:rsidR="006E6935">
          <w:rPr>
            <w:noProof/>
            <w:webHidden/>
          </w:rPr>
          <w:tab/>
        </w:r>
        <w:r w:rsidR="006E6935">
          <w:rPr>
            <w:noProof/>
            <w:webHidden/>
          </w:rPr>
          <w:fldChar w:fldCharType="begin"/>
        </w:r>
        <w:r w:rsidR="006E6935">
          <w:rPr>
            <w:noProof/>
            <w:webHidden/>
          </w:rPr>
          <w:instrText xml:space="preserve"> PAGEREF _Toc40799342 \h </w:instrText>
        </w:r>
        <w:r w:rsidR="006E6935">
          <w:rPr>
            <w:noProof/>
            <w:webHidden/>
          </w:rPr>
        </w:r>
        <w:r w:rsidR="006E6935">
          <w:rPr>
            <w:noProof/>
            <w:webHidden/>
          </w:rPr>
          <w:fldChar w:fldCharType="separate"/>
        </w:r>
        <w:r>
          <w:rPr>
            <w:noProof/>
            <w:webHidden/>
          </w:rPr>
          <w:t>164</w:t>
        </w:r>
        <w:r w:rsidR="006E6935">
          <w:rPr>
            <w:noProof/>
            <w:webHidden/>
          </w:rPr>
          <w:fldChar w:fldCharType="end"/>
        </w:r>
      </w:hyperlink>
    </w:p>
    <w:p w14:paraId="44ACFD45"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43"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120 com.innoexpert.innorulesj.suite.udfunit.UdfUnit]</w:t>
        </w:r>
        <w:r w:rsidR="006E6935">
          <w:rPr>
            <w:noProof/>
            <w:webHidden/>
          </w:rPr>
          <w:tab/>
        </w:r>
        <w:r w:rsidR="006E6935">
          <w:rPr>
            <w:noProof/>
            <w:webHidden/>
          </w:rPr>
          <w:fldChar w:fldCharType="begin"/>
        </w:r>
        <w:r w:rsidR="006E6935">
          <w:rPr>
            <w:noProof/>
            <w:webHidden/>
          </w:rPr>
          <w:instrText xml:space="preserve"> PAGEREF _Toc40799343 \h </w:instrText>
        </w:r>
        <w:r w:rsidR="006E6935">
          <w:rPr>
            <w:noProof/>
            <w:webHidden/>
          </w:rPr>
        </w:r>
        <w:r w:rsidR="006E6935">
          <w:rPr>
            <w:noProof/>
            <w:webHidden/>
          </w:rPr>
          <w:fldChar w:fldCharType="separate"/>
        </w:r>
        <w:r>
          <w:rPr>
            <w:noProof/>
            <w:webHidden/>
          </w:rPr>
          <w:t>166</w:t>
        </w:r>
        <w:r w:rsidR="006E6935">
          <w:rPr>
            <w:noProof/>
            <w:webHidden/>
          </w:rPr>
          <w:fldChar w:fldCharType="end"/>
        </w:r>
      </w:hyperlink>
    </w:p>
    <w:p w14:paraId="3B7D15EF" w14:textId="77777777" w:rsidR="006E6935" w:rsidRDefault="0092459D" w:rsidP="006E6935">
      <w:pPr>
        <w:pStyle w:val="af8"/>
        <w:tabs>
          <w:tab w:val="right" w:leader="dot" w:pos="9515"/>
        </w:tabs>
        <w:ind w:left="792" w:hanging="400"/>
        <w:rPr>
          <w:rFonts w:asciiTheme="minorHAnsi" w:eastAsiaTheme="minorEastAsia" w:hAnsiTheme="minorHAnsi"/>
          <w:noProof/>
          <w:spacing w:val="0"/>
          <w:sz w:val="21"/>
          <w:szCs w:val="22"/>
        </w:rPr>
      </w:pPr>
      <w:hyperlink w:anchor="_Toc40799344" w:history="1">
        <w:r w:rsidR="006E6935" w:rsidRPr="000039F7">
          <w:rPr>
            <w:rStyle w:val="af7"/>
            <w:noProof/>
          </w:rPr>
          <w:t>[</w:t>
        </w:r>
        <w:r w:rsidR="006E6935" w:rsidRPr="000039F7">
          <w:rPr>
            <w:rStyle w:val="af7"/>
            <w:rFonts w:hint="eastAsia"/>
            <w:noProof/>
          </w:rPr>
          <w:t>表</w:t>
        </w:r>
        <w:r w:rsidR="006E6935" w:rsidRPr="000039F7">
          <w:rPr>
            <w:rStyle w:val="af7"/>
            <w:noProof/>
          </w:rPr>
          <w:t xml:space="preserve"> 121 RANDOM</w:t>
        </w:r>
        <w:r w:rsidR="006E6935" w:rsidRPr="000039F7">
          <w:rPr>
            <w:rStyle w:val="af7"/>
            <w:rFonts w:hint="eastAsia"/>
            <w:noProof/>
          </w:rPr>
          <w:t>関数</w:t>
        </w:r>
        <w:r w:rsidR="006E6935" w:rsidRPr="000039F7">
          <w:rPr>
            <w:rStyle w:val="af7"/>
            <w:noProof/>
          </w:rPr>
          <w:t>]</w:t>
        </w:r>
        <w:r w:rsidR="006E6935">
          <w:rPr>
            <w:noProof/>
            <w:webHidden/>
          </w:rPr>
          <w:tab/>
        </w:r>
        <w:r w:rsidR="006E6935">
          <w:rPr>
            <w:noProof/>
            <w:webHidden/>
          </w:rPr>
          <w:fldChar w:fldCharType="begin"/>
        </w:r>
        <w:r w:rsidR="006E6935">
          <w:rPr>
            <w:noProof/>
            <w:webHidden/>
          </w:rPr>
          <w:instrText xml:space="preserve"> PAGEREF _Toc40799344 \h </w:instrText>
        </w:r>
        <w:r w:rsidR="006E6935">
          <w:rPr>
            <w:noProof/>
            <w:webHidden/>
          </w:rPr>
        </w:r>
        <w:r w:rsidR="006E6935">
          <w:rPr>
            <w:noProof/>
            <w:webHidden/>
          </w:rPr>
          <w:fldChar w:fldCharType="separate"/>
        </w:r>
        <w:r>
          <w:rPr>
            <w:noProof/>
            <w:webHidden/>
          </w:rPr>
          <w:t>169</w:t>
        </w:r>
        <w:r w:rsidR="006E6935">
          <w:rPr>
            <w:noProof/>
            <w:webHidden/>
          </w:rPr>
          <w:fldChar w:fldCharType="end"/>
        </w:r>
      </w:hyperlink>
    </w:p>
    <w:p w14:paraId="6ACF3144" w14:textId="77777777" w:rsidR="00213DDD" w:rsidRDefault="00FC1DC6" w:rsidP="00213DDD">
      <w:ins w:id="30" w:author="IRK" w:date="2020-04-14T14:26:00Z">
        <w:r>
          <w:fldChar w:fldCharType="end"/>
        </w:r>
      </w:ins>
    </w:p>
    <w:p w14:paraId="7AD99FB6" w14:textId="77777777" w:rsidR="00213DDD" w:rsidRDefault="00213DDD">
      <w:pPr>
        <w:autoSpaceDE/>
        <w:autoSpaceDN/>
      </w:pPr>
      <w:r>
        <w:br w:type="page"/>
      </w:r>
    </w:p>
    <w:p w14:paraId="49087F11" w14:textId="3638B93C" w:rsidR="001140F8" w:rsidRDefault="001140F8" w:rsidP="00F93119">
      <w:pPr>
        <w:pStyle w:val="st1"/>
      </w:pPr>
      <w:bookmarkStart w:id="31" w:name="_Toc34988250"/>
      <w:r>
        <w:lastRenderedPageBreak/>
        <w:t>ルールサービス</w:t>
      </w:r>
      <w:r>
        <w:t>API</w:t>
      </w:r>
      <w:bookmarkEnd w:id="0"/>
      <w:bookmarkEnd w:id="1"/>
      <w:bookmarkEnd w:id="2"/>
      <w:bookmarkEnd w:id="31"/>
    </w:p>
    <w:bookmarkEnd w:id="3"/>
    <w:bookmarkEnd w:id="4"/>
    <w:p w14:paraId="602C9A7E" w14:textId="77777777" w:rsidR="00213DDD" w:rsidRDefault="001140F8" w:rsidP="00213DDD">
      <w:r>
        <w:t>ルールサービス</w:t>
      </w:r>
      <w:r>
        <w:t>API(Rule Service API)</w:t>
      </w:r>
      <w:r>
        <w:t>は、ルールサービスを呼び出すための</w:t>
      </w:r>
      <w:r>
        <w:t>API</w:t>
      </w:r>
      <w:r>
        <w:t>である。</w:t>
      </w:r>
      <w:r>
        <w:t>Java</w:t>
      </w:r>
      <w:r>
        <w:t>、</w:t>
      </w:r>
      <w:r>
        <w:t>C</w:t>
      </w:r>
      <w:r>
        <w:t>、</w:t>
      </w:r>
      <w:r>
        <w:t>C++</w:t>
      </w:r>
      <w:r>
        <w:t>、</w:t>
      </w:r>
      <w:r>
        <w:t>C#</w:t>
      </w:r>
      <w:r w:rsidR="00AB2487">
        <w:rPr>
          <w:rFonts w:hint="eastAsia"/>
        </w:rPr>
        <w:t>、</w:t>
      </w:r>
      <w:r w:rsidR="008B6D34">
        <w:rPr>
          <w:rFonts w:hint="eastAsia"/>
        </w:rPr>
        <w:t>RESTful</w:t>
      </w:r>
      <w:r w:rsidR="008B6D34">
        <w:rPr>
          <w:rFonts w:hint="eastAsia"/>
        </w:rPr>
        <w:t>サービス</w:t>
      </w:r>
      <w:r>
        <w:t>のための</w:t>
      </w:r>
      <w:r>
        <w:t>API</w:t>
      </w:r>
      <w:r>
        <w:t>ライブラリ</w:t>
      </w:r>
      <w:r w:rsidR="0074440C">
        <w:rPr>
          <w:rFonts w:hint="eastAsia"/>
        </w:rPr>
        <w:t>を</w:t>
      </w:r>
      <w:r>
        <w:t>提供</w:t>
      </w:r>
      <w:r w:rsidR="0074440C">
        <w:rPr>
          <w:rFonts w:hint="eastAsia"/>
        </w:rPr>
        <w:t>している</w:t>
      </w:r>
      <w:r>
        <w:t>。</w:t>
      </w:r>
      <w:bookmarkStart w:id="32" w:name="_Toc385838744"/>
      <w:bookmarkStart w:id="33" w:name="_Toc426449595"/>
      <w:bookmarkStart w:id="34" w:name="_Toc426449691"/>
      <w:bookmarkStart w:id="35" w:name="_Toc434858869"/>
      <w:bookmarkStart w:id="36" w:name="_Toc34988251"/>
    </w:p>
    <w:p w14:paraId="05E166A5" w14:textId="77777777" w:rsidR="00213DDD" w:rsidRDefault="00213DDD" w:rsidP="00213DDD"/>
    <w:p w14:paraId="22CCC143" w14:textId="2A2FC691" w:rsidR="001140F8" w:rsidRDefault="001140F8" w:rsidP="00846AAC">
      <w:pPr>
        <w:pStyle w:val="11"/>
      </w:pPr>
      <w:bookmarkStart w:id="37" w:name="_Toc40799093"/>
      <w:r>
        <w:lastRenderedPageBreak/>
        <w:t xml:space="preserve">Java </w:t>
      </w:r>
      <w:r w:rsidRPr="001140F8">
        <w:t>API</w:t>
      </w:r>
      <w:bookmarkEnd w:id="32"/>
      <w:bookmarkEnd w:id="33"/>
      <w:bookmarkEnd w:id="34"/>
      <w:bookmarkEnd w:id="35"/>
      <w:bookmarkEnd w:id="36"/>
      <w:bookmarkEnd w:id="37"/>
    </w:p>
    <w:p w14:paraId="241EF1F8" w14:textId="270F823C" w:rsidR="001140F8" w:rsidRDefault="001140F8" w:rsidP="00F93119">
      <w:r>
        <w:t>アプリケーション開発者は、</w:t>
      </w:r>
      <w:r>
        <w:t>Java</w:t>
      </w:r>
      <w:r w:rsidR="00A70F4B" w:rsidRPr="00405575">
        <w:rPr>
          <w:rFonts w:hint="eastAsia"/>
        </w:rPr>
        <w:t>ルールサービス</w:t>
      </w:r>
      <w:r>
        <w:t>API</w:t>
      </w:r>
      <w:r>
        <w:t>を利用して</w:t>
      </w:r>
      <w:r w:rsidR="00A70F4B">
        <w:rPr>
          <w:rFonts w:hint="eastAsia"/>
        </w:rPr>
        <w:t>プロトコルに</w:t>
      </w:r>
      <w:del w:id="38" w:author="IRK" w:date="2020-04-13T10:39:00Z">
        <w:r w:rsidR="00A70F4B" w:rsidRPr="00DC49A1" w:rsidDel="00D3260B">
          <w:rPr>
            <w:rFonts w:hint="eastAsia"/>
          </w:rPr>
          <w:delText>独立的な</w:delText>
        </w:r>
      </w:del>
      <w:ins w:id="39" w:author="IRK" w:date="2020-04-13T10:39:00Z">
        <w:r w:rsidR="00D3260B">
          <w:rPr>
            <w:rFonts w:hint="eastAsia"/>
          </w:rPr>
          <w:t>依存しない</w:t>
        </w:r>
      </w:ins>
      <w:r w:rsidR="00A70F4B" w:rsidRPr="00DC49A1">
        <w:rPr>
          <w:rFonts w:hint="eastAsia"/>
        </w:rPr>
        <w:t>方法</w:t>
      </w:r>
      <w:r w:rsidR="00405575" w:rsidRPr="00DC49A1">
        <w:rPr>
          <w:rFonts w:hint="eastAsia"/>
        </w:rPr>
        <w:t>でルールサービスを呼び出す</w:t>
      </w:r>
      <w:r>
        <w:t>アプリケーション</w:t>
      </w:r>
      <w:r w:rsidR="00405575">
        <w:rPr>
          <w:rFonts w:hint="eastAsia"/>
        </w:rPr>
        <w:t>を作成できる。この章では</w:t>
      </w:r>
      <w:r w:rsidR="00405575">
        <w:rPr>
          <w:rFonts w:hint="eastAsia"/>
        </w:rPr>
        <w:t>API</w:t>
      </w:r>
      <w:r w:rsidR="00405575">
        <w:rPr>
          <w:rFonts w:hint="eastAsia"/>
        </w:rPr>
        <w:t>の</w:t>
      </w:r>
      <w:r w:rsidR="00405575" w:rsidRPr="00AB2487">
        <w:rPr>
          <w:rFonts w:ascii="ＭＳ Ｐゴシック" w:hAnsi="ＭＳ Ｐゴシック" w:hint="eastAsia"/>
        </w:rPr>
        <w:t>主</w:t>
      </w:r>
      <w:r w:rsidR="00CC590F" w:rsidRPr="00AB2487">
        <w:rPr>
          <w:rFonts w:ascii="ＭＳ Ｐゴシック" w:hAnsi="ＭＳ Ｐゴシック" w:hint="eastAsia"/>
        </w:rPr>
        <w:t>要</w:t>
      </w:r>
      <w:r w:rsidR="00405575" w:rsidRPr="00AB2487">
        <w:rPr>
          <w:rFonts w:ascii="ＭＳ Ｐゴシック" w:hAnsi="ＭＳ Ｐゴシック" w:hint="eastAsia"/>
        </w:rPr>
        <w:t>な</w:t>
      </w:r>
      <w:r w:rsidR="00405575">
        <w:rPr>
          <w:rFonts w:hint="eastAsia"/>
        </w:rPr>
        <w:t>クラス</w:t>
      </w:r>
      <w:r>
        <w:rPr>
          <w:rFonts w:hint="eastAsia"/>
        </w:rPr>
        <w:t>に</w:t>
      </w:r>
      <w:r w:rsidR="00405575">
        <w:rPr>
          <w:rFonts w:hint="eastAsia"/>
        </w:rPr>
        <w:t>ついての</w:t>
      </w:r>
      <w:r w:rsidR="009445B0">
        <w:rPr>
          <w:rFonts w:hint="eastAsia"/>
        </w:rPr>
        <w:t>詳細</w:t>
      </w:r>
      <w:r w:rsidR="006C62C5">
        <w:rPr>
          <w:rFonts w:hint="eastAsia"/>
        </w:rPr>
        <w:t>と使用方法を説明する</w:t>
      </w:r>
      <w:r>
        <w:t>。</w:t>
      </w:r>
    </w:p>
    <w:p w14:paraId="52358DA3" w14:textId="77777777" w:rsidR="00F95F15" w:rsidRDefault="00F95F15" w:rsidP="00F93119"/>
    <w:p w14:paraId="6B87782F" w14:textId="34812491" w:rsidR="00332427" w:rsidRPr="00DC49A1" w:rsidRDefault="00332427" w:rsidP="00F93119">
      <w:r>
        <w:t>API</w:t>
      </w:r>
      <w:r>
        <w:rPr>
          <w:rFonts w:hint="eastAsia"/>
        </w:rPr>
        <w:t>は一連の</w:t>
      </w:r>
      <w:r w:rsidRPr="00DC49A1">
        <w:rPr>
          <w:rFonts w:hint="eastAsia"/>
        </w:rPr>
        <w:t>Java</w:t>
      </w:r>
      <w:r w:rsidRPr="00DC49A1">
        <w:rPr>
          <w:rFonts w:hint="eastAsia"/>
        </w:rPr>
        <w:t>ライブラリで構成されており、</w:t>
      </w:r>
      <w:r w:rsidRPr="00DC49A1">
        <w:rPr>
          <w:rFonts w:hint="eastAsia"/>
        </w:rPr>
        <w:t>API</w:t>
      </w:r>
      <w:r w:rsidRPr="00DC49A1">
        <w:rPr>
          <w:rFonts w:hint="eastAsia"/>
        </w:rPr>
        <w:t>が正常に動作するためにはルールシステムが構成されている必要がある。</w:t>
      </w:r>
    </w:p>
    <w:p w14:paraId="471A9856" w14:textId="77777777" w:rsidR="00F95F15" w:rsidRPr="00332427" w:rsidRDefault="00F95F15" w:rsidP="00F93119"/>
    <w:p w14:paraId="6252FF6B" w14:textId="0303DFC3" w:rsidR="001140F8" w:rsidRPr="00DC49A1" w:rsidRDefault="001140F8">
      <w:pPr>
        <w:pPrChange w:id="40" w:author="IRK" w:date="2020-05-11T10:47:00Z">
          <w:pPr>
            <w:pStyle w:val="a8"/>
            <w:ind w:left="784"/>
          </w:pPr>
        </w:pPrChange>
      </w:pPr>
      <w:r>
        <w:rPr>
          <w:rFonts w:hint="eastAsia"/>
        </w:rPr>
        <w:t>ルールサービス</w:t>
      </w:r>
      <w:r>
        <w:t>API</w:t>
      </w:r>
      <w:r w:rsidR="00F95F15" w:rsidRPr="00DC49A1">
        <w:rPr>
          <w:rFonts w:hint="eastAsia"/>
        </w:rPr>
        <w:t>はルールを</w:t>
      </w:r>
      <w:r>
        <w:rPr>
          <w:rFonts w:hint="eastAsia"/>
        </w:rPr>
        <w:t>呼び出</w:t>
      </w:r>
      <w:r w:rsidR="00F95F15">
        <w:rPr>
          <w:rFonts w:hint="eastAsia"/>
        </w:rPr>
        <w:t>す</w:t>
      </w:r>
      <w:r>
        <w:rPr>
          <w:rFonts w:hint="eastAsia"/>
        </w:rPr>
        <w:t>ための</w:t>
      </w:r>
      <w:r w:rsidR="00F95F15">
        <w:rPr>
          <w:rFonts w:hint="eastAsia"/>
        </w:rPr>
        <w:t>API</w:t>
      </w:r>
      <w:r w:rsidR="00F95F15">
        <w:rPr>
          <w:rFonts w:hint="eastAsia"/>
        </w:rPr>
        <w:t>とコールバックサービスのための</w:t>
      </w:r>
      <w:r w:rsidR="00F95F15">
        <w:rPr>
          <w:rFonts w:hint="eastAsia"/>
        </w:rPr>
        <w:t>API</w:t>
      </w:r>
      <w:r w:rsidR="00F95F15">
        <w:rPr>
          <w:rFonts w:hint="eastAsia"/>
        </w:rPr>
        <w:t>に区分される。</w:t>
      </w:r>
    </w:p>
    <w:p w14:paraId="251DA675" w14:textId="77777777" w:rsidR="001140F8" w:rsidRPr="00C748F6" w:rsidRDefault="001140F8" w:rsidP="00F93119"/>
    <w:p w14:paraId="7D879045" w14:textId="77777777" w:rsidR="001140F8" w:rsidRDefault="001140F8" w:rsidP="00846AAC">
      <w:pPr>
        <w:pStyle w:val="22"/>
      </w:pPr>
      <w:bookmarkStart w:id="41" w:name="_Toc385838745"/>
      <w:bookmarkStart w:id="42" w:name="_Toc426449596"/>
      <w:bookmarkStart w:id="43" w:name="_Toc426449692"/>
      <w:bookmarkStart w:id="44" w:name="_Toc434858870"/>
      <w:bookmarkStart w:id="45" w:name="_Toc34988252"/>
      <w:bookmarkStart w:id="46" w:name="_Toc40799094"/>
      <w:r>
        <w:t>必要なライブラリ</w:t>
      </w:r>
      <w:bookmarkEnd w:id="41"/>
      <w:bookmarkEnd w:id="42"/>
      <w:bookmarkEnd w:id="43"/>
      <w:bookmarkEnd w:id="44"/>
      <w:bookmarkEnd w:id="45"/>
      <w:bookmarkEnd w:id="46"/>
    </w:p>
    <w:p w14:paraId="54B6A8FE" w14:textId="77777777" w:rsidR="001140F8" w:rsidRDefault="001140F8">
      <w:pPr>
        <w:pStyle w:val="32"/>
      </w:pPr>
      <w:bookmarkStart w:id="47" w:name="_Toc385838746"/>
      <w:bookmarkStart w:id="48" w:name="_Toc426449597"/>
      <w:bookmarkStart w:id="49" w:name="_Toc426449693"/>
      <w:bookmarkStart w:id="50" w:name="_Toc434858871"/>
      <w:bookmarkStart w:id="51" w:name="_Toc34988253"/>
      <w:bookmarkStart w:id="52" w:name="_Toc40799095"/>
      <w:r w:rsidRPr="00855309">
        <w:t>ビルドライブラリ</w:t>
      </w:r>
      <w:bookmarkEnd w:id="47"/>
      <w:bookmarkEnd w:id="48"/>
      <w:bookmarkEnd w:id="49"/>
      <w:bookmarkEnd w:id="50"/>
      <w:bookmarkEnd w:id="51"/>
      <w:bookmarkEnd w:id="52"/>
    </w:p>
    <w:p w14:paraId="7E7DF0E9" w14:textId="4D22A6F0" w:rsidR="001140F8" w:rsidRPr="00594961" w:rsidRDefault="001140F8" w:rsidP="00F93119">
      <w:r w:rsidRPr="00594961">
        <w:t>ルールサービス</w:t>
      </w:r>
      <w:r w:rsidRPr="00594961">
        <w:t>API</w:t>
      </w:r>
      <w:r w:rsidR="00233C0A" w:rsidRPr="00DC49A1">
        <w:rPr>
          <w:rFonts w:hint="eastAsia"/>
        </w:rPr>
        <w:t>すべてのクラス</w:t>
      </w:r>
      <w:r w:rsidR="00233C0A">
        <w:rPr>
          <w:rFonts w:hint="eastAsia"/>
        </w:rPr>
        <w:t>とインタフェース</w:t>
      </w:r>
      <w:r w:rsidR="00F95F15">
        <w:rPr>
          <w:rFonts w:hint="eastAsia"/>
        </w:rPr>
        <w:t>は</w:t>
      </w:r>
      <w:r w:rsidRPr="00820EE7">
        <w:t>innorules-api.jar</w:t>
      </w:r>
      <w:r w:rsidRPr="00594961">
        <w:t>に含まれている。</w:t>
      </w:r>
      <w:r w:rsidR="00FF11A1">
        <w:rPr>
          <w:rFonts w:hint="eastAsia"/>
        </w:rPr>
        <w:t>したがって、</w:t>
      </w:r>
      <w:r w:rsidRPr="00594961">
        <w:t>ルール</w:t>
      </w:r>
      <w:r w:rsidR="00FF11A1">
        <w:rPr>
          <w:rFonts w:hint="eastAsia"/>
        </w:rPr>
        <w:t>サービス</w:t>
      </w:r>
      <w:r w:rsidR="00FF11A1">
        <w:rPr>
          <w:rFonts w:hint="eastAsia"/>
        </w:rPr>
        <w:t>API</w:t>
      </w:r>
      <w:r w:rsidR="00FF11A1">
        <w:rPr>
          <w:rFonts w:hint="eastAsia"/>
        </w:rPr>
        <w:t>を使用する</w:t>
      </w:r>
      <w:r w:rsidRPr="00594961">
        <w:rPr>
          <w:rFonts w:hint="eastAsia"/>
        </w:rPr>
        <w:t>アプリケーション</w:t>
      </w:r>
      <w:r w:rsidR="00FF11A1">
        <w:rPr>
          <w:rFonts w:hint="eastAsia"/>
        </w:rPr>
        <w:t>をビルドするためには</w:t>
      </w:r>
      <w:r w:rsidRPr="00820EE7">
        <w:t>innorules-</w:t>
      </w:r>
      <w:r w:rsidR="00FF11A1">
        <w:t>api</w:t>
      </w:r>
      <w:r w:rsidRPr="00820EE7">
        <w:t>.jar</w:t>
      </w:r>
      <w:r w:rsidR="00CC590F" w:rsidRPr="00AB2487">
        <w:rPr>
          <w:rFonts w:ascii="ＭＳ Ｐゴシック" w:hAnsi="ＭＳ Ｐゴシック" w:hint="eastAsia"/>
        </w:rPr>
        <w:t>を</w:t>
      </w:r>
      <w:r w:rsidRPr="00594961">
        <w:rPr>
          <w:rStyle w:val="aff2"/>
          <w:rFonts w:ascii="ＭＳ Ｐゴシック" w:eastAsia="ＭＳ Ｐゴシック" w:hAnsi="ＭＳ Ｐゴシック" w:cstheme="minorBidi" w:hint="eastAsia"/>
          <w:sz w:val="20"/>
          <w:szCs w:val="20"/>
        </w:rPr>
        <w:t>ビルドパスに</w:t>
      </w:r>
      <w:r w:rsidR="00CC590F" w:rsidRPr="00AB2487">
        <w:rPr>
          <w:rStyle w:val="aff2"/>
          <w:rFonts w:ascii="ＭＳ Ｐゴシック" w:eastAsia="ＭＳ Ｐゴシック" w:hAnsi="ＭＳ Ｐゴシック" w:cstheme="minorBidi" w:hint="eastAsia"/>
          <w:sz w:val="20"/>
          <w:szCs w:val="20"/>
        </w:rPr>
        <w:t>設定する</w:t>
      </w:r>
      <w:r w:rsidRPr="00594961">
        <w:rPr>
          <w:rStyle w:val="aff2"/>
          <w:rFonts w:ascii="ＭＳ Ｐゴシック" w:eastAsia="ＭＳ Ｐゴシック" w:hAnsi="ＭＳ Ｐゴシック" w:cstheme="minorBidi" w:hint="eastAsia"/>
          <w:sz w:val="20"/>
          <w:szCs w:val="20"/>
        </w:rPr>
        <w:t>必要がある。</w:t>
      </w:r>
    </w:p>
    <w:p w14:paraId="40901647" w14:textId="77777777" w:rsidR="001140F8" w:rsidRPr="00F301FB" w:rsidRDefault="001140F8" w:rsidP="00F93119"/>
    <w:p w14:paraId="72B3708A" w14:textId="77777777" w:rsidR="001140F8" w:rsidRDefault="001140F8" w:rsidP="00846AAC">
      <w:pPr>
        <w:pStyle w:val="32"/>
      </w:pPr>
      <w:bookmarkStart w:id="53" w:name="_Toc385838747"/>
      <w:bookmarkStart w:id="54" w:name="_Toc426449598"/>
      <w:bookmarkStart w:id="55" w:name="_Toc426449694"/>
      <w:bookmarkStart w:id="56" w:name="_Toc434858872"/>
      <w:bookmarkStart w:id="57" w:name="_Toc34988254"/>
      <w:bookmarkStart w:id="58" w:name="_Toc40799096"/>
      <w:r>
        <w:t>ランタイムライブラリ</w:t>
      </w:r>
      <w:bookmarkEnd w:id="53"/>
      <w:bookmarkEnd w:id="54"/>
      <w:bookmarkEnd w:id="55"/>
      <w:bookmarkEnd w:id="56"/>
      <w:bookmarkEnd w:id="57"/>
      <w:bookmarkEnd w:id="58"/>
    </w:p>
    <w:p w14:paraId="68F15AA9" w14:textId="24B4D595" w:rsidR="00C20479" w:rsidRDefault="001140F8" w:rsidP="00F93119">
      <w:r w:rsidRPr="0045737A">
        <w:t>ルールサービス</w:t>
      </w:r>
      <w:r w:rsidR="00FF11A1">
        <w:rPr>
          <w:rFonts w:hint="eastAsia"/>
        </w:rPr>
        <w:t>API</w:t>
      </w:r>
      <w:r w:rsidR="00BB4A05">
        <w:rPr>
          <w:rFonts w:hint="eastAsia"/>
        </w:rPr>
        <w:t>のインタ</w:t>
      </w:r>
      <w:r w:rsidR="00FF11A1" w:rsidRPr="00DC49A1">
        <w:rPr>
          <w:rFonts w:hint="eastAsia"/>
        </w:rPr>
        <w:t>フェースは</w:t>
      </w:r>
      <w:r w:rsidRPr="00820EE7">
        <w:t>innorules-api.jar</w:t>
      </w:r>
      <w:r w:rsidR="00FF11A1">
        <w:rPr>
          <w:rFonts w:hint="eastAsia"/>
        </w:rPr>
        <w:t>に含まれているが</w:t>
      </w:r>
      <w:r w:rsidR="00260646">
        <w:rPr>
          <w:rFonts w:hint="eastAsia"/>
        </w:rPr>
        <w:t>、</w:t>
      </w:r>
      <w:r w:rsidR="00FF11A1">
        <w:rPr>
          <w:rFonts w:hint="eastAsia"/>
        </w:rPr>
        <w:t>これをプロトコル別に</w:t>
      </w:r>
      <w:r w:rsidR="00260646">
        <w:rPr>
          <w:rFonts w:hint="eastAsia"/>
        </w:rPr>
        <w:t>実装したクラスは</w:t>
      </w:r>
      <w:r w:rsidR="00260646">
        <w:t>innorulesj</w:t>
      </w:r>
      <w:r w:rsidRPr="00820EE7">
        <w:t>.jar</w:t>
      </w:r>
      <w:r w:rsidR="00260646">
        <w:rPr>
          <w:rFonts w:hint="eastAsia"/>
        </w:rPr>
        <w:t>または別のライブラリに位置する。したがって、ルールアプリケーションを実行するためには</w:t>
      </w:r>
      <w:r w:rsidR="00260646">
        <w:rPr>
          <w:rFonts w:hint="eastAsia"/>
        </w:rPr>
        <w:t>innorules-api.jar</w:t>
      </w:r>
      <w:r w:rsidR="00260646">
        <w:rPr>
          <w:rFonts w:hint="eastAsia"/>
        </w:rPr>
        <w:t>以外にも</w:t>
      </w:r>
      <w:r w:rsidR="00260646">
        <w:rPr>
          <w:rFonts w:hint="eastAsia"/>
        </w:rPr>
        <w:t>innorulesj.jar</w:t>
      </w:r>
      <w:r w:rsidR="00260646">
        <w:rPr>
          <w:rFonts w:hint="eastAsia"/>
        </w:rPr>
        <w:t>および関連</w:t>
      </w:r>
      <w:r w:rsidR="007C0E92" w:rsidRPr="007C0E92">
        <w:rPr>
          <w:rFonts w:hint="eastAsia"/>
        </w:rPr>
        <w:t>サードパーティライブラリなどがクラスパスに追加設定されている必要がある</w:t>
      </w:r>
    </w:p>
    <w:p w14:paraId="0E300167" w14:textId="600AD3D3" w:rsidR="00C20479" w:rsidRPr="00DC49A1" w:rsidRDefault="00C20479" w:rsidP="00F93119">
      <w:r>
        <w:t>Web</w:t>
      </w:r>
      <w:r>
        <w:rPr>
          <w:rFonts w:hint="eastAsia"/>
        </w:rPr>
        <w:t>アプリケーション形式のアプリケーション</w:t>
      </w:r>
      <w:r w:rsidR="006A2D2F">
        <w:rPr>
          <w:rFonts w:hint="eastAsia"/>
        </w:rPr>
        <w:t>の</w:t>
      </w:r>
      <w:r>
        <w:rPr>
          <w:rFonts w:hint="eastAsia"/>
        </w:rPr>
        <w:t>場合、</w:t>
      </w:r>
      <w:r>
        <w:rPr>
          <w:rFonts w:hint="eastAsia"/>
        </w:rPr>
        <w:t>Web</w:t>
      </w:r>
      <w:r>
        <w:rPr>
          <w:rFonts w:hint="eastAsia"/>
        </w:rPr>
        <w:t>アプリケーションサーバに既にルールランタイムシステムと必要なライブラリが構成されているためアプリケーション開発者はランタイムライブラリ設定に対して</w:t>
      </w:r>
      <w:r w:rsidRPr="00DC49A1">
        <w:rPr>
          <w:rFonts w:hint="eastAsia"/>
        </w:rPr>
        <w:t>考える必要がない。</w:t>
      </w:r>
      <w:r w:rsidRPr="00DC49A1">
        <w:rPr>
          <w:rFonts w:hint="eastAsia"/>
        </w:rPr>
        <w:t>W</w:t>
      </w:r>
      <w:r w:rsidRPr="00DC49A1">
        <w:t>eb</w:t>
      </w:r>
      <w:r w:rsidRPr="00DC49A1">
        <w:rPr>
          <w:rFonts w:hint="eastAsia"/>
        </w:rPr>
        <w:t>アプリケーションサーバにルールランタイムシステムを構成することの詳細内容は</w:t>
      </w:r>
      <w:ins w:id="59" w:author="IRK" w:date="2020-03-13T09:16:00Z">
        <w:r w:rsidR="004A51DE">
          <w:rPr>
            <w:rFonts w:hint="eastAsia"/>
          </w:rPr>
          <w:t>「</w:t>
        </w:r>
      </w:ins>
      <w:r w:rsidR="00CF4F71">
        <w:rPr>
          <w:rFonts w:hint="eastAsia"/>
        </w:rPr>
        <w:t xml:space="preserve">InnoRules </w:t>
      </w:r>
      <w:r w:rsidRPr="00DC49A1">
        <w:rPr>
          <w:rFonts w:hint="eastAsia"/>
        </w:rPr>
        <w:t>Installation and Operation Guide</w:t>
      </w:r>
      <w:r w:rsidR="00CF4F71">
        <w:t xml:space="preserve"> </w:t>
      </w:r>
      <w:r w:rsidRPr="00DC49A1">
        <w:rPr>
          <w:rFonts w:hint="eastAsia"/>
        </w:rPr>
        <w:t>2.5</w:t>
      </w:r>
      <w:ins w:id="60" w:author="IRK" w:date="2020-04-13T10:42:00Z">
        <w:r w:rsidR="00D3260B">
          <w:rPr>
            <w:rFonts w:hint="eastAsia"/>
          </w:rPr>
          <w:t xml:space="preserve"> </w:t>
        </w:r>
        <w:r w:rsidR="00D3260B">
          <w:rPr>
            <w:rFonts w:hint="eastAsia"/>
          </w:rPr>
          <w:t>ルールアプリケーション構成ウィザード</w:t>
        </w:r>
      </w:ins>
      <w:ins w:id="61" w:author="IRK" w:date="2020-03-13T09:16:00Z">
        <w:r w:rsidR="004A51DE">
          <w:rPr>
            <w:rFonts w:hint="eastAsia"/>
          </w:rPr>
          <w:t>」</w:t>
        </w:r>
      </w:ins>
      <w:r w:rsidRPr="00DC49A1">
        <w:rPr>
          <w:rFonts w:hint="eastAsia"/>
        </w:rPr>
        <w:t>を参照</w:t>
      </w:r>
      <w:r w:rsidR="00CC590F" w:rsidRPr="00AB2487">
        <w:rPr>
          <w:rFonts w:ascii="ＭＳ Ｐゴシック" w:hAnsi="ＭＳ Ｐゴシック" w:hint="eastAsia"/>
        </w:rPr>
        <w:t>のこと</w:t>
      </w:r>
      <w:r w:rsidRPr="00AB2487">
        <w:rPr>
          <w:rFonts w:ascii="ＭＳ Ｐゴシック" w:hAnsi="ＭＳ Ｐゴシック" w:hint="eastAsia"/>
        </w:rPr>
        <w:t>。</w:t>
      </w:r>
    </w:p>
    <w:p w14:paraId="62B2977F" w14:textId="2C0F2DC0" w:rsidR="001140F8" w:rsidRPr="0045737A" w:rsidRDefault="00C20479" w:rsidP="00F93119">
      <w:r w:rsidRPr="00DC49A1">
        <w:rPr>
          <w:rFonts w:hint="eastAsia"/>
        </w:rPr>
        <w:t>バッチアプリケーション形式のルールアプリケーション</w:t>
      </w:r>
      <w:r w:rsidR="00DC3C9E" w:rsidRPr="00DC49A1">
        <w:rPr>
          <w:rFonts w:hint="eastAsia"/>
        </w:rPr>
        <w:t>開発者はバッチアプリケー</w:t>
      </w:r>
      <w:r w:rsidR="00CF4F71">
        <w:rPr>
          <w:rFonts w:hint="eastAsia"/>
        </w:rPr>
        <w:t>ション</w:t>
      </w:r>
      <w:r w:rsidR="00DC3C9E" w:rsidRPr="00DC49A1">
        <w:rPr>
          <w:rFonts w:hint="eastAsia"/>
        </w:rPr>
        <w:t>のクラスパスにランタイムライブラリを追加し、ルールランタイムシステム初期化ル</w:t>
      </w:r>
      <w:r w:rsidR="00CF4F71">
        <w:rPr>
          <w:rFonts w:hint="eastAsia"/>
        </w:rPr>
        <w:t>ー</w:t>
      </w:r>
      <w:r w:rsidR="00DC3C9E" w:rsidRPr="00DC49A1">
        <w:rPr>
          <w:rFonts w:hint="eastAsia"/>
        </w:rPr>
        <w:t>チンを直接呼び出す必要がある。バッチアプリケーションにルールランタイムシステムを構成する方法については</w:t>
      </w:r>
      <w:ins w:id="62" w:author="IRK" w:date="2020-03-13T09:16:00Z">
        <w:r w:rsidR="004A51DE">
          <w:rPr>
            <w:rFonts w:hint="eastAsia"/>
          </w:rPr>
          <w:t>「</w:t>
        </w:r>
      </w:ins>
      <w:ins w:id="63" w:author="IRK" w:date="2020-04-13T12:40:00Z">
        <w:r w:rsidR="001E0234">
          <w:rPr>
            <w:rFonts w:hint="eastAsia"/>
          </w:rPr>
          <w:t xml:space="preserve">InnoRules </w:t>
        </w:r>
      </w:ins>
      <w:r w:rsidR="00DC3C9E" w:rsidRPr="00DC49A1">
        <w:rPr>
          <w:rFonts w:hint="eastAsia"/>
        </w:rPr>
        <w:t>Installation and Operation Guide 2.5</w:t>
      </w:r>
      <w:ins w:id="64" w:author="IRK" w:date="2020-04-13T12:40:00Z">
        <w:r w:rsidR="001E0234">
          <w:rPr>
            <w:rFonts w:hint="eastAsia"/>
          </w:rPr>
          <w:t xml:space="preserve"> </w:t>
        </w:r>
        <w:r w:rsidR="001E0234">
          <w:rPr>
            <w:rFonts w:hint="eastAsia"/>
          </w:rPr>
          <w:t>ルールアプリケーション構成ウィザード</w:t>
        </w:r>
      </w:ins>
      <w:ins w:id="65" w:author="IRK" w:date="2020-03-13T09:16:00Z">
        <w:r w:rsidR="004A51DE">
          <w:rPr>
            <w:rFonts w:hint="eastAsia"/>
          </w:rPr>
          <w:t>」</w:t>
        </w:r>
      </w:ins>
      <w:r w:rsidR="00DC3C9E" w:rsidRPr="00DC49A1">
        <w:rPr>
          <w:rFonts w:hint="eastAsia"/>
        </w:rPr>
        <w:t>を参照</w:t>
      </w:r>
      <w:r w:rsidR="00CC590F" w:rsidRPr="00AB2487">
        <w:rPr>
          <w:rFonts w:ascii="ＭＳ Ｐゴシック" w:hAnsi="ＭＳ Ｐゴシック" w:hint="eastAsia"/>
        </w:rPr>
        <w:t>の</w:t>
      </w:r>
      <w:r w:rsidR="00DC3C9E" w:rsidRPr="00DC49A1">
        <w:rPr>
          <w:rFonts w:hint="eastAsia"/>
        </w:rPr>
        <w:t>こと。</w:t>
      </w:r>
    </w:p>
    <w:p w14:paraId="786ABD1F" w14:textId="77777777" w:rsidR="001140F8" w:rsidRDefault="001140F8" w:rsidP="00F93119"/>
    <w:p w14:paraId="31E6543C" w14:textId="77777777" w:rsidR="001140F8" w:rsidRDefault="001140F8" w:rsidP="00846AAC">
      <w:pPr>
        <w:pStyle w:val="22"/>
      </w:pPr>
      <w:bookmarkStart w:id="66" w:name="_Toc385838748"/>
      <w:bookmarkStart w:id="67" w:name="_Toc426449599"/>
      <w:bookmarkStart w:id="68" w:name="_Toc426449695"/>
      <w:bookmarkStart w:id="69" w:name="_Toc434858873"/>
      <w:bookmarkStart w:id="70" w:name="_Toc34988255"/>
      <w:bookmarkStart w:id="71" w:name="_Toc40799097"/>
      <w:r>
        <w:t>ルールサービス</w:t>
      </w:r>
      <w:r w:rsidR="00DC3C9E">
        <w:rPr>
          <w:rFonts w:hint="eastAsia"/>
        </w:rPr>
        <w:t>呼び出し</w:t>
      </w:r>
      <w:r>
        <w:t>API</w:t>
      </w:r>
      <w:bookmarkEnd w:id="66"/>
      <w:bookmarkEnd w:id="67"/>
      <w:bookmarkEnd w:id="68"/>
      <w:bookmarkEnd w:id="69"/>
      <w:bookmarkEnd w:id="70"/>
      <w:bookmarkEnd w:id="71"/>
    </w:p>
    <w:p w14:paraId="6C3A52F1" w14:textId="77777777" w:rsidR="001140F8" w:rsidRDefault="001140F8">
      <w:pPr>
        <w:pStyle w:val="32"/>
      </w:pPr>
      <w:bookmarkStart w:id="72" w:name="_Toc385838749"/>
      <w:bookmarkStart w:id="73" w:name="_Toc426449600"/>
      <w:bookmarkStart w:id="74" w:name="_Toc426449696"/>
      <w:bookmarkStart w:id="75" w:name="_Toc434858874"/>
      <w:bookmarkStart w:id="76" w:name="_Toc34988256"/>
      <w:bookmarkStart w:id="77" w:name="_Toc40799098"/>
      <w:r>
        <w:t>ルールインタフェースの取得</w:t>
      </w:r>
      <w:bookmarkEnd w:id="72"/>
      <w:bookmarkEnd w:id="73"/>
      <w:bookmarkEnd w:id="74"/>
      <w:bookmarkEnd w:id="75"/>
      <w:bookmarkEnd w:id="76"/>
      <w:bookmarkEnd w:id="77"/>
    </w:p>
    <w:p w14:paraId="148CDCE4" w14:textId="2AD4AEDE" w:rsidR="001140F8" w:rsidRDefault="001140F8" w:rsidP="00F93119">
      <w:r w:rsidRPr="00F728C5">
        <w:rPr>
          <w:rFonts w:hint="eastAsia"/>
        </w:rPr>
        <w:t>ルール</w:t>
      </w:r>
      <w:r w:rsidR="00DC3C9E" w:rsidRPr="00F728C5">
        <w:rPr>
          <w:rFonts w:hint="eastAsia"/>
        </w:rPr>
        <w:t>サービスはルール</w:t>
      </w:r>
      <w:r w:rsidRPr="00F728C5">
        <w:rPr>
          <w:rFonts w:hint="eastAsia"/>
        </w:rPr>
        <w:t>インタフェース</w:t>
      </w:r>
      <w:r w:rsidRPr="00F728C5">
        <w:t>(Rule Interface)</w:t>
      </w:r>
      <w:r w:rsidR="003E2E0A">
        <w:rPr>
          <w:rFonts w:hint="eastAsia"/>
        </w:rPr>
        <w:t>という</w:t>
      </w:r>
      <w:r>
        <w:rPr>
          <w:rFonts w:hint="eastAsia"/>
        </w:rPr>
        <w:t>ルール</w:t>
      </w:r>
      <w:r w:rsidR="003E2E0A">
        <w:rPr>
          <w:rFonts w:hint="eastAsia"/>
        </w:rPr>
        <w:t>エンジン</w:t>
      </w:r>
      <w:r w:rsidR="003E2E0A" w:rsidRPr="00DC49A1">
        <w:rPr>
          <w:rFonts w:hint="eastAsia"/>
        </w:rPr>
        <w:t>プロキシ</w:t>
      </w:r>
      <w:r w:rsidR="00DC49A1" w:rsidRPr="00DC49A1">
        <w:rPr>
          <w:rFonts w:hint="eastAsia"/>
        </w:rPr>
        <w:t>オブジェクト</w:t>
      </w:r>
      <w:r w:rsidR="003E2E0A" w:rsidRPr="00DC49A1">
        <w:rPr>
          <w:rFonts w:hint="eastAsia"/>
        </w:rPr>
        <w:t>を利用して</w:t>
      </w:r>
      <w:r>
        <w:rPr>
          <w:rFonts w:hint="eastAsia"/>
        </w:rPr>
        <w:t>呼び出す</w:t>
      </w:r>
      <w:r w:rsidR="003E2E0A">
        <w:rPr>
          <w:rFonts w:hint="eastAsia"/>
        </w:rPr>
        <w:t>。</w:t>
      </w:r>
      <w:r>
        <w:t>アプリケーションは、</w:t>
      </w:r>
      <w:r w:rsidR="003E2E0A">
        <w:rPr>
          <w:rFonts w:hint="eastAsia"/>
        </w:rPr>
        <w:t>実行環境内に構成されているルールインタフェースクラスタからルールインタフェースを取得してルールサービスを呼び出す。</w:t>
      </w:r>
      <w:r w:rsidRPr="00F728C5">
        <w:rPr>
          <w:rFonts w:ascii="ＭＳ Ｐゴシック" w:hAnsi="ＭＳ Ｐゴシック" w:hint="eastAsia"/>
        </w:rPr>
        <w:t>ルールインタフェース</w:t>
      </w:r>
      <w:r w:rsidR="0015309D" w:rsidRPr="00F728C5">
        <w:rPr>
          <w:rFonts w:ascii="ＭＳ Ｐゴシック" w:hAnsi="ＭＳ Ｐゴシック" w:cs="BatangChe" w:hint="eastAsia"/>
        </w:rPr>
        <w:t>クラスタ</w:t>
      </w:r>
      <w:r w:rsidRPr="00F728C5">
        <w:rPr>
          <w:rFonts w:ascii="ＭＳ Ｐゴシック" w:hAnsi="ＭＳ Ｐゴシック" w:hint="eastAsia"/>
        </w:rPr>
        <w:t>はルールインタフェースクラスタ</w:t>
      </w:r>
      <w:r w:rsidR="005D0C8E" w:rsidRPr="00F728C5">
        <w:rPr>
          <w:rFonts w:ascii="ＭＳ Ｐゴシック" w:hAnsi="ＭＳ Ｐゴシック" w:hint="eastAsia"/>
        </w:rPr>
        <w:t>マネージャ</w:t>
      </w:r>
      <w:r w:rsidR="0015309D" w:rsidRPr="00F728C5">
        <w:rPr>
          <w:rFonts w:ascii="ＭＳ Ｐゴシック" w:hAnsi="ＭＳ Ｐゴシック" w:cs="BatangChe" w:hint="eastAsia"/>
        </w:rPr>
        <w:t>から</w:t>
      </w:r>
      <w:r>
        <w:t>取得</w:t>
      </w:r>
      <w:r>
        <w:rPr>
          <w:rFonts w:hint="eastAsia"/>
        </w:rPr>
        <w:lastRenderedPageBreak/>
        <w:t>できる</w:t>
      </w:r>
      <w:r>
        <w:t>。ルールインタフェースクラスタ</w:t>
      </w:r>
      <w:r w:rsidR="00CC590F" w:rsidRPr="00F728C5">
        <w:rPr>
          <w:rFonts w:ascii="ＭＳ Ｐゴシック" w:hAnsi="ＭＳ Ｐゴシック" w:hint="eastAsia"/>
        </w:rPr>
        <w:t>マネージャ</w:t>
      </w:r>
      <w:r w:rsidR="0015309D">
        <w:rPr>
          <w:rFonts w:hint="eastAsia"/>
        </w:rPr>
        <w:t>は</w:t>
      </w:r>
      <w:r>
        <w:t>、</w:t>
      </w:r>
      <w:r>
        <w:rPr>
          <w:rFonts w:hint="eastAsia"/>
        </w:rPr>
        <w:t>多数の</w:t>
      </w:r>
      <w:r>
        <w:t>ルールインタフェース</w:t>
      </w:r>
      <w:r w:rsidR="0015309D">
        <w:rPr>
          <w:rFonts w:hint="eastAsia"/>
        </w:rPr>
        <w:t>クラスタ</w:t>
      </w:r>
      <w:r>
        <w:rPr>
          <w:rFonts w:hint="eastAsia"/>
        </w:rPr>
        <w:t>を</w:t>
      </w:r>
      <w:r w:rsidR="0015309D">
        <w:rPr>
          <w:rFonts w:hint="eastAsia"/>
        </w:rPr>
        <w:t>管理する。各</w:t>
      </w:r>
      <w:r w:rsidR="0015309D">
        <w:t>クラスタ</w:t>
      </w:r>
      <w:r w:rsidR="0015309D">
        <w:rPr>
          <w:rFonts w:hint="eastAsia"/>
        </w:rPr>
        <w:t>には名前があり、該当名を使用してクラスタ</w:t>
      </w:r>
      <w:r w:rsidR="005D0C8E" w:rsidRPr="00F728C5">
        <w:rPr>
          <w:rFonts w:hint="eastAsia"/>
        </w:rPr>
        <w:t>マネージャ</w:t>
      </w:r>
      <w:r w:rsidR="0015309D">
        <w:rPr>
          <w:rFonts w:hint="eastAsia"/>
        </w:rPr>
        <w:t>からクラスタを</w:t>
      </w:r>
      <w:r>
        <w:rPr>
          <w:rFonts w:hint="eastAsia"/>
        </w:rPr>
        <w:t>検索できる。</w:t>
      </w:r>
    </w:p>
    <w:p w14:paraId="7B02DBAF" w14:textId="77777777" w:rsidR="001140F8" w:rsidRDefault="001140F8" w:rsidP="00F93119"/>
    <w:p w14:paraId="37B2C601" w14:textId="734F4E75" w:rsidR="001140F8" w:rsidRPr="00FE3A82" w:rsidRDefault="001140F8" w:rsidP="00F93119">
      <w:r w:rsidRPr="00C478D9">
        <w:t>com.innoexpert.rulesclient.ClusterManager</w:t>
      </w:r>
      <w:r w:rsidRPr="00FE3A82">
        <w:t>クラスは、</w:t>
      </w:r>
      <w:r w:rsidR="005D0C8E">
        <w:rPr>
          <w:rFonts w:hint="eastAsia"/>
        </w:rPr>
        <w:t>ルールインタフェース</w:t>
      </w:r>
      <w:r w:rsidRPr="00FE3A82">
        <w:t>クラスタマネージャを表現するクラスである。</w:t>
      </w:r>
      <w:del w:id="78" w:author="IRK" w:date="2020-03-12T14:49:00Z">
        <w:r w:rsidRPr="00FE3A82" w:rsidDel="00E83DE0">
          <w:delText>表</w:delText>
        </w:r>
        <w:r w:rsidRPr="00FE3A82" w:rsidDel="00E83DE0">
          <w:delText>1</w:delText>
        </w:r>
      </w:del>
      <w:ins w:id="79" w:author="IRK" w:date="2020-03-12T14:49:00Z">
        <w:r w:rsidR="00E83DE0">
          <w:rPr>
            <w:rFonts w:hint="eastAsia"/>
          </w:rPr>
          <w:t>次の表</w:t>
        </w:r>
      </w:ins>
      <w:r w:rsidRPr="00FE3A82">
        <w:t>は、</w:t>
      </w:r>
      <w:r w:rsidRPr="00C478D9">
        <w:t>ClusterManager</w:t>
      </w:r>
      <w:r w:rsidRPr="00FE3A82">
        <w:t>クラスの一部のメソッドを</w:t>
      </w:r>
      <w:r w:rsidR="00CC590F" w:rsidRPr="00AB2487">
        <w:rPr>
          <w:rFonts w:ascii="ＭＳ Ｐゴシック" w:hAnsi="ＭＳ Ｐゴシック" w:hint="eastAsia"/>
        </w:rPr>
        <w:t>示す</w:t>
      </w:r>
      <w:r w:rsidRPr="00AB2487">
        <w:rPr>
          <w:rFonts w:ascii="ＭＳ Ｐゴシック" w:hAnsi="ＭＳ Ｐゴシック" w:hint="eastAsia"/>
        </w:rPr>
        <w:t>。</w:t>
      </w:r>
    </w:p>
    <w:p w14:paraId="6062F0E6" w14:textId="77777777" w:rsidR="001140F8" w:rsidRDefault="001140F8" w:rsidP="00F93119"/>
    <w:p w14:paraId="4EC08DE8" w14:textId="3599A4D5" w:rsidR="00647DDC" w:rsidRDefault="00647DDC" w:rsidP="00801237">
      <w:pPr>
        <w:pStyle w:val="af5"/>
      </w:pPr>
      <w:bookmarkStart w:id="80" w:name="_Toc40799224"/>
      <w:r>
        <w:t>[</w:t>
      </w:r>
      <w:del w:id="81" w:author="IRK" w:date="2020-03-12T14:52: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1</w:delText>
        </w:r>
        <w:r w:rsidR="00E65728" w:rsidDel="00E83DE0">
          <w:rPr>
            <w:noProof/>
          </w:rPr>
          <w:fldChar w:fldCharType="end"/>
        </w:r>
        <w:r w:rsidDel="00E83DE0">
          <w:rPr>
            <w:rFonts w:hint="eastAsia"/>
          </w:rPr>
          <w:delText xml:space="preserve">　</w:delText>
        </w:r>
        <w:r w:rsidRPr="00647DDC" w:rsidDel="00E83DE0">
          <w:rPr>
            <w:noProof/>
          </w:rPr>
          <w:delText xml:space="preserve"> </w:delText>
        </w:r>
      </w:del>
      <w:ins w:id="82" w:author="IRK" w:date="2020-03-12T14:52: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w:t>
      </w:r>
      <w:ins w:id="83" w:author="IRK" w:date="2020-03-12T14:52:00Z">
        <w:r w:rsidR="00E83DE0">
          <w:fldChar w:fldCharType="end"/>
        </w:r>
        <w:r w:rsidR="00E83DE0">
          <w:rPr>
            <w:rFonts w:hint="eastAsia"/>
          </w:rPr>
          <w:t xml:space="preserve"> </w:t>
        </w:r>
      </w:ins>
      <w:r>
        <w:rPr>
          <w:noProof/>
        </w:rPr>
        <w:t>com.innoexpert.rulesclient.ClusterManager</w:t>
      </w:r>
      <w:r>
        <w:rPr>
          <w:rFonts w:hint="eastAsia"/>
          <w:noProof/>
        </w:rPr>
        <w:t>]</w:t>
      </w:r>
      <w:bookmarkEnd w:id="80"/>
    </w:p>
    <w:tbl>
      <w:tblPr>
        <w:tblStyle w:val="af4"/>
        <w:tblW w:w="0" w:type="auto"/>
        <w:jc w:val="center"/>
        <w:tblLook w:val="04A0" w:firstRow="1" w:lastRow="0" w:firstColumn="1" w:lastColumn="0" w:noHBand="0" w:noVBand="1"/>
        <w:tblPrChange w:id="84" w:author="IRK" w:date="2020-04-14T15:30:00Z">
          <w:tblPr>
            <w:tblStyle w:val="af4"/>
            <w:tblW w:w="0" w:type="auto"/>
            <w:tblInd w:w="108" w:type="dxa"/>
            <w:tblLook w:val="04A0" w:firstRow="1" w:lastRow="0" w:firstColumn="1" w:lastColumn="0" w:noHBand="0" w:noVBand="1"/>
          </w:tblPr>
        </w:tblPrChange>
      </w:tblPr>
      <w:tblGrid>
        <w:gridCol w:w="9463"/>
        <w:tblGridChange w:id="85">
          <w:tblGrid>
            <w:gridCol w:w="9463"/>
          </w:tblGrid>
        </w:tblGridChange>
      </w:tblGrid>
      <w:tr w:rsidR="001140F8" w14:paraId="6B6ADE62" w14:textId="77777777" w:rsidTr="005D0672">
        <w:trPr>
          <w:jc w:val="center"/>
        </w:trPr>
        <w:tc>
          <w:tcPr>
            <w:tcW w:w="9463" w:type="dxa"/>
            <w:tcPrChange w:id="86" w:author="IRK" w:date="2020-04-14T15:30:00Z">
              <w:tcPr>
                <w:tcW w:w="9463" w:type="dxa"/>
              </w:tcPr>
            </w:tcPrChange>
          </w:tcPr>
          <w:p w14:paraId="4C10DBC4" w14:textId="77777777" w:rsidR="001140F8" w:rsidRPr="00846AAC" w:rsidRDefault="001140F8">
            <w:pPr>
              <w:pStyle w:val="1b"/>
              <w:pPrChange w:id="87" w:author="IRK" w:date="2020-05-11T10:47:00Z">
                <w:pPr/>
              </w:pPrChange>
            </w:pPr>
            <w:r w:rsidRPr="00846AAC">
              <w:t>1 package com.innoexpert.rulesclient;</w:t>
            </w:r>
          </w:p>
          <w:p w14:paraId="3DCBC9EA" w14:textId="77777777" w:rsidR="001140F8" w:rsidRPr="003D69F4" w:rsidRDefault="001140F8">
            <w:pPr>
              <w:pStyle w:val="1b"/>
              <w:pPrChange w:id="88" w:author="IRK" w:date="2020-05-11T10:47:00Z">
                <w:pPr/>
              </w:pPrChange>
            </w:pPr>
            <w:r w:rsidRPr="003D69F4">
              <w:t xml:space="preserve">2 </w:t>
            </w:r>
          </w:p>
          <w:p w14:paraId="4E0DFC6F" w14:textId="77777777" w:rsidR="001140F8" w:rsidRPr="003D69F4" w:rsidRDefault="001140F8">
            <w:pPr>
              <w:pStyle w:val="1b"/>
              <w:pPrChange w:id="89" w:author="IRK" w:date="2020-05-11T10:47:00Z">
                <w:pPr/>
              </w:pPrChange>
            </w:pPr>
            <w:r w:rsidRPr="003D69F4">
              <w:t>3 public class ClusterManager</w:t>
            </w:r>
          </w:p>
          <w:p w14:paraId="099A13C8" w14:textId="77777777" w:rsidR="001140F8" w:rsidRPr="00475A55" w:rsidRDefault="001140F8">
            <w:pPr>
              <w:pStyle w:val="1b"/>
              <w:pPrChange w:id="90" w:author="IRK" w:date="2020-05-11T10:47:00Z">
                <w:pPr/>
              </w:pPrChange>
            </w:pPr>
            <w:r w:rsidRPr="00475A55">
              <w:t>4 {</w:t>
            </w:r>
          </w:p>
          <w:p w14:paraId="76F590E2" w14:textId="77777777" w:rsidR="001140F8" w:rsidRPr="00192A56" w:rsidRDefault="001140F8">
            <w:pPr>
              <w:pStyle w:val="1b"/>
              <w:pPrChange w:id="91" w:author="IRK" w:date="2020-05-11T10:47:00Z">
                <w:pPr/>
              </w:pPrChange>
            </w:pPr>
            <w:r w:rsidRPr="00D36EBC">
              <w:t xml:space="preserve">5     public static InterfaceCluster get( String </w:t>
            </w:r>
            <w:r w:rsidRPr="000F780D">
              <w:t>clusterName ) throws RulesException;</w:t>
            </w:r>
          </w:p>
          <w:p w14:paraId="45C414E7" w14:textId="77777777" w:rsidR="001140F8" w:rsidRPr="00C15663" w:rsidRDefault="001140F8">
            <w:pPr>
              <w:pStyle w:val="1b"/>
              <w:pPrChange w:id="92" w:author="IRK" w:date="2020-05-11T10:47:00Z">
                <w:pPr/>
              </w:pPrChange>
            </w:pPr>
            <w:r w:rsidRPr="00C47FD4">
              <w:t xml:space="preserve">6     public static </w:t>
            </w:r>
            <w:r w:rsidRPr="00E445D4">
              <w:t>InterfaceCluster get() throws RulesException;</w:t>
            </w:r>
          </w:p>
          <w:p w14:paraId="0E62C3DA" w14:textId="77777777" w:rsidR="001140F8" w:rsidRPr="00D27690" w:rsidRDefault="001140F8">
            <w:pPr>
              <w:pStyle w:val="1b"/>
              <w:pPrChange w:id="93" w:author="IRK" w:date="2020-05-11T10:47:00Z">
                <w:pPr/>
              </w:pPrChange>
            </w:pPr>
            <w:r w:rsidRPr="00D27690">
              <w:t>7     …</w:t>
            </w:r>
          </w:p>
          <w:p w14:paraId="7E00452E" w14:textId="77777777" w:rsidR="001140F8" w:rsidRPr="00FC3A77" w:rsidRDefault="001140F8">
            <w:pPr>
              <w:pStyle w:val="1b"/>
              <w:pPrChange w:id="94" w:author="IRK" w:date="2020-05-11T10:47:00Z">
                <w:pPr/>
              </w:pPrChange>
            </w:pPr>
            <w:r w:rsidRPr="00850D19">
              <w:t>8 }</w:t>
            </w:r>
          </w:p>
        </w:tc>
      </w:tr>
    </w:tbl>
    <w:p w14:paraId="7DE24C5C" w14:textId="77777777" w:rsidR="001140F8" w:rsidRDefault="001140F8" w:rsidP="00F93119">
      <w:pPr>
        <w:rPr>
          <w:rStyle w:val="aff2"/>
        </w:rPr>
      </w:pPr>
    </w:p>
    <w:p w14:paraId="6D9861E0" w14:textId="77777777" w:rsidR="001140F8" w:rsidRPr="00D700E7" w:rsidRDefault="001140F8" w:rsidP="00F93119">
      <w:r w:rsidRPr="00D700E7">
        <w:t>ClusterManager</w:t>
      </w:r>
      <w:r w:rsidRPr="00D700E7">
        <w:t>クラスには、ルールインタフェースクラスタを</w:t>
      </w:r>
      <w:r w:rsidR="00DA48F2">
        <w:rPr>
          <w:rFonts w:hint="eastAsia"/>
        </w:rPr>
        <w:t>提供</w:t>
      </w:r>
      <w:r w:rsidRPr="00D700E7">
        <w:t>する</w:t>
      </w:r>
      <w:r w:rsidRPr="00D700E7">
        <w:t>2</w:t>
      </w:r>
      <w:r w:rsidRPr="00D700E7">
        <w:t>つの</w:t>
      </w:r>
      <w:r w:rsidRPr="00D700E7">
        <w:rPr>
          <w:rFonts w:hint="eastAsia"/>
        </w:rPr>
        <w:t>g</w:t>
      </w:r>
      <w:r w:rsidRPr="00D700E7">
        <w:t>et</w:t>
      </w:r>
      <w:r w:rsidRPr="00D700E7">
        <w:t>メソッドがある。</w:t>
      </w:r>
      <w:r w:rsidR="00DA48F2">
        <w:rPr>
          <w:rFonts w:hint="eastAsia"/>
        </w:rPr>
        <w:t>ルールインタフェースクラスタは</w:t>
      </w:r>
      <w:r w:rsidRPr="005E3485">
        <w:t>com.innoexpert.rulesclient.InterfaceCluster</w:t>
      </w:r>
      <w:r w:rsidRPr="00D700E7">
        <w:t>インタフェース</w:t>
      </w:r>
      <w:r w:rsidR="00791037">
        <w:rPr>
          <w:rFonts w:hint="eastAsia"/>
        </w:rPr>
        <w:t>で</w:t>
      </w:r>
      <w:r w:rsidRPr="00D700E7">
        <w:t>表現</w:t>
      </w:r>
      <w:r w:rsidR="00DA48F2">
        <w:rPr>
          <w:rFonts w:hint="eastAsia"/>
        </w:rPr>
        <w:t>される。</w:t>
      </w:r>
    </w:p>
    <w:p w14:paraId="09EFC357" w14:textId="77777777" w:rsidR="001140F8" w:rsidRPr="00D700E7" w:rsidRDefault="001140F8" w:rsidP="00F93119"/>
    <w:p w14:paraId="4E25A8E9" w14:textId="464944D0" w:rsidR="001140F8" w:rsidRPr="00D700E7" w:rsidRDefault="001140F8" w:rsidP="00F93119">
      <w:r w:rsidRPr="00D700E7">
        <w:t>最初のメソッドはクラスタの名前をパラメータとして受け取り、この名前</w:t>
      </w:r>
      <w:r w:rsidR="00DA48F2">
        <w:rPr>
          <w:rFonts w:hint="eastAsia"/>
        </w:rPr>
        <w:t>を持つ</w:t>
      </w:r>
      <w:r w:rsidRPr="00D700E7">
        <w:t>クラスタを返す。指定された名前のクラスタがない場合は、</w:t>
      </w:r>
      <w:r w:rsidRPr="005E3485">
        <w:t>RulesException</w:t>
      </w:r>
      <w:r w:rsidRPr="00D700E7">
        <w:t>を</w:t>
      </w:r>
      <w:r w:rsidRPr="00D700E7">
        <w:rPr>
          <w:rFonts w:hint="eastAsia"/>
        </w:rPr>
        <w:t>投げる</w:t>
      </w:r>
      <w:r w:rsidRPr="00D700E7">
        <w:t>。</w:t>
      </w:r>
      <w:r w:rsidRPr="00D700E7">
        <w:t>2</w:t>
      </w:r>
      <w:r w:rsidRPr="00D700E7">
        <w:t>番目のメソッドはパラメータを受け取らないメソッドで、</w:t>
      </w:r>
      <w:r w:rsidRPr="005E3485">
        <w:t>“rulesclient”</w:t>
      </w:r>
      <w:r w:rsidR="00DA48F2">
        <w:rPr>
          <w:rFonts w:hint="eastAsia"/>
        </w:rPr>
        <w:t>という名前のルールインタフェース</w:t>
      </w:r>
      <w:r w:rsidRPr="00D700E7">
        <w:t>クラスタを返す</w:t>
      </w:r>
      <w:r w:rsidRPr="005E3485">
        <w:t>。</w:t>
      </w:r>
      <w:r w:rsidRPr="005E3485">
        <w:t>“rulesclient”</w:t>
      </w:r>
      <w:r w:rsidRPr="00D700E7">
        <w:t>は、基本ルールインタフェースクラスタの名前である。この</w:t>
      </w:r>
      <w:r w:rsidR="00DA48F2">
        <w:rPr>
          <w:rFonts w:hint="eastAsia"/>
        </w:rPr>
        <w:t>メソッドは</w:t>
      </w:r>
      <w:r w:rsidRPr="00D700E7">
        <w:t>名前</w:t>
      </w:r>
      <w:r w:rsidR="00DA48F2">
        <w:rPr>
          <w:rFonts w:hint="eastAsia"/>
        </w:rPr>
        <w:t>が</w:t>
      </w:r>
      <w:r w:rsidR="00DA48F2" w:rsidRPr="005E3485">
        <w:t>“rulesclient”</w:t>
      </w:r>
      <w:r w:rsidR="00F97E61">
        <w:rPr>
          <w:rFonts w:hint="eastAsia"/>
        </w:rPr>
        <w:t>であるルールインタフェース</w:t>
      </w:r>
      <w:r w:rsidRPr="00D700E7">
        <w:rPr>
          <w:rFonts w:hint="eastAsia"/>
        </w:rPr>
        <w:t>クラスタが</w:t>
      </w:r>
      <w:r w:rsidR="00F97E61">
        <w:t>マネージャに登録されて</w:t>
      </w:r>
      <w:r w:rsidRPr="00D700E7">
        <w:t>ない場合、</w:t>
      </w:r>
      <w:r w:rsidRPr="005E3485">
        <w:t>RulesException</w:t>
      </w:r>
      <w:r w:rsidR="00F97E61">
        <w:rPr>
          <w:rFonts w:hint="eastAsia"/>
        </w:rPr>
        <w:t>を</w:t>
      </w:r>
      <w:r w:rsidR="00F97E61">
        <w:rPr>
          <w:rStyle w:val="aff2"/>
          <w:rFonts w:ascii="ＭＳ Ｐゴシック" w:eastAsia="ＭＳ Ｐゴシック" w:hAnsi="ＭＳ Ｐゴシック" w:hint="eastAsia"/>
          <w:sz w:val="20"/>
          <w:szCs w:val="20"/>
        </w:rPr>
        <w:t>投げ</w:t>
      </w:r>
      <w:r w:rsidRPr="00D700E7">
        <w:rPr>
          <w:rStyle w:val="aff2"/>
          <w:rFonts w:ascii="ＭＳ Ｐゴシック" w:eastAsia="ＭＳ Ｐゴシック" w:hAnsi="ＭＳ Ｐゴシック" w:hint="eastAsia"/>
          <w:sz w:val="20"/>
          <w:szCs w:val="20"/>
        </w:rPr>
        <w:t>る。</w:t>
      </w:r>
    </w:p>
    <w:p w14:paraId="15CDD75A" w14:textId="20602DA3" w:rsidR="001140F8" w:rsidRPr="00D700E7" w:rsidRDefault="001140F8" w:rsidP="00F93119">
      <w:del w:id="95" w:author="IRK" w:date="2020-03-12T14:50:00Z">
        <w:r w:rsidRPr="00D700E7" w:rsidDel="00E83DE0">
          <w:delText>表</w:delText>
        </w:r>
        <w:r w:rsidR="00497FD3" w:rsidDel="00E83DE0">
          <w:rPr>
            <w:rFonts w:hint="eastAsia"/>
          </w:rPr>
          <w:delText>2</w:delText>
        </w:r>
      </w:del>
      <w:ins w:id="96" w:author="IRK" w:date="2020-03-12T14:50:00Z">
        <w:r w:rsidR="00E83DE0">
          <w:rPr>
            <w:rFonts w:hint="eastAsia"/>
          </w:rPr>
          <w:t>次の表</w:t>
        </w:r>
      </w:ins>
      <w:r w:rsidRPr="00D700E7">
        <w:t>は</w:t>
      </w:r>
      <w:r w:rsidRPr="005E3485">
        <w:t>、</w:t>
      </w:r>
      <w:r w:rsidRPr="005E3485">
        <w:t>InterfaceCluster</w:t>
      </w:r>
      <w:r w:rsidRPr="00D700E7">
        <w:t>クラスの一部のメソッドを</w:t>
      </w:r>
      <w:r w:rsidR="00CC590F" w:rsidRPr="00AB2487">
        <w:rPr>
          <w:rFonts w:ascii="ＭＳ Ｐゴシック" w:hAnsi="ＭＳ Ｐゴシック" w:hint="eastAsia"/>
        </w:rPr>
        <w:t>示す</w:t>
      </w:r>
      <w:r w:rsidRPr="00AB2487">
        <w:rPr>
          <w:rFonts w:ascii="ＭＳ Ｐゴシック" w:hAnsi="ＭＳ Ｐゴシック" w:hint="eastAsia"/>
        </w:rPr>
        <w:t>。</w:t>
      </w:r>
    </w:p>
    <w:p w14:paraId="14CB4FF8" w14:textId="77777777" w:rsidR="001140F8" w:rsidRDefault="001140F8" w:rsidP="00F93119"/>
    <w:p w14:paraId="56C7A061" w14:textId="0792EF21" w:rsidR="009E0312" w:rsidRDefault="009E0312" w:rsidP="00801237">
      <w:pPr>
        <w:pStyle w:val="af5"/>
      </w:pPr>
      <w:bookmarkStart w:id="97" w:name="_Toc40799225"/>
      <w:r>
        <w:t>[</w:t>
      </w:r>
      <w:del w:id="98" w:author="IRK" w:date="2020-03-12T14:52: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2</w:delText>
        </w:r>
        <w:r w:rsidR="00E65728" w:rsidDel="00E83DE0">
          <w:rPr>
            <w:noProof/>
          </w:rPr>
          <w:fldChar w:fldCharType="end"/>
        </w:r>
        <w:r w:rsidDel="00E83DE0">
          <w:rPr>
            <w:rFonts w:hint="eastAsia"/>
          </w:rPr>
          <w:delText xml:space="preserve">　</w:delText>
        </w:r>
      </w:del>
      <w:ins w:id="99" w:author="IRK" w:date="2020-03-12T14:52: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2</w:t>
      </w:r>
      <w:ins w:id="100" w:author="IRK" w:date="2020-03-12T14:52:00Z">
        <w:r w:rsidR="00E83DE0">
          <w:fldChar w:fldCharType="end"/>
        </w:r>
      </w:ins>
      <w:r w:rsidRPr="009E0312">
        <w:rPr>
          <w:noProof/>
        </w:rPr>
        <w:t xml:space="preserve"> </w:t>
      </w:r>
      <w:r>
        <w:rPr>
          <w:noProof/>
        </w:rPr>
        <w:t>com.innoexpert.rulesclient.InterfaceCluster</w:t>
      </w:r>
      <w:r>
        <w:rPr>
          <w:rFonts w:hint="eastAsia"/>
          <w:noProof/>
        </w:rPr>
        <w:t>]</w:t>
      </w:r>
      <w:bookmarkEnd w:id="97"/>
    </w:p>
    <w:tbl>
      <w:tblPr>
        <w:tblStyle w:val="af4"/>
        <w:tblW w:w="0" w:type="auto"/>
        <w:jc w:val="center"/>
        <w:tblLook w:val="04A0" w:firstRow="1" w:lastRow="0" w:firstColumn="1" w:lastColumn="0" w:noHBand="0" w:noVBand="1"/>
        <w:tblPrChange w:id="101" w:author="IRK" w:date="2020-04-14T15:30:00Z">
          <w:tblPr>
            <w:tblStyle w:val="af4"/>
            <w:tblW w:w="0" w:type="auto"/>
            <w:tblInd w:w="108" w:type="dxa"/>
            <w:tblLook w:val="04A0" w:firstRow="1" w:lastRow="0" w:firstColumn="1" w:lastColumn="0" w:noHBand="0" w:noVBand="1"/>
          </w:tblPr>
        </w:tblPrChange>
      </w:tblPr>
      <w:tblGrid>
        <w:gridCol w:w="9463"/>
        <w:tblGridChange w:id="102">
          <w:tblGrid>
            <w:gridCol w:w="9463"/>
          </w:tblGrid>
        </w:tblGridChange>
      </w:tblGrid>
      <w:tr w:rsidR="001140F8" w14:paraId="3F562447" w14:textId="77777777" w:rsidTr="005D0672">
        <w:trPr>
          <w:jc w:val="center"/>
        </w:trPr>
        <w:tc>
          <w:tcPr>
            <w:tcW w:w="9463" w:type="dxa"/>
            <w:tcPrChange w:id="103" w:author="IRK" w:date="2020-04-14T15:30:00Z">
              <w:tcPr>
                <w:tcW w:w="9463" w:type="dxa"/>
              </w:tcPr>
            </w:tcPrChange>
          </w:tcPr>
          <w:p w14:paraId="4360876C" w14:textId="77777777" w:rsidR="001140F8" w:rsidRPr="009C4837" w:rsidRDefault="001140F8">
            <w:pPr>
              <w:pStyle w:val="1b"/>
              <w:pPrChange w:id="104" w:author="IRK" w:date="2020-04-14T13:49:00Z">
                <w:pPr/>
              </w:pPrChange>
            </w:pPr>
            <w:r w:rsidRPr="009C4837">
              <w:t>1 package com.innoexpert.rulesclient;</w:t>
            </w:r>
          </w:p>
          <w:p w14:paraId="6938206F" w14:textId="77777777" w:rsidR="001140F8" w:rsidRPr="009C4837" w:rsidRDefault="001140F8">
            <w:pPr>
              <w:pStyle w:val="1b"/>
              <w:pPrChange w:id="105" w:author="IRK" w:date="2020-04-14T13:49:00Z">
                <w:pPr/>
              </w:pPrChange>
            </w:pPr>
            <w:r w:rsidRPr="009C4837">
              <w:t xml:space="preserve">2 </w:t>
            </w:r>
          </w:p>
          <w:p w14:paraId="2941393D" w14:textId="77777777" w:rsidR="001140F8" w:rsidRPr="009C4837" w:rsidRDefault="001140F8">
            <w:pPr>
              <w:pStyle w:val="1b"/>
              <w:pPrChange w:id="106" w:author="IRK" w:date="2020-04-14T13:49:00Z">
                <w:pPr/>
              </w:pPrChange>
            </w:pPr>
            <w:r w:rsidRPr="009C4837">
              <w:t>3 public interface InterfaceCluster</w:t>
            </w:r>
          </w:p>
          <w:p w14:paraId="463D96C0" w14:textId="77777777" w:rsidR="001140F8" w:rsidRPr="009C4837" w:rsidRDefault="001140F8">
            <w:pPr>
              <w:pStyle w:val="1b"/>
              <w:pPrChange w:id="107" w:author="IRK" w:date="2020-04-14T13:49:00Z">
                <w:pPr/>
              </w:pPrChange>
            </w:pPr>
            <w:r w:rsidRPr="009C4837">
              <w:t>4 {</w:t>
            </w:r>
          </w:p>
          <w:p w14:paraId="43CD296E" w14:textId="77777777" w:rsidR="001140F8" w:rsidRPr="009C4837" w:rsidRDefault="001140F8">
            <w:pPr>
              <w:pStyle w:val="1b"/>
              <w:pPrChange w:id="108" w:author="IRK" w:date="2020-04-14T13:49:00Z">
                <w:pPr/>
              </w:pPrChange>
            </w:pPr>
            <w:r w:rsidRPr="009C4837">
              <w:t>5     RuleInterface getInterface() throws RulesException;</w:t>
            </w:r>
          </w:p>
          <w:p w14:paraId="30BB2718" w14:textId="77777777" w:rsidR="001140F8" w:rsidRPr="009C4837" w:rsidRDefault="001140F8">
            <w:pPr>
              <w:pStyle w:val="1b"/>
              <w:pPrChange w:id="109" w:author="IRK" w:date="2020-04-14T13:49:00Z">
                <w:pPr/>
              </w:pPrChange>
            </w:pPr>
            <w:r w:rsidRPr="009C4837">
              <w:t>6     String getName();</w:t>
            </w:r>
          </w:p>
          <w:p w14:paraId="16D79E29" w14:textId="77777777" w:rsidR="001140F8" w:rsidRPr="009C4837" w:rsidRDefault="001140F8">
            <w:pPr>
              <w:pStyle w:val="1b"/>
              <w:pPrChange w:id="110" w:author="IRK" w:date="2020-04-14T13:49:00Z">
                <w:pPr/>
              </w:pPrChange>
            </w:pPr>
            <w:r w:rsidRPr="009C4837">
              <w:t>7     …</w:t>
            </w:r>
          </w:p>
          <w:p w14:paraId="68DB4796" w14:textId="77777777" w:rsidR="001140F8" w:rsidRDefault="001140F8">
            <w:pPr>
              <w:pStyle w:val="1b"/>
              <w:pPrChange w:id="111" w:author="IRK" w:date="2020-04-14T13:49:00Z">
                <w:pPr/>
              </w:pPrChange>
            </w:pPr>
            <w:r w:rsidRPr="009C4837">
              <w:t>8 }</w:t>
            </w:r>
          </w:p>
        </w:tc>
      </w:tr>
    </w:tbl>
    <w:p w14:paraId="66BA8903" w14:textId="77777777" w:rsidR="001140F8" w:rsidRDefault="001140F8" w:rsidP="00F93119">
      <w:pPr>
        <w:rPr>
          <w:rStyle w:val="aff2"/>
        </w:rPr>
      </w:pPr>
    </w:p>
    <w:p w14:paraId="1D273466" w14:textId="055338F0" w:rsidR="00BA6E20" w:rsidRDefault="001140F8" w:rsidP="00F93119">
      <w:pPr>
        <w:rPr>
          <w:rFonts w:eastAsiaTheme="minorEastAsia"/>
        </w:rPr>
      </w:pPr>
      <w:r w:rsidRPr="005E3485">
        <w:t>getInterface</w:t>
      </w:r>
      <w:r w:rsidRPr="0034245A">
        <w:t>は、ルールインタフェースクラスタからルールインタフェースを</w:t>
      </w:r>
      <w:r w:rsidR="00CF4F71">
        <w:rPr>
          <w:rFonts w:hint="eastAsia"/>
        </w:rPr>
        <w:t>取得</w:t>
      </w:r>
      <w:r w:rsidRPr="0034245A">
        <w:t>するメソッドである。</w:t>
      </w:r>
    </w:p>
    <w:p w14:paraId="3ED69C72" w14:textId="1DC46E27" w:rsidR="001140F8" w:rsidRPr="0034245A" w:rsidRDefault="001140F8" w:rsidP="00F93119">
      <w:r w:rsidRPr="005E3485">
        <w:lastRenderedPageBreak/>
        <w:t>com.innoexpert.rulesclient.RuleInterface</w:t>
      </w:r>
      <w:r w:rsidRPr="0034245A">
        <w:t>は、ルールインタフェースを表現するインタフェースである。取得した</w:t>
      </w:r>
      <w:r w:rsidRPr="005E3485">
        <w:t>Rule</w:t>
      </w:r>
      <w:r w:rsidRPr="00780CCE">
        <w:t>Interface</w:t>
      </w:r>
      <w:r w:rsidRPr="00780CCE">
        <w:t>オブジェクトは、使用を終えた後、</w:t>
      </w:r>
      <w:r w:rsidRPr="00780CCE">
        <w:t>RuleInterface.close()</w:t>
      </w:r>
      <w:r w:rsidRPr="00780CCE">
        <w:t>メソッドを呼び出して</w:t>
      </w:r>
      <w:r w:rsidR="00F97E61" w:rsidRPr="00780CCE">
        <w:rPr>
          <w:rFonts w:hint="eastAsia"/>
        </w:rPr>
        <w:t>ルールインタフェース</w:t>
      </w:r>
      <w:r w:rsidRPr="00780CCE">
        <w:t>クラスタに返す必要がある。ルールインタフェース</w:t>
      </w:r>
      <w:r w:rsidR="006B1004" w:rsidRPr="00780CCE">
        <w:rPr>
          <w:rFonts w:hint="eastAsia"/>
        </w:rPr>
        <w:t>クラスタから</w:t>
      </w:r>
      <w:r w:rsidR="00CF4F71">
        <w:rPr>
          <w:rFonts w:hint="eastAsia"/>
        </w:rPr>
        <w:t>取得</w:t>
      </w:r>
      <w:r w:rsidR="006B1004" w:rsidRPr="00780CCE">
        <w:rPr>
          <w:rFonts w:hint="eastAsia"/>
        </w:rPr>
        <w:t>したルールインタフェースを</w:t>
      </w:r>
      <w:r w:rsidRPr="00780CCE">
        <w:t>返</w:t>
      </w:r>
      <w:r w:rsidRPr="00780CCE">
        <w:rPr>
          <w:rFonts w:hint="eastAsia"/>
        </w:rPr>
        <w:t>さ</w:t>
      </w:r>
      <w:r w:rsidRPr="00780CCE">
        <w:t>ない場合、リソースリーク</w:t>
      </w:r>
      <w:r w:rsidRPr="00780CCE">
        <w:rPr>
          <w:rFonts w:hint="eastAsia"/>
        </w:rPr>
        <w:t>の</w:t>
      </w:r>
      <w:r w:rsidRPr="00780CCE">
        <w:t>発生</w:t>
      </w:r>
      <w:r w:rsidRPr="00780CCE">
        <w:rPr>
          <w:rFonts w:hint="eastAsia"/>
        </w:rPr>
        <w:t>や</w:t>
      </w:r>
      <w:r w:rsidRPr="00780CCE">
        <w:t>全体的なアプリケーションの性能が低下することがある。</w:t>
      </w:r>
      <w:r w:rsidR="006B1004" w:rsidRPr="00780CCE">
        <w:rPr>
          <w:rFonts w:hint="eastAsia"/>
        </w:rPr>
        <w:t>ルールインタフェース</w:t>
      </w:r>
      <w:r w:rsidRPr="00780CCE">
        <w:t>クラスタ</w:t>
      </w:r>
      <w:r w:rsidR="006B1004" w:rsidRPr="00780CCE">
        <w:rPr>
          <w:rFonts w:hint="eastAsia"/>
        </w:rPr>
        <w:t>を構成するすべてのルールインタフェースプールから有効な</w:t>
      </w:r>
      <w:r w:rsidRPr="00780CCE">
        <w:t>ルールインタフェース</w:t>
      </w:r>
      <w:r w:rsidRPr="00780CCE">
        <w:rPr>
          <w:rFonts w:hint="eastAsia"/>
        </w:rPr>
        <w:t>を</w:t>
      </w:r>
      <w:r w:rsidR="006B1004" w:rsidRPr="00780CCE">
        <w:rPr>
          <w:rFonts w:hint="eastAsia"/>
        </w:rPr>
        <w:t>アプリケーションに</w:t>
      </w:r>
      <w:r w:rsidRPr="00780CCE">
        <w:rPr>
          <w:rFonts w:hint="eastAsia"/>
        </w:rPr>
        <w:t>返すことができない際に</w:t>
      </w:r>
      <w:r w:rsidRPr="00780CCE">
        <w:t>、</w:t>
      </w:r>
      <w:r w:rsidRPr="00780CCE">
        <w:t>RulesException</w:t>
      </w:r>
      <w:r w:rsidRPr="00780CCE">
        <w:t>が投げられる。次のような場合、</w:t>
      </w:r>
      <w:r w:rsidR="006B1004" w:rsidRPr="00780CCE">
        <w:rPr>
          <w:rFonts w:hint="eastAsia"/>
        </w:rPr>
        <w:t>ルールインタフェース</w:t>
      </w:r>
      <w:r w:rsidRPr="00780CCE">
        <w:t>クラスタは有効なルールインタフェースを返すことができない。</w:t>
      </w:r>
    </w:p>
    <w:p w14:paraId="4A3CA285" w14:textId="77777777" w:rsidR="001140F8" w:rsidRPr="007E2607" w:rsidRDefault="001140F8" w:rsidP="00846AAC">
      <w:pPr>
        <w:pStyle w:val="10"/>
      </w:pPr>
      <w:r w:rsidRPr="007E2607">
        <w:t>TCP/IP</w:t>
      </w:r>
      <w:r w:rsidRPr="007E2607">
        <w:t>を利用してリモートルール</w:t>
      </w:r>
      <w:r w:rsidR="00F85485" w:rsidRPr="007E2607">
        <w:rPr>
          <w:rFonts w:hint="eastAsia"/>
        </w:rPr>
        <w:t>エンジンを</w:t>
      </w:r>
      <w:r w:rsidRPr="007E2607">
        <w:t>呼び出す</w:t>
      </w:r>
      <w:r w:rsidR="00F85485" w:rsidRPr="007E2607">
        <w:rPr>
          <w:rFonts w:hint="eastAsia"/>
        </w:rPr>
        <w:t>ルールインタフェースを提供するルールインタフェースクラスタ</w:t>
      </w:r>
      <w:r w:rsidR="00CB1CB9" w:rsidRPr="007E2607">
        <w:rPr>
          <w:rFonts w:hint="eastAsia"/>
        </w:rPr>
        <w:t>で</w:t>
      </w:r>
      <w:r w:rsidR="00F85485" w:rsidRPr="007E2607">
        <w:rPr>
          <w:rFonts w:hint="eastAsia"/>
        </w:rPr>
        <w:t>、</w:t>
      </w:r>
      <w:r w:rsidR="00F85485" w:rsidRPr="007E2607">
        <w:t>リモート</w:t>
      </w:r>
      <w:r w:rsidRPr="007E2607">
        <w:t>ルール</w:t>
      </w:r>
      <w:r w:rsidR="00F85485" w:rsidRPr="007E2607">
        <w:rPr>
          <w:rFonts w:hint="eastAsia"/>
        </w:rPr>
        <w:t>エンジンに</w:t>
      </w:r>
      <w:r w:rsidRPr="007E2607">
        <w:t>接続できない場合</w:t>
      </w:r>
    </w:p>
    <w:p w14:paraId="1333B1BE" w14:textId="77777777" w:rsidR="001140F8" w:rsidRPr="007E2607" w:rsidRDefault="001140F8">
      <w:pPr>
        <w:pStyle w:val="10"/>
      </w:pPr>
      <w:r w:rsidRPr="007E2607">
        <w:t>ローカルルール</w:t>
      </w:r>
      <w:r w:rsidR="00F85485" w:rsidRPr="007E2607">
        <w:rPr>
          <w:rFonts w:hint="eastAsia"/>
        </w:rPr>
        <w:t>エンジンを呼び出すルールインタフェースを提供するルールインタフェースクラスタ</w:t>
      </w:r>
      <w:r w:rsidR="00CB1CB9" w:rsidRPr="007E2607">
        <w:rPr>
          <w:rFonts w:hint="eastAsia"/>
        </w:rPr>
        <w:t>で</w:t>
      </w:r>
      <w:r w:rsidR="00F85485" w:rsidRPr="007E2607">
        <w:rPr>
          <w:rFonts w:hint="eastAsia"/>
        </w:rPr>
        <w:t>、ルールエンジンが</w:t>
      </w:r>
      <w:r w:rsidRPr="007E2607">
        <w:rPr>
          <w:rFonts w:hint="eastAsia"/>
        </w:rPr>
        <w:t>使用</w:t>
      </w:r>
      <w:r w:rsidR="00F85485" w:rsidRPr="007E2607">
        <w:rPr>
          <w:rFonts w:hint="eastAsia"/>
        </w:rPr>
        <w:t>するルール</w:t>
      </w:r>
      <w:r w:rsidR="00C32791" w:rsidRPr="007E2607">
        <w:rPr>
          <w:rFonts w:hint="eastAsia"/>
        </w:rPr>
        <w:t>リポジトリ</w:t>
      </w:r>
      <w:r w:rsidR="00780CCE" w:rsidRPr="007E2607">
        <w:rPr>
          <w:rFonts w:hint="eastAsia"/>
        </w:rPr>
        <w:t>キャッシュが初期化されてない場合</w:t>
      </w:r>
    </w:p>
    <w:p w14:paraId="65246F89" w14:textId="77777777" w:rsidR="001140F8" w:rsidRPr="00062780" w:rsidRDefault="001140F8" w:rsidP="00F93119">
      <w:r w:rsidRPr="00B40728">
        <w:t>getName</w:t>
      </w:r>
      <w:r w:rsidRPr="00B40728">
        <w:t>メソッド</w:t>
      </w:r>
      <w:r w:rsidRPr="00062780">
        <w:t>は、このルールインタフェースクラスタの名前を返す。</w:t>
      </w:r>
    </w:p>
    <w:p w14:paraId="41D7D08F" w14:textId="77777777" w:rsidR="001140F8" w:rsidRPr="00062780" w:rsidRDefault="001140F8" w:rsidP="00F93119"/>
    <w:p w14:paraId="0F68C61C" w14:textId="360AA774" w:rsidR="001140F8" w:rsidRPr="00062780" w:rsidRDefault="001140F8" w:rsidP="00F93119">
      <w:del w:id="112" w:author="IRK" w:date="2020-03-12T14:50:00Z">
        <w:r w:rsidRPr="00062780" w:rsidDel="00E83DE0">
          <w:delText>表</w:delText>
        </w:r>
        <w:r w:rsidRPr="00B40728" w:rsidDel="00E83DE0">
          <w:delText>3</w:delText>
        </w:r>
      </w:del>
      <w:ins w:id="113" w:author="IRK" w:date="2020-03-12T14:50:00Z">
        <w:r w:rsidR="00E83DE0">
          <w:rPr>
            <w:rFonts w:hint="eastAsia"/>
          </w:rPr>
          <w:t>次の表</w:t>
        </w:r>
      </w:ins>
      <w:r w:rsidRPr="00B40728">
        <w:t>は、</w:t>
      </w:r>
      <w:r w:rsidRPr="00B40728">
        <w:t>“dev”</w:t>
      </w:r>
      <w:r w:rsidRPr="00B40728">
        <w:t>と</w:t>
      </w:r>
      <w:r w:rsidRPr="00062780">
        <w:t>いうルールインタフェースクラスタからルールインタフェースを</w:t>
      </w:r>
      <w:r w:rsidRPr="00062780">
        <w:rPr>
          <w:rFonts w:hint="eastAsia"/>
        </w:rPr>
        <w:t>取得</w:t>
      </w:r>
      <w:r w:rsidRPr="00062780">
        <w:t>し、</w:t>
      </w:r>
      <w:r w:rsidR="00F966C8" w:rsidRPr="00780CCE">
        <w:rPr>
          <w:rFonts w:hint="eastAsia"/>
        </w:rPr>
        <w:t>ルールインタフェース</w:t>
      </w:r>
      <w:r w:rsidRPr="00062780">
        <w:rPr>
          <w:rFonts w:hint="eastAsia"/>
        </w:rPr>
        <w:t>を</w:t>
      </w:r>
      <w:r w:rsidRPr="00062780">
        <w:t>使用後に返す</w:t>
      </w:r>
      <w:r w:rsidRPr="00062780">
        <w:rPr>
          <w:rFonts w:hint="eastAsia"/>
        </w:rPr>
        <w:t>サンプル</w:t>
      </w:r>
      <w:r w:rsidRPr="00062780">
        <w:t>ソースである。</w:t>
      </w:r>
      <w:r w:rsidRPr="00062780">
        <w:rPr>
          <w:rFonts w:hint="eastAsia"/>
        </w:rPr>
        <w:t>サンプル</w:t>
      </w:r>
      <w:r w:rsidRPr="00062780">
        <w:t>で、</w:t>
      </w:r>
      <w:r w:rsidRPr="00B40728">
        <w:t>finally</w:t>
      </w:r>
      <w:r w:rsidRPr="00B40728">
        <w:t>ブロックで</w:t>
      </w:r>
      <w:r w:rsidRPr="00B40728">
        <w:t>RuleInterf</w:t>
      </w:r>
      <w:r w:rsidR="00780CCE" w:rsidRPr="00780CCE">
        <w:rPr>
          <w:rFonts w:hint="eastAsia"/>
        </w:rPr>
        <w:t>a</w:t>
      </w:r>
      <w:r w:rsidRPr="00B40728">
        <w:t>ce.close()</w:t>
      </w:r>
      <w:r w:rsidRPr="00B40728">
        <w:t>を</w:t>
      </w:r>
      <w:r w:rsidR="0093109B" w:rsidRPr="00AB2487">
        <w:rPr>
          <w:rFonts w:ascii="ＭＳ Ｐゴシック" w:hAnsi="ＭＳ Ｐゴシック" w:hint="eastAsia"/>
        </w:rPr>
        <w:t>呼び出すことがポイントである。</w:t>
      </w:r>
      <w:r w:rsidRPr="00B40728">
        <w:t>RuleInterface</w:t>
      </w:r>
      <w:r w:rsidRPr="00B40728">
        <w:t>の</w:t>
      </w:r>
      <w:r w:rsidRPr="00062780">
        <w:t>リークを防ぐ方法</w:t>
      </w:r>
      <w:r w:rsidRPr="00062780">
        <w:rPr>
          <w:rFonts w:hint="eastAsia"/>
        </w:rPr>
        <w:t>として</w:t>
      </w:r>
      <w:r w:rsidRPr="00062780">
        <w:t>、</w:t>
      </w:r>
      <w:r w:rsidR="00F966C8">
        <w:rPr>
          <w:rFonts w:hint="eastAsia"/>
        </w:rPr>
        <w:t>ルールインタフェース</w:t>
      </w:r>
      <w:r w:rsidRPr="00062780">
        <w:t>クラスタからルールインタフェースを</w:t>
      </w:r>
      <w:r w:rsidRPr="00062780">
        <w:rPr>
          <w:rFonts w:hint="eastAsia"/>
        </w:rPr>
        <w:t>取得</w:t>
      </w:r>
      <w:r w:rsidRPr="00062780">
        <w:t>した</w:t>
      </w:r>
      <w:r w:rsidRPr="00B40728">
        <w:t>後、</w:t>
      </w:r>
      <w:r w:rsidRPr="00B40728">
        <w:t>try-finally</w:t>
      </w:r>
      <w:r w:rsidRPr="00B40728">
        <w:t>ブロックで</w:t>
      </w:r>
      <w:r w:rsidRPr="00B40728">
        <w:t>RuleInterface.close()</w:t>
      </w:r>
      <w:r w:rsidRPr="00B40728">
        <w:t>を</w:t>
      </w:r>
      <w:r w:rsidRPr="00062780">
        <w:t>呼び出す</w:t>
      </w:r>
      <w:r w:rsidRPr="00062780">
        <w:rPr>
          <w:rFonts w:hint="eastAsia"/>
        </w:rPr>
        <w:t>ことを推奨する。</w:t>
      </w:r>
    </w:p>
    <w:p w14:paraId="4184D093" w14:textId="77777777" w:rsidR="001140F8" w:rsidRDefault="001140F8" w:rsidP="00F93119"/>
    <w:p w14:paraId="1F427E48" w14:textId="2AEC7ED6" w:rsidR="00F52E94" w:rsidRDefault="00F52E94" w:rsidP="00D6120B">
      <w:pPr>
        <w:pStyle w:val="af5"/>
      </w:pPr>
      <w:bookmarkStart w:id="114" w:name="_Ref34917181"/>
      <w:bookmarkStart w:id="115" w:name="_Toc40799226"/>
      <w:r>
        <w:t>[</w:t>
      </w:r>
      <w:del w:id="116" w:author="IRK" w:date="2020-03-12T14:50: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3</w:delText>
        </w:r>
        <w:r w:rsidR="00E65728" w:rsidDel="00E83DE0">
          <w:rPr>
            <w:noProof/>
          </w:rPr>
          <w:fldChar w:fldCharType="end"/>
        </w:r>
        <w:r w:rsidDel="00E83DE0">
          <w:rPr>
            <w:rFonts w:hint="eastAsia"/>
          </w:rPr>
          <w:delText xml:space="preserve">　</w:delText>
        </w:r>
      </w:del>
      <w:ins w:id="117" w:author="IRK" w:date="2020-03-12T14:51: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3</w:t>
      </w:r>
      <w:ins w:id="118" w:author="IRK" w:date="2020-03-12T14:51:00Z">
        <w:r w:rsidR="00E83DE0">
          <w:fldChar w:fldCharType="end"/>
        </w:r>
      </w:ins>
      <w:ins w:id="119" w:author="IRK" w:date="2020-03-12T14:52:00Z">
        <w:r w:rsidR="00E83DE0">
          <w:rPr>
            <w:rFonts w:hint="eastAsia"/>
          </w:rPr>
          <w:t xml:space="preserve"> </w:t>
        </w:r>
      </w:ins>
      <w:r>
        <w:t>ルールインタフェースを取得して返すサンプル</w:t>
      </w:r>
      <w:r>
        <w:rPr>
          <w:rFonts w:hint="eastAsia"/>
        </w:rPr>
        <w:t>]</w:t>
      </w:r>
      <w:bookmarkEnd w:id="114"/>
      <w:bookmarkEnd w:id="115"/>
    </w:p>
    <w:tbl>
      <w:tblPr>
        <w:tblStyle w:val="af4"/>
        <w:tblW w:w="0" w:type="auto"/>
        <w:jc w:val="center"/>
        <w:tblLook w:val="04A0" w:firstRow="1" w:lastRow="0" w:firstColumn="1" w:lastColumn="0" w:noHBand="0" w:noVBand="1"/>
        <w:tblPrChange w:id="120" w:author="IRK" w:date="2020-04-14T15:30:00Z">
          <w:tblPr>
            <w:tblStyle w:val="af4"/>
            <w:tblW w:w="0" w:type="auto"/>
            <w:tblInd w:w="108" w:type="dxa"/>
            <w:tblLook w:val="04A0" w:firstRow="1" w:lastRow="0" w:firstColumn="1" w:lastColumn="0" w:noHBand="0" w:noVBand="1"/>
          </w:tblPr>
        </w:tblPrChange>
      </w:tblPr>
      <w:tblGrid>
        <w:gridCol w:w="9463"/>
        <w:tblGridChange w:id="121">
          <w:tblGrid>
            <w:gridCol w:w="9463"/>
          </w:tblGrid>
        </w:tblGridChange>
      </w:tblGrid>
      <w:tr w:rsidR="00A2793F" w14:paraId="7BE93DED" w14:textId="77777777" w:rsidTr="005D0672">
        <w:trPr>
          <w:jc w:val="center"/>
        </w:trPr>
        <w:tc>
          <w:tcPr>
            <w:tcW w:w="9463" w:type="dxa"/>
            <w:tcPrChange w:id="122" w:author="IRK" w:date="2020-04-14T15:30:00Z">
              <w:tcPr>
                <w:tcW w:w="9463" w:type="dxa"/>
              </w:tcPr>
            </w:tcPrChange>
          </w:tcPr>
          <w:p w14:paraId="54F352B1" w14:textId="6A86753C" w:rsidR="000410B9" w:rsidRPr="000410B9" w:rsidRDefault="007E6E4B">
            <w:pPr>
              <w:pStyle w:val="1b"/>
              <w:pPrChange w:id="123" w:author="IRK" w:date="2020-04-14T13:49:00Z">
                <w:pPr/>
              </w:pPrChange>
            </w:pPr>
            <w:ins w:id="124" w:author="IRK" w:date="2020-04-14T16:18:00Z">
              <w:r>
                <w:t xml:space="preserve"> </w:t>
              </w:r>
            </w:ins>
            <w:r w:rsidR="000410B9" w:rsidRPr="000410B9">
              <w:t>1 import com.innoexpert.rulesclient.*;</w:t>
            </w:r>
          </w:p>
          <w:p w14:paraId="15B83588" w14:textId="77777777" w:rsidR="000410B9" w:rsidRPr="000410B9" w:rsidRDefault="000410B9">
            <w:pPr>
              <w:pStyle w:val="1b"/>
              <w:pPrChange w:id="125" w:author="IRK" w:date="2020-04-14T13:49:00Z">
                <w:pPr/>
              </w:pPrChange>
            </w:pPr>
            <w:r w:rsidRPr="000410B9">
              <w:t xml:space="preserve"> 2</w:t>
            </w:r>
            <w:del w:id="126" w:author="IRK" w:date="2020-03-13T09:24:00Z">
              <w:r w:rsidRPr="000410B9" w:rsidDel="004A51DE">
                <w:delText xml:space="preserve"> </w:delText>
              </w:r>
            </w:del>
          </w:p>
          <w:p w14:paraId="56EA6517" w14:textId="77777777" w:rsidR="000410B9" w:rsidRPr="000410B9" w:rsidRDefault="000410B9">
            <w:pPr>
              <w:pStyle w:val="1b"/>
              <w:pPrChange w:id="127" w:author="IRK" w:date="2020-04-14T13:49:00Z">
                <w:pPr/>
              </w:pPrChange>
            </w:pPr>
            <w:r w:rsidRPr="000410B9">
              <w:t xml:space="preserve"> 3 …</w:t>
            </w:r>
          </w:p>
          <w:p w14:paraId="79351684" w14:textId="77777777" w:rsidR="000410B9" w:rsidRPr="000410B9" w:rsidRDefault="000410B9">
            <w:pPr>
              <w:pStyle w:val="1b"/>
              <w:pPrChange w:id="128" w:author="IRK" w:date="2020-04-14T13:49:00Z">
                <w:pPr/>
              </w:pPrChange>
            </w:pPr>
            <w:r w:rsidRPr="000410B9">
              <w:t xml:space="preserve"> 4</w:t>
            </w:r>
            <w:del w:id="129" w:author="IRK" w:date="2020-03-13T09:24:00Z">
              <w:r w:rsidRPr="000410B9" w:rsidDel="004A51DE">
                <w:delText xml:space="preserve"> </w:delText>
              </w:r>
            </w:del>
          </w:p>
          <w:p w14:paraId="04ADCD21" w14:textId="77777777" w:rsidR="000410B9" w:rsidRPr="000410B9" w:rsidRDefault="000410B9">
            <w:pPr>
              <w:pStyle w:val="1b"/>
              <w:pPrChange w:id="130" w:author="IRK" w:date="2020-04-14T13:49:00Z">
                <w:pPr/>
              </w:pPrChange>
            </w:pPr>
            <w:r w:rsidRPr="000410B9">
              <w:t xml:space="preserve"> 5 InterfaceCluster cluster = ClusterManager.get( "dev" );</w:t>
            </w:r>
          </w:p>
          <w:p w14:paraId="1AA3122E" w14:textId="77777777" w:rsidR="000410B9" w:rsidRPr="000410B9" w:rsidRDefault="000410B9">
            <w:pPr>
              <w:pStyle w:val="1b"/>
              <w:pPrChange w:id="131" w:author="IRK" w:date="2020-04-14T13:49:00Z">
                <w:pPr/>
              </w:pPrChange>
            </w:pPr>
            <w:r w:rsidRPr="000410B9">
              <w:t xml:space="preserve"> 6 RuleInterface intf = cluster.getInterface();</w:t>
            </w:r>
          </w:p>
          <w:p w14:paraId="7CFD221C" w14:textId="77777777" w:rsidR="000410B9" w:rsidRPr="000410B9" w:rsidRDefault="000410B9">
            <w:pPr>
              <w:pStyle w:val="1b"/>
              <w:pPrChange w:id="132" w:author="IRK" w:date="2020-04-14T13:49:00Z">
                <w:pPr/>
              </w:pPrChange>
            </w:pPr>
            <w:r w:rsidRPr="000410B9">
              <w:t xml:space="preserve"> 7</w:t>
            </w:r>
            <w:del w:id="133" w:author="IRK" w:date="2020-03-13T09:24:00Z">
              <w:r w:rsidRPr="000410B9" w:rsidDel="004A51DE">
                <w:delText xml:space="preserve"> </w:delText>
              </w:r>
            </w:del>
          </w:p>
          <w:p w14:paraId="16127D3E" w14:textId="77777777" w:rsidR="000410B9" w:rsidRPr="000410B9" w:rsidRDefault="000410B9">
            <w:pPr>
              <w:pStyle w:val="1b"/>
              <w:pPrChange w:id="134" w:author="IRK" w:date="2020-04-14T13:49:00Z">
                <w:pPr/>
              </w:pPrChange>
            </w:pPr>
            <w:r w:rsidRPr="000410B9">
              <w:t xml:space="preserve"> 8 try</w:t>
            </w:r>
          </w:p>
          <w:p w14:paraId="5E5B6ABE" w14:textId="77777777" w:rsidR="000410B9" w:rsidRPr="000410B9" w:rsidRDefault="000410B9">
            <w:pPr>
              <w:pStyle w:val="1b"/>
              <w:pPrChange w:id="135" w:author="IRK" w:date="2020-04-14T13:49:00Z">
                <w:pPr/>
              </w:pPrChange>
            </w:pPr>
            <w:r w:rsidRPr="000410B9">
              <w:t xml:space="preserve"> 9 {</w:t>
            </w:r>
          </w:p>
          <w:p w14:paraId="741AF634" w14:textId="77777777" w:rsidR="000410B9" w:rsidRPr="000410B9" w:rsidRDefault="000410B9">
            <w:pPr>
              <w:pStyle w:val="1b"/>
              <w:pPrChange w:id="136" w:author="IRK" w:date="2020-04-14T13:49:00Z">
                <w:pPr/>
              </w:pPrChange>
            </w:pPr>
            <w:r w:rsidRPr="000410B9">
              <w:t>10     // use RuleInterface object and invoke rule services</w:t>
            </w:r>
          </w:p>
          <w:p w14:paraId="49641A68" w14:textId="77777777" w:rsidR="000410B9" w:rsidRPr="000410B9" w:rsidRDefault="000410B9">
            <w:pPr>
              <w:pStyle w:val="1b"/>
              <w:pPrChange w:id="137" w:author="IRK" w:date="2020-04-14T13:49:00Z">
                <w:pPr/>
              </w:pPrChange>
            </w:pPr>
            <w:r w:rsidRPr="000410B9">
              <w:t>11 }</w:t>
            </w:r>
          </w:p>
          <w:p w14:paraId="2055E8D1" w14:textId="77777777" w:rsidR="000410B9" w:rsidRPr="000410B9" w:rsidRDefault="000410B9">
            <w:pPr>
              <w:pStyle w:val="1b"/>
              <w:pPrChange w:id="138" w:author="IRK" w:date="2020-04-14T13:49:00Z">
                <w:pPr/>
              </w:pPrChange>
            </w:pPr>
            <w:r w:rsidRPr="000410B9">
              <w:t>12 finally</w:t>
            </w:r>
          </w:p>
          <w:p w14:paraId="1AD15605" w14:textId="77777777" w:rsidR="000410B9" w:rsidRPr="000410B9" w:rsidRDefault="000410B9">
            <w:pPr>
              <w:pStyle w:val="1b"/>
              <w:pPrChange w:id="139" w:author="IRK" w:date="2020-04-14T13:49:00Z">
                <w:pPr/>
              </w:pPrChange>
            </w:pPr>
            <w:r w:rsidRPr="000410B9">
              <w:t>13 {</w:t>
            </w:r>
          </w:p>
          <w:p w14:paraId="6BDDCB37" w14:textId="77777777" w:rsidR="000410B9" w:rsidRPr="000410B9" w:rsidRDefault="000410B9">
            <w:pPr>
              <w:pStyle w:val="1b"/>
              <w:pPrChange w:id="140" w:author="IRK" w:date="2020-04-14T13:49:00Z">
                <w:pPr/>
              </w:pPrChange>
            </w:pPr>
            <w:r w:rsidRPr="000410B9">
              <w:t xml:space="preserve">14 </w:t>
            </w:r>
            <w:r w:rsidRPr="000410B9">
              <w:tab/>
              <w:t>intf.close();</w:t>
            </w:r>
          </w:p>
          <w:p w14:paraId="36C9EF2C" w14:textId="77777777" w:rsidR="00A2793F" w:rsidRDefault="000410B9">
            <w:pPr>
              <w:pStyle w:val="1b"/>
              <w:pPrChange w:id="141" w:author="IRK" w:date="2020-04-14T13:49:00Z">
                <w:pPr/>
              </w:pPrChange>
            </w:pPr>
            <w:r w:rsidRPr="000410B9">
              <w:t>15 }</w:t>
            </w:r>
          </w:p>
        </w:tc>
      </w:tr>
    </w:tbl>
    <w:p w14:paraId="3DF9B039" w14:textId="77777777" w:rsidR="001140F8" w:rsidRDefault="001140F8" w:rsidP="00F93119"/>
    <w:p w14:paraId="2EEA4FC1" w14:textId="128382D6" w:rsidR="001140F8" w:rsidRDefault="001140F8" w:rsidP="00F93119">
      <w:del w:id="142" w:author="IRK" w:date="2020-03-12T14:52:00Z">
        <w:r w:rsidDel="00E83DE0">
          <w:delText>表</w:delText>
        </w:r>
        <w:r w:rsidDel="00E83DE0">
          <w:delText>3</w:delText>
        </w:r>
      </w:del>
      <w:ins w:id="143" w:author="IRK" w:date="2020-03-12T14:52:00Z">
        <w:r w:rsidR="00E83DE0">
          <w:fldChar w:fldCharType="begin"/>
        </w:r>
        <w:r w:rsidR="00E83DE0">
          <w:instrText xml:space="preserve"> REF _Ref34917181 \h </w:instrText>
        </w:r>
      </w:ins>
      <w:r w:rsidR="00E83DE0">
        <w:fldChar w:fldCharType="separate"/>
      </w:r>
      <w:r w:rsidR="0092459D">
        <w:t>[</w:t>
      </w:r>
      <w:ins w:id="144" w:author="IRK" w:date="2020-03-12T14:51:00Z">
        <w:r w:rsidR="0092459D">
          <w:rPr>
            <w:rFonts w:hint="eastAsia"/>
          </w:rPr>
          <w:t>表</w:t>
        </w:r>
        <w:r w:rsidR="0092459D">
          <w:rPr>
            <w:rFonts w:hint="eastAsia"/>
          </w:rPr>
          <w:t xml:space="preserve"> </w:t>
        </w:r>
      </w:ins>
      <w:r w:rsidR="0092459D">
        <w:rPr>
          <w:noProof/>
        </w:rPr>
        <w:t>3</w:t>
      </w:r>
      <w:ins w:id="145" w:author="IRK" w:date="2020-03-12T14:52:00Z">
        <w:r w:rsidR="0092459D">
          <w:rPr>
            <w:rFonts w:hint="eastAsia"/>
          </w:rPr>
          <w:t xml:space="preserve"> </w:t>
        </w:r>
      </w:ins>
      <w:r w:rsidR="0092459D">
        <w:t>ルールインタフェースを取得して返すサンプル</w:t>
      </w:r>
      <w:r w:rsidR="0092459D">
        <w:rPr>
          <w:rFonts w:hint="eastAsia"/>
        </w:rPr>
        <w:t>]</w:t>
      </w:r>
      <w:ins w:id="146" w:author="IRK" w:date="2020-03-12T14:52:00Z">
        <w:r w:rsidR="00E83DE0">
          <w:fldChar w:fldCharType="end"/>
        </w:r>
      </w:ins>
      <w:r>
        <w:t>で、ルールインタフェース</w:t>
      </w:r>
      <w:r>
        <w:rPr>
          <w:rFonts w:hint="eastAsia"/>
        </w:rPr>
        <w:t>を取得するステップ</w:t>
      </w:r>
      <w:r>
        <w:t>は</w:t>
      </w:r>
      <w:r>
        <w:t>2</w:t>
      </w:r>
      <w:r>
        <w:t>段階で行われる。最初の段階は</w:t>
      </w:r>
      <w:r w:rsidR="0075064A" w:rsidRPr="00780CCE">
        <w:rPr>
          <w:rFonts w:hint="eastAsia"/>
        </w:rPr>
        <w:t>ルールインタフェース</w:t>
      </w:r>
      <w:r>
        <w:t>クラスタマネージャから</w:t>
      </w:r>
      <w:r>
        <w:t>“</w:t>
      </w:r>
      <w:r w:rsidRPr="00780CCE">
        <w:t>dev</w:t>
      </w:r>
      <w:r>
        <w:t>”</w:t>
      </w:r>
      <w:r>
        <w:t>という名前の</w:t>
      </w:r>
      <w:r w:rsidR="0075064A">
        <w:rPr>
          <w:rFonts w:hint="eastAsia"/>
        </w:rPr>
        <w:t>ルールインタフェース</w:t>
      </w:r>
      <w:r>
        <w:t>クラスタを</w:t>
      </w:r>
      <w:r>
        <w:rPr>
          <w:rFonts w:hint="eastAsia"/>
        </w:rPr>
        <w:t>取得</w:t>
      </w:r>
      <w:r>
        <w:t>するもので、</w:t>
      </w:r>
      <w:r>
        <w:t>2</w:t>
      </w:r>
      <w:r>
        <w:t>番目の段階は</w:t>
      </w:r>
      <w:r w:rsidR="0075064A">
        <w:rPr>
          <w:rFonts w:hint="eastAsia"/>
        </w:rPr>
        <w:t>ルールインタフェース</w:t>
      </w:r>
      <w:r>
        <w:t>クラスタからルールインタフェースを</w:t>
      </w:r>
      <w:r>
        <w:rPr>
          <w:rFonts w:hint="eastAsia"/>
        </w:rPr>
        <w:t>取得</w:t>
      </w:r>
      <w:r>
        <w:t>するものである。ル</w:t>
      </w:r>
      <w:r>
        <w:lastRenderedPageBreak/>
        <w:t>ールインタフェースクラスタマネージャは、この</w:t>
      </w:r>
      <w:r>
        <w:t>2</w:t>
      </w:r>
      <w:r>
        <w:t>段階を一度に実行するメソッドを提供する。</w:t>
      </w:r>
      <w:del w:id="147" w:author="IRK" w:date="2020-03-12T14:50:00Z">
        <w:r w:rsidR="008B6D34" w:rsidRPr="008B6D34" w:rsidDel="00E83DE0">
          <w:delText xml:space="preserve"> </w:delText>
        </w:r>
        <w:r w:rsidR="008B6D34" w:rsidDel="00E83DE0">
          <w:delText>表</w:delText>
        </w:r>
        <w:r w:rsidR="008B6D34" w:rsidDel="00E83DE0">
          <w:rPr>
            <w:rFonts w:hint="eastAsia"/>
          </w:rPr>
          <w:delText>4</w:delText>
        </w:r>
      </w:del>
      <w:ins w:id="148" w:author="IRK" w:date="2020-03-12T14:50:00Z">
        <w:r w:rsidR="00E83DE0">
          <w:rPr>
            <w:rFonts w:hint="eastAsia"/>
          </w:rPr>
          <w:t>次の表</w:t>
        </w:r>
      </w:ins>
      <w:r w:rsidR="008B6D34">
        <w:rPr>
          <w:rFonts w:hint="eastAsia"/>
        </w:rPr>
        <w:t>では二つの</w:t>
      </w:r>
      <w:r w:rsidR="008B6D34">
        <w:t>getInterface</w:t>
      </w:r>
      <w:r w:rsidR="008B6D34">
        <w:rPr>
          <w:rFonts w:hint="eastAsia"/>
        </w:rPr>
        <w:t>メソッドを提供する。</w:t>
      </w:r>
    </w:p>
    <w:p w14:paraId="6E0258CE" w14:textId="77777777" w:rsidR="001140F8" w:rsidRDefault="001140F8" w:rsidP="00F93119"/>
    <w:p w14:paraId="6B15D1CA" w14:textId="3403E008" w:rsidR="00F52E94" w:rsidRDefault="00F52E94" w:rsidP="00F93119">
      <w:pPr>
        <w:pStyle w:val="af5"/>
        <w:rPr>
          <w:noProof/>
        </w:rPr>
      </w:pPr>
      <w:bookmarkStart w:id="149" w:name="_Toc40799227"/>
      <w:r>
        <w:t>[</w:t>
      </w:r>
      <w:del w:id="150" w:author="IRK" w:date="2020-03-12T14:52: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4</w:delText>
        </w:r>
        <w:r w:rsidR="00E65728" w:rsidDel="00E83DE0">
          <w:rPr>
            <w:noProof/>
          </w:rPr>
          <w:fldChar w:fldCharType="end"/>
        </w:r>
        <w:r w:rsidDel="00E83DE0">
          <w:rPr>
            <w:rFonts w:hint="eastAsia"/>
          </w:rPr>
          <w:delText xml:space="preserve">　</w:delText>
        </w:r>
      </w:del>
      <w:ins w:id="151" w:author="IRK" w:date="2020-03-12T14:52: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4</w:t>
      </w:r>
      <w:ins w:id="152" w:author="IRK" w:date="2020-03-12T14:52:00Z">
        <w:r w:rsidR="00E83DE0">
          <w:fldChar w:fldCharType="end"/>
        </w:r>
      </w:ins>
      <w:r w:rsidRPr="00F52E94">
        <w:rPr>
          <w:noProof/>
        </w:rPr>
        <w:t xml:space="preserve"> </w:t>
      </w:r>
      <w:r>
        <w:rPr>
          <w:noProof/>
        </w:rPr>
        <w:t>com.innoexpert.rulesclient.ClusterManager.getInterface()</w:t>
      </w:r>
      <w:r>
        <w:rPr>
          <w:rFonts w:hint="eastAsia"/>
          <w:noProof/>
        </w:rPr>
        <w:t>]</w:t>
      </w:r>
      <w:bookmarkEnd w:id="149"/>
    </w:p>
    <w:tbl>
      <w:tblPr>
        <w:tblStyle w:val="af4"/>
        <w:tblW w:w="0" w:type="auto"/>
        <w:jc w:val="center"/>
        <w:tblLook w:val="04A0" w:firstRow="1" w:lastRow="0" w:firstColumn="1" w:lastColumn="0" w:noHBand="0" w:noVBand="1"/>
        <w:tblPrChange w:id="153" w:author="IRK" w:date="2020-04-14T15:30:00Z">
          <w:tblPr>
            <w:tblStyle w:val="af4"/>
            <w:tblW w:w="0" w:type="auto"/>
            <w:tblInd w:w="108" w:type="dxa"/>
            <w:tblLook w:val="04A0" w:firstRow="1" w:lastRow="0" w:firstColumn="1" w:lastColumn="0" w:noHBand="0" w:noVBand="1"/>
          </w:tblPr>
        </w:tblPrChange>
      </w:tblPr>
      <w:tblGrid>
        <w:gridCol w:w="9463"/>
        <w:tblGridChange w:id="154">
          <w:tblGrid>
            <w:gridCol w:w="9463"/>
          </w:tblGrid>
        </w:tblGridChange>
      </w:tblGrid>
      <w:tr w:rsidR="00473054" w14:paraId="22391300" w14:textId="77777777" w:rsidTr="005D0672">
        <w:trPr>
          <w:jc w:val="center"/>
        </w:trPr>
        <w:tc>
          <w:tcPr>
            <w:tcW w:w="9463" w:type="dxa"/>
            <w:tcPrChange w:id="155" w:author="IRK" w:date="2020-04-14T15:30:00Z">
              <w:tcPr>
                <w:tcW w:w="9463" w:type="dxa"/>
              </w:tcPr>
            </w:tcPrChange>
          </w:tcPr>
          <w:p w14:paraId="3F1E356F" w14:textId="77777777" w:rsidR="000410B9" w:rsidRPr="000410B9" w:rsidRDefault="000410B9">
            <w:pPr>
              <w:pStyle w:val="1b"/>
              <w:ind w:firstLineChars="50" w:firstLine="88"/>
              <w:pPrChange w:id="156" w:author="IRK" w:date="2020-04-13T12:45:00Z">
                <w:pPr>
                  <w:pStyle w:val="1b"/>
                </w:pPr>
              </w:pPrChange>
            </w:pPr>
            <w:r w:rsidRPr="000410B9">
              <w:t>1 package com.innoexpert.rulesclient;</w:t>
            </w:r>
          </w:p>
          <w:p w14:paraId="04F4B154" w14:textId="77777777" w:rsidR="000410B9" w:rsidRPr="000410B9" w:rsidRDefault="000410B9" w:rsidP="00F93119">
            <w:pPr>
              <w:pStyle w:val="1b"/>
            </w:pPr>
            <w:r w:rsidRPr="000410B9">
              <w:t xml:space="preserve"> 2 </w:t>
            </w:r>
          </w:p>
          <w:p w14:paraId="3A439A5D" w14:textId="77777777" w:rsidR="000410B9" w:rsidRPr="000410B9" w:rsidRDefault="000410B9" w:rsidP="00F93119">
            <w:pPr>
              <w:pStyle w:val="1b"/>
            </w:pPr>
            <w:r w:rsidRPr="000410B9">
              <w:t xml:space="preserve"> 3 public class ClusterManager</w:t>
            </w:r>
          </w:p>
          <w:p w14:paraId="4E85BA20" w14:textId="77777777" w:rsidR="000410B9" w:rsidRPr="000410B9" w:rsidRDefault="000410B9" w:rsidP="00F93119">
            <w:pPr>
              <w:pStyle w:val="1b"/>
            </w:pPr>
            <w:r w:rsidRPr="000410B9">
              <w:t xml:space="preserve"> 4 {</w:t>
            </w:r>
          </w:p>
          <w:p w14:paraId="7B423D61" w14:textId="77777777" w:rsidR="000410B9" w:rsidRPr="000410B9" w:rsidRDefault="000410B9" w:rsidP="00F93119">
            <w:pPr>
              <w:pStyle w:val="1b"/>
            </w:pPr>
            <w:r w:rsidRPr="000410B9">
              <w:t xml:space="preserve"> 5     // equivalent to get( clusterName ).getInterface()</w:t>
            </w:r>
          </w:p>
          <w:p w14:paraId="3739B7B0" w14:textId="77777777" w:rsidR="000410B9" w:rsidRPr="000410B9" w:rsidRDefault="000410B9" w:rsidP="00F93119">
            <w:pPr>
              <w:pStyle w:val="1b"/>
            </w:pPr>
            <w:r w:rsidRPr="000410B9">
              <w:t xml:space="preserve"> 6     public static RuleInterface getInterface( String clusterName )</w:t>
            </w:r>
          </w:p>
          <w:p w14:paraId="3C48A1BF" w14:textId="77777777" w:rsidR="000410B9" w:rsidRPr="000410B9" w:rsidRDefault="000410B9" w:rsidP="00F93119">
            <w:pPr>
              <w:pStyle w:val="1b"/>
            </w:pPr>
            <w:r w:rsidRPr="000410B9">
              <w:t xml:space="preserve"> 7         throws RulesException;</w:t>
            </w:r>
          </w:p>
          <w:p w14:paraId="4971E8D0" w14:textId="77777777" w:rsidR="000410B9" w:rsidRPr="000410B9" w:rsidRDefault="000410B9" w:rsidP="00F93119">
            <w:pPr>
              <w:pStyle w:val="1b"/>
            </w:pPr>
            <w:r w:rsidRPr="000410B9">
              <w:t xml:space="preserve"> 8     // equivalent to get().getInterface()</w:t>
            </w:r>
          </w:p>
          <w:p w14:paraId="31FD57E5" w14:textId="77777777" w:rsidR="000410B9" w:rsidRPr="000410B9" w:rsidRDefault="000410B9" w:rsidP="00F93119">
            <w:pPr>
              <w:pStyle w:val="1b"/>
            </w:pPr>
            <w:r w:rsidRPr="000410B9">
              <w:t xml:space="preserve"> 9     public static RuleInterface getInterface() throws RulesException;</w:t>
            </w:r>
          </w:p>
          <w:p w14:paraId="5F21A7FC" w14:textId="77777777" w:rsidR="000410B9" w:rsidRPr="000410B9" w:rsidRDefault="000410B9" w:rsidP="00F93119">
            <w:pPr>
              <w:pStyle w:val="1b"/>
            </w:pPr>
            <w:r w:rsidRPr="000410B9">
              <w:t>10     …</w:t>
            </w:r>
          </w:p>
          <w:p w14:paraId="29364671" w14:textId="77777777" w:rsidR="00473054" w:rsidRPr="00473054" w:rsidRDefault="000410B9" w:rsidP="00F93119">
            <w:pPr>
              <w:pStyle w:val="1b"/>
            </w:pPr>
            <w:r w:rsidRPr="000410B9">
              <w:t>11 }</w:t>
            </w:r>
          </w:p>
        </w:tc>
      </w:tr>
    </w:tbl>
    <w:p w14:paraId="029AB873" w14:textId="77777777" w:rsidR="001140F8" w:rsidRDefault="001140F8" w:rsidP="00F93119"/>
    <w:p w14:paraId="04A2D844" w14:textId="2F47EFC0" w:rsidR="001140F8" w:rsidRPr="00BC0CEE" w:rsidRDefault="001140F8" w:rsidP="00F93119">
      <w:r w:rsidRPr="009D750A">
        <w:t>このメソッドは、</w:t>
      </w:r>
      <w:r w:rsidRPr="009D750A">
        <w:rPr>
          <w:rFonts w:hint="eastAsia"/>
        </w:rPr>
        <w:t>同一</w:t>
      </w:r>
      <w:r w:rsidRPr="009D750A">
        <w:t>パラメータを持つ</w:t>
      </w:r>
      <w:r w:rsidRPr="009D750A">
        <w:t>get</w:t>
      </w:r>
      <w:r w:rsidRPr="00F52E94">
        <w:t>メソッド</w:t>
      </w:r>
      <w:r w:rsidR="0075064A">
        <w:rPr>
          <w:rFonts w:hint="eastAsia"/>
        </w:rPr>
        <w:t>を</w:t>
      </w:r>
      <w:r w:rsidRPr="00F52E94">
        <w:t>呼び出し</w:t>
      </w:r>
      <w:r w:rsidR="0075064A">
        <w:rPr>
          <w:rFonts w:hint="eastAsia"/>
        </w:rPr>
        <w:t>た後に</w:t>
      </w:r>
      <w:r w:rsidRPr="00F52E94">
        <w:t>返される</w:t>
      </w:r>
      <w:r w:rsidRPr="009D750A">
        <w:t>InterfaceCluster</w:t>
      </w:r>
      <w:r w:rsidRPr="009D750A">
        <w:t>の</w:t>
      </w:r>
      <w:r w:rsidRPr="009D750A">
        <w:t>getInterface</w:t>
      </w:r>
      <w:r w:rsidRPr="009D750A">
        <w:t>を呼び出す</w:t>
      </w:r>
      <w:r w:rsidRPr="009D750A">
        <w:rPr>
          <w:rFonts w:hint="eastAsia"/>
        </w:rPr>
        <w:t>こと</w:t>
      </w:r>
      <w:r w:rsidRPr="009D750A">
        <w:t>と</w:t>
      </w:r>
      <w:r w:rsidRPr="009D750A">
        <w:rPr>
          <w:rFonts w:hint="eastAsia"/>
        </w:rPr>
        <w:t>同様</w:t>
      </w:r>
      <w:r w:rsidRPr="009D750A">
        <w:t>である。つまり</w:t>
      </w:r>
      <w:r w:rsidRPr="00F52E94">
        <w:rPr>
          <w:rStyle w:val="aff2"/>
          <w:rFonts w:ascii="ＭＳ Ｐゴシック" w:eastAsia="ＭＳ Ｐゴシック" w:hAnsi="ＭＳ Ｐゴシック"/>
          <w:sz w:val="20"/>
          <w:szCs w:val="20"/>
        </w:rPr>
        <w:t>、</w:t>
      </w:r>
      <w:r w:rsidRPr="009D750A">
        <w:t>Clu</w:t>
      </w:r>
      <w:r w:rsidR="0075064A">
        <w:t>sterManager.</w:t>
      </w:r>
      <w:r w:rsidR="00CF4F71">
        <w:rPr>
          <w:rFonts w:hint="eastAsia"/>
        </w:rPr>
        <w:t>g</w:t>
      </w:r>
      <w:r w:rsidR="0075064A">
        <w:t>et( clusterName )</w:t>
      </w:r>
      <w:r w:rsidR="0093109B">
        <w:rPr>
          <w:rFonts w:eastAsiaTheme="minorEastAsia" w:hint="eastAsia"/>
        </w:rPr>
        <w:t>.</w:t>
      </w:r>
      <w:r w:rsidR="00E96D4D" w:rsidRPr="009D750A">
        <w:t>g</w:t>
      </w:r>
      <w:r w:rsidRPr="009D750A">
        <w:t>etInterface()</w:t>
      </w:r>
      <w:r w:rsidRPr="009D750A">
        <w:t>は</w:t>
      </w:r>
      <w:r w:rsidRPr="009D750A">
        <w:t>ClusterManager.</w:t>
      </w:r>
      <w:r w:rsidR="00E96D4D" w:rsidRPr="009D750A">
        <w:t>g</w:t>
      </w:r>
      <w:r w:rsidRPr="009D750A">
        <w:t>etInterface( clusterName )</w:t>
      </w:r>
      <w:r w:rsidRPr="009D750A">
        <w:t>と</w:t>
      </w:r>
      <w:r w:rsidRPr="009D750A">
        <w:rPr>
          <w:rFonts w:hint="eastAsia"/>
        </w:rPr>
        <w:t>同一</w:t>
      </w:r>
      <w:r w:rsidRPr="009D750A">
        <w:t>である。</w:t>
      </w:r>
      <w:del w:id="157" w:author="IRK" w:date="2020-03-12T16:56:00Z">
        <w:r w:rsidRPr="00F52E94" w:rsidDel="00D31B86">
          <w:delText>表</w:delText>
        </w:r>
        <w:r w:rsidRPr="00F52E94" w:rsidDel="00D31B86">
          <w:delText>5</w:delText>
        </w:r>
      </w:del>
      <w:ins w:id="158" w:author="IRK" w:date="2020-03-12T16:56:00Z">
        <w:r w:rsidR="00D31B86">
          <w:rPr>
            <w:rFonts w:hint="eastAsia"/>
          </w:rPr>
          <w:t>次の表</w:t>
        </w:r>
      </w:ins>
      <w:r w:rsidRPr="00F52E94">
        <w:t>の</w:t>
      </w:r>
      <w:r w:rsidR="00C62CEE" w:rsidRPr="00780CCE">
        <w:rPr>
          <w:rFonts w:hint="eastAsia"/>
        </w:rPr>
        <w:t>ソース</w:t>
      </w:r>
      <w:r w:rsidRPr="00F52E94">
        <w:t>コードは</w:t>
      </w:r>
      <w:del w:id="159" w:author="IRK" w:date="2020-03-12T16:56:00Z">
        <w:r w:rsidRPr="00F52E94" w:rsidDel="00D31B86">
          <w:delText>表</w:delText>
        </w:r>
        <w:r w:rsidRPr="00F52E94" w:rsidDel="00D31B86">
          <w:delText>3</w:delText>
        </w:r>
      </w:del>
      <w:ins w:id="160" w:author="IRK" w:date="2020-03-12T16:56:00Z">
        <w:r w:rsidR="00D31B86">
          <w:fldChar w:fldCharType="begin"/>
        </w:r>
        <w:r w:rsidR="00D31B86">
          <w:instrText xml:space="preserve"> REF _Ref34917181 \h </w:instrText>
        </w:r>
      </w:ins>
      <w:r w:rsidR="00D31B86">
        <w:fldChar w:fldCharType="separate"/>
      </w:r>
      <w:r w:rsidR="0092459D">
        <w:t>[</w:t>
      </w:r>
      <w:ins w:id="161" w:author="IRK" w:date="2020-03-12T14:51:00Z">
        <w:r w:rsidR="0092459D">
          <w:rPr>
            <w:rFonts w:hint="eastAsia"/>
          </w:rPr>
          <w:t>表</w:t>
        </w:r>
        <w:r w:rsidR="0092459D">
          <w:rPr>
            <w:rFonts w:hint="eastAsia"/>
          </w:rPr>
          <w:t xml:space="preserve"> </w:t>
        </w:r>
      </w:ins>
      <w:r w:rsidR="0092459D">
        <w:rPr>
          <w:noProof/>
        </w:rPr>
        <w:t>3</w:t>
      </w:r>
      <w:ins w:id="162" w:author="IRK" w:date="2020-03-12T14:52:00Z">
        <w:r w:rsidR="0092459D">
          <w:rPr>
            <w:rFonts w:hint="eastAsia"/>
          </w:rPr>
          <w:t xml:space="preserve"> </w:t>
        </w:r>
      </w:ins>
      <w:r w:rsidR="0092459D">
        <w:t>ルールインタフェースを取得して返すサンプル</w:t>
      </w:r>
      <w:r w:rsidR="0092459D">
        <w:rPr>
          <w:rFonts w:hint="eastAsia"/>
        </w:rPr>
        <w:t>]</w:t>
      </w:r>
      <w:ins w:id="163" w:author="IRK" w:date="2020-03-12T16:56:00Z">
        <w:r w:rsidR="00D31B86">
          <w:fldChar w:fldCharType="end"/>
        </w:r>
      </w:ins>
      <w:r w:rsidRPr="00F52E94">
        <w:t>のコードをこのメソッドを使用</w:t>
      </w:r>
      <w:r w:rsidR="0075064A">
        <w:rPr>
          <w:rFonts w:hint="eastAsia"/>
        </w:rPr>
        <w:t>して</w:t>
      </w:r>
      <w:r w:rsidRPr="00F52E94">
        <w:t>変換した</w:t>
      </w:r>
      <w:r w:rsidRPr="00F52E94">
        <w:rPr>
          <w:rFonts w:hint="eastAsia"/>
        </w:rPr>
        <w:t>サンプルであり</w:t>
      </w:r>
      <w:r w:rsidRPr="00F52E94">
        <w:t>、</w:t>
      </w:r>
      <w:del w:id="164" w:author="IRK" w:date="2020-03-12T16:56:00Z">
        <w:r w:rsidR="0075064A" w:rsidDel="00D31B86">
          <w:rPr>
            <w:rFonts w:hint="eastAsia"/>
          </w:rPr>
          <w:delText>表</w:delText>
        </w:r>
        <w:r w:rsidR="00A46364" w:rsidDel="00D31B86">
          <w:delText>3</w:delText>
        </w:r>
      </w:del>
      <w:ins w:id="165" w:author="IRK" w:date="2020-03-12T16:56:00Z">
        <w:r w:rsidR="00D31B86">
          <w:fldChar w:fldCharType="begin"/>
        </w:r>
        <w:r w:rsidR="00D31B86">
          <w:instrText xml:space="preserve"> REF _Ref34917181 \h </w:instrText>
        </w:r>
      </w:ins>
      <w:r w:rsidR="00D31B86">
        <w:fldChar w:fldCharType="separate"/>
      </w:r>
      <w:r w:rsidR="0092459D">
        <w:t>[</w:t>
      </w:r>
      <w:ins w:id="166" w:author="IRK" w:date="2020-03-12T14:51:00Z">
        <w:r w:rsidR="0092459D">
          <w:rPr>
            <w:rFonts w:hint="eastAsia"/>
          </w:rPr>
          <w:t>表</w:t>
        </w:r>
        <w:r w:rsidR="0092459D">
          <w:rPr>
            <w:rFonts w:hint="eastAsia"/>
          </w:rPr>
          <w:t xml:space="preserve"> </w:t>
        </w:r>
      </w:ins>
      <w:r w:rsidR="0092459D">
        <w:rPr>
          <w:noProof/>
        </w:rPr>
        <w:t>3</w:t>
      </w:r>
      <w:ins w:id="167" w:author="IRK" w:date="2020-03-12T14:52:00Z">
        <w:r w:rsidR="0092459D">
          <w:rPr>
            <w:rFonts w:hint="eastAsia"/>
          </w:rPr>
          <w:t xml:space="preserve"> </w:t>
        </w:r>
      </w:ins>
      <w:r w:rsidR="0092459D">
        <w:t>ルールインタフェースを取得して返すサンプル</w:t>
      </w:r>
      <w:r w:rsidR="0092459D">
        <w:rPr>
          <w:rFonts w:hint="eastAsia"/>
        </w:rPr>
        <w:t>]</w:t>
      </w:r>
      <w:ins w:id="168" w:author="IRK" w:date="2020-03-12T16:56:00Z">
        <w:r w:rsidR="00D31B86">
          <w:fldChar w:fldCharType="end"/>
        </w:r>
      </w:ins>
      <w:r w:rsidR="0075064A">
        <w:rPr>
          <w:rFonts w:hint="eastAsia"/>
        </w:rPr>
        <w:t>と</w:t>
      </w:r>
      <w:r w:rsidRPr="00F52E94">
        <w:rPr>
          <w:rFonts w:hint="eastAsia"/>
        </w:rPr>
        <w:t>同様に動作</w:t>
      </w:r>
      <w:r w:rsidRPr="00F52E94">
        <w:t>する。</w:t>
      </w:r>
    </w:p>
    <w:p w14:paraId="764F5CED" w14:textId="77777777" w:rsidR="001140F8" w:rsidRDefault="001140F8" w:rsidP="00F93119"/>
    <w:p w14:paraId="5DACF815" w14:textId="2B9BB0B9" w:rsidR="00542E1A" w:rsidRDefault="00542E1A" w:rsidP="00F93119">
      <w:pPr>
        <w:pStyle w:val="af5"/>
      </w:pPr>
      <w:bookmarkStart w:id="169" w:name="_Toc40799228"/>
      <w:r>
        <w:t>[</w:t>
      </w:r>
      <w:del w:id="170" w:author="IRK" w:date="2020-03-12T14:52:00Z">
        <w:r w:rsidDel="00E83DE0">
          <w:delText>表</w:delText>
        </w:r>
        <w:r w:rsidDel="00E83DE0">
          <w:delText xml:space="preserve"> </w:delText>
        </w:r>
      </w:del>
      <w:del w:id="171" w:author="IRK" w:date="2020-03-12T14:53:00Z">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5</w:delText>
        </w:r>
        <w:r w:rsidR="00E65728" w:rsidDel="00E83DE0">
          <w:rPr>
            <w:noProof/>
          </w:rPr>
          <w:fldChar w:fldCharType="end"/>
        </w:r>
        <w:r w:rsidDel="00E83DE0">
          <w:rPr>
            <w:rFonts w:hint="eastAsia"/>
          </w:rPr>
          <w:delText xml:space="preserve">　</w:delText>
        </w:r>
      </w:del>
      <w:ins w:id="172" w:author="IRK" w:date="2020-03-12T14:53: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5</w:t>
      </w:r>
      <w:ins w:id="173" w:author="IRK" w:date="2020-03-12T14:53:00Z">
        <w:r w:rsidR="00E83DE0">
          <w:fldChar w:fldCharType="end"/>
        </w:r>
        <w:r w:rsidR="00E83DE0">
          <w:rPr>
            <w:rFonts w:hint="eastAsia"/>
          </w:rPr>
          <w:t xml:space="preserve"> </w:t>
        </w:r>
      </w:ins>
      <w:r>
        <w:t>ルールインタフェースを取得して返すサンプル</w:t>
      </w:r>
      <w:r>
        <w:rPr>
          <w:rFonts w:hint="eastAsia"/>
        </w:rPr>
        <w:t>]</w:t>
      </w:r>
      <w:bookmarkEnd w:id="169"/>
    </w:p>
    <w:tbl>
      <w:tblPr>
        <w:tblStyle w:val="af4"/>
        <w:tblW w:w="0" w:type="auto"/>
        <w:jc w:val="center"/>
        <w:tblLook w:val="04A0" w:firstRow="1" w:lastRow="0" w:firstColumn="1" w:lastColumn="0" w:noHBand="0" w:noVBand="1"/>
        <w:tblPrChange w:id="174" w:author="IRK" w:date="2020-04-14T15:30:00Z">
          <w:tblPr>
            <w:tblStyle w:val="af4"/>
            <w:tblW w:w="0" w:type="auto"/>
            <w:tblInd w:w="108" w:type="dxa"/>
            <w:tblLook w:val="04A0" w:firstRow="1" w:lastRow="0" w:firstColumn="1" w:lastColumn="0" w:noHBand="0" w:noVBand="1"/>
          </w:tblPr>
        </w:tblPrChange>
      </w:tblPr>
      <w:tblGrid>
        <w:gridCol w:w="9463"/>
        <w:tblGridChange w:id="175">
          <w:tblGrid>
            <w:gridCol w:w="9463"/>
          </w:tblGrid>
        </w:tblGridChange>
      </w:tblGrid>
      <w:tr w:rsidR="00473054" w14:paraId="44D2F228" w14:textId="77777777" w:rsidTr="005D0672">
        <w:trPr>
          <w:jc w:val="center"/>
        </w:trPr>
        <w:tc>
          <w:tcPr>
            <w:tcW w:w="9463" w:type="dxa"/>
            <w:tcPrChange w:id="176" w:author="IRK" w:date="2020-04-14T15:30:00Z">
              <w:tcPr>
                <w:tcW w:w="9463" w:type="dxa"/>
              </w:tcPr>
            </w:tcPrChange>
          </w:tcPr>
          <w:p w14:paraId="4FB62242" w14:textId="77777777" w:rsidR="00473054" w:rsidRPr="009C4837" w:rsidRDefault="00473054" w:rsidP="00F93119">
            <w:pPr>
              <w:pStyle w:val="1b"/>
            </w:pPr>
            <w:r w:rsidRPr="009C4837">
              <w:t>1 import com.innoexpert.rulesclient.*;</w:t>
            </w:r>
          </w:p>
          <w:p w14:paraId="194D15A5" w14:textId="77777777" w:rsidR="00473054" w:rsidRPr="009C4837" w:rsidRDefault="00473054" w:rsidP="00F93119">
            <w:pPr>
              <w:pStyle w:val="1b"/>
            </w:pPr>
            <w:r w:rsidRPr="009C4837">
              <w:t>2</w:t>
            </w:r>
            <w:del w:id="177" w:author="IRK" w:date="2020-03-13T09:26:00Z">
              <w:r w:rsidRPr="009C4837" w:rsidDel="00C27399">
                <w:delText xml:space="preserve"> </w:delText>
              </w:r>
            </w:del>
          </w:p>
          <w:p w14:paraId="3D442259" w14:textId="77777777" w:rsidR="00473054" w:rsidRPr="009C4837" w:rsidRDefault="00473054" w:rsidP="00F93119">
            <w:pPr>
              <w:pStyle w:val="1b"/>
            </w:pPr>
            <w:r w:rsidRPr="009C4837">
              <w:t xml:space="preserve">3 </w:t>
            </w:r>
            <w:r>
              <w:t>…</w:t>
            </w:r>
          </w:p>
          <w:p w14:paraId="79E68E24" w14:textId="77777777" w:rsidR="00473054" w:rsidRPr="009C4837" w:rsidRDefault="00473054" w:rsidP="00F93119">
            <w:pPr>
              <w:pStyle w:val="1b"/>
            </w:pPr>
            <w:r>
              <w:t>4</w:t>
            </w:r>
            <w:del w:id="178" w:author="IRK" w:date="2020-03-13T09:26:00Z">
              <w:r w:rsidDel="00C27399">
                <w:delText xml:space="preserve"> </w:delText>
              </w:r>
            </w:del>
          </w:p>
          <w:p w14:paraId="1CE7E4CE" w14:textId="77777777" w:rsidR="00473054" w:rsidRPr="009C4837" w:rsidRDefault="00473054" w:rsidP="00F93119">
            <w:pPr>
              <w:pStyle w:val="1b"/>
            </w:pPr>
            <w:r w:rsidRPr="009C4837">
              <w:t xml:space="preserve">5 </w:t>
            </w:r>
            <w:r w:rsidRPr="00473054">
              <w:t>RuleInterface intf = ClusterManager.getInterface( "dev" );</w:t>
            </w:r>
          </w:p>
          <w:p w14:paraId="074171B4" w14:textId="46CE7BAC" w:rsidR="00473054" w:rsidRDefault="00473054" w:rsidP="00F93119">
            <w:pPr>
              <w:pStyle w:val="1b"/>
            </w:pPr>
            <w:r w:rsidRPr="009C4837">
              <w:t>6</w:t>
            </w:r>
            <w:del w:id="179" w:author="IRK" w:date="2020-03-13T09:23:00Z">
              <w:r w:rsidRPr="009C4837" w:rsidDel="004A51DE">
                <w:delText xml:space="preserve"> </w:delText>
              </w:r>
              <w:r w:rsidDel="004A51DE">
                <w:delText xml:space="preserve">     </w:delText>
              </w:r>
            </w:del>
          </w:p>
          <w:p w14:paraId="74B3C913" w14:textId="77777777" w:rsidR="00473054" w:rsidRPr="009C4837" w:rsidRDefault="00473054" w:rsidP="00F93119">
            <w:pPr>
              <w:pStyle w:val="1b"/>
            </w:pPr>
            <w:r>
              <w:t>7 try</w:t>
            </w:r>
          </w:p>
          <w:p w14:paraId="3035D112" w14:textId="77777777" w:rsidR="00473054" w:rsidRPr="00473054" w:rsidRDefault="00473054" w:rsidP="00F93119">
            <w:pPr>
              <w:pStyle w:val="1b"/>
            </w:pPr>
            <w:r>
              <w:t>8 {</w:t>
            </w:r>
            <w:del w:id="180" w:author="IRK" w:date="2020-03-13T09:23:00Z">
              <w:r w:rsidDel="004A51DE">
                <w:delText xml:space="preserve">  </w:delText>
              </w:r>
            </w:del>
          </w:p>
          <w:p w14:paraId="1BA25A10" w14:textId="420FD331" w:rsidR="00473054" w:rsidRDefault="00473054" w:rsidP="00F93119">
            <w:pPr>
              <w:pStyle w:val="1b"/>
            </w:pPr>
            <w:r>
              <w:rPr>
                <w:rFonts w:hint="eastAsia"/>
              </w:rPr>
              <w:t>9</w:t>
            </w:r>
            <w:del w:id="181" w:author="IRK" w:date="2020-03-13T09:23:00Z">
              <w:r w:rsidDel="004A51DE">
                <w:rPr>
                  <w:rFonts w:hint="eastAsia"/>
                </w:rPr>
                <w:delText xml:space="preserve">　</w:delText>
              </w:r>
            </w:del>
            <w:ins w:id="182" w:author="IRK" w:date="2020-03-13T09:23:00Z">
              <w:r w:rsidR="004A51DE">
                <w:rPr>
                  <w:rFonts w:hint="eastAsia"/>
                </w:rPr>
                <w:t xml:space="preserve"> </w:t>
              </w:r>
            </w:ins>
            <w:r w:rsidRPr="009C4837">
              <w:t xml:space="preserve"> </w:t>
            </w:r>
            <w:r>
              <w:t xml:space="preserve">  // use RuleInterface object and invoke rule services</w:t>
            </w:r>
          </w:p>
          <w:p w14:paraId="3E65C5F8" w14:textId="77777777" w:rsidR="00473054" w:rsidRDefault="00473054" w:rsidP="00F93119">
            <w:pPr>
              <w:pStyle w:val="1b"/>
            </w:pPr>
            <w:r>
              <w:t>10 }</w:t>
            </w:r>
            <w:del w:id="183" w:author="IRK" w:date="2020-03-13T09:26:00Z">
              <w:r w:rsidRPr="009C4837" w:rsidDel="00C27399">
                <w:delText xml:space="preserve"> </w:delText>
              </w:r>
            </w:del>
          </w:p>
          <w:p w14:paraId="616890BC" w14:textId="77777777" w:rsidR="00473054" w:rsidRDefault="00473054" w:rsidP="00F93119">
            <w:pPr>
              <w:pStyle w:val="1b"/>
            </w:pPr>
            <w:r>
              <w:t>11 finally</w:t>
            </w:r>
          </w:p>
          <w:p w14:paraId="03856DBE" w14:textId="77777777" w:rsidR="00473054" w:rsidRDefault="00473054" w:rsidP="00F93119">
            <w:pPr>
              <w:pStyle w:val="1b"/>
            </w:pPr>
            <w:r>
              <w:t>12 {</w:t>
            </w:r>
          </w:p>
          <w:p w14:paraId="30CFC5A6" w14:textId="77777777" w:rsidR="00473054" w:rsidRDefault="00473054" w:rsidP="00F93119">
            <w:pPr>
              <w:pStyle w:val="1b"/>
            </w:pPr>
            <w:r>
              <w:t xml:space="preserve">13 </w:t>
            </w:r>
            <w:r>
              <w:tab/>
              <w:t>intf.close();</w:t>
            </w:r>
          </w:p>
          <w:p w14:paraId="2DDE50EA" w14:textId="77777777" w:rsidR="00473054" w:rsidRPr="00473054" w:rsidRDefault="00473054" w:rsidP="00F93119">
            <w:pPr>
              <w:pStyle w:val="1b"/>
            </w:pPr>
            <w:r w:rsidRPr="00473054">
              <w:t>14 }</w:t>
            </w:r>
          </w:p>
        </w:tc>
      </w:tr>
    </w:tbl>
    <w:p w14:paraId="6BA0B781" w14:textId="2C478C6E" w:rsidR="004D3F25" w:rsidDel="00166351" w:rsidRDefault="004D3F25" w:rsidP="00F93119">
      <w:pPr>
        <w:rPr>
          <w:del w:id="184" w:author="IRK" w:date="2020-04-13T12:45:00Z"/>
        </w:rPr>
      </w:pPr>
    </w:p>
    <w:p w14:paraId="2A7BBE49" w14:textId="413AC98E" w:rsidR="004D3F25" w:rsidRDefault="004D3F25" w:rsidP="00F93119">
      <w:del w:id="185" w:author="IRK" w:date="2020-04-13T12:45:00Z">
        <w:r w:rsidDel="00166351">
          <w:lastRenderedPageBreak/>
          <w:br w:type="page"/>
        </w:r>
      </w:del>
    </w:p>
    <w:p w14:paraId="0FACBAF0" w14:textId="77777777" w:rsidR="001140F8" w:rsidRDefault="001140F8" w:rsidP="00F93119">
      <w:pPr>
        <w:pStyle w:val="32"/>
      </w:pPr>
      <w:bookmarkStart w:id="186" w:name="_Toc464754232"/>
      <w:bookmarkStart w:id="187" w:name="_Toc465000381"/>
      <w:bookmarkStart w:id="188" w:name="_Toc385838750"/>
      <w:bookmarkStart w:id="189" w:name="_Toc426449601"/>
      <w:bookmarkStart w:id="190" w:name="_Toc426449697"/>
      <w:bookmarkStart w:id="191" w:name="_Toc434858875"/>
      <w:bookmarkStart w:id="192" w:name="_Ref34925907"/>
      <w:bookmarkStart w:id="193" w:name="_Ref34925909"/>
      <w:bookmarkStart w:id="194" w:name="_Toc34988257"/>
      <w:bookmarkStart w:id="195" w:name="_Toc40799099"/>
      <w:bookmarkEnd w:id="186"/>
      <w:bookmarkEnd w:id="187"/>
      <w:r>
        <w:lastRenderedPageBreak/>
        <w:t>com.</w:t>
      </w:r>
      <w:r w:rsidRPr="00542E1A">
        <w:t>innoexpert</w:t>
      </w:r>
      <w:r>
        <w:t>.rulesclient.RuleInterface</w:t>
      </w:r>
      <w:bookmarkEnd w:id="188"/>
      <w:bookmarkEnd w:id="189"/>
      <w:bookmarkEnd w:id="190"/>
      <w:bookmarkEnd w:id="191"/>
      <w:bookmarkEnd w:id="192"/>
      <w:bookmarkEnd w:id="193"/>
      <w:bookmarkEnd w:id="194"/>
      <w:bookmarkEnd w:id="195"/>
    </w:p>
    <w:p w14:paraId="708C5264" w14:textId="7914AA18" w:rsidR="001140F8" w:rsidRPr="003D1BCA" w:rsidRDefault="001140F8" w:rsidP="00F93119">
      <w:r w:rsidRPr="003D1BCA">
        <w:t>RuleInterface</w:t>
      </w:r>
      <w:r w:rsidR="0075064A" w:rsidRPr="00F728C5">
        <w:rPr>
          <w:rFonts w:cs="BatangChe" w:hint="eastAsia"/>
        </w:rPr>
        <w:t>インタフェース</w:t>
      </w:r>
      <w:r w:rsidRPr="003D1BCA">
        <w:rPr>
          <w:rFonts w:hint="eastAsia"/>
        </w:rPr>
        <w:t>には</w:t>
      </w:r>
      <w:r w:rsidRPr="003D1BCA">
        <w:t>ルールサービス</w:t>
      </w:r>
      <w:r w:rsidR="004F6C21" w:rsidRPr="003D1BCA">
        <w:t>を呼び出せる</w:t>
      </w:r>
      <w:r w:rsidR="004F6C21" w:rsidRPr="003D1BCA">
        <w:rPr>
          <w:rFonts w:hint="eastAsia"/>
        </w:rPr>
        <w:t>多様な</w:t>
      </w:r>
      <w:r w:rsidRPr="003D1BCA">
        <w:t>メソッドが定義されている。</w:t>
      </w:r>
      <w:r w:rsidR="004F6C21" w:rsidRPr="00F728C5">
        <w:rPr>
          <w:rFonts w:hint="eastAsia"/>
        </w:rPr>
        <w:t>この</w:t>
      </w:r>
      <w:r w:rsidR="002877E7" w:rsidRPr="00F728C5">
        <w:rPr>
          <w:rFonts w:cs="BatangChe" w:hint="eastAsia"/>
        </w:rPr>
        <w:t>メソッドは</w:t>
      </w:r>
      <w:r w:rsidRPr="003D1BCA">
        <w:t>ルール</w:t>
      </w:r>
      <w:r w:rsidR="002877E7" w:rsidRPr="003D1BCA">
        <w:rPr>
          <w:rFonts w:hint="eastAsia"/>
        </w:rPr>
        <w:t>エンジンとの</w:t>
      </w:r>
      <w:r w:rsidRPr="003D1BCA">
        <w:t>通信プロトコル</w:t>
      </w:r>
      <w:r w:rsidR="002877E7" w:rsidRPr="003D1BCA">
        <w:rPr>
          <w:rFonts w:hint="eastAsia"/>
        </w:rPr>
        <w:t>に依存</w:t>
      </w:r>
      <w:r w:rsidR="00DF3773">
        <w:rPr>
          <w:rFonts w:hint="eastAsia"/>
        </w:rPr>
        <w:t>し</w:t>
      </w:r>
      <w:r w:rsidR="002877E7" w:rsidRPr="003D1BCA">
        <w:rPr>
          <w:rFonts w:hint="eastAsia"/>
        </w:rPr>
        <w:t>ないように定義されている。したがって</w:t>
      </w:r>
      <w:r w:rsidRPr="003D1BCA">
        <w:rPr>
          <w:rFonts w:hint="eastAsia"/>
        </w:rPr>
        <w:t>、</w:t>
      </w:r>
      <w:r w:rsidR="002877E7" w:rsidRPr="008826B3">
        <w:rPr>
          <w:rFonts w:hint="eastAsia"/>
        </w:rPr>
        <w:t>プロトコルに依存</w:t>
      </w:r>
      <w:r w:rsidR="00DF3773">
        <w:rPr>
          <w:rFonts w:hint="eastAsia"/>
        </w:rPr>
        <w:t>し</w:t>
      </w:r>
      <w:r w:rsidR="002877E7" w:rsidRPr="008826B3">
        <w:rPr>
          <w:rFonts w:hint="eastAsia"/>
        </w:rPr>
        <w:t>ない</w:t>
      </w:r>
      <w:r w:rsidRPr="003D1BCA">
        <w:t>アプリケーション</w:t>
      </w:r>
      <w:r w:rsidRPr="003D1BCA">
        <w:rPr>
          <w:rFonts w:hint="eastAsia"/>
        </w:rPr>
        <w:t>が作成でき</w:t>
      </w:r>
      <w:r w:rsidR="002877E7" w:rsidRPr="003D1BCA">
        <w:rPr>
          <w:rFonts w:hint="eastAsia"/>
        </w:rPr>
        <w:t>、アプリケーションの</w:t>
      </w:r>
      <w:r w:rsidR="00CF4F71" w:rsidRPr="003D1BCA">
        <w:rPr>
          <w:rFonts w:hint="eastAsia"/>
        </w:rPr>
        <w:t>運</w:t>
      </w:r>
      <w:r w:rsidR="00CF4F71">
        <w:rPr>
          <w:rFonts w:hint="eastAsia"/>
        </w:rPr>
        <w:t>用</w:t>
      </w:r>
      <w:r w:rsidR="00CF4F71" w:rsidRPr="003D1BCA">
        <w:rPr>
          <w:rFonts w:hint="eastAsia"/>
        </w:rPr>
        <w:t>中</w:t>
      </w:r>
      <w:r w:rsidR="002877E7" w:rsidRPr="003D1BCA">
        <w:rPr>
          <w:rFonts w:hint="eastAsia"/>
        </w:rPr>
        <w:t>にプロトコルが変更されてもアプリケーションの修正や再コンパイルが不要である。</w:t>
      </w:r>
      <w:del w:id="196" w:author="IRK" w:date="2020-03-12T16:57:00Z">
        <w:r w:rsidRPr="00764A77" w:rsidDel="00D31B86">
          <w:delText>表</w:delText>
        </w:r>
        <w:r w:rsidRPr="00764A77" w:rsidDel="00D31B86">
          <w:delText>6</w:delText>
        </w:r>
      </w:del>
      <w:ins w:id="197" w:author="IRK" w:date="2020-03-12T16:57:00Z">
        <w:r w:rsidR="00D31B86">
          <w:rPr>
            <w:rFonts w:hint="eastAsia"/>
          </w:rPr>
          <w:t>次の表</w:t>
        </w:r>
      </w:ins>
      <w:r w:rsidRPr="007C2A76">
        <w:t>は、</w:t>
      </w:r>
      <w:r w:rsidRPr="003D1BCA">
        <w:t>RuleInterface</w:t>
      </w:r>
      <w:r w:rsidRPr="003D1BCA">
        <w:rPr>
          <w:rFonts w:hint="eastAsia"/>
        </w:rPr>
        <w:t>に定義されたルールサービス呼び出しメソッドを</w:t>
      </w:r>
      <w:r w:rsidR="00CC590F" w:rsidRPr="00AB2487">
        <w:rPr>
          <w:rFonts w:ascii="ＭＳ Ｐゴシック" w:hAnsi="ＭＳ Ｐゴシック" w:hint="eastAsia"/>
        </w:rPr>
        <w:t>示す</w:t>
      </w:r>
      <w:r w:rsidRPr="00AB2487">
        <w:rPr>
          <w:rFonts w:ascii="ＭＳ Ｐゴシック" w:hAnsi="ＭＳ Ｐゴシック" w:hint="eastAsia"/>
        </w:rPr>
        <w:t>。</w:t>
      </w:r>
      <w:del w:id="198" w:author="IRK" w:date="2020-03-12T14:32:00Z">
        <w:r w:rsidR="002877E7" w:rsidRPr="003D1BCA" w:rsidDel="00E011FE">
          <w:rPr>
            <w:rFonts w:hint="eastAsia"/>
          </w:rPr>
          <w:delText>以下</w:delText>
        </w:r>
      </w:del>
      <w:ins w:id="199" w:author="IRK" w:date="2020-03-12T14:32:00Z">
        <w:r w:rsidR="00E011FE">
          <w:rPr>
            <w:rFonts w:hint="eastAsia"/>
          </w:rPr>
          <w:t>次</w:t>
        </w:r>
      </w:ins>
      <w:r w:rsidR="002877E7" w:rsidRPr="003D1BCA">
        <w:rPr>
          <w:rFonts w:hint="eastAsia"/>
        </w:rPr>
        <w:t>に記述されてないメソッドについては技術サポートを受けて使用すること。</w:t>
      </w:r>
    </w:p>
    <w:p w14:paraId="5241B1ED" w14:textId="77777777" w:rsidR="009D58A6" w:rsidRDefault="009D58A6" w:rsidP="00F93119"/>
    <w:p w14:paraId="3D53A4A5" w14:textId="3DADDC3F" w:rsidR="002B1B19" w:rsidRDefault="002B1B19" w:rsidP="00F93119">
      <w:pPr>
        <w:pStyle w:val="af5"/>
      </w:pPr>
      <w:bookmarkStart w:id="200" w:name="_Ref34924700"/>
      <w:bookmarkStart w:id="201" w:name="_Toc40799229"/>
      <w:r>
        <w:t>[</w:t>
      </w:r>
      <w:del w:id="202" w:author="IRK" w:date="2020-03-12T14:53: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6</w:delText>
        </w:r>
        <w:r w:rsidR="00E65728" w:rsidDel="00E83DE0">
          <w:rPr>
            <w:noProof/>
          </w:rPr>
          <w:fldChar w:fldCharType="end"/>
        </w:r>
        <w:r w:rsidDel="00E83DE0">
          <w:rPr>
            <w:rFonts w:hint="eastAsia"/>
          </w:rPr>
          <w:delText xml:space="preserve">　</w:delText>
        </w:r>
      </w:del>
      <w:ins w:id="203" w:author="IRK" w:date="2020-03-12T14:53: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6</w:t>
      </w:r>
      <w:ins w:id="204" w:author="IRK" w:date="2020-03-12T14:53:00Z">
        <w:r w:rsidR="00E83DE0">
          <w:fldChar w:fldCharType="end"/>
        </w:r>
      </w:ins>
      <w:ins w:id="205" w:author="IRK" w:date="2020-03-12T16:57:00Z">
        <w:r w:rsidR="00D31B86">
          <w:rPr>
            <w:rFonts w:hint="eastAsia"/>
          </w:rPr>
          <w:t xml:space="preserve"> </w:t>
        </w:r>
      </w:ins>
      <w:r>
        <w:t>com.innoexpert.rulesclient.RuleInterface</w:t>
      </w:r>
      <w:r>
        <w:rPr>
          <w:rFonts w:hint="eastAsia"/>
        </w:rPr>
        <w:t>]</w:t>
      </w:r>
      <w:bookmarkEnd w:id="200"/>
      <w:bookmarkEnd w:id="201"/>
    </w:p>
    <w:tbl>
      <w:tblPr>
        <w:tblStyle w:val="af4"/>
        <w:tblW w:w="0" w:type="auto"/>
        <w:jc w:val="center"/>
        <w:tblLook w:val="04A0" w:firstRow="1" w:lastRow="0" w:firstColumn="1" w:lastColumn="0" w:noHBand="0" w:noVBand="1"/>
        <w:tblPrChange w:id="206" w:author="IRK" w:date="2020-04-14T15:29:00Z">
          <w:tblPr>
            <w:tblStyle w:val="af4"/>
            <w:tblW w:w="0" w:type="auto"/>
            <w:tblLook w:val="04A0" w:firstRow="1" w:lastRow="0" w:firstColumn="1" w:lastColumn="0" w:noHBand="0" w:noVBand="1"/>
          </w:tblPr>
        </w:tblPrChange>
      </w:tblPr>
      <w:tblGrid>
        <w:gridCol w:w="9571"/>
        <w:tblGridChange w:id="207">
          <w:tblGrid>
            <w:gridCol w:w="9571"/>
          </w:tblGrid>
        </w:tblGridChange>
      </w:tblGrid>
      <w:tr w:rsidR="00371794" w14:paraId="661CA6BA" w14:textId="77777777" w:rsidTr="005D0672">
        <w:trPr>
          <w:jc w:val="center"/>
        </w:trPr>
        <w:tc>
          <w:tcPr>
            <w:tcW w:w="9571" w:type="dxa"/>
            <w:tcPrChange w:id="208" w:author="IRK" w:date="2020-04-14T15:29:00Z">
              <w:tcPr>
                <w:tcW w:w="9571" w:type="dxa"/>
              </w:tcPr>
            </w:tcPrChange>
          </w:tcPr>
          <w:p w14:paraId="4CE015B9" w14:textId="77777777" w:rsidR="00780CCE" w:rsidRPr="00FD41AE" w:rsidRDefault="00780CCE" w:rsidP="00FD41AE">
            <w:pPr>
              <w:pStyle w:val="1b"/>
            </w:pPr>
            <w:r w:rsidRPr="00780CCE">
              <w:t>1 pa</w:t>
            </w:r>
            <w:r w:rsidRPr="00FD41AE">
              <w:t>ckage com.innoexpert.rulesclient;</w:t>
            </w:r>
          </w:p>
          <w:p w14:paraId="4BAE347F" w14:textId="31EFA7A0" w:rsidR="00780CCE" w:rsidRPr="00FC1DC6" w:rsidRDefault="00780CCE" w:rsidP="00FD41AE">
            <w:pPr>
              <w:pStyle w:val="1b"/>
            </w:pPr>
            <w:r w:rsidRPr="00FD41AE">
              <w:t>2</w:t>
            </w:r>
            <w:del w:id="209" w:author="IRK" w:date="2020-03-13T09:26:00Z">
              <w:r w:rsidRPr="001821EF" w:rsidDel="00C27399">
                <w:delText xml:space="preserve"> </w:delText>
              </w:r>
            </w:del>
          </w:p>
          <w:p w14:paraId="7520C141" w14:textId="51FE6051" w:rsidR="00780CCE" w:rsidRPr="00FC1DC6" w:rsidRDefault="00780CCE" w:rsidP="001821EF">
            <w:pPr>
              <w:pStyle w:val="1b"/>
            </w:pPr>
            <w:r w:rsidRPr="00FC1DC6">
              <w:t>3 public interface RuleInterface</w:t>
            </w:r>
          </w:p>
          <w:p w14:paraId="04A2C1A5" w14:textId="26C1F04C" w:rsidR="00780CCE" w:rsidRPr="00FD41AE" w:rsidRDefault="00780CCE" w:rsidP="00FC1DC6">
            <w:pPr>
              <w:pStyle w:val="1b"/>
            </w:pPr>
            <w:r w:rsidRPr="00FD41AE">
              <w:t>4 {</w:t>
            </w:r>
          </w:p>
          <w:p w14:paraId="72EB8120" w14:textId="792C6A86" w:rsidR="00780CCE" w:rsidRPr="00FD41AE" w:rsidRDefault="00780CCE">
            <w:pPr>
              <w:pStyle w:val="1b"/>
            </w:pPr>
            <w:r w:rsidRPr="00FD41AE">
              <w:t>5     ResultSet execute( RuleReq req, int codetype )</w:t>
            </w:r>
          </w:p>
          <w:p w14:paraId="4FC58C94" w14:textId="37FF8B7E" w:rsidR="00780CCE" w:rsidRPr="00FD41AE" w:rsidRDefault="00780CCE">
            <w:pPr>
              <w:pStyle w:val="1b"/>
            </w:pPr>
            <w:r w:rsidRPr="00FD41AE">
              <w:t>6                       throws RulesException, IllegalArgumentException;</w:t>
            </w:r>
          </w:p>
          <w:p w14:paraId="68AEEF97" w14:textId="61974181" w:rsidR="00780CCE" w:rsidRPr="00FD41AE" w:rsidRDefault="00780CCE">
            <w:pPr>
              <w:pStyle w:val="1b"/>
            </w:pPr>
            <w:r w:rsidRPr="00FD41AE">
              <w:t>7     ResultSet execute( RuleReq req, int codetype, Object ctx )</w:t>
            </w:r>
          </w:p>
          <w:p w14:paraId="1A2A6E4A" w14:textId="02B8DED0" w:rsidR="00780CCE" w:rsidRPr="00FD41AE" w:rsidRDefault="00780CCE">
            <w:pPr>
              <w:pStyle w:val="1b"/>
            </w:pPr>
            <w:r w:rsidRPr="00FD41AE">
              <w:t>8                       throws RulesException, IllegalArgumentException;</w:t>
            </w:r>
          </w:p>
          <w:p w14:paraId="68D5DF14" w14:textId="09488917" w:rsidR="00780CCE" w:rsidRPr="00FD41AE" w:rsidRDefault="00780CCE">
            <w:pPr>
              <w:pStyle w:val="1b"/>
            </w:pPr>
            <w:r w:rsidRPr="00FD41AE">
              <w:t>9     void execute( String rule, ItemProvider itemProvider, ResultConsumer consumer,</w:t>
            </w:r>
            <w:del w:id="210" w:author="IRK" w:date="2020-03-13T09:26:00Z">
              <w:r w:rsidRPr="00FD41AE" w:rsidDel="00C27399">
                <w:delText xml:space="preserve"> </w:delText>
              </w:r>
            </w:del>
          </w:p>
          <w:p w14:paraId="6FDBE611" w14:textId="77777777" w:rsidR="00780CCE" w:rsidRPr="00FD41AE" w:rsidRDefault="00780CCE">
            <w:pPr>
              <w:pStyle w:val="1b"/>
            </w:pPr>
            <w:r w:rsidRPr="00FD41AE">
              <w:t>10                      int codetype, String date, Object ctx )</w:t>
            </w:r>
            <w:del w:id="211" w:author="IRK" w:date="2020-03-13T09:26:00Z">
              <w:r w:rsidRPr="00FD41AE" w:rsidDel="00C27399">
                <w:delText xml:space="preserve"> </w:delText>
              </w:r>
            </w:del>
          </w:p>
          <w:p w14:paraId="62161847" w14:textId="77777777" w:rsidR="00780CCE" w:rsidRPr="00FD41AE" w:rsidRDefault="00780CCE">
            <w:pPr>
              <w:pStyle w:val="1b"/>
            </w:pPr>
            <w:r w:rsidRPr="00FD41AE">
              <w:t>11                       throws RulesException, IllegalArgumentException;</w:t>
            </w:r>
          </w:p>
          <w:p w14:paraId="04AE509C" w14:textId="77777777" w:rsidR="00780CCE" w:rsidRPr="00FD41AE" w:rsidRDefault="00780CCE">
            <w:pPr>
              <w:pStyle w:val="1b"/>
            </w:pPr>
            <w:r w:rsidRPr="00FD41AE">
              <w:t>12     void execute( String rule, ItemProvider itemProvider, ResultConsumer consumer,</w:t>
            </w:r>
            <w:del w:id="212" w:author="IRK" w:date="2020-03-13T09:26:00Z">
              <w:r w:rsidRPr="00FD41AE" w:rsidDel="00C27399">
                <w:delText xml:space="preserve"> </w:delText>
              </w:r>
            </w:del>
          </w:p>
          <w:p w14:paraId="2E572AF8" w14:textId="77777777" w:rsidR="00780CCE" w:rsidRPr="00FD41AE" w:rsidRDefault="00780CCE">
            <w:pPr>
              <w:pStyle w:val="1b"/>
            </w:pPr>
            <w:r w:rsidRPr="00FD41AE">
              <w:t>13                      int codetype, String date, Object ctx, Trace trace, Map callctx )</w:t>
            </w:r>
          </w:p>
          <w:p w14:paraId="61182BB5" w14:textId="77777777" w:rsidR="00780CCE" w:rsidRPr="00FD41AE" w:rsidRDefault="00780CCE">
            <w:pPr>
              <w:pStyle w:val="1b"/>
            </w:pPr>
            <w:r w:rsidRPr="00FD41AE">
              <w:t>14                      throws RulesException, IllegalArgumentException;</w:t>
            </w:r>
          </w:p>
          <w:p w14:paraId="7751A0C2" w14:textId="77777777" w:rsidR="00780CCE" w:rsidRPr="00FD41AE" w:rsidRDefault="00780CCE">
            <w:pPr>
              <w:pStyle w:val="1b"/>
            </w:pPr>
            <w:r w:rsidRPr="00FD41AE">
              <w:t>15     void close();</w:t>
            </w:r>
          </w:p>
          <w:p w14:paraId="119122CC" w14:textId="77777777" w:rsidR="00780CCE" w:rsidRPr="00FD41AE" w:rsidRDefault="00780CCE">
            <w:pPr>
              <w:pStyle w:val="1b"/>
            </w:pPr>
            <w:r w:rsidRPr="00FD41AE">
              <w:t>16     boolean isClosed();</w:t>
            </w:r>
          </w:p>
          <w:p w14:paraId="07F0AA61" w14:textId="77777777" w:rsidR="00780CCE" w:rsidRPr="00FD41AE" w:rsidRDefault="00780CCE">
            <w:pPr>
              <w:pStyle w:val="1b"/>
            </w:pPr>
            <w:r w:rsidRPr="00FD41AE">
              <w:t>17     boolean available();</w:t>
            </w:r>
          </w:p>
          <w:p w14:paraId="36C4FC8B" w14:textId="77777777" w:rsidR="00780CCE" w:rsidRPr="00FD41AE" w:rsidRDefault="00780CCE">
            <w:pPr>
              <w:pStyle w:val="1b"/>
            </w:pPr>
            <w:r w:rsidRPr="00FD41AE">
              <w:t>18     …</w:t>
            </w:r>
          </w:p>
          <w:p w14:paraId="3E1927E7" w14:textId="77777777" w:rsidR="00371794" w:rsidRDefault="00780CCE">
            <w:pPr>
              <w:pStyle w:val="1b"/>
            </w:pPr>
            <w:r w:rsidRPr="00FD41AE">
              <w:t>19 }</w:t>
            </w:r>
          </w:p>
        </w:tc>
      </w:tr>
    </w:tbl>
    <w:p w14:paraId="7435174B" w14:textId="77777777" w:rsidR="00371794" w:rsidRDefault="00371794" w:rsidP="00F93119"/>
    <w:p w14:paraId="33CB7D66" w14:textId="07B19064" w:rsidR="001140F8" w:rsidRDefault="001140F8" w:rsidP="00846AAC">
      <w:r w:rsidRPr="007259BB">
        <w:t>execute</w:t>
      </w:r>
      <w:r w:rsidRPr="007259BB">
        <w:t>メソッドは、</w:t>
      </w:r>
      <w:r w:rsidRPr="002B1B19">
        <w:t>入出力値の引き渡し方式によって</w:t>
      </w:r>
      <w:r w:rsidRPr="002B1B19">
        <w:t>2</w:t>
      </w:r>
      <w:r w:rsidRPr="002B1B19">
        <w:t>種類に分類できる。最初と</w:t>
      </w:r>
      <w:r w:rsidRPr="002B1B19">
        <w:t>2</w:t>
      </w:r>
      <w:r w:rsidRPr="002B1B19">
        <w:t>番目のメソッド</w:t>
      </w:r>
      <w:r w:rsidRPr="007259BB">
        <w:t>は、</w:t>
      </w:r>
      <w:r w:rsidRPr="007259BB">
        <w:t>RuleReq</w:t>
      </w:r>
      <w:r w:rsidRPr="007259BB">
        <w:t>オブジェクト</w:t>
      </w:r>
      <w:r w:rsidRPr="002B1B19">
        <w:t>をパラメータとして</w:t>
      </w:r>
      <w:r w:rsidRPr="007259BB">
        <w:t>受け取</w:t>
      </w:r>
      <w:r w:rsidRPr="007259BB">
        <w:rPr>
          <w:rFonts w:hint="eastAsia"/>
        </w:rPr>
        <w:t>り</w:t>
      </w:r>
      <w:r w:rsidRPr="007259BB">
        <w:t>ResultSet</w:t>
      </w:r>
      <w:r w:rsidRPr="007259BB">
        <w:t>オブジェクトを返す</w:t>
      </w:r>
      <w:r w:rsidR="00B354B3" w:rsidRPr="00F728C5">
        <w:rPr>
          <w:vertAlign w:val="superscript"/>
        </w:rPr>
        <w:t>*1</w:t>
      </w:r>
      <w:r w:rsidRPr="007259BB">
        <w:t>。</w:t>
      </w:r>
      <w:r w:rsidRPr="007259BB">
        <w:t>3</w:t>
      </w:r>
      <w:r w:rsidRPr="007259BB">
        <w:t>番目と</w:t>
      </w:r>
      <w:r w:rsidRPr="007259BB">
        <w:t>4</w:t>
      </w:r>
      <w:r w:rsidRPr="007259BB">
        <w:t>番目のメソッドは、</w:t>
      </w:r>
      <w:r w:rsidRPr="007259BB">
        <w:t>ItemProvider</w:t>
      </w:r>
      <w:r w:rsidRPr="007259BB">
        <w:t>と</w:t>
      </w:r>
      <w:r w:rsidRPr="007259BB">
        <w:t>ResultConsumer</w:t>
      </w:r>
      <w:r w:rsidRPr="007259BB">
        <w:t>オブジェクトをパラメータとして受け</w:t>
      </w:r>
      <w:r w:rsidRPr="00B354B3">
        <w:rPr>
          <w:rFonts w:hint="eastAsia"/>
        </w:rPr>
        <w:t>取る。前者を</w:t>
      </w:r>
      <w:r w:rsidRPr="00AB2487">
        <w:t>I/O</w:t>
      </w:r>
      <w:r w:rsidRPr="00AB2487">
        <w:rPr>
          <w:rFonts w:hint="eastAsia"/>
        </w:rPr>
        <w:t>オブジェクト</w:t>
      </w:r>
      <w:r w:rsidRPr="00AB2487">
        <w:t>(I/O Object)</w:t>
      </w:r>
      <w:r w:rsidRPr="00AB2487">
        <w:rPr>
          <w:rFonts w:hint="eastAsia"/>
        </w:rPr>
        <w:t>方式</w:t>
      </w:r>
      <w:r w:rsidRPr="00B354B3">
        <w:rPr>
          <w:rFonts w:hint="eastAsia"/>
        </w:rPr>
        <w:t>といい、後者を</w:t>
      </w:r>
      <w:r w:rsidRPr="00AB2487">
        <w:t>I/O</w:t>
      </w:r>
      <w:r w:rsidRPr="00AB2487">
        <w:rPr>
          <w:rFonts w:hint="eastAsia"/>
        </w:rPr>
        <w:t>アダプタ</w:t>
      </w:r>
      <w:r w:rsidRPr="00AB2487">
        <w:t>(I/O Adapter)</w:t>
      </w:r>
      <w:r w:rsidRPr="00AB2487">
        <w:rPr>
          <w:rFonts w:hint="eastAsia"/>
        </w:rPr>
        <w:t>方式</w:t>
      </w:r>
      <w:r w:rsidRPr="00B354B3">
        <w:rPr>
          <w:rFonts w:hint="eastAsia"/>
        </w:rPr>
        <w:t>という。各</w:t>
      </w:r>
      <w:r w:rsidRPr="007259BB">
        <w:t>方式については</w:t>
      </w:r>
      <w:del w:id="213" w:author="IRK" w:date="2020-03-13T09:17:00Z">
        <w:r w:rsidRPr="007259BB" w:rsidDel="004A51DE">
          <w:delText>1.2.</w:delText>
        </w:r>
        <w:r w:rsidR="008B6D34" w:rsidDel="004A51DE">
          <w:rPr>
            <w:rFonts w:hint="eastAsia"/>
          </w:rPr>
          <w:delText>6</w:delText>
        </w:r>
      </w:del>
      <w:ins w:id="214" w:author="IRK" w:date="2020-03-13T09:18:00Z">
        <w:r w:rsidR="004A51DE">
          <w:rPr>
            <w:rFonts w:hint="eastAsia"/>
          </w:rPr>
          <w:t>「</w:t>
        </w:r>
      </w:ins>
      <w:ins w:id="215" w:author="IRK" w:date="2020-03-13T09:17:00Z">
        <w:r w:rsidR="004A51DE">
          <w:fldChar w:fldCharType="begin"/>
        </w:r>
        <w:r w:rsidR="004A51DE">
          <w:instrText xml:space="preserve"> </w:instrText>
        </w:r>
        <w:r w:rsidR="004A51DE">
          <w:rPr>
            <w:rFonts w:hint="eastAsia"/>
          </w:rPr>
          <w:instrText>REF _Ref34983489 \r \h</w:instrText>
        </w:r>
        <w:r w:rsidR="004A51DE">
          <w:instrText xml:space="preserve"> </w:instrText>
        </w:r>
      </w:ins>
      <w:r w:rsidR="004A51DE">
        <w:fldChar w:fldCharType="separate"/>
      </w:r>
      <w:r w:rsidR="0092459D">
        <w:t xml:space="preserve">1.2.6 </w:t>
      </w:r>
      <w:ins w:id="216" w:author="IRK" w:date="2020-03-13T09:17:00Z">
        <w:r w:rsidR="004A51DE">
          <w:fldChar w:fldCharType="end"/>
        </w:r>
        <w:r w:rsidR="004A51DE">
          <w:fldChar w:fldCharType="begin"/>
        </w:r>
        <w:r w:rsidR="004A51DE">
          <w:instrText xml:space="preserve"> REF _Ref34983492 \h </w:instrText>
        </w:r>
      </w:ins>
      <w:r w:rsidR="004A51DE">
        <w:fldChar w:fldCharType="separate"/>
      </w:r>
      <w:r w:rsidR="0092459D">
        <w:t>I/O</w:t>
      </w:r>
      <w:r w:rsidR="0092459D">
        <w:t>オブジェクト方式</w:t>
      </w:r>
      <w:ins w:id="217" w:author="IRK" w:date="2020-03-13T09:17:00Z">
        <w:r w:rsidR="004A51DE">
          <w:fldChar w:fldCharType="end"/>
        </w:r>
      </w:ins>
      <w:ins w:id="218" w:author="IRK" w:date="2020-03-13T09:18:00Z">
        <w:r w:rsidR="004A51DE">
          <w:rPr>
            <w:rFonts w:hint="eastAsia"/>
          </w:rPr>
          <w:t>」</w:t>
        </w:r>
      </w:ins>
      <w:r w:rsidRPr="007259BB">
        <w:t>と</w:t>
      </w:r>
      <w:del w:id="219" w:author="IRK" w:date="2020-03-13T09:18:00Z">
        <w:r w:rsidRPr="007259BB" w:rsidDel="004A51DE">
          <w:delText>1.2.</w:delText>
        </w:r>
        <w:r w:rsidR="008B6D34" w:rsidDel="004A51DE">
          <w:rPr>
            <w:rFonts w:hint="eastAsia"/>
          </w:rPr>
          <w:delText>7</w:delText>
        </w:r>
      </w:del>
      <w:ins w:id="220" w:author="IRK" w:date="2020-03-13T09:18:00Z">
        <w:r w:rsidR="004A51DE">
          <w:rPr>
            <w:rFonts w:hint="eastAsia"/>
          </w:rPr>
          <w:t>「</w:t>
        </w:r>
        <w:r w:rsidR="004A51DE">
          <w:fldChar w:fldCharType="begin"/>
        </w:r>
        <w:r w:rsidR="004A51DE">
          <w:instrText xml:space="preserve"> </w:instrText>
        </w:r>
        <w:r w:rsidR="004A51DE">
          <w:rPr>
            <w:rFonts w:hint="eastAsia"/>
          </w:rPr>
          <w:instrText>REF _Ref34983511 \r \h</w:instrText>
        </w:r>
        <w:r w:rsidR="004A51DE">
          <w:instrText xml:space="preserve"> </w:instrText>
        </w:r>
      </w:ins>
      <w:r w:rsidR="004A51DE">
        <w:fldChar w:fldCharType="separate"/>
      </w:r>
      <w:r w:rsidR="0092459D">
        <w:t xml:space="preserve">1.2.7 </w:t>
      </w:r>
      <w:ins w:id="221" w:author="IRK" w:date="2020-03-13T09:18:00Z">
        <w:r w:rsidR="004A51DE">
          <w:fldChar w:fldCharType="end"/>
        </w:r>
        <w:r w:rsidR="004A51DE">
          <w:fldChar w:fldCharType="begin"/>
        </w:r>
        <w:r w:rsidR="004A51DE">
          <w:instrText xml:space="preserve"> REF _Ref34983516 \h </w:instrText>
        </w:r>
      </w:ins>
      <w:r w:rsidR="004A51DE">
        <w:fldChar w:fldCharType="separate"/>
      </w:r>
      <w:r w:rsidR="0092459D">
        <w:t>I/O</w:t>
      </w:r>
      <w:r w:rsidR="0092459D">
        <w:t>アダプタ</w:t>
      </w:r>
      <w:r w:rsidR="0092459D" w:rsidRPr="00785150">
        <w:t>方式</w:t>
      </w:r>
      <w:ins w:id="222" w:author="IRK" w:date="2020-03-13T09:18:00Z">
        <w:r w:rsidR="004A51DE">
          <w:fldChar w:fldCharType="end"/>
        </w:r>
        <w:r w:rsidR="004A51DE">
          <w:rPr>
            <w:rFonts w:hint="eastAsia"/>
          </w:rPr>
          <w:t>」</w:t>
        </w:r>
      </w:ins>
      <w:r w:rsidRPr="007259BB">
        <w:t>で説明し、</w:t>
      </w:r>
      <w:del w:id="223" w:author="IRK" w:date="2020-03-13T09:18:00Z">
        <w:r w:rsidRPr="007259BB" w:rsidDel="004A51DE">
          <w:delText>1.2.</w:delText>
        </w:r>
        <w:r w:rsidR="008B6D34" w:rsidDel="004A51DE">
          <w:rPr>
            <w:rFonts w:hint="eastAsia"/>
          </w:rPr>
          <w:delText>8</w:delText>
        </w:r>
      </w:del>
      <w:ins w:id="224" w:author="IRK" w:date="2020-03-13T09:18:00Z">
        <w:r w:rsidR="004A51DE">
          <w:rPr>
            <w:rFonts w:hint="eastAsia"/>
          </w:rPr>
          <w:t>「</w:t>
        </w:r>
        <w:r w:rsidR="004A51DE">
          <w:fldChar w:fldCharType="begin"/>
        </w:r>
        <w:r w:rsidR="004A51DE">
          <w:instrText xml:space="preserve"> </w:instrText>
        </w:r>
        <w:r w:rsidR="004A51DE">
          <w:rPr>
            <w:rFonts w:hint="eastAsia"/>
          </w:rPr>
          <w:instrText>REF _Ref34983531 \r \h</w:instrText>
        </w:r>
        <w:r w:rsidR="004A51DE">
          <w:instrText xml:space="preserve"> </w:instrText>
        </w:r>
      </w:ins>
      <w:r w:rsidR="004A51DE">
        <w:fldChar w:fldCharType="separate"/>
      </w:r>
      <w:r w:rsidR="0092459D">
        <w:t xml:space="preserve">1.2.8 </w:t>
      </w:r>
      <w:ins w:id="225" w:author="IRK" w:date="2020-03-13T09:18:00Z">
        <w:r w:rsidR="004A51DE">
          <w:fldChar w:fldCharType="end"/>
        </w:r>
        <w:r w:rsidR="004A51DE">
          <w:fldChar w:fldCharType="begin"/>
        </w:r>
        <w:r w:rsidR="004A51DE">
          <w:instrText xml:space="preserve"> REF _Ref34983533 \h </w:instrText>
        </w:r>
      </w:ins>
      <w:r w:rsidR="004A51DE">
        <w:fldChar w:fldCharType="separate"/>
      </w:r>
      <w:r w:rsidR="0092459D">
        <w:t>ルール</w:t>
      </w:r>
      <w:r w:rsidR="0092459D">
        <w:rPr>
          <w:rFonts w:hint="eastAsia"/>
        </w:rPr>
        <w:t>エンジン</w:t>
      </w:r>
      <w:r w:rsidR="0092459D">
        <w:t>の構成方式に基づく</w:t>
      </w:r>
      <w:r w:rsidR="0092459D">
        <w:t>I/O</w:t>
      </w:r>
      <w:r w:rsidR="0092459D">
        <w:t>オブジェクト方式と</w:t>
      </w:r>
      <w:r w:rsidR="0092459D">
        <w:t>I/O</w:t>
      </w:r>
      <w:r w:rsidR="0092459D">
        <w:t>アダプタ方式の性能比較</w:t>
      </w:r>
      <w:ins w:id="226" w:author="IRK" w:date="2020-03-13T09:18:00Z">
        <w:r w:rsidR="004A51DE">
          <w:fldChar w:fldCharType="end"/>
        </w:r>
        <w:r w:rsidR="004A51DE">
          <w:rPr>
            <w:rFonts w:hint="eastAsia"/>
          </w:rPr>
          <w:t>」</w:t>
        </w:r>
      </w:ins>
      <w:r w:rsidRPr="007259BB">
        <w:t>で各方式のメリットとデメリットを説明する。</w:t>
      </w:r>
    </w:p>
    <w:p w14:paraId="2096944A" w14:textId="77777777" w:rsidR="002877E7" w:rsidRDefault="002877E7" w:rsidP="00F93119"/>
    <w:p w14:paraId="4BC39361" w14:textId="043F91C0" w:rsidR="002877E7" w:rsidRPr="00033F2E" w:rsidRDefault="002877E7" w:rsidP="00846AAC">
      <w:pPr>
        <w:pStyle w:val="a2"/>
      </w:pPr>
      <w:r w:rsidRPr="00846AAC">
        <w:t>ResultSet</w:t>
      </w:r>
      <w:r w:rsidRPr="00033F2E">
        <w:rPr>
          <w:rFonts w:hint="eastAsia"/>
        </w:rPr>
        <w:t>の完全修飾名</w:t>
      </w:r>
      <w:r w:rsidRPr="00033F2E">
        <w:t>(Fully Qualified Name)</w:t>
      </w:r>
      <w:r w:rsidRPr="00033F2E">
        <w:rPr>
          <w:rFonts w:hint="eastAsia"/>
        </w:rPr>
        <w:t>は、</w:t>
      </w:r>
      <w:r w:rsidRPr="00033F2E">
        <w:t>com.innoexpert.rulesclient.ResultSet</w:t>
      </w:r>
      <w:r w:rsidRPr="00033F2E">
        <w:rPr>
          <w:rFonts w:hint="eastAsia"/>
        </w:rPr>
        <w:t>である。</w:t>
      </w:r>
      <w:r w:rsidRPr="00033F2E">
        <w:t>java.sql.ResultSet</w:t>
      </w:r>
      <w:r w:rsidRPr="00033F2E">
        <w:rPr>
          <w:rFonts w:hint="eastAsia"/>
        </w:rPr>
        <w:t>とは異なるインタフェースである。しかし、多くの部分が</w:t>
      </w:r>
      <w:r w:rsidRPr="00033F2E">
        <w:t>java.sql.ResultSet</w:t>
      </w:r>
      <w:r w:rsidR="00DF3773" w:rsidRPr="00033F2E">
        <w:rPr>
          <w:rFonts w:hint="eastAsia"/>
        </w:rPr>
        <w:t>メソッドを再定義した</w:t>
      </w:r>
      <w:r w:rsidRPr="00033F2E">
        <w:rPr>
          <w:rFonts w:hint="eastAsia"/>
        </w:rPr>
        <w:t>ため、同様のメソッドが多く定義されており、使用方法も似ている。ただし、</w:t>
      </w:r>
      <w:r w:rsidRPr="00033F2E">
        <w:t>java.sql.ResultSet</w:t>
      </w:r>
      <w:r w:rsidRPr="00033F2E">
        <w:rPr>
          <w:rFonts w:hint="eastAsia"/>
        </w:rPr>
        <w:t>は使用後に</w:t>
      </w:r>
      <w:r w:rsidRPr="00033F2E">
        <w:t>close</w:t>
      </w:r>
      <w:r w:rsidRPr="00033F2E">
        <w:rPr>
          <w:rFonts w:hint="eastAsia"/>
        </w:rPr>
        <w:t>を呼び出す必要があるが、</w:t>
      </w:r>
      <w:r w:rsidRPr="00033F2E">
        <w:t>com.innoexpert.rulesclient.ResultSet</w:t>
      </w:r>
      <w:r w:rsidRPr="00033F2E">
        <w:rPr>
          <w:rFonts w:hint="eastAsia"/>
        </w:rPr>
        <w:t>は</w:t>
      </w:r>
      <w:r w:rsidRPr="00033F2E">
        <w:t>close</w:t>
      </w:r>
      <w:r w:rsidRPr="00033F2E">
        <w:rPr>
          <w:rFonts w:hint="eastAsia"/>
        </w:rPr>
        <w:t>メソッドがない。</w:t>
      </w:r>
    </w:p>
    <w:p w14:paraId="28F9C86E" w14:textId="77777777" w:rsidR="002877E7" w:rsidRDefault="002877E7" w:rsidP="00F93119"/>
    <w:p w14:paraId="118AF5C9" w14:textId="77777777" w:rsidR="000844A9" w:rsidRPr="002B1B19" w:rsidRDefault="000844A9" w:rsidP="00F93119">
      <w:r w:rsidRPr="002B1B19">
        <w:t>次</w:t>
      </w:r>
      <w:r w:rsidRPr="007259BB">
        <w:t>は、</w:t>
      </w:r>
      <w:r w:rsidRPr="007259BB">
        <w:t>execute</w:t>
      </w:r>
      <w:r w:rsidRPr="007259BB">
        <w:t>を除いた</w:t>
      </w:r>
      <w:r w:rsidRPr="002B1B19">
        <w:t>各メソッドに関する説明である。</w:t>
      </w:r>
    </w:p>
    <w:p w14:paraId="1B03E0FC" w14:textId="77777777" w:rsidR="001140F8" w:rsidRPr="000844A9" w:rsidRDefault="001140F8" w:rsidP="00F93119"/>
    <w:p w14:paraId="7EDAE987" w14:textId="77777777" w:rsidR="001140F8" w:rsidRPr="002B1B19" w:rsidRDefault="001140F8" w:rsidP="00F93119">
      <w:r w:rsidRPr="002B1B19">
        <w:t>void close()</w:t>
      </w:r>
    </w:p>
    <w:p w14:paraId="2F3DD2E9" w14:textId="77777777" w:rsidR="001140F8" w:rsidRPr="002B1B19" w:rsidRDefault="000844A9" w:rsidP="00F93119">
      <w:r>
        <w:rPr>
          <w:rFonts w:hint="eastAsia"/>
        </w:rPr>
        <w:t>RuleInterface</w:t>
      </w:r>
      <w:r>
        <w:rPr>
          <w:rFonts w:hint="eastAsia"/>
        </w:rPr>
        <w:t>を</w:t>
      </w:r>
      <w:r w:rsidR="001140F8" w:rsidRPr="002B1B19">
        <w:t>ルールインタフェースクラスタに返す。</w:t>
      </w:r>
    </w:p>
    <w:p w14:paraId="71D0F9A7" w14:textId="77777777" w:rsidR="001140F8" w:rsidRPr="002B1B19" w:rsidRDefault="001140F8" w:rsidP="00F93119"/>
    <w:p w14:paraId="790660AB" w14:textId="77777777" w:rsidR="001140F8" w:rsidRPr="002B1B19" w:rsidRDefault="001140F8" w:rsidP="00F93119">
      <w:r w:rsidRPr="002B1B19">
        <w:t>boolean isClosed()</w:t>
      </w:r>
    </w:p>
    <w:p w14:paraId="04B77AA2" w14:textId="1154F04D" w:rsidR="001140F8" w:rsidRPr="00F728C5" w:rsidRDefault="000844A9" w:rsidP="00F93119">
      <w:r w:rsidRPr="00F728C5">
        <w:rPr>
          <w:rStyle w:val="aff2"/>
          <w:rFonts w:asciiTheme="majorHAnsi" w:eastAsia="ＭＳ Ｐゴシック" w:hAnsiTheme="majorHAnsi" w:cstheme="majorHAnsi"/>
          <w:sz w:val="20"/>
          <w:szCs w:val="20"/>
        </w:rPr>
        <w:t>RuleInterface</w:t>
      </w:r>
      <w:r w:rsidRPr="00F728C5">
        <w:rPr>
          <w:rStyle w:val="aff2"/>
          <w:rFonts w:asciiTheme="majorHAnsi" w:eastAsia="ＭＳ Ｐゴシック" w:hAnsiTheme="majorHAnsi" w:cstheme="majorHAnsi" w:hint="eastAsia"/>
          <w:sz w:val="20"/>
          <w:szCs w:val="20"/>
        </w:rPr>
        <w:t>が</w:t>
      </w:r>
      <w:r w:rsidR="001140F8" w:rsidRPr="00F728C5">
        <w:rPr>
          <w:rFonts w:hint="eastAsia"/>
        </w:rPr>
        <w:t>ルールインタフェースクラスタに返された</w:t>
      </w:r>
      <w:r w:rsidRPr="00F728C5">
        <w:rPr>
          <w:rFonts w:hint="eastAsia"/>
        </w:rPr>
        <w:t>場合、</w:t>
      </w:r>
      <w:r w:rsidR="003566EB">
        <w:rPr>
          <w:rFonts w:eastAsia="Malgun Gothic" w:hint="eastAsia"/>
        </w:rPr>
        <w:t>TRUE</w:t>
      </w:r>
      <w:r w:rsidR="001140F8" w:rsidRPr="00F728C5">
        <w:rPr>
          <w:rFonts w:hint="eastAsia"/>
        </w:rPr>
        <w:t>を返す。その他の場合は、</w:t>
      </w:r>
      <w:r w:rsidR="003566EB">
        <w:t>FALSE</w:t>
      </w:r>
      <w:r w:rsidR="001140F8" w:rsidRPr="00F728C5">
        <w:rPr>
          <w:rFonts w:hint="eastAsia"/>
        </w:rPr>
        <w:t>を返す。</w:t>
      </w:r>
    </w:p>
    <w:p w14:paraId="0DE84BBB" w14:textId="77777777" w:rsidR="001140F8" w:rsidRPr="002B1B19" w:rsidRDefault="001140F8" w:rsidP="00F93119"/>
    <w:p w14:paraId="23AE0539" w14:textId="77777777" w:rsidR="001140F8" w:rsidRPr="002B1B19" w:rsidRDefault="001140F8" w:rsidP="00F93119">
      <w:r w:rsidRPr="002B1B19">
        <w:t>boolean available()</w:t>
      </w:r>
    </w:p>
    <w:p w14:paraId="660B2FB3" w14:textId="6DFFD941" w:rsidR="001140F8" w:rsidRPr="00AB2487" w:rsidRDefault="000844A9" w:rsidP="00F93119">
      <w:pPr>
        <w:rPr>
          <w:rFonts w:eastAsia="Malgun Gothic"/>
        </w:rPr>
      </w:pPr>
      <w:r w:rsidRPr="00F728C5">
        <w:rPr>
          <w:rStyle w:val="aff2"/>
          <w:rFonts w:asciiTheme="majorHAnsi" w:eastAsia="ＭＳ Ｐゴシック" w:hAnsiTheme="majorHAnsi" w:cstheme="majorHAnsi"/>
          <w:sz w:val="20"/>
          <w:szCs w:val="20"/>
        </w:rPr>
        <w:t>RuleInterface</w:t>
      </w:r>
      <w:r w:rsidRPr="00F728C5">
        <w:rPr>
          <w:rStyle w:val="aff2"/>
          <w:rFonts w:asciiTheme="majorHAnsi" w:eastAsia="ＭＳ Ｐゴシック" w:hAnsiTheme="majorHAnsi" w:cstheme="majorHAnsi" w:hint="eastAsia"/>
          <w:sz w:val="20"/>
          <w:szCs w:val="20"/>
        </w:rPr>
        <w:t>が</w:t>
      </w:r>
      <w:r w:rsidR="001140F8" w:rsidRPr="00F728C5">
        <w:rPr>
          <w:rFonts w:hint="eastAsia"/>
        </w:rPr>
        <w:t>現在使用可能な状態なのか判断する。使用可能</w:t>
      </w:r>
      <w:r w:rsidRPr="00F728C5">
        <w:rPr>
          <w:rFonts w:hint="eastAsia"/>
        </w:rPr>
        <w:t>の</w:t>
      </w:r>
      <w:r w:rsidR="001140F8" w:rsidRPr="00F728C5">
        <w:rPr>
          <w:rFonts w:hint="eastAsia"/>
        </w:rPr>
        <w:t>場合</w:t>
      </w:r>
      <w:r w:rsidR="003566EB">
        <w:t>TRUE</w:t>
      </w:r>
      <w:r w:rsidR="001140F8" w:rsidRPr="00F728C5">
        <w:rPr>
          <w:rFonts w:hint="eastAsia"/>
        </w:rPr>
        <w:t>、使用</w:t>
      </w:r>
      <w:r w:rsidRPr="00F728C5">
        <w:rPr>
          <w:rFonts w:hint="eastAsia"/>
        </w:rPr>
        <w:t>不可の場合</w:t>
      </w:r>
      <w:r w:rsidR="003566EB">
        <w:t>FALSE</w:t>
      </w:r>
      <w:r w:rsidR="001140F8" w:rsidRPr="00F728C5">
        <w:rPr>
          <w:rFonts w:hint="eastAsia"/>
        </w:rPr>
        <w:t>を返す。</w:t>
      </w:r>
    </w:p>
    <w:p w14:paraId="5631D79E" w14:textId="77777777" w:rsidR="001140F8" w:rsidRPr="008718F1" w:rsidRDefault="001140F8" w:rsidP="00F93119"/>
    <w:p w14:paraId="5129B053" w14:textId="77777777" w:rsidR="001140F8" w:rsidRPr="005E282E" w:rsidRDefault="001140F8" w:rsidP="00F93119">
      <w:pPr>
        <w:pStyle w:val="32"/>
      </w:pPr>
      <w:bookmarkStart w:id="227" w:name="_Toc385838751"/>
      <w:bookmarkStart w:id="228" w:name="_Toc426449602"/>
      <w:bookmarkStart w:id="229" w:name="_Toc426449698"/>
      <w:bookmarkStart w:id="230" w:name="_Toc434858876"/>
      <w:bookmarkStart w:id="231" w:name="_Ref34925359"/>
      <w:bookmarkStart w:id="232" w:name="_Ref34925361"/>
      <w:bookmarkStart w:id="233" w:name="_Ref34926835"/>
      <w:bookmarkStart w:id="234" w:name="_Ref34926837"/>
      <w:bookmarkStart w:id="235" w:name="_Ref34983583"/>
      <w:bookmarkStart w:id="236" w:name="_Ref34983585"/>
      <w:bookmarkStart w:id="237" w:name="_Toc34988258"/>
      <w:bookmarkStart w:id="238" w:name="_Toc40799100"/>
      <w:r w:rsidRPr="00531F55">
        <w:t>コード</w:t>
      </w:r>
      <w:r w:rsidRPr="005E282E">
        <w:t>体系</w:t>
      </w:r>
      <w:bookmarkEnd w:id="227"/>
      <w:bookmarkEnd w:id="228"/>
      <w:bookmarkEnd w:id="229"/>
      <w:bookmarkEnd w:id="230"/>
      <w:bookmarkEnd w:id="231"/>
      <w:bookmarkEnd w:id="232"/>
      <w:bookmarkEnd w:id="233"/>
      <w:bookmarkEnd w:id="234"/>
      <w:bookmarkEnd w:id="235"/>
      <w:bookmarkEnd w:id="236"/>
      <w:bookmarkEnd w:id="237"/>
      <w:bookmarkEnd w:id="238"/>
    </w:p>
    <w:p w14:paraId="475E3785" w14:textId="2B591451" w:rsidR="001140F8" w:rsidRDefault="001140F8" w:rsidP="00F93119">
      <w:r>
        <w:t>I/O</w:t>
      </w:r>
      <w:r>
        <w:t>オブジェクト方式では、呼び出すルールコードと入力項目のコード</w:t>
      </w:r>
      <w:r>
        <w:rPr>
          <w:rFonts w:hint="eastAsia"/>
        </w:rPr>
        <w:t>および</w:t>
      </w:r>
      <w:r>
        <w:t>値が</w:t>
      </w:r>
      <w:r>
        <w:t>RuleReq</w:t>
      </w:r>
      <w:r>
        <w:t>入力オブジェクトに保存されて引き渡される。</w:t>
      </w:r>
      <w:r>
        <w:t>I/O</w:t>
      </w:r>
      <w:r>
        <w:t>アダプタ方式では、呼び出すルールのコードが</w:t>
      </w:r>
      <w:r w:rsidR="00CF4F71">
        <w:rPr>
          <w:rFonts w:hint="eastAsia"/>
        </w:rPr>
        <w:t>e</w:t>
      </w:r>
      <w:r>
        <w:t>xecute</w:t>
      </w:r>
      <w:r>
        <w:t>メソッドのパラメータとして引き渡される。コードとして使用できる値は、</w:t>
      </w:r>
      <w:del w:id="239" w:author="IRK" w:date="2020-03-12T14:32:00Z">
        <w:r w:rsidR="00DF3773" w:rsidDel="00E011FE">
          <w:rPr>
            <w:rFonts w:hint="eastAsia"/>
          </w:rPr>
          <w:delText>以下</w:delText>
        </w:r>
      </w:del>
      <w:ins w:id="240" w:author="IRK" w:date="2020-03-12T14:32:00Z">
        <w:r w:rsidR="00E011FE">
          <w:rPr>
            <w:rFonts w:hint="eastAsia"/>
          </w:rPr>
          <w:t>次</w:t>
        </w:r>
      </w:ins>
      <w:r>
        <w:t>の</w:t>
      </w:r>
      <w:del w:id="241" w:author="IRK" w:date="2020-03-12T14:32:00Z">
        <w:r w:rsidDel="00E011FE">
          <w:delText>通り</w:delText>
        </w:r>
      </w:del>
      <w:ins w:id="242" w:author="IRK" w:date="2020-03-12T14:32:00Z">
        <w:r w:rsidR="00E011FE">
          <w:rPr>
            <w:rFonts w:hint="eastAsia"/>
          </w:rPr>
          <w:t>とおり</w:t>
        </w:r>
      </w:ins>
      <w:r>
        <w:t>である。</w:t>
      </w:r>
    </w:p>
    <w:p w14:paraId="0484BB38" w14:textId="77777777" w:rsidR="001140F8" w:rsidRPr="005E282E" w:rsidRDefault="001140F8" w:rsidP="00846AAC">
      <w:pPr>
        <w:pStyle w:val="10"/>
      </w:pPr>
      <w:r w:rsidRPr="005E282E">
        <w:t>ルールまたは項目の</w:t>
      </w:r>
      <w:r w:rsidRPr="005E282E">
        <w:t>ID</w:t>
      </w:r>
    </w:p>
    <w:p w14:paraId="730EF4E9" w14:textId="77777777" w:rsidR="001140F8" w:rsidRPr="005E282E" w:rsidRDefault="001140F8">
      <w:pPr>
        <w:pStyle w:val="10"/>
      </w:pPr>
      <w:r w:rsidRPr="005E282E">
        <w:t>ルールまたは項目の名前</w:t>
      </w:r>
    </w:p>
    <w:p w14:paraId="1FD676DF" w14:textId="77777777" w:rsidR="001140F8" w:rsidRPr="005E282E" w:rsidRDefault="001140F8">
      <w:pPr>
        <w:pStyle w:val="10"/>
      </w:pPr>
      <w:r w:rsidRPr="005E282E">
        <w:t>ルールまたは項目のエイリアス</w:t>
      </w:r>
    </w:p>
    <w:p w14:paraId="019B15F8" w14:textId="77777777" w:rsidR="001140F8" w:rsidRDefault="001140F8" w:rsidP="00F93119"/>
    <w:p w14:paraId="35A66D1D" w14:textId="03C37165" w:rsidR="001140F8" w:rsidRPr="007822B6" w:rsidRDefault="001140F8" w:rsidP="00F93119">
      <w:r>
        <w:t>ID</w:t>
      </w:r>
      <w:r>
        <w:t>は、ルールシステムが管理目的ですべてのルールと項目に付与するアルファベットと数字</w:t>
      </w:r>
      <w:r w:rsidR="00764A77">
        <w:rPr>
          <w:rFonts w:hint="eastAsia"/>
        </w:rPr>
        <w:t>の</w:t>
      </w:r>
      <w:r>
        <w:t>10</w:t>
      </w:r>
      <w:r>
        <w:t>桁のコードである。</w:t>
      </w:r>
      <w:r w:rsidR="00EB1E46">
        <w:t>ルールシステムで自動的に付与された</w:t>
      </w:r>
      <w:r w:rsidR="00EB1E46">
        <w:t>ID</w:t>
      </w:r>
      <w:r w:rsidR="00EB1E46">
        <w:t>は、</w:t>
      </w:r>
      <w:r w:rsidR="00EB1E46">
        <w:t>‘#S’</w:t>
      </w:r>
      <w:r w:rsidR="00EB1E46">
        <w:t>で始まる。</w:t>
      </w:r>
      <w:r>
        <w:t>ID</w:t>
      </w:r>
      <w:r>
        <w:t>は固有のものが付与されるため、ルール同士または項目同士で重複することはない。</w:t>
      </w:r>
      <w:r>
        <w:t>ID</w:t>
      </w:r>
      <w:r>
        <w:t>は、一度付与されると変更できない。</w:t>
      </w:r>
    </w:p>
    <w:p w14:paraId="4CB4B6D8" w14:textId="77777777" w:rsidR="001140F8" w:rsidRDefault="001140F8" w:rsidP="00F93119"/>
    <w:p w14:paraId="4BD76272" w14:textId="0ADBCA61" w:rsidR="001140F8" w:rsidRDefault="001140F8" w:rsidP="00F93119">
      <w:r>
        <w:t>名前は、ルール管理者がすべてのルールと項目に付与する</w:t>
      </w:r>
      <w:r>
        <w:t>127</w:t>
      </w:r>
      <w:r>
        <w:t>文字以内のコードである。いくつかの特殊文字を除き、ほとんどの文字が使用できる。ルールビルダーで</w:t>
      </w:r>
      <w:r w:rsidR="00FD3E3C">
        <w:rPr>
          <w:rFonts w:hint="eastAsia"/>
        </w:rPr>
        <w:t>、</w:t>
      </w:r>
      <w:r>
        <w:t>すべてのルールの内容は名前で表現されるため、</w:t>
      </w:r>
      <w:r w:rsidR="00DF3773" w:rsidRPr="002E4B47">
        <w:t>大概</w:t>
      </w:r>
      <w:r>
        <w:t>は業務に合わせた名前が付与される。名前も</w:t>
      </w:r>
      <w:r>
        <w:t>ID</w:t>
      </w:r>
      <w:r>
        <w:rPr>
          <w:rFonts w:hint="eastAsia"/>
        </w:rPr>
        <w:t>と同様に</w:t>
      </w:r>
      <w:r>
        <w:t>ルールシステム内では固有のものであるため、ルール同士または項目同士で重複しないが、変更は可能である。</w:t>
      </w:r>
    </w:p>
    <w:p w14:paraId="20E8916C" w14:textId="77777777" w:rsidR="001140F8" w:rsidRPr="00FD3E3C" w:rsidRDefault="001140F8" w:rsidP="00F93119"/>
    <w:p w14:paraId="151FA631" w14:textId="4F54EE5E" w:rsidR="001140F8" w:rsidRPr="00F728C5" w:rsidRDefault="001140F8" w:rsidP="00F93119">
      <w:r w:rsidRPr="001C581A">
        <w:t>ID</w:t>
      </w:r>
      <w:r w:rsidRPr="001C581A">
        <w:t>はルールシステムから識別</w:t>
      </w:r>
      <w:r>
        <w:rPr>
          <w:rFonts w:hint="eastAsia"/>
        </w:rPr>
        <w:t>および</w:t>
      </w:r>
      <w:r w:rsidRPr="001C581A">
        <w:t>管理のために付与され、名前はルール管理者が業務的な意味を込めて付与する。</w:t>
      </w:r>
      <w:r>
        <w:t>一般的に</w:t>
      </w:r>
      <w:r>
        <w:t>IT</w:t>
      </w:r>
      <w:r>
        <w:t>システムでは様々な制約条件によって業務的な意味を持つ名前をそのまま使用せず、制限された文字</w:t>
      </w:r>
      <w:r w:rsidR="00FD3E3C">
        <w:rPr>
          <w:rFonts w:hint="eastAsia"/>
        </w:rPr>
        <w:t>を使う</w:t>
      </w:r>
      <w:r w:rsidR="00FD3E3C">
        <w:t>。</w:t>
      </w:r>
      <w:r w:rsidRPr="001C581A">
        <w:rPr>
          <w:spacing w:val="-4"/>
        </w:rPr>
        <w:t>例えば</w:t>
      </w:r>
      <w:r w:rsidR="008D5AFD">
        <w:rPr>
          <w:rFonts w:hint="eastAsia"/>
          <w:spacing w:val="-4"/>
        </w:rPr>
        <w:t>、</w:t>
      </w:r>
      <w:r w:rsidRPr="001C581A">
        <w:rPr>
          <w:spacing w:val="-4"/>
        </w:rPr>
        <w:t>アルファベットの大文字と数字、</w:t>
      </w:r>
      <w:r w:rsidRPr="001C581A">
        <w:rPr>
          <w:spacing w:val="-4"/>
        </w:rPr>
        <w:t>‘_’</w:t>
      </w:r>
      <w:r w:rsidRPr="001C581A">
        <w:rPr>
          <w:spacing w:val="-4"/>
        </w:rPr>
        <w:t>で構成された別のコード体系を運用する。エイリアスは、</w:t>
      </w:r>
      <w:r w:rsidRPr="001C581A">
        <w:t>ルールまたは項目に</w:t>
      </w:r>
      <w:r w:rsidR="007C2A76">
        <w:rPr>
          <w:rFonts w:hint="eastAsia"/>
        </w:rPr>
        <w:t>、</w:t>
      </w:r>
      <w:r w:rsidRPr="001C581A">
        <w:t>このコード体系に基づくコードを付与できるように</w:t>
      </w:r>
      <w:r w:rsidR="00F11601">
        <w:rPr>
          <w:rFonts w:hint="eastAsia"/>
        </w:rPr>
        <w:t>する</w:t>
      </w:r>
      <w:r w:rsidRPr="001C581A">
        <w:t>。ルールエイリアスは</w:t>
      </w:r>
      <w:r>
        <w:t>、</w:t>
      </w:r>
      <w:r>
        <w:t>ID</w:t>
      </w:r>
      <w:r>
        <w:t>または名前とは異なり、すべてのルールと項目に付与する必要はない。エイリアスは必要なルールと項目に</w:t>
      </w:r>
      <w:del w:id="243" w:author="IRK" w:date="2020-04-08T17:31:00Z">
        <w:r w:rsidDel="00F97F4D">
          <w:delText>選択的に</w:delText>
        </w:r>
      </w:del>
      <w:ins w:id="244" w:author="IRK" w:date="2020-04-08T17:31:00Z">
        <w:r w:rsidR="00F97F4D" w:rsidRPr="00F97F4D">
          <w:rPr>
            <w:rFonts w:hint="eastAsia"/>
          </w:rPr>
          <w:t>任意で</w:t>
        </w:r>
      </w:ins>
      <w:r>
        <w:t>付与でき、付与</w:t>
      </w:r>
      <w:r w:rsidR="007C2A76">
        <w:rPr>
          <w:rFonts w:hint="eastAsia"/>
        </w:rPr>
        <w:t>し</w:t>
      </w:r>
      <w:r>
        <w:t>た後でも変更</w:t>
      </w:r>
      <w:r w:rsidR="007C2A76">
        <w:rPr>
          <w:rFonts w:hint="eastAsia"/>
        </w:rPr>
        <w:t>できる</w:t>
      </w:r>
      <w:r>
        <w:t>。</w:t>
      </w:r>
      <w:r>
        <w:rPr>
          <w:rFonts w:hint="eastAsia"/>
        </w:rPr>
        <w:t>ただし</w:t>
      </w:r>
      <w:r>
        <w:t>、付与され</w:t>
      </w:r>
      <w:r>
        <w:rPr>
          <w:rFonts w:hint="eastAsia"/>
        </w:rPr>
        <w:t>た場合</w:t>
      </w:r>
      <w:r w:rsidR="00780CCE" w:rsidRPr="00780CCE">
        <w:rPr>
          <w:rFonts w:hint="eastAsia"/>
        </w:rPr>
        <w:t>は</w:t>
      </w:r>
      <w:r w:rsidRPr="00780CCE">
        <w:t>ルール同士または項目同士で</w:t>
      </w:r>
      <w:r>
        <w:t>重複できない。</w:t>
      </w:r>
    </w:p>
    <w:p w14:paraId="3A03D7F9" w14:textId="0E8479D8" w:rsidR="001140F8" w:rsidRDefault="001140F8" w:rsidP="00F93119">
      <w:r w:rsidRPr="001C581A">
        <w:t>ルールサービスを呼び出</w:t>
      </w:r>
      <w:r w:rsidRPr="00780CCE">
        <w:t>す時にどのルールを呼び出すか、どの項目の値を設定するか</w:t>
      </w:r>
      <w:r w:rsidRPr="001C581A">
        <w:t>を指定するために、</w:t>
      </w:r>
      <w:r w:rsidRPr="001C581A">
        <w:t>ID</w:t>
      </w:r>
      <w:r w:rsidRPr="001C581A">
        <w:t>、</w:t>
      </w:r>
      <w:r>
        <w:t>名前、エイリアスの中から</w:t>
      </w:r>
      <w:r>
        <w:t>1</w:t>
      </w:r>
      <w:r>
        <w:t>つのコード体系を選択できる。ただし、</w:t>
      </w:r>
      <w:r>
        <w:t>1</w:t>
      </w:r>
      <w:r>
        <w:t>つのルールの呼び出しには</w:t>
      </w:r>
      <w:r>
        <w:t>1</w:t>
      </w:r>
      <w:r>
        <w:t>つのコード体系のみ使用</w:t>
      </w:r>
      <w:r>
        <w:lastRenderedPageBreak/>
        <w:t>できる。例えば、ルールを指定するために</w:t>
      </w:r>
      <w:r>
        <w:t>ID</w:t>
      </w:r>
      <w:r>
        <w:t>を使用する場合は、項目も</w:t>
      </w:r>
      <w:r>
        <w:t>ID</w:t>
      </w:r>
      <w:r>
        <w:t>を利用して指定する必要がある。この文書の</w:t>
      </w:r>
      <w:r w:rsidR="0093109B" w:rsidRPr="00AB2487">
        <w:rPr>
          <w:rFonts w:ascii="ＭＳ Ｐゴシック" w:hAnsi="ＭＳ Ｐゴシック" w:hint="eastAsia"/>
        </w:rPr>
        <w:t>以降</w:t>
      </w:r>
      <w:r w:rsidRPr="00AB2487">
        <w:rPr>
          <w:rFonts w:ascii="ＭＳ Ｐゴシック" w:hAnsi="ＭＳ Ｐゴシック" w:hint="eastAsia"/>
        </w:rPr>
        <w:t>の</w:t>
      </w:r>
      <w:r>
        <w:t>部分においてのコードとは、</w:t>
      </w:r>
      <w:r>
        <w:t>ID</w:t>
      </w:r>
      <w:r>
        <w:t>、名前またはエイリアスのうちの</w:t>
      </w:r>
      <w:r>
        <w:t>1</w:t>
      </w:r>
      <w:r>
        <w:t>つを意味する。</w:t>
      </w:r>
    </w:p>
    <w:p w14:paraId="382A1EDB" w14:textId="58025E53" w:rsidR="001140F8" w:rsidRPr="00290354" w:rsidRDefault="001140F8" w:rsidP="00F93119">
      <w:r w:rsidRPr="004F78F1">
        <w:t>ルール</w:t>
      </w:r>
      <w:r w:rsidRPr="004F78F1">
        <w:rPr>
          <w:rFonts w:hint="eastAsia"/>
        </w:rPr>
        <w:t>および</w:t>
      </w:r>
      <w:r w:rsidRPr="004F78F1">
        <w:t>項目のコード指定にどのコード体系が使用された</w:t>
      </w:r>
      <w:r w:rsidRPr="007259BB">
        <w:t>かは、</w:t>
      </w:r>
      <w:del w:id="245" w:author="IRK" w:date="2020-03-12T16:57:00Z">
        <w:r w:rsidRPr="007259BB" w:rsidDel="00D31B86">
          <w:delText>表</w:delText>
        </w:r>
        <w:r w:rsidRPr="007259BB" w:rsidDel="00D31B86">
          <w:delText>6</w:delText>
        </w:r>
      </w:del>
      <w:ins w:id="246" w:author="IRK" w:date="2020-03-12T16:58:00Z">
        <w:r w:rsidR="00D31B86">
          <w:fldChar w:fldCharType="begin"/>
        </w:r>
        <w:r w:rsidR="00D31B86">
          <w:instrText xml:space="preserve"> REF _Ref34924700 \h </w:instrText>
        </w:r>
      </w:ins>
      <w:r w:rsidR="00D31B86">
        <w:fldChar w:fldCharType="separate"/>
      </w:r>
      <w:r w:rsidR="0092459D">
        <w:t>[</w:t>
      </w:r>
      <w:ins w:id="247" w:author="IRK" w:date="2020-03-12T14:53:00Z">
        <w:r w:rsidR="0092459D">
          <w:rPr>
            <w:rFonts w:hint="eastAsia"/>
          </w:rPr>
          <w:t>表</w:t>
        </w:r>
        <w:r w:rsidR="0092459D">
          <w:rPr>
            <w:rFonts w:hint="eastAsia"/>
          </w:rPr>
          <w:t xml:space="preserve"> </w:t>
        </w:r>
      </w:ins>
      <w:r w:rsidR="0092459D">
        <w:rPr>
          <w:noProof/>
        </w:rPr>
        <w:t>6</w:t>
      </w:r>
      <w:ins w:id="248" w:author="IRK" w:date="2020-03-12T16:57:00Z">
        <w:r w:rsidR="0092459D">
          <w:rPr>
            <w:rFonts w:hint="eastAsia"/>
          </w:rPr>
          <w:t xml:space="preserve"> </w:t>
        </w:r>
      </w:ins>
      <w:r w:rsidR="0092459D">
        <w:t>com.innoexpert.rulesclient.RuleInterface</w:t>
      </w:r>
      <w:r w:rsidR="0092459D">
        <w:rPr>
          <w:rFonts w:hint="eastAsia"/>
        </w:rPr>
        <w:t>]</w:t>
      </w:r>
      <w:ins w:id="249" w:author="IRK" w:date="2020-03-12T16:58:00Z">
        <w:r w:rsidR="00D31B86">
          <w:fldChar w:fldCharType="end"/>
        </w:r>
      </w:ins>
      <w:r w:rsidRPr="007259BB">
        <w:t>の</w:t>
      </w:r>
      <w:r w:rsidRPr="007259BB">
        <w:t>RuleInterface.execute</w:t>
      </w:r>
      <w:r w:rsidRPr="004F78F1">
        <w:t>メソッドの</w:t>
      </w:r>
      <w:r w:rsidRPr="007259BB">
        <w:t>codetype</w:t>
      </w:r>
      <w:r w:rsidRPr="007259BB">
        <w:t>パラメータに指定する。</w:t>
      </w:r>
      <w:r w:rsidRPr="007259BB">
        <w:t>com.innoexpert.rulesclient.Constants</w:t>
      </w:r>
      <w:r w:rsidRPr="007259BB">
        <w:t>インタフェースには、</w:t>
      </w:r>
      <w:del w:id="250" w:author="IRK" w:date="2020-03-12T16:58:00Z">
        <w:r w:rsidRPr="007259BB" w:rsidDel="00D31B86">
          <w:delText>表</w:delText>
        </w:r>
        <w:r w:rsidRPr="007259BB" w:rsidDel="00D31B86">
          <w:delText>7</w:delText>
        </w:r>
      </w:del>
      <w:ins w:id="251" w:author="IRK" w:date="2020-03-12T16:59:00Z">
        <w:r w:rsidR="00D31B86">
          <w:rPr>
            <w:rFonts w:hint="eastAsia"/>
          </w:rPr>
          <w:t>次</w:t>
        </w:r>
      </w:ins>
      <w:ins w:id="252" w:author="IRK" w:date="2020-03-12T16:58:00Z">
        <w:r w:rsidR="00D31B86">
          <w:rPr>
            <w:rFonts w:hint="eastAsia"/>
          </w:rPr>
          <w:t>の</w:t>
        </w:r>
      </w:ins>
      <w:ins w:id="253" w:author="IRK" w:date="2020-03-12T16:59:00Z">
        <w:r w:rsidR="00D31B86">
          <w:rPr>
            <w:rFonts w:hint="eastAsia"/>
          </w:rPr>
          <w:t>表</w:t>
        </w:r>
      </w:ins>
      <w:r w:rsidRPr="007259BB">
        <w:t>のように</w:t>
      </w:r>
      <w:r w:rsidRPr="007259BB">
        <w:t>codetype</w:t>
      </w:r>
      <w:r w:rsidRPr="007259BB">
        <w:t>の</w:t>
      </w:r>
      <w:r w:rsidRPr="004F78F1">
        <w:t>値として指定できる定数が定義されている。</w:t>
      </w:r>
    </w:p>
    <w:p w14:paraId="42EE7A52" w14:textId="77777777" w:rsidR="001140F8" w:rsidRPr="0034679F" w:rsidRDefault="001140F8" w:rsidP="00F93119"/>
    <w:p w14:paraId="51D76F8F" w14:textId="0B37FA62" w:rsidR="00B579E0" w:rsidRDefault="00B579E0" w:rsidP="00F93119">
      <w:pPr>
        <w:pStyle w:val="af5"/>
      </w:pPr>
      <w:bookmarkStart w:id="254" w:name="_Ref34925709"/>
      <w:bookmarkStart w:id="255" w:name="_Toc40799230"/>
      <w:r>
        <w:t>[</w:t>
      </w:r>
      <w:del w:id="256" w:author="IRK" w:date="2020-03-12T14:53: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7</w:delText>
        </w:r>
        <w:r w:rsidR="00E65728" w:rsidDel="00E83DE0">
          <w:rPr>
            <w:noProof/>
          </w:rPr>
          <w:fldChar w:fldCharType="end"/>
        </w:r>
        <w:r w:rsidDel="00E83DE0">
          <w:rPr>
            <w:rFonts w:hint="eastAsia"/>
          </w:rPr>
          <w:delText xml:space="preserve">　</w:delText>
        </w:r>
      </w:del>
      <w:ins w:id="257" w:author="IRK" w:date="2020-03-12T14:53: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7</w:t>
      </w:r>
      <w:ins w:id="258" w:author="IRK" w:date="2020-03-12T14:53:00Z">
        <w:r w:rsidR="00E83DE0">
          <w:fldChar w:fldCharType="end"/>
        </w:r>
        <w:r w:rsidR="00E83DE0">
          <w:rPr>
            <w:rFonts w:hint="eastAsia"/>
          </w:rPr>
          <w:t xml:space="preserve"> </w:t>
        </w:r>
      </w:ins>
      <w:r>
        <w:rPr>
          <w:noProof/>
        </w:rPr>
        <w:t>コード体系を指定する定数値</w:t>
      </w:r>
      <w:r>
        <w:rPr>
          <w:rFonts w:hint="eastAsia"/>
          <w:noProof/>
        </w:rPr>
        <w:t>]</w:t>
      </w:r>
      <w:bookmarkEnd w:id="254"/>
      <w:bookmarkEnd w:id="255"/>
    </w:p>
    <w:tbl>
      <w:tblPr>
        <w:tblStyle w:val="af4"/>
        <w:tblW w:w="0" w:type="auto"/>
        <w:jc w:val="center"/>
        <w:tblLook w:val="04A0" w:firstRow="1" w:lastRow="0" w:firstColumn="1" w:lastColumn="0" w:noHBand="0" w:noVBand="1"/>
        <w:tblPrChange w:id="259" w:author="IRK" w:date="2020-04-14T15:29:00Z">
          <w:tblPr>
            <w:tblStyle w:val="af4"/>
            <w:tblW w:w="0" w:type="auto"/>
            <w:tblInd w:w="108" w:type="dxa"/>
            <w:tblLook w:val="04A0" w:firstRow="1" w:lastRow="0" w:firstColumn="1" w:lastColumn="0" w:noHBand="0" w:noVBand="1"/>
          </w:tblPr>
        </w:tblPrChange>
      </w:tblPr>
      <w:tblGrid>
        <w:gridCol w:w="9463"/>
        <w:tblGridChange w:id="260">
          <w:tblGrid>
            <w:gridCol w:w="9463"/>
          </w:tblGrid>
        </w:tblGridChange>
      </w:tblGrid>
      <w:tr w:rsidR="001140F8" w14:paraId="7A03335F" w14:textId="77777777" w:rsidTr="005D0672">
        <w:trPr>
          <w:jc w:val="center"/>
        </w:trPr>
        <w:tc>
          <w:tcPr>
            <w:tcW w:w="9463" w:type="dxa"/>
            <w:tcPrChange w:id="261" w:author="IRK" w:date="2020-04-14T15:29:00Z">
              <w:tcPr>
                <w:tcW w:w="9463" w:type="dxa"/>
              </w:tcPr>
            </w:tcPrChange>
          </w:tcPr>
          <w:p w14:paraId="50DF9DA3" w14:textId="77777777" w:rsidR="001140F8" w:rsidRPr="00FD41AE" w:rsidRDefault="001140F8" w:rsidP="00FD41AE">
            <w:pPr>
              <w:pStyle w:val="1b"/>
            </w:pPr>
            <w:r>
              <w:t xml:space="preserve">1 </w:t>
            </w:r>
            <w:r w:rsidRPr="00FD41AE">
              <w:t>package com.innoexpert.rulesclient;</w:t>
            </w:r>
          </w:p>
          <w:p w14:paraId="2DAF4424" w14:textId="77777777" w:rsidR="001140F8" w:rsidRPr="00FC1DC6" w:rsidRDefault="001140F8" w:rsidP="00FD41AE">
            <w:pPr>
              <w:pStyle w:val="1b"/>
            </w:pPr>
            <w:r w:rsidRPr="00FD41AE">
              <w:t>2</w:t>
            </w:r>
            <w:del w:id="262" w:author="IRK" w:date="2020-03-13T09:27:00Z">
              <w:r w:rsidRPr="001821EF" w:rsidDel="00C27399">
                <w:delText xml:space="preserve"> </w:delText>
              </w:r>
            </w:del>
          </w:p>
          <w:p w14:paraId="37D5EF52" w14:textId="77777777" w:rsidR="001140F8" w:rsidRPr="00FC1DC6" w:rsidRDefault="001140F8" w:rsidP="001821EF">
            <w:pPr>
              <w:pStyle w:val="1b"/>
            </w:pPr>
            <w:r w:rsidRPr="00FC1DC6">
              <w:t>3 public interface Constants</w:t>
            </w:r>
          </w:p>
          <w:p w14:paraId="254AF941" w14:textId="77777777" w:rsidR="001140F8" w:rsidRPr="00FD41AE" w:rsidRDefault="001140F8" w:rsidP="00FC1DC6">
            <w:pPr>
              <w:pStyle w:val="1b"/>
            </w:pPr>
            <w:r w:rsidRPr="00FD41AE">
              <w:t>4 {</w:t>
            </w:r>
          </w:p>
          <w:p w14:paraId="4848EBA2" w14:textId="77777777" w:rsidR="001140F8" w:rsidRPr="00FD41AE" w:rsidRDefault="001140F8">
            <w:pPr>
              <w:pStyle w:val="1b"/>
            </w:pPr>
            <w:r w:rsidRPr="00FD41AE">
              <w:t>5     static final int CODETYPE_ID = 0x00;</w:t>
            </w:r>
          </w:p>
          <w:p w14:paraId="30848875" w14:textId="77777777" w:rsidR="001140F8" w:rsidRPr="00FD41AE" w:rsidRDefault="001140F8">
            <w:pPr>
              <w:pStyle w:val="1b"/>
            </w:pPr>
            <w:r w:rsidRPr="00FD41AE">
              <w:t>6     static final int CODETYPE_NAME = 0x01;</w:t>
            </w:r>
          </w:p>
          <w:p w14:paraId="6773CBD7" w14:textId="77777777" w:rsidR="001140F8" w:rsidRPr="00FD41AE" w:rsidRDefault="001140F8">
            <w:pPr>
              <w:pStyle w:val="1b"/>
            </w:pPr>
            <w:r w:rsidRPr="00FD41AE">
              <w:t>7     static final int CODETYPE_ALIAS = 0x02;</w:t>
            </w:r>
          </w:p>
          <w:p w14:paraId="605FE10D" w14:textId="77777777" w:rsidR="001140F8" w:rsidRPr="00FD41AE" w:rsidRDefault="001140F8">
            <w:pPr>
              <w:pStyle w:val="1b"/>
            </w:pPr>
            <w:r w:rsidRPr="00FD41AE">
              <w:t>8     …</w:t>
            </w:r>
          </w:p>
          <w:p w14:paraId="5949A9C8" w14:textId="77777777" w:rsidR="001140F8" w:rsidRDefault="001140F8">
            <w:pPr>
              <w:pStyle w:val="1b"/>
            </w:pPr>
            <w:r w:rsidRPr="00FD41AE">
              <w:t>9 }</w:t>
            </w:r>
          </w:p>
        </w:tc>
      </w:tr>
    </w:tbl>
    <w:p w14:paraId="67D6BBEB" w14:textId="77777777" w:rsidR="001140F8" w:rsidRPr="004F78F1" w:rsidRDefault="001140F8" w:rsidP="00F93119"/>
    <w:p w14:paraId="33F422AE" w14:textId="77777777" w:rsidR="001209CE" w:rsidRDefault="001140F8" w:rsidP="00F93119">
      <w:pPr>
        <w:rPr>
          <w:rFonts w:eastAsiaTheme="minorEastAsia"/>
        </w:rPr>
      </w:pPr>
      <w:r w:rsidRPr="007259BB">
        <w:t>CODETYPE_ID</w:t>
      </w:r>
      <w:r w:rsidRPr="007259BB">
        <w:t>は使用されたコード体系が</w:t>
      </w:r>
      <w:r w:rsidRPr="007259BB">
        <w:t>ID</w:t>
      </w:r>
      <w:r w:rsidRPr="007259BB">
        <w:t>であることを意味し、</w:t>
      </w:r>
      <w:r w:rsidRPr="007259BB">
        <w:t>CODETYPE_NAME</w:t>
      </w:r>
      <w:r w:rsidRPr="007259BB">
        <w:t>は名前を、</w:t>
      </w:r>
      <w:r w:rsidRPr="007259BB">
        <w:t>CODETYPE</w:t>
      </w:r>
    </w:p>
    <w:p w14:paraId="2160DAFB" w14:textId="25C75F94" w:rsidR="001140F8" w:rsidRPr="004F78F1" w:rsidRDefault="001140F8" w:rsidP="00F93119">
      <w:r w:rsidRPr="007259BB">
        <w:t>_ALIAS</w:t>
      </w:r>
      <w:r w:rsidRPr="004F78F1">
        <w:t>はエイリアスを意味する。</w:t>
      </w:r>
    </w:p>
    <w:p w14:paraId="1BBD89EE" w14:textId="77777777" w:rsidR="001140F8" w:rsidRPr="001209CE" w:rsidRDefault="001140F8" w:rsidP="00F93119"/>
    <w:p w14:paraId="51613285" w14:textId="6ED9620E" w:rsidR="001140F8" w:rsidRDefault="001140F8" w:rsidP="00F93119">
      <w:pPr>
        <w:pStyle w:val="32"/>
      </w:pPr>
      <w:bookmarkStart w:id="263" w:name="_Toc385838752"/>
      <w:bookmarkStart w:id="264" w:name="_Toc426449603"/>
      <w:bookmarkStart w:id="265" w:name="_Toc426449699"/>
      <w:bookmarkStart w:id="266" w:name="_Toc434858877"/>
      <w:bookmarkStart w:id="267" w:name="_Ref34983701"/>
      <w:bookmarkStart w:id="268" w:name="_Ref34983703"/>
      <w:bookmarkStart w:id="269" w:name="_Ref34985467"/>
      <w:bookmarkStart w:id="270" w:name="_Ref34985469"/>
      <w:bookmarkStart w:id="271" w:name="_Toc34988259"/>
      <w:bookmarkStart w:id="272" w:name="_Ref37259267"/>
      <w:bookmarkStart w:id="273" w:name="_Ref37259269"/>
      <w:bookmarkStart w:id="274" w:name="_Toc40799101"/>
      <w:r>
        <w:t>データ</w:t>
      </w:r>
      <w:del w:id="275" w:author="IRK" w:date="2020-04-13T12:30:00Z">
        <w:r w:rsidDel="00610CCB">
          <w:delText>形式</w:delText>
        </w:r>
      </w:del>
      <w:ins w:id="276" w:author="IRK" w:date="2020-04-13T12:30:00Z">
        <w:r w:rsidR="00610CCB">
          <w:rPr>
            <w:rFonts w:hint="eastAsia"/>
          </w:rPr>
          <w:t>型</w:t>
        </w:r>
      </w:ins>
      <w:r>
        <w:t>と関連定数</w:t>
      </w:r>
      <w:bookmarkEnd w:id="263"/>
      <w:bookmarkEnd w:id="264"/>
      <w:bookmarkEnd w:id="265"/>
      <w:bookmarkEnd w:id="266"/>
      <w:bookmarkEnd w:id="267"/>
      <w:bookmarkEnd w:id="268"/>
      <w:bookmarkEnd w:id="269"/>
      <w:bookmarkEnd w:id="270"/>
      <w:bookmarkEnd w:id="271"/>
      <w:bookmarkEnd w:id="272"/>
      <w:bookmarkEnd w:id="273"/>
      <w:bookmarkEnd w:id="274"/>
    </w:p>
    <w:p w14:paraId="18DC07F6" w14:textId="5B38C63F" w:rsidR="001140F8" w:rsidRPr="004F78F1" w:rsidRDefault="001140F8" w:rsidP="00F93119">
      <w:r w:rsidRPr="004F78F1">
        <w:t>ルール</w:t>
      </w:r>
      <w:r w:rsidR="00373BBD">
        <w:rPr>
          <w:rFonts w:hint="eastAsia"/>
        </w:rPr>
        <w:t>エンジン</w:t>
      </w:r>
      <w:r w:rsidRPr="004F78F1">
        <w:t>は、</w:t>
      </w:r>
      <w:r w:rsidRPr="004F78F1">
        <w:t>3</w:t>
      </w:r>
      <w:r w:rsidRPr="004F78F1">
        <w:t>つの基本データ</w:t>
      </w:r>
      <w:del w:id="277" w:author="IRK" w:date="2020-04-13T12:13:00Z">
        <w:r w:rsidR="00862AB2" w:rsidRPr="00AB2487" w:rsidDel="0039608D">
          <w:rPr>
            <w:rFonts w:ascii="ＭＳ Ｐゴシック" w:hAnsi="ＭＳ Ｐゴシック" w:hint="eastAsia"/>
          </w:rPr>
          <w:delText>形式</w:delText>
        </w:r>
      </w:del>
      <w:ins w:id="278" w:author="IRK" w:date="2020-04-13T12:13:00Z">
        <w:r w:rsidR="0039608D">
          <w:rPr>
            <w:rFonts w:ascii="ＭＳ Ｐゴシック" w:hAnsi="ＭＳ Ｐゴシック" w:hint="eastAsia"/>
          </w:rPr>
          <w:t>型</w:t>
        </w:r>
      </w:ins>
      <w:r w:rsidRPr="004F78F1">
        <w:t>をサポートする。これを表現</w:t>
      </w:r>
      <w:r w:rsidRPr="007259BB">
        <w:t>する</w:t>
      </w:r>
      <w:r w:rsidRPr="007259BB">
        <w:t>Java</w:t>
      </w:r>
      <w:r w:rsidRPr="007259BB">
        <w:t>データ</w:t>
      </w:r>
      <w:r w:rsidR="00F75E25" w:rsidRPr="00AB2487">
        <w:rPr>
          <w:rFonts w:ascii="ＭＳ Ｐゴシック" w:hAnsi="ＭＳ Ｐゴシック" w:hint="eastAsia"/>
        </w:rPr>
        <w:t>型</w:t>
      </w:r>
      <w:r w:rsidRPr="00AB2487">
        <w:rPr>
          <w:rFonts w:ascii="ＭＳ Ｐゴシック" w:hAnsi="ＭＳ Ｐゴシック" w:hint="eastAsia"/>
        </w:rPr>
        <w:t>は、</w:t>
      </w:r>
      <w:del w:id="279" w:author="IRK" w:date="2020-03-12T14:32:00Z">
        <w:r w:rsidR="0093109B" w:rsidRPr="00AB2487" w:rsidDel="00E011FE">
          <w:rPr>
            <w:rFonts w:ascii="ＭＳ Ｐゴシック" w:hAnsi="ＭＳ Ｐゴシック" w:hint="eastAsia"/>
          </w:rPr>
          <w:delText>以下</w:delText>
        </w:r>
      </w:del>
      <w:ins w:id="280" w:author="IRK" w:date="2020-03-12T14:32:00Z">
        <w:r w:rsidR="00E011FE">
          <w:rPr>
            <w:rFonts w:hint="eastAsia"/>
          </w:rPr>
          <w:t>次</w:t>
        </w:r>
      </w:ins>
      <w:r w:rsidRPr="00AB2487">
        <w:rPr>
          <w:rFonts w:ascii="ＭＳ Ｐゴシック" w:hAnsi="ＭＳ Ｐゴシック" w:hint="eastAsia"/>
        </w:rPr>
        <w:t>の</w:t>
      </w:r>
      <w:del w:id="281" w:author="IRK" w:date="2020-03-12T14:32:00Z">
        <w:r w:rsidRPr="004F78F1" w:rsidDel="00E011FE">
          <w:delText>通り</w:delText>
        </w:r>
      </w:del>
      <w:ins w:id="282" w:author="IRK" w:date="2020-03-12T14:32:00Z">
        <w:r w:rsidR="00E011FE">
          <w:rPr>
            <w:rFonts w:hint="eastAsia"/>
          </w:rPr>
          <w:t>とおり</w:t>
        </w:r>
      </w:ins>
      <w:r w:rsidRPr="004F78F1">
        <w:t>である。</w:t>
      </w:r>
    </w:p>
    <w:p w14:paraId="4C2A3492" w14:textId="05B1E0AA" w:rsidR="001140F8" w:rsidRPr="004F78F1" w:rsidRDefault="001140F8" w:rsidP="00846AAC">
      <w:pPr>
        <w:pStyle w:val="10"/>
      </w:pPr>
      <w:r w:rsidRPr="004F78F1">
        <w:t>数値型</w:t>
      </w:r>
      <w:r w:rsidRPr="004F78F1">
        <w:t>:</w:t>
      </w:r>
      <w:r w:rsidRPr="007259BB">
        <w:t>double</w:t>
      </w:r>
      <w:r w:rsidRPr="007259BB">
        <w:t>、</w:t>
      </w:r>
      <w:r w:rsidRPr="007259BB">
        <w:t>java.lang.Double</w:t>
      </w:r>
      <w:r w:rsidR="00B85345">
        <w:rPr>
          <w:rFonts w:hint="eastAsia"/>
        </w:rPr>
        <w:t>、</w:t>
      </w:r>
      <w:r w:rsidRPr="007259BB">
        <w:t>double</w:t>
      </w:r>
      <w:r w:rsidR="002821A4" w:rsidRPr="007259BB">
        <w:t>[]</w:t>
      </w:r>
      <w:r w:rsidR="00B85345">
        <w:rPr>
          <w:rFonts w:hint="eastAsia"/>
        </w:rPr>
        <w:t>、</w:t>
      </w:r>
      <w:r w:rsidR="008B6D34">
        <w:rPr>
          <w:rFonts w:hint="eastAsia"/>
        </w:rPr>
        <w:t>j</w:t>
      </w:r>
      <w:r w:rsidR="008B6D34">
        <w:t>ava.math.BigDecimal</w:t>
      </w:r>
      <w:r w:rsidR="008B6D34">
        <w:rPr>
          <w:rFonts w:hint="eastAsia"/>
        </w:rPr>
        <w:t>または</w:t>
      </w:r>
      <w:r w:rsidR="008B6D34">
        <w:rPr>
          <w:rFonts w:hint="eastAsia"/>
        </w:rPr>
        <w:t>j</w:t>
      </w:r>
      <w:r w:rsidR="008B6D34">
        <w:t>ava.math.BigDecimal[]</w:t>
      </w:r>
    </w:p>
    <w:p w14:paraId="0A2F9477" w14:textId="6C28D85F" w:rsidR="001140F8" w:rsidRPr="004F78F1" w:rsidRDefault="001140F8">
      <w:pPr>
        <w:pStyle w:val="10"/>
      </w:pPr>
      <w:r w:rsidRPr="004F78F1">
        <w:t>文字型</w:t>
      </w:r>
      <w:r w:rsidRPr="004F78F1">
        <w:t>:</w:t>
      </w:r>
      <w:r w:rsidRPr="007259BB">
        <w:t>java.lang.String</w:t>
      </w:r>
      <w:r w:rsidRPr="007259BB">
        <w:t>または</w:t>
      </w:r>
      <w:r w:rsidRPr="007259BB">
        <w:t>java.lang.String</w:t>
      </w:r>
      <w:r w:rsidR="003D0744">
        <w:t>[</w:t>
      </w:r>
      <w:r w:rsidR="002821A4" w:rsidRPr="007259BB">
        <w:t>]</w:t>
      </w:r>
    </w:p>
    <w:p w14:paraId="5E5F6163" w14:textId="3A08C79B" w:rsidR="001140F8" w:rsidRPr="007259BB" w:rsidRDefault="001140F8">
      <w:pPr>
        <w:pStyle w:val="10"/>
      </w:pPr>
      <w:r w:rsidRPr="004F78F1">
        <w:t>論理型</w:t>
      </w:r>
      <w:r w:rsidRPr="004F78F1">
        <w:t>:</w:t>
      </w:r>
      <w:r w:rsidRPr="007259BB">
        <w:t>boolean</w:t>
      </w:r>
      <w:r w:rsidRPr="007259BB">
        <w:t>、</w:t>
      </w:r>
      <w:r w:rsidRPr="007259BB">
        <w:t>java.lang.Boolean</w:t>
      </w:r>
      <w:r w:rsidRPr="007259BB">
        <w:t>または</w:t>
      </w:r>
      <w:r w:rsidR="00B8575C" w:rsidRPr="007259BB">
        <w:t>boolean</w:t>
      </w:r>
      <w:r w:rsidR="00C862EA" w:rsidRPr="007259BB">
        <w:t>[]</w:t>
      </w:r>
    </w:p>
    <w:p w14:paraId="723E91CF" w14:textId="6E0EA3EC" w:rsidR="001140F8" w:rsidRDefault="001140F8" w:rsidP="00F93119">
      <w:r w:rsidRPr="004F78F1">
        <w:t>項目の形式やルール実行結果カラムの形式は、上記のデータ</w:t>
      </w:r>
      <w:del w:id="283" w:author="IRK" w:date="2020-04-13T12:13:00Z">
        <w:r w:rsidRPr="004F78F1" w:rsidDel="0039608D">
          <w:delText>形式</w:delText>
        </w:r>
      </w:del>
      <w:ins w:id="284" w:author="IRK" w:date="2020-04-13T12:13:00Z">
        <w:r w:rsidR="0039608D">
          <w:rPr>
            <w:rFonts w:hint="eastAsia"/>
          </w:rPr>
          <w:t>型</w:t>
        </w:r>
      </w:ins>
      <w:r w:rsidRPr="004F78F1">
        <w:t>のうちの</w:t>
      </w:r>
      <w:r w:rsidRPr="004F78F1">
        <w:t>1</w:t>
      </w:r>
      <w:r w:rsidRPr="004F78F1">
        <w:t>つに該当する。項目またはルール結果カラムがどの形式なのか識別するのに使用される定数が、</w:t>
      </w:r>
      <w:del w:id="285" w:author="IRK" w:date="2020-03-12T16:59:00Z">
        <w:r w:rsidRPr="004F78F1" w:rsidDel="00D31B86">
          <w:delText>表</w:delText>
        </w:r>
        <w:r w:rsidR="00356AA2" w:rsidDel="00D31B86">
          <w:rPr>
            <w:rFonts w:hint="eastAsia"/>
          </w:rPr>
          <w:delText>8</w:delText>
        </w:r>
      </w:del>
      <w:ins w:id="286" w:author="IRK" w:date="2020-03-12T16:59:00Z">
        <w:r w:rsidR="00D31B86">
          <w:rPr>
            <w:rFonts w:hint="eastAsia"/>
          </w:rPr>
          <w:t>次の表</w:t>
        </w:r>
      </w:ins>
      <w:r w:rsidRPr="004F78F1">
        <w:t>のように</w:t>
      </w:r>
      <w:r w:rsidRPr="00E55FD9">
        <w:t>com.innoexpert.rulesclient.Constants</w:t>
      </w:r>
      <w:r w:rsidRPr="004F78F1">
        <w:t>インタフェースに定義されている。</w:t>
      </w:r>
    </w:p>
    <w:p w14:paraId="656C9B19" w14:textId="77777777" w:rsidR="001140F8" w:rsidRDefault="001140F8" w:rsidP="00F93119"/>
    <w:p w14:paraId="1286F350" w14:textId="5A8BA9BD" w:rsidR="00E37078" w:rsidRDefault="00E37078" w:rsidP="00F93119">
      <w:pPr>
        <w:pStyle w:val="af5"/>
      </w:pPr>
      <w:bookmarkStart w:id="287" w:name="_Toc40799231"/>
      <w:r>
        <w:t>[</w:t>
      </w:r>
      <w:del w:id="288" w:author="IRK" w:date="2020-03-12T14:53: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4E7A9C" w:rsidDel="00E83DE0">
          <w:rPr>
            <w:noProof/>
          </w:rPr>
          <w:delText>8</w:delText>
        </w:r>
        <w:r w:rsidR="00E65728" w:rsidDel="00E83DE0">
          <w:rPr>
            <w:noProof/>
          </w:rPr>
          <w:fldChar w:fldCharType="end"/>
        </w:r>
      </w:del>
      <w:ins w:id="289" w:author="IRK" w:date="2020-03-12T14:53: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8</w:t>
      </w:r>
      <w:ins w:id="290" w:author="IRK" w:date="2020-03-12T14:53:00Z">
        <w:r w:rsidR="00E83DE0">
          <w:fldChar w:fldCharType="end"/>
        </w:r>
      </w:ins>
      <w:r>
        <w:t xml:space="preserve"> </w:t>
      </w:r>
      <w:r>
        <w:rPr>
          <w:noProof/>
        </w:rPr>
        <w:t>データ</w:t>
      </w:r>
      <w:del w:id="291" w:author="IRK" w:date="2020-04-13T12:13:00Z">
        <w:r w:rsidDel="0039608D">
          <w:rPr>
            <w:noProof/>
          </w:rPr>
          <w:delText>形式</w:delText>
        </w:r>
      </w:del>
      <w:ins w:id="292" w:author="IRK" w:date="2020-04-13T12:13:00Z">
        <w:r w:rsidR="0039608D">
          <w:rPr>
            <w:rFonts w:hint="eastAsia"/>
          </w:rPr>
          <w:t>型</w:t>
        </w:r>
      </w:ins>
      <w:r>
        <w:rPr>
          <w:noProof/>
        </w:rPr>
        <w:t>定数</w:t>
      </w:r>
      <w:r>
        <w:rPr>
          <w:rFonts w:hint="eastAsia"/>
          <w:noProof/>
        </w:rPr>
        <w:t>]</w:t>
      </w:r>
      <w:bookmarkEnd w:id="287"/>
    </w:p>
    <w:tbl>
      <w:tblPr>
        <w:tblStyle w:val="af4"/>
        <w:tblW w:w="0" w:type="auto"/>
        <w:jc w:val="center"/>
        <w:tblLook w:val="04A0" w:firstRow="1" w:lastRow="0" w:firstColumn="1" w:lastColumn="0" w:noHBand="0" w:noVBand="1"/>
        <w:tblPrChange w:id="293" w:author="IRK" w:date="2020-04-14T15:29:00Z">
          <w:tblPr>
            <w:tblStyle w:val="af4"/>
            <w:tblW w:w="0" w:type="auto"/>
            <w:tblInd w:w="108" w:type="dxa"/>
            <w:tblLook w:val="04A0" w:firstRow="1" w:lastRow="0" w:firstColumn="1" w:lastColumn="0" w:noHBand="0" w:noVBand="1"/>
          </w:tblPr>
        </w:tblPrChange>
      </w:tblPr>
      <w:tblGrid>
        <w:gridCol w:w="9463"/>
        <w:tblGridChange w:id="294">
          <w:tblGrid>
            <w:gridCol w:w="9463"/>
          </w:tblGrid>
        </w:tblGridChange>
      </w:tblGrid>
      <w:tr w:rsidR="001140F8" w14:paraId="2F5864B0" w14:textId="77777777" w:rsidTr="005D0672">
        <w:trPr>
          <w:jc w:val="center"/>
        </w:trPr>
        <w:tc>
          <w:tcPr>
            <w:tcW w:w="9463" w:type="dxa"/>
            <w:tcPrChange w:id="295" w:author="IRK" w:date="2020-04-14T15:29:00Z">
              <w:tcPr>
                <w:tcW w:w="9463" w:type="dxa"/>
              </w:tcPr>
            </w:tcPrChange>
          </w:tcPr>
          <w:p w14:paraId="5E3106BF" w14:textId="285B1DDE" w:rsidR="001140F8" w:rsidRPr="00FD41AE" w:rsidRDefault="007E6E4B">
            <w:pPr>
              <w:pStyle w:val="1b"/>
              <w:pPrChange w:id="296" w:author="IRK" w:date="2020-04-14T13:48:00Z">
                <w:pPr>
                  <w:pStyle w:val="aff1"/>
                  <w:wordWrap/>
                  <w:ind w:firstLineChars="50" w:firstLine="88"/>
                </w:pPr>
              </w:pPrChange>
            </w:pPr>
            <w:ins w:id="297" w:author="IRK" w:date="2020-04-14T16:18:00Z">
              <w:r>
                <w:t xml:space="preserve"> </w:t>
              </w:r>
            </w:ins>
            <w:r w:rsidR="001140F8">
              <w:t>1</w:t>
            </w:r>
            <w:r w:rsidR="001140F8" w:rsidRPr="00FD41AE">
              <w:t xml:space="preserve"> package com.innoexpert.rulesclient;</w:t>
            </w:r>
          </w:p>
          <w:p w14:paraId="19DCC08E" w14:textId="4D8A6503" w:rsidR="001140F8" w:rsidRPr="00FD41AE" w:rsidRDefault="001140F8">
            <w:pPr>
              <w:pStyle w:val="1b"/>
              <w:pPrChange w:id="298" w:author="IRK" w:date="2020-04-14T13:48:00Z">
                <w:pPr>
                  <w:pStyle w:val="aff1"/>
                  <w:wordWrap/>
                </w:pPr>
              </w:pPrChange>
            </w:pPr>
            <w:r w:rsidRPr="00FD41AE">
              <w:t xml:space="preserve"> 2</w:t>
            </w:r>
            <w:del w:id="299" w:author="IRK" w:date="2020-03-13T09:27:00Z">
              <w:r w:rsidRPr="00FD41AE" w:rsidDel="00C27399">
                <w:delText xml:space="preserve"> </w:delText>
              </w:r>
            </w:del>
          </w:p>
          <w:p w14:paraId="44D3C208" w14:textId="77777777" w:rsidR="001140F8" w:rsidRPr="00FD41AE" w:rsidRDefault="001140F8">
            <w:pPr>
              <w:pStyle w:val="1b"/>
              <w:pPrChange w:id="300" w:author="IRK" w:date="2020-04-14T13:48:00Z">
                <w:pPr>
                  <w:pStyle w:val="aff1"/>
                  <w:wordWrap/>
                </w:pPr>
              </w:pPrChange>
            </w:pPr>
            <w:r w:rsidRPr="00FD41AE">
              <w:t xml:space="preserve"> 3 public interface Constants</w:t>
            </w:r>
          </w:p>
          <w:p w14:paraId="0AC77A76" w14:textId="5151F22A" w:rsidR="001140F8" w:rsidRPr="001821EF" w:rsidRDefault="001140F8">
            <w:pPr>
              <w:pStyle w:val="1b"/>
              <w:pPrChange w:id="301" w:author="IRK" w:date="2020-04-14T13:48:00Z">
                <w:pPr>
                  <w:pStyle w:val="aff1"/>
                  <w:wordWrap/>
                </w:pPr>
              </w:pPrChange>
            </w:pPr>
            <w:r w:rsidRPr="001821EF">
              <w:t xml:space="preserve"> 4 {</w:t>
            </w:r>
          </w:p>
          <w:p w14:paraId="21B1B445" w14:textId="77777777" w:rsidR="001140F8" w:rsidRPr="00FC1DC6" w:rsidRDefault="001140F8">
            <w:pPr>
              <w:pStyle w:val="1b"/>
              <w:pPrChange w:id="302" w:author="IRK" w:date="2020-04-14T13:48:00Z">
                <w:pPr>
                  <w:pStyle w:val="aff1"/>
                  <w:wordWrap/>
                </w:pPr>
              </w:pPrChange>
            </w:pPr>
            <w:r w:rsidRPr="00FC1DC6">
              <w:t xml:space="preserve"> 5     static final int TYPE_NONE = 0x00;</w:t>
            </w:r>
          </w:p>
          <w:p w14:paraId="395D85C5" w14:textId="4FC41970" w:rsidR="001140F8" w:rsidRPr="002E36F0" w:rsidRDefault="001140F8">
            <w:pPr>
              <w:pStyle w:val="1b"/>
              <w:pPrChange w:id="303" w:author="IRK" w:date="2020-04-14T13:48:00Z">
                <w:pPr>
                  <w:pStyle w:val="aff1"/>
                  <w:wordWrap/>
                </w:pPr>
              </w:pPrChange>
            </w:pPr>
            <w:r w:rsidRPr="002E36F0">
              <w:t xml:space="preserve"> 6     static final int TYPE_NUMBER = 0x01;</w:t>
            </w:r>
          </w:p>
          <w:p w14:paraId="53E1B413" w14:textId="77777777" w:rsidR="001140F8" w:rsidRPr="00D72327" w:rsidRDefault="001140F8">
            <w:pPr>
              <w:pStyle w:val="1b"/>
              <w:pPrChange w:id="304" w:author="IRK" w:date="2020-04-14T13:48:00Z">
                <w:pPr>
                  <w:pStyle w:val="aff1"/>
                  <w:wordWrap/>
                </w:pPr>
              </w:pPrChange>
            </w:pPr>
            <w:r w:rsidRPr="00D72327">
              <w:lastRenderedPageBreak/>
              <w:t xml:space="preserve"> 7     static final int TYPE_STRING = 0x02;</w:t>
            </w:r>
          </w:p>
          <w:p w14:paraId="14C6311E" w14:textId="3110B1E8" w:rsidR="001140F8" w:rsidRPr="001A4F54" w:rsidRDefault="001140F8">
            <w:pPr>
              <w:pStyle w:val="1b"/>
              <w:pPrChange w:id="305" w:author="IRK" w:date="2020-04-14T13:48:00Z">
                <w:pPr>
                  <w:pStyle w:val="aff1"/>
                  <w:wordWrap/>
                </w:pPr>
              </w:pPrChange>
            </w:pPr>
            <w:r w:rsidRPr="00BC3441">
              <w:t xml:space="preserve"> 8     s</w:t>
            </w:r>
            <w:r w:rsidRPr="001A4F54">
              <w:t>tatic final int TYPE_BOOLEAN = 0x03;</w:t>
            </w:r>
          </w:p>
          <w:p w14:paraId="12571B2D" w14:textId="77777777" w:rsidR="001140F8" w:rsidRPr="005D0672" w:rsidRDefault="001140F8">
            <w:pPr>
              <w:pStyle w:val="1b"/>
              <w:pPrChange w:id="306" w:author="IRK" w:date="2020-04-14T13:48:00Z">
                <w:pPr>
                  <w:pStyle w:val="aff1"/>
                  <w:wordWrap/>
                </w:pPr>
              </w:pPrChange>
            </w:pPr>
            <w:r w:rsidRPr="005D0672">
              <w:t xml:space="preserve"> 9     …</w:t>
            </w:r>
          </w:p>
          <w:p w14:paraId="32BA4791" w14:textId="77777777" w:rsidR="001140F8" w:rsidRDefault="001140F8">
            <w:pPr>
              <w:pStyle w:val="1b"/>
              <w:pPrChange w:id="307" w:author="IRK" w:date="2020-04-14T13:48:00Z">
                <w:pPr>
                  <w:pStyle w:val="aff1"/>
                  <w:wordWrap/>
                </w:pPr>
              </w:pPrChange>
            </w:pPr>
            <w:r w:rsidRPr="005D0672">
              <w:t>10 }</w:t>
            </w:r>
          </w:p>
        </w:tc>
      </w:tr>
    </w:tbl>
    <w:p w14:paraId="6D1B73B3" w14:textId="77777777" w:rsidR="001140F8" w:rsidRDefault="001140F8" w:rsidP="00F93119"/>
    <w:p w14:paraId="513289F8" w14:textId="40B4184D" w:rsidR="001140F8" w:rsidRDefault="001140F8" w:rsidP="00F93119">
      <w:r w:rsidRPr="00E37078">
        <w:t>TYPE_NONE</w:t>
      </w:r>
      <w:r w:rsidRPr="00E37078">
        <w:t>は、データ</w:t>
      </w:r>
      <w:del w:id="308" w:author="IRK" w:date="2020-04-13T12:13:00Z">
        <w:r w:rsidRPr="00E37078" w:rsidDel="0039608D">
          <w:delText>形式</w:delText>
        </w:r>
      </w:del>
      <w:ins w:id="309" w:author="IRK" w:date="2020-04-13T12:13:00Z">
        <w:r w:rsidR="0039608D">
          <w:rPr>
            <w:rFonts w:hint="eastAsia"/>
          </w:rPr>
          <w:t>型</w:t>
        </w:r>
      </w:ins>
      <w:r w:rsidRPr="00E37078">
        <w:t>が指定されていないことを意味する。</w:t>
      </w:r>
      <w:r w:rsidRPr="00E55FD9">
        <w:t>TYPE_NUMBER</w:t>
      </w:r>
      <w:r w:rsidRPr="00E55FD9">
        <w:t>は数値型を、</w:t>
      </w:r>
      <w:r w:rsidRPr="00E55FD9">
        <w:t>TYPE_STRING</w:t>
      </w:r>
      <w:r w:rsidRPr="00E55FD9">
        <w:t>と</w:t>
      </w:r>
      <w:r w:rsidRPr="00E55FD9">
        <w:t>TYPE_BOOLEAN</w:t>
      </w:r>
      <w:r w:rsidRPr="00E55FD9">
        <w:t>はそれぞれ文字型と論理型を意味する。</w:t>
      </w:r>
    </w:p>
    <w:p w14:paraId="1AE3D752" w14:textId="0D3B1B47" w:rsidR="00CF4F71" w:rsidRDefault="00CF4F71" w:rsidP="00F93119"/>
    <w:p w14:paraId="4AFFE306" w14:textId="1A7201E8" w:rsidR="008B6D34" w:rsidRDefault="008B6D34" w:rsidP="00F93119">
      <w:pPr>
        <w:pStyle w:val="32"/>
      </w:pPr>
      <w:bookmarkStart w:id="310" w:name="_Toc34988260"/>
      <w:bookmarkStart w:id="311" w:name="_Ref37667981"/>
      <w:bookmarkStart w:id="312" w:name="_Ref37667984"/>
      <w:bookmarkStart w:id="313" w:name="_Ref37667988"/>
      <w:bookmarkStart w:id="314" w:name="_Toc40799102"/>
      <w:r>
        <w:rPr>
          <w:rFonts w:hint="eastAsia"/>
        </w:rPr>
        <w:t>数値型モード</w:t>
      </w:r>
      <w:bookmarkEnd w:id="310"/>
      <w:bookmarkEnd w:id="311"/>
      <w:bookmarkEnd w:id="312"/>
      <w:bookmarkEnd w:id="313"/>
      <w:bookmarkEnd w:id="314"/>
    </w:p>
    <w:p w14:paraId="2E4AB0DD" w14:textId="4347A1A8" w:rsidR="008B6D34" w:rsidRDefault="008B6D34" w:rsidP="00F93119">
      <w:pPr>
        <w:rPr>
          <w:rFonts w:ascii="Malgun Gothic" w:eastAsiaTheme="minorEastAsia" w:hAnsi="Malgun Gothic" w:cs="Malgun Gothic"/>
        </w:rPr>
      </w:pPr>
      <w:r>
        <w:rPr>
          <w:rFonts w:hint="eastAsia"/>
        </w:rPr>
        <w:t>ユーザはルールエンジンで使用する数値型を</w:t>
      </w:r>
      <w:del w:id="315" w:author="IRK" w:date="2020-04-13T10:49:00Z">
        <w:r w:rsidDel="000E0F08">
          <w:rPr>
            <w:rFonts w:hint="eastAsia"/>
          </w:rPr>
          <w:delText>j</w:delText>
        </w:r>
      </w:del>
      <w:ins w:id="316" w:author="IRK" w:date="2020-04-13T10:49:00Z">
        <w:r w:rsidR="000E0F08">
          <w:rPr>
            <w:rFonts w:hint="eastAsia"/>
          </w:rPr>
          <w:t>J</w:t>
        </w:r>
      </w:ins>
      <w:r>
        <w:t>ava</w:t>
      </w:r>
      <w:r>
        <w:rPr>
          <w:rFonts w:hint="eastAsia"/>
        </w:rPr>
        <w:t>の</w:t>
      </w:r>
      <w:r>
        <w:rPr>
          <w:rFonts w:hint="eastAsia"/>
        </w:rPr>
        <w:t>d</w:t>
      </w:r>
      <w:r>
        <w:t>ouble</w:t>
      </w:r>
      <w:r>
        <w:rPr>
          <w:rFonts w:hint="eastAsia"/>
        </w:rPr>
        <w:t>型、または</w:t>
      </w:r>
      <w:r>
        <w:rPr>
          <w:rFonts w:hint="eastAsia"/>
        </w:rPr>
        <w:t>B</w:t>
      </w:r>
      <w:r>
        <w:t>igDecimal</w:t>
      </w:r>
      <w:r>
        <w:rPr>
          <w:rFonts w:hint="eastAsia"/>
        </w:rPr>
        <w:t>型</w:t>
      </w:r>
      <w:del w:id="317" w:author="IRK" w:date="2020-04-13T10:50:00Z">
        <w:r w:rsidDel="000E0F08">
          <w:rPr>
            <w:rFonts w:hint="eastAsia"/>
          </w:rPr>
          <w:delText>を</w:delText>
        </w:r>
      </w:del>
      <w:ins w:id="318" w:author="IRK" w:date="2020-04-13T10:50:00Z">
        <w:r w:rsidR="000E0F08">
          <w:rPr>
            <w:rFonts w:hint="eastAsia"/>
          </w:rPr>
          <w:t>から</w:t>
        </w:r>
      </w:ins>
      <w:r>
        <w:rPr>
          <w:rFonts w:hint="eastAsia"/>
        </w:rPr>
        <w:t>選んで利用することができる。ユーザが使用できる数値型のモードは</w:t>
      </w:r>
      <w:del w:id="319" w:author="IRK" w:date="2020-03-12T16:59:00Z">
        <w:r w:rsidDel="00D31B86">
          <w:rPr>
            <w:rFonts w:hint="eastAsia"/>
          </w:rPr>
          <w:delText>表</w:delText>
        </w:r>
        <w:r w:rsidDel="00D31B86">
          <w:rPr>
            <w:rFonts w:hint="eastAsia"/>
          </w:rPr>
          <w:delText>9</w:delText>
        </w:r>
      </w:del>
      <w:ins w:id="320" w:author="IRK" w:date="2020-03-12T16:59:00Z">
        <w:r w:rsidR="00D31B86">
          <w:rPr>
            <w:rFonts w:hint="eastAsia"/>
          </w:rPr>
          <w:t>次の表</w:t>
        </w:r>
      </w:ins>
      <w:r>
        <w:rPr>
          <w:rFonts w:hint="eastAsia"/>
        </w:rPr>
        <w:t>のように</w:t>
      </w:r>
      <w:r>
        <w:rPr>
          <w:rFonts w:hint="eastAsia"/>
        </w:rPr>
        <w:t>c</w:t>
      </w:r>
      <w:r>
        <w:t>om.innoexpert.rulesclient.NumericMode</w:t>
      </w:r>
      <w:r w:rsidRPr="008B6D34">
        <w:rPr>
          <w:rFonts w:hint="eastAsia"/>
        </w:rPr>
        <w:t>列挙型</w:t>
      </w:r>
      <w:r w:rsidRPr="008B6D34">
        <w:t>(enum)</w:t>
      </w:r>
      <w:r w:rsidRPr="00D31B86">
        <w:rPr>
          <w:rFonts w:hint="eastAsia"/>
          <w:rPrChange w:id="321" w:author="IRK" w:date="2020-03-12T16:59:00Z">
            <w:rPr>
              <w:rFonts w:ascii="Malgun Gothic" w:eastAsiaTheme="minorEastAsia" w:hAnsi="Malgun Gothic" w:cs="Malgun Gothic" w:hint="eastAsia"/>
            </w:rPr>
          </w:rPrChange>
        </w:rPr>
        <w:t>に定義している。</w:t>
      </w:r>
    </w:p>
    <w:p w14:paraId="3AB9F5E8" w14:textId="77777777" w:rsidR="008B6D34" w:rsidRPr="00246C7D" w:rsidRDefault="008B6D34" w:rsidP="00F93119"/>
    <w:p w14:paraId="23B3AA2E" w14:textId="7C186DFC" w:rsidR="008B6D34" w:rsidRDefault="008B6D34" w:rsidP="00F93119">
      <w:pPr>
        <w:pStyle w:val="af5"/>
      </w:pPr>
      <w:bookmarkStart w:id="322" w:name="_Toc40799232"/>
      <w:r>
        <w:t>[</w:t>
      </w:r>
      <w:del w:id="323" w:author="IRK" w:date="2020-03-12T14:53:00Z">
        <w:r w:rsidDel="00E83DE0">
          <w:delText>表</w:delText>
        </w:r>
        <w:r w:rsidDel="00E83DE0">
          <w:delText xml:space="preserve"> </w:delText>
        </w:r>
        <w:r w:rsidDel="00E83DE0">
          <w:fldChar w:fldCharType="begin"/>
        </w:r>
        <w:r w:rsidDel="00E83DE0">
          <w:delInstrText xml:space="preserve"> SEQ [</w:delInstrText>
        </w:r>
        <w:r w:rsidDel="00E83DE0">
          <w:delInstrText>表</w:delInstrText>
        </w:r>
        <w:r w:rsidDel="00E83DE0">
          <w:delInstrText xml:space="preserve"> \* ARABIC </w:delInstrText>
        </w:r>
        <w:r w:rsidDel="00E83DE0">
          <w:fldChar w:fldCharType="separate"/>
        </w:r>
        <w:r w:rsidDel="00E83DE0">
          <w:rPr>
            <w:noProof/>
          </w:rPr>
          <w:delText>9</w:delText>
        </w:r>
        <w:r w:rsidDel="00E83DE0">
          <w:rPr>
            <w:noProof/>
          </w:rPr>
          <w:fldChar w:fldCharType="end"/>
        </w:r>
      </w:del>
      <w:ins w:id="324" w:author="IRK" w:date="2020-03-12T14:53: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9</w:t>
      </w:r>
      <w:ins w:id="325" w:author="IRK" w:date="2020-03-12T14:53:00Z">
        <w:r w:rsidR="00E83DE0">
          <w:fldChar w:fldCharType="end"/>
        </w:r>
      </w:ins>
      <w:r>
        <w:t xml:space="preserve"> </w:t>
      </w:r>
      <w:r w:rsidR="00E74D7A">
        <w:rPr>
          <w:rFonts w:hint="eastAsia"/>
        </w:rPr>
        <w:t>数値型モード</w:t>
      </w:r>
      <w:r>
        <w:rPr>
          <w:rFonts w:hint="eastAsia"/>
          <w:noProof/>
        </w:rPr>
        <w:t>]</w:t>
      </w:r>
      <w:bookmarkEnd w:id="322"/>
    </w:p>
    <w:tbl>
      <w:tblPr>
        <w:tblStyle w:val="af4"/>
        <w:tblW w:w="0" w:type="auto"/>
        <w:jc w:val="center"/>
        <w:tblLook w:val="04A0" w:firstRow="1" w:lastRow="0" w:firstColumn="1" w:lastColumn="0" w:noHBand="0" w:noVBand="1"/>
        <w:tblPrChange w:id="326" w:author="IRK" w:date="2020-04-14T15:29:00Z">
          <w:tblPr>
            <w:tblStyle w:val="af4"/>
            <w:tblW w:w="0" w:type="auto"/>
            <w:tblInd w:w="108" w:type="dxa"/>
            <w:tblLook w:val="04A0" w:firstRow="1" w:lastRow="0" w:firstColumn="1" w:lastColumn="0" w:noHBand="0" w:noVBand="1"/>
          </w:tblPr>
        </w:tblPrChange>
      </w:tblPr>
      <w:tblGrid>
        <w:gridCol w:w="9463"/>
        <w:tblGridChange w:id="327">
          <w:tblGrid>
            <w:gridCol w:w="9463"/>
          </w:tblGrid>
        </w:tblGridChange>
      </w:tblGrid>
      <w:tr w:rsidR="008B6D34" w14:paraId="677F92F5" w14:textId="77777777" w:rsidTr="005D0672">
        <w:trPr>
          <w:jc w:val="center"/>
        </w:trPr>
        <w:tc>
          <w:tcPr>
            <w:tcW w:w="9463" w:type="dxa"/>
            <w:tcPrChange w:id="328" w:author="IRK" w:date="2020-04-14T15:29:00Z">
              <w:tcPr>
                <w:tcW w:w="9463" w:type="dxa"/>
              </w:tcPr>
            </w:tcPrChange>
          </w:tcPr>
          <w:p w14:paraId="3E946919" w14:textId="17E57ECE" w:rsidR="008B6D34" w:rsidRPr="00FD41AE" w:rsidRDefault="007E6E4B">
            <w:pPr>
              <w:pStyle w:val="1b"/>
              <w:pPrChange w:id="329" w:author="IRK" w:date="2020-04-14T13:48:00Z">
                <w:pPr>
                  <w:pStyle w:val="aff1"/>
                  <w:wordWrap/>
                  <w:ind w:firstLineChars="50" w:firstLine="88"/>
                </w:pPr>
              </w:pPrChange>
            </w:pPr>
            <w:ins w:id="330" w:author="IRK" w:date="2020-04-14T16:18:00Z">
              <w:r>
                <w:t xml:space="preserve"> </w:t>
              </w:r>
            </w:ins>
            <w:r w:rsidR="008B6D34">
              <w:t>1 pack</w:t>
            </w:r>
            <w:r w:rsidR="008B6D34" w:rsidRPr="00FD41AE">
              <w:t>age com.innoexpert.rulesclient;</w:t>
            </w:r>
          </w:p>
          <w:p w14:paraId="5E90BB5F" w14:textId="77777777" w:rsidR="008B6D34" w:rsidRPr="00FD41AE" w:rsidRDefault="008B6D34">
            <w:pPr>
              <w:pStyle w:val="1b"/>
              <w:pPrChange w:id="331" w:author="IRK" w:date="2020-04-14T13:48:00Z">
                <w:pPr>
                  <w:pStyle w:val="aff1"/>
                  <w:wordWrap/>
                </w:pPr>
              </w:pPrChange>
            </w:pPr>
            <w:r w:rsidRPr="00FD41AE">
              <w:t xml:space="preserve"> 2</w:t>
            </w:r>
            <w:del w:id="332" w:author="IRK" w:date="2020-03-13T09:27:00Z">
              <w:r w:rsidRPr="00FD41AE" w:rsidDel="00C27399">
                <w:delText xml:space="preserve"> </w:delText>
              </w:r>
            </w:del>
          </w:p>
          <w:p w14:paraId="71711CCD" w14:textId="381BE9A7" w:rsidR="008B6D34" w:rsidRPr="00FC1DC6" w:rsidRDefault="008B6D34">
            <w:pPr>
              <w:pStyle w:val="1b"/>
              <w:pPrChange w:id="333" w:author="IRK" w:date="2020-04-14T13:48:00Z">
                <w:pPr>
                  <w:pStyle w:val="aff1"/>
                  <w:wordWrap/>
                </w:pPr>
              </w:pPrChange>
            </w:pPr>
            <w:r w:rsidRPr="001821EF">
              <w:t xml:space="preserve"> 3 public </w:t>
            </w:r>
            <w:r w:rsidR="00E74D7A" w:rsidRPr="00FC1DC6">
              <w:t>enum NumericMode</w:t>
            </w:r>
          </w:p>
          <w:p w14:paraId="1B6AD6E4" w14:textId="77777777" w:rsidR="008B6D34" w:rsidRPr="002E36F0" w:rsidRDefault="008B6D34">
            <w:pPr>
              <w:pStyle w:val="1b"/>
              <w:pPrChange w:id="334" w:author="IRK" w:date="2020-04-14T13:48:00Z">
                <w:pPr>
                  <w:pStyle w:val="aff1"/>
                  <w:wordWrap/>
                </w:pPr>
              </w:pPrChange>
            </w:pPr>
            <w:r w:rsidRPr="002E36F0">
              <w:t xml:space="preserve"> 4 {</w:t>
            </w:r>
          </w:p>
          <w:p w14:paraId="6CC2AA63" w14:textId="2DC05BB1" w:rsidR="008B6D34" w:rsidRPr="001A4F54" w:rsidRDefault="008B6D34">
            <w:pPr>
              <w:pStyle w:val="1b"/>
              <w:pPrChange w:id="335" w:author="IRK" w:date="2020-04-14T13:48:00Z">
                <w:pPr>
                  <w:pStyle w:val="aff1"/>
                  <w:wordWrap/>
                </w:pPr>
              </w:pPrChange>
            </w:pPr>
            <w:r w:rsidRPr="00D72327">
              <w:t xml:space="preserve"> 5     </w:t>
            </w:r>
            <w:r w:rsidR="00E74D7A" w:rsidRPr="00D72327">
              <w:t>IEEE754</w:t>
            </w:r>
            <w:del w:id="336" w:author="IRK" w:date="2020-04-13T10:54:00Z">
              <w:r w:rsidR="00E74D7A" w:rsidRPr="00D72327" w:rsidDel="000E0F08">
                <w:rPr>
                  <w:rFonts w:hint="eastAsia"/>
                </w:rPr>
                <w:delText>、</w:delText>
              </w:r>
            </w:del>
            <w:ins w:id="337" w:author="IRK" w:date="2020-04-13T10:54:00Z">
              <w:r w:rsidR="000E0F08" w:rsidRPr="00BC3441">
                <w:t>,</w:t>
              </w:r>
            </w:ins>
          </w:p>
          <w:p w14:paraId="030F95B3" w14:textId="37DBC083" w:rsidR="008B6D34" w:rsidRPr="005D0672" w:rsidRDefault="008B6D34">
            <w:pPr>
              <w:pStyle w:val="1b"/>
              <w:pPrChange w:id="338" w:author="IRK" w:date="2020-04-14T13:48:00Z">
                <w:pPr>
                  <w:pStyle w:val="aff1"/>
                  <w:wordWrap/>
                </w:pPr>
              </w:pPrChange>
            </w:pPr>
            <w:r w:rsidRPr="005D0672">
              <w:t xml:space="preserve"> 6     </w:t>
            </w:r>
            <w:r w:rsidR="00E74D7A" w:rsidRPr="005D0672">
              <w:t>DECIMAL</w:t>
            </w:r>
          </w:p>
          <w:p w14:paraId="3877D051" w14:textId="3C4EC053" w:rsidR="008B6D34" w:rsidRDefault="008B6D34">
            <w:pPr>
              <w:pStyle w:val="1b"/>
              <w:pPrChange w:id="339" w:author="IRK" w:date="2020-04-14T13:48:00Z">
                <w:pPr>
                  <w:pStyle w:val="aff1"/>
                  <w:wordWrap/>
                </w:pPr>
              </w:pPrChange>
            </w:pPr>
            <w:r w:rsidRPr="005D0672">
              <w:t xml:space="preserve"> 7  </w:t>
            </w:r>
            <w:r w:rsidR="00E74D7A" w:rsidRPr="005D0672">
              <w:t>}</w:t>
            </w:r>
          </w:p>
        </w:tc>
      </w:tr>
    </w:tbl>
    <w:p w14:paraId="2435B18C" w14:textId="77777777" w:rsidR="008B6D34" w:rsidRDefault="008B6D34" w:rsidP="00F93119"/>
    <w:p w14:paraId="2F923DF3" w14:textId="6F3BD65F" w:rsidR="008B6D34" w:rsidRDefault="00E74D7A" w:rsidP="00F93119">
      <w:r>
        <w:rPr>
          <w:rFonts w:hint="eastAsia"/>
        </w:rPr>
        <w:t>数値型モードの意味は次の</w:t>
      </w:r>
      <w:del w:id="340" w:author="IRK" w:date="2020-04-08T17:30:00Z">
        <w:r w:rsidDel="00F97F4D">
          <w:rPr>
            <w:rFonts w:hint="eastAsia"/>
          </w:rPr>
          <w:delText>ようだ</w:delText>
        </w:r>
      </w:del>
      <w:ins w:id="341" w:author="IRK" w:date="2020-04-08T17:30:00Z">
        <w:r w:rsidR="00F97F4D">
          <w:rPr>
            <w:rFonts w:hint="eastAsia"/>
          </w:rPr>
          <w:t>とおりである</w:t>
        </w:r>
      </w:ins>
      <w:r>
        <w:rPr>
          <w:rFonts w:hint="eastAsia"/>
        </w:rPr>
        <w:t>。</w:t>
      </w:r>
    </w:p>
    <w:p w14:paraId="0B6C4E10" w14:textId="7CE8D122" w:rsidR="00E74D7A" w:rsidRPr="004F78F1" w:rsidRDefault="00E74D7A">
      <w:pPr>
        <w:pStyle w:val="10"/>
        <w:pPrChange w:id="342" w:author="IRK" w:date="2020-05-11T10:58:00Z">
          <w:pPr>
            <w:pStyle w:val="a8"/>
            <w:ind w:left="784"/>
          </w:pPr>
        </w:pPrChange>
      </w:pPr>
      <w:r>
        <w:rPr>
          <w:rFonts w:hint="eastAsia"/>
        </w:rPr>
        <w:t>IEEE754</w:t>
      </w:r>
      <w:r>
        <w:rPr>
          <w:rFonts w:hint="eastAsia"/>
        </w:rPr>
        <w:t>：</w:t>
      </w:r>
      <w:del w:id="343" w:author="IRK" w:date="2020-04-13T10:55:00Z">
        <w:r w:rsidRPr="00E74D7A" w:rsidDel="000E0F08">
          <w:rPr>
            <w:rFonts w:hint="eastAsia"/>
          </w:rPr>
          <w:delText xml:space="preserve"> </w:delText>
        </w:r>
      </w:del>
      <w:r w:rsidRPr="00E74D7A">
        <w:rPr>
          <w:rFonts w:hint="eastAsia"/>
        </w:rPr>
        <w:t>倍精度浮動小数点</w:t>
      </w:r>
      <w:r>
        <w:rPr>
          <w:rFonts w:hint="eastAsia"/>
        </w:rPr>
        <w:t>数、</w:t>
      </w:r>
      <w:r>
        <w:rPr>
          <w:rFonts w:hint="eastAsia"/>
        </w:rPr>
        <w:t>10</w:t>
      </w:r>
      <w:r>
        <w:rPr>
          <w:rFonts w:hint="eastAsia"/>
        </w:rPr>
        <w:t>進数</w:t>
      </w:r>
      <w:del w:id="344" w:author="IRK" w:date="2020-04-13T10:55:00Z">
        <w:r w:rsidDel="000E0F08">
          <w:rPr>
            <w:rFonts w:hint="eastAsia"/>
          </w:rPr>
          <w:delText>の</w:delText>
        </w:r>
      </w:del>
      <w:ins w:id="345" w:author="IRK" w:date="2020-04-13T10:55:00Z">
        <w:r w:rsidR="000E0F08">
          <w:rPr>
            <w:rFonts w:hint="eastAsia"/>
          </w:rPr>
          <w:t>で</w:t>
        </w:r>
      </w:ins>
      <w:r>
        <w:rPr>
          <w:rFonts w:hint="eastAsia"/>
        </w:rPr>
        <w:t>15</w:t>
      </w:r>
      <w:r>
        <w:rPr>
          <w:rFonts w:hint="eastAsia"/>
        </w:rPr>
        <w:t>桁</w:t>
      </w:r>
      <w:del w:id="346" w:author="IRK" w:date="2020-04-13T10:55:00Z">
        <w:r w:rsidDel="000E0F08">
          <w:rPr>
            <w:rFonts w:hint="eastAsia"/>
          </w:rPr>
          <w:delText>まで精密度まで</w:delText>
        </w:r>
      </w:del>
      <w:ins w:id="347" w:author="IRK" w:date="2020-04-13T10:56:00Z">
        <w:r w:rsidR="000E0F08">
          <w:rPr>
            <w:rFonts w:hint="eastAsia"/>
          </w:rPr>
          <w:t>の精度で</w:t>
        </w:r>
      </w:ins>
      <w:r>
        <w:rPr>
          <w:rFonts w:hint="eastAsia"/>
        </w:rPr>
        <w:t>表現可能</w:t>
      </w:r>
    </w:p>
    <w:p w14:paraId="54FB6A1E" w14:textId="3B92E6BB" w:rsidR="00E74D7A" w:rsidRPr="007259BB" w:rsidRDefault="00E74D7A">
      <w:pPr>
        <w:pStyle w:val="10"/>
        <w:pPrChange w:id="348" w:author="IRK" w:date="2020-05-11T10:58:00Z">
          <w:pPr>
            <w:pStyle w:val="a8"/>
            <w:ind w:left="784"/>
          </w:pPr>
        </w:pPrChange>
      </w:pPr>
      <w:r>
        <w:rPr>
          <w:rFonts w:hint="eastAsia"/>
        </w:rPr>
        <w:t>DECIMAL</w:t>
      </w:r>
      <w:r>
        <w:rPr>
          <w:rFonts w:hint="eastAsia"/>
        </w:rPr>
        <w:t>：</w:t>
      </w:r>
      <w:r>
        <w:rPr>
          <w:rFonts w:hint="eastAsia"/>
        </w:rPr>
        <w:t>BigDecimal</w:t>
      </w:r>
      <w:r>
        <w:rPr>
          <w:rFonts w:hint="eastAsia"/>
        </w:rPr>
        <w:t>モード、</w:t>
      </w:r>
      <w:r>
        <w:rPr>
          <w:rFonts w:hint="eastAsia"/>
        </w:rPr>
        <w:t>10</w:t>
      </w:r>
      <w:r>
        <w:rPr>
          <w:rFonts w:hint="eastAsia"/>
        </w:rPr>
        <w:t>進数</w:t>
      </w:r>
      <w:del w:id="349" w:author="IRK" w:date="2020-04-13T10:56:00Z">
        <w:r w:rsidDel="000E0F08">
          <w:rPr>
            <w:rFonts w:hint="eastAsia"/>
          </w:rPr>
          <w:delText>の</w:delText>
        </w:r>
      </w:del>
      <w:ins w:id="350" w:author="IRK" w:date="2020-04-13T10:56:00Z">
        <w:r w:rsidR="000E0F08">
          <w:rPr>
            <w:rFonts w:hint="eastAsia"/>
          </w:rPr>
          <w:t>で</w:t>
        </w:r>
      </w:ins>
      <w:r>
        <w:rPr>
          <w:rFonts w:hint="eastAsia"/>
        </w:rPr>
        <w:t>16</w:t>
      </w:r>
      <w:r>
        <w:rPr>
          <w:rFonts w:hint="eastAsia"/>
        </w:rPr>
        <w:t>桁</w:t>
      </w:r>
      <w:del w:id="351" w:author="IRK" w:date="2020-04-13T10:56:00Z">
        <w:r w:rsidDel="000E0F08">
          <w:rPr>
            <w:rFonts w:hint="eastAsia"/>
          </w:rPr>
          <w:delText>まで精密度まで</w:delText>
        </w:r>
      </w:del>
      <w:ins w:id="352" w:author="IRK" w:date="2020-04-13T10:56:00Z">
        <w:r w:rsidR="000E0F08">
          <w:rPr>
            <w:rFonts w:hint="eastAsia"/>
          </w:rPr>
          <w:t>の精度で</w:t>
        </w:r>
      </w:ins>
      <w:r>
        <w:rPr>
          <w:rFonts w:hint="eastAsia"/>
        </w:rPr>
        <w:t>表現可能</w:t>
      </w:r>
    </w:p>
    <w:p w14:paraId="7888CC11" w14:textId="06CAEE25" w:rsidR="00E74D7A" w:rsidRDefault="00E74D7A" w:rsidP="00F93119">
      <w:r>
        <w:rPr>
          <w:rFonts w:hint="eastAsia"/>
        </w:rPr>
        <w:t>I</w:t>
      </w:r>
      <w:r>
        <w:t>/O</w:t>
      </w:r>
      <w:r>
        <w:rPr>
          <w:rFonts w:hint="eastAsia"/>
        </w:rPr>
        <w:t>オブジェクト方式を使用する場合</w:t>
      </w:r>
      <w:r>
        <w:rPr>
          <w:rFonts w:hint="eastAsia"/>
        </w:rPr>
        <w:t>RuleReq</w:t>
      </w:r>
      <w:r>
        <w:rPr>
          <w:rFonts w:hint="eastAsia"/>
        </w:rPr>
        <w:t>オブジェクトを生成する時点</w:t>
      </w:r>
      <w:del w:id="353" w:author="IRK" w:date="2020-04-13T10:56:00Z">
        <w:r w:rsidDel="000E0F08">
          <w:rPr>
            <w:rFonts w:hint="eastAsia"/>
          </w:rPr>
          <w:delText>に</w:delText>
        </w:r>
      </w:del>
      <w:ins w:id="354" w:author="IRK" w:date="2020-04-13T10:56:00Z">
        <w:r w:rsidR="000E0F08">
          <w:rPr>
            <w:rFonts w:hint="eastAsia"/>
          </w:rPr>
          <w:t>で</w:t>
        </w:r>
      </w:ins>
      <w:r>
        <w:rPr>
          <w:rFonts w:hint="eastAsia"/>
        </w:rPr>
        <w:t>数値型モードを指定して使用できる。ルールエンジンはユーザが数値型モードを選択しなかった場合、</w:t>
      </w:r>
      <w:r>
        <w:rPr>
          <w:rFonts w:hint="eastAsia"/>
        </w:rPr>
        <w:t>IEEE754</w:t>
      </w:r>
      <w:r>
        <w:rPr>
          <w:rFonts w:hint="eastAsia"/>
        </w:rPr>
        <w:t>モードで動作する。</w:t>
      </w:r>
      <w:r>
        <w:rPr>
          <w:rFonts w:hint="eastAsia"/>
        </w:rPr>
        <w:t>I/O</w:t>
      </w:r>
      <w:r>
        <w:rPr>
          <w:rFonts w:hint="eastAsia"/>
        </w:rPr>
        <w:t>アダプタ方式を使用する場合は構成方式により数値型モードが</w:t>
      </w:r>
      <w:del w:id="355" w:author="IRK" w:date="2020-04-13T10:58:00Z">
        <w:r w:rsidDel="000E0F08">
          <w:rPr>
            <w:rFonts w:hint="eastAsia"/>
          </w:rPr>
          <w:delText>決められる</w:delText>
        </w:r>
      </w:del>
      <w:ins w:id="356" w:author="IRK" w:date="2020-04-13T10:58:00Z">
        <w:r w:rsidR="000E0F08">
          <w:rPr>
            <w:rFonts w:hint="eastAsia"/>
          </w:rPr>
          <w:t>決まる</w:t>
        </w:r>
      </w:ins>
      <w:r>
        <w:rPr>
          <w:rFonts w:hint="eastAsia"/>
        </w:rPr>
        <w:t>。</w:t>
      </w:r>
    </w:p>
    <w:p w14:paraId="71C77E09" w14:textId="77777777" w:rsidR="008B6D34" w:rsidRPr="00E55FD9" w:rsidRDefault="008B6D34" w:rsidP="00F93119"/>
    <w:p w14:paraId="31C831AB" w14:textId="77777777" w:rsidR="001140F8" w:rsidRDefault="001140F8" w:rsidP="00F93119">
      <w:pPr>
        <w:pStyle w:val="32"/>
      </w:pPr>
      <w:bookmarkStart w:id="357" w:name="_Toc385838753"/>
      <w:bookmarkStart w:id="358" w:name="_Toc426449604"/>
      <w:bookmarkStart w:id="359" w:name="_Toc426449700"/>
      <w:bookmarkStart w:id="360" w:name="_Toc434858878"/>
      <w:bookmarkStart w:id="361" w:name="_Ref34983489"/>
      <w:bookmarkStart w:id="362" w:name="_Ref34983492"/>
      <w:bookmarkStart w:id="363" w:name="_Ref34987578"/>
      <w:bookmarkStart w:id="364" w:name="_Ref34987581"/>
      <w:bookmarkStart w:id="365" w:name="_Toc34988261"/>
      <w:bookmarkStart w:id="366" w:name="_Toc40799103"/>
      <w:r>
        <w:t>I/O</w:t>
      </w:r>
      <w:r>
        <w:t>オブジェクト方式</w:t>
      </w:r>
      <w:bookmarkEnd w:id="357"/>
      <w:bookmarkEnd w:id="358"/>
      <w:bookmarkEnd w:id="359"/>
      <w:bookmarkEnd w:id="360"/>
      <w:bookmarkEnd w:id="361"/>
      <w:bookmarkEnd w:id="362"/>
      <w:bookmarkEnd w:id="363"/>
      <w:bookmarkEnd w:id="364"/>
      <w:bookmarkEnd w:id="365"/>
      <w:bookmarkEnd w:id="366"/>
    </w:p>
    <w:p w14:paraId="68262E88" w14:textId="675EF819" w:rsidR="001140F8" w:rsidRDefault="001140F8" w:rsidP="00F93119">
      <w:r>
        <w:t>I/O</w:t>
      </w:r>
      <w:r>
        <w:t>オブジェクト方式は、呼び出すルールのコードや入力項目の値を</w:t>
      </w:r>
      <w:r>
        <w:t>1</w:t>
      </w:r>
      <w:r>
        <w:t>つの入力オブジェクトにすべて格納してルールを呼び出し、その結果を</w:t>
      </w:r>
      <w:r>
        <w:t>1</w:t>
      </w:r>
      <w:r>
        <w:t>つのオブジェクトに格納して受け取るルール呼び出し方式である。</w:t>
      </w:r>
      <w:del w:id="367" w:author="IRK" w:date="2020-03-13T09:07:00Z">
        <w:r w:rsidDel="00D71F97">
          <w:delText>図</w:delText>
        </w:r>
        <w:r w:rsidR="003961EE" w:rsidDel="00D71F97">
          <w:rPr>
            <w:rFonts w:hint="eastAsia"/>
          </w:rPr>
          <w:delText>1</w:delText>
        </w:r>
      </w:del>
      <w:ins w:id="368" w:author="IRK" w:date="2020-03-13T09:07:00Z">
        <w:r w:rsidR="00D71F97">
          <w:rPr>
            <w:rFonts w:hint="eastAsia"/>
          </w:rPr>
          <w:t>次の図</w:t>
        </w:r>
      </w:ins>
      <w:r>
        <w:t>は、</w:t>
      </w:r>
      <w:r>
        <w:t>I/O</w:t>
      </w:r>
      <w:r>
        <w:t>オブジェクト方式のルールサービスの呼び出しを</w:t>
      </w:r>
      <w:r w:rsidR="007950D0">
        <w:rPr>
          <w:rFonts w:hint="eastAsia"/>
        </w:rPr>
        <w:t>示す</w:t>
      </w:r>
      <w:r>
        <w:t>。</w:t>
      </w:r>
    </w:p>
    <w:p w14:paraId="1BD40734" w14:textId="77777777" w:rsidR="001140F8" w:rsidRDefault="001140F8" w:rsidP="00F93119"/>
    <w:p w14:paraId="302509AB" w14:textId="77777777" w:rsidR="00E37078" w:rsidRDefault="00373BBD">
      <w:pPr>
        <w:pStyle w:val="af9"/>
        <w:ind w:left="380" w:hanging="380"/>
      </w:pPr>
      <w:r>
        <w:object w:dxaOrig="5187" w:dyaOrig="965" w14:anchorId="7F58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5pt;height:51.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652686994" r:id="rId15"/>
        </w:object>
      </w:r>
    </w:p>
    <w:p w14:paraId="17F0AC4E" w14:textId="644CCE07" w:rsidR="001140F8" w:rsidRPr="00B0778D" w:rsidRDefault="00E37078" w:rsidP="00F93119">
      <w:pPr>
        <w:pStyle w:val="af5"/>
      </w:pPr>
      <w:bookmarkStart w:id="369" w:name="_Toc40799198"/>
      <w:r w:rsidRPr="000C10C0">
        <w:lastRenderedPageBreak/>
        <w:t>[</w:t>
      </w:r>
      <w:del w:id="370" w:author="IRK" w:date="2020-03-12T14:53:00Z">
        <w:r w:rsidRPr="000C10C0" w:rsidDel="00E83DE0">
          <w:rPr>
            <w:rFonts w:hint="eastAsia"/>
          </w:rPr>
          <w:delText>図</w:delText>
        </w:r>
        <w:r w:rsidRPr="000C10C0" w:rsidDel="00E83DE0">
          <w:delText xml:space="preserve"> </w:delText>
        </w:r>
        <w:r w:rsidR="00E65728" w:rsidRPr="000C10C0" w:rsidDel="00E83DE0">
          <w:fldChar w:fldCharType="begin"/>
        </w:r>
        <w:r w:rsidR="000D23BF" w:rsidRPr="000C10C0" w:rsidDel="00E83DE0">
          <w:delInstrText xml:space="preserve"> SEQ [</w:delInstrText>
        </w:r>
        <w:r w:rsidR="000D23BF" w:rsidRPr="000C10C0" w:rsidDel="00E83DE0">
          <w:delInstrText>図</w:delInstrText>
        </w:r>
        <w:r w:rsidR="000D23BF" w:rsidRPr="000C10C0" w:rsidDel="00E83DE0">
          <w:delInstrText xml:space="preserve"> \* ARABIC </w:delInstrText>
        </w:r>
        <w:r w:rsidR="00E65728" w:rsidRPr="000C10C0" w:rsidDel="00E83DE0">
          <w:fldChar w:fldCharType="separate"/>
        </w:r>
        <w:r w:rsidR="004E7A9C" w:rsidDel="00E83DE0">
          <w:rPr>
            <w:noProof/>
          </w:rPr>
          <w:delText>1</w:delText>
        </w:r>
        <w:r w:rsidR="00E65728" w:rsidRPr="000C10C0" w:rsidDel="00E83DE0">
          <w:fldChar w:fldCharType="end"/>
        </w:r>
        <w:r w:rsidR="00872032" w:rsidRPr="000C10C0" w:rsidDel="00E83DE0">
          <w:rPr>
            <w:rFonts w:hint="eastAsia"/>
          </w:rPr>
          <w:delText xml:space="preserve">　</w:delText>
        </w:r>
      </w:del>
      <w:ins w:id="371" w:author="IRK" w:date="2020-03-12T14:53:00Z">
        <w:r w:rsidR="00E83DE0">
          <w:rPr>
            <w:rFonts w:hint="eastAsia"/>
          </w:rPr>
          <w:t>図</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図</w:instrText>
        </w:r>
        <w:r w:rsidR="00E83DE0">
          <w:rPr>
            <w:rFonts w:hint="eastAsia"/>
          </w:rPr>
          <w:instrText xml:space="preserve"> \* ARABIC</w:instrText>
        </w:r>
        <w:r w:rsidR="00E83DE0">
          <w:instrText xml:space="preserve"> </w:instrText>
        </w:r>
      </w:ins>
      <w:r w:rsidR="00E83DE0">
        <w:fldChar w:fldCharType="separate"/>
      </w:r>
      <w:r w:rsidR="0092459D">
        <w:rPr>
          <w:noProof/>
        </w:rPr>
        <w:t>1</w:t>
      </w:r>
      <w:ins w:id="372" w:author="IRK" w:date="2020-03-12T14:53:00Z">
        <w:r w:rsidR="00E83DE0">
          <w:fldChar w:fldCharType="end"/>
        </w:r>
        <w:r w:rsidR="00E83DE0">
          <w:rPr>
            <w:rFonts w:hint="eastAsia"/>
          </w:rPr>
          <w:t xml:space="preserve"> </w:t>
        </w:r>
      </w:ins>
      <w:r w:rsidRPr="000C10C0">
        <w:t>I/O</w:t>
      </w:r>
      <w:r w:rsidRPr="000C10C0">
        <w:t>オブジェクト方式のルールサービス呼び出し</w:t>
      </w:r>
      <w:r w:rsidRPr="000C10C0">
        <w:rPr>
          <w:rFonts w:hint="eastAsia"/>
        </w:rPr>
        <w:t>]</w:t>
      </w:r>
      <w:bookmarkEnd w:id="369"/>
    </w:p>
    <w:p w14:paraId="070EF53F" w14:textId="77777777" w:rsidR="001140F8" w:rsidRPr="002C3FF3" w:rsidRDefault="001140F8" w:rsidP="00F93119"/>
    <w:p w14:paraId="63E31B3F" w14:textId="098CC8C0" w:rsidR="001140F8" w:rsidRPr="002C3FF3" w:rsidRDefault="001140F8" w:rsidP="00F93119">
      <w:r w:rsidRPr="002C3FF3">
        <w:t>ルールコードとルール実行に必要な項目値は、</w:t>
      </w:r>
      <w:r w:rsidRPr="00E55FD9">
        <w:t>RuleReq</w:t>
      </w:r>
      <w:r w:rsidRPr="00E55FD9">
        <w:t>と</w:t>
      </w:r>
      <w:r w:rsidR="00373BBD">
        <w:rPr>
          <w:rFonts w:hint="eastAsia"/>
        </w:rPr>
        <w:t>いう</w:t>
      </w:r>
      <w:r w:rsidRPr="00E55FD9">
        <w:t>入力オブジェクト</w:t>
      </w:r>
      <w:r w:rsidRPr="00E55FD9">
        <w:t>(Input Object)</w:t>
      </w:r>
      <w:r w:rsidRPr="00E55FD9">
        <w:t>に格納してルール</w:t>
      </w:r>
      <w:r w:rsidR="00373BBD">
        <w:rPr>
          <w:rFonts w:hint="eastAsia"/>
        </w:rPr>
        <w:t>エンジン</w:t>
      </w:r>
      <w:r w:rsidRPr="00E55FD9">
        <w:t>に引き渡される。ルール</w:t>
      </w:r>
      <w:r w:rsidR="00373BBD">
        <w:rPr>
          <w:rFonts w:hint="eastAsia"/>
        </w:rPr>
        <w:t>エンジン</w:t>
      </w:r>
      <w:r w:rsidRPr="00E55FD9">
        <w:t>はそのオブジェクトに入力された情報のみを利用してルールを実行し、その結果</w:t>
      </w:r>
      <w:r w:rsidRPr="002C3FF3">
        <w:t>を</w:t>
      </w:r>
      <w:r w:rsidRPr="00E55FD9">
        <w:t>ResultSet</w:t>
      </w:r>
      <w:r w:rsidRPr="00E55FD9">
        <w:t>という出力オブジェクト</w:t>
      </w:r>
      <w:r w:rsidRPr="00E55FD9">
        <w:t>(Output Object)</w:t>
      </w:r>
      <w:r w:rsidRPr="00E55FD9">
        <w:t>に格納して返す。ルール</w:t>
      </w:r>
      <w:r w:rsidR="00373BBD">
        <w:rPr>
          <w:rFonts w:hint="eastAsia"/>
        </w:rPr>
        <w:t>エンジンが</w:t>
      </w:r>
      <w:r w:rsidRPr="00E55FD9">
        <w:t>ルール実行中に</w:t>
      </w:r>
      <w:r w:rsidRPr="00E55FD9">
        <w:t>RuleReq</w:t>
      </w:r>
      <w:r w:rsidRPr="00E55FD9">
        <w:t>に設定された項目以外の項目値が必要な場合は、アプリケーションにエラーを返す。</w:t>
      </w:r>
    </w:p>
    <w:p w14:paraId="1A9923EB" w14:textId="77777777" w:rsidR="001140F8" w:rsidRPr="002C3FF3" w:rsidRDefault="001140F8" w:rsidP="00F93119"/>
    <w:p w14:paraId="0003B4A8" w14:textId="0BD79085" w:rsidR="001140F8" w:rsidRPr="000C10C0" w:rsidRDefault="001140F8" w:rsidP="00F93119">
      <w:del w:id="373" w:author="IRK" w:date="2020-03-12T16:59:00Z">
        <w:r w:rsidRPr="002C3FF3" w:rsidDel="00D31B86">
          <w:delText>表</w:delText>
        </w:r>
        <w:r w:rsidR="00E74D7A" w:rsidDel="00D31B86">
          <w:rPr>
            <w:rFonts w:hint="eastAsia"/>
          </w:rPr>
          <w:delText>10</w:delText>
        </w:r>
      </w:del>
      <w:ins w:id="374" w:author="IRK" w:date="2020-03-12T16:59:00Z">
        <w:r w:rsidR="00D31B86">
          <w:rPr>
            <w:rFonts w:hint="eastAsia"/>
          </w:rPr>
          <w:t>次の表</w:t>
        </w:r>
      </w:ins>
      <w:r w:rsidRPr="002C3FF3">
        <w:t>は、</w:t>
      </w:r>
      <w:r w:rsidRPr="00E55FD9">
        <w:t>RuleInterface</w:t>
      </w:r>
      <w:r w:rsidRPr="00E55FD9">
        <w:t>に定義された</w:t>
      </w:r>
      <w:r w:rsidRPr="00E55FD9">
        <w:t>I/O</w:t>
      </w:r>
      <w:r w:rsidRPr="00E55FD9">
        <w:t>オブジェクト方式の</w:t>
      </w:r>
      <w:r w:rsidRPr="00E55FD9">
        <w:t>execute</w:t>
      </w:r>
      <w:r w:rsidRPr="00E55FD9">
        <w:t>メソッドである。これらのメソッドは、すべてパラメータとして</w:t>
      </w:r>
      <w:r w:rsidRPr="00E55FD9">
        <w:t>RuleReq</w:t>
      </w:r>
      <w:r w:rsidRPr="00E55FD9">
        <w:t>オブジェクトを受け取</w:t>
      </w:r>
      <w:r w:rsidRPr="00E55FD9">
        <w:rPr>
          <w:rFonts w:hint="eastAsia"/>
        </w:rPr>
        <w:t>り</w:t>
      </w:r>
      <w:r w:rsidR="00373BBD">
        <w:rPr>
          <w:rFonts w:hint="eastAsia"/>
        </w:rPr>
        <w:t>、</w:t>
      </w:r>
      <w:r w:rsidRPr="00E55FD9">
        <w:t>ResultSet</w:t>
      </w:r>
      <w:r w:rsidRPr="00E55FD9">
        <w:t>を返す。</w:t>
      </w:r>
      <w:r w:rsidRPr="00E55FD9">
        <w:t>execute</w:t>
      </w:r>
      <w:r w:rsidRPr="00E55FD9">
        <w:t>メソッドを呼び出す</w:t>
      </w:r>
      <w:r w:rsidR="0093109B" w:rsidRPr="00AB2487">
        <w:rPr>
          <w:rFonts w:ascii="ＭＳ Ｐゴシック" w:hAnsi="ＭＳ Ｐゴシック" w:hint="eastAsia"/>
        </w:rPr>
        <w:t>際</w:t>
      </w:r>
      <w:r w:rsidRPr="00AB2487">
        <w:rPr>
          <w:rFonts w:ascii="ＭＳ Ｐゴシック" w:hAnsi="ＭＳ Ｐゴシック" w:hint="eastAsia"/>
        </w:rPr>
        <w:t>、</w:t>
      </w:r>
      <w:r w:rsidRPr="00E55FD9">
        <w:t>コード体系を指定する</w:t>
      </w:r>
      <w:r w:rsidR="00373BBD">
        <w:t>codetype</w:t>
      </w:r>
      <w:r w:rsidRPr="00E55FD9">
        <w:t>に</w:t>
      </w:r>
      <w:del w:id="375" w:author="IRK" w:date="2020-03-13T09:19:00Z">
        <w:r w:rsidRPr="00E55FD9" w:rsidDel="004A51DE">
          <w:delText>1.2.3</w:delText>
        </w:r>
        <w:r w:rsidRPr="00E55FD9" w:rsidDel="004A51DE">
          <w:delText>コード体系</w:delText>
        </w:r>
      </w:del>
      <w:ins w:id="376" w:author="IRK" w:date="2020-03-13T09:19:00Z">
        <w:r w:rsidR="004A51DE">
          <w:rPr>
            <w:rFonts w:hint="eastAsia"/>
          </w:rPr>
          <w:t>「</w:t>
        </w:r>
        <w:r w:rsidR="004A51DE">
          <w:fldChar w:fldCharType="begin"/>
        </w:r>
        <w:r w:rsidR="004A51DE">
          <w:instrText xml:space="preserve"> </w:instrText>
        </w:r>
        <w:r w:rsidR="004A51DE">
          <w:rPr>
            <w:rFonts w:hint="eastAsia"/>
          </w:rPr>
          <w:instrText>REF _Ref34983583 \r \h</w:instrText>
        </w:r>
        <w:r w:rsidR="004A51DE">
          <w:instrText xml:space="preserve"> </w:instrText>
        </w:r>
      </w:ins>
      <w:r w:rsidR="004A51DE">
        <w:fldChar w:fldCharType="separate"/>
      </w:r>
      <w:r w:rsidR="0092459D">
        <w:t xml:space="preserve">1.2.3 </w:t>
      </w:r>
      <w:ins w:id="377" w:author="IRK" w:date="2020-03-13T09:19:00Z">
        <w:r w:rsidR="004A51DE">
          <w:fldChar w:fldCharType="end"/>
        </w:r>
        <w:r w:rsidR="004A51DE">
          <w:fldChar w:fldCharType="begin"/>
        </w:r>
        <w:r w:rsidR="004A51DE">
          <w:instrText xml:space="preserve"> REF _Ref34983585 \h </w:instrText>
        </w:r>
      </w:ins>
      <w:r w:rsidR="004A51DE">
        <w:fldChar w:fldCharType="separate"/>
      </w:r>
      <w:r w:rsidR="0092459D" w:rsidRPr="00531F55">
        <w:t>コード</w:t>
      </w:r>
      <w:r w:rsidR="0092459D" w:rsidRPr="005E282E">
        <w:t>体系</w:t>
      </w:r>
      <w:ins w:id="378" w:author="IRK" w:date="2020-03-13T09:19:00Z">
        <w:r w:rsidR="004A51DE">
          <w:fldChar w:fldCharType="end"/>
        </w:r>
        <w:r w:rsidR="004A51DE">
          <w:rPr>
            <w:rFonts w:hint="eastAsia"/>
          </w:rPr>
          <w:t>」</w:t>
        </w:r>
      </w:ins>
      <w:r w:rsidRPr="00E55FD9">
        <w:t>以外の値が指定されると</w:t>
      </w:r>
      <w:r w:rsidRPr="00E55FD9">
        <w:t>IllegalArgumentException</w:t>
      </w:r>
      <w:r w:rsidR="00373BBD">
        <w:rPr>
          <w:rFonts w:hint="eastAsia"/>
        </w:rPr>
        <w:t>を</w:t>
      </w:r>
      <w:r w:rsidRPr="002C3FF3">
        <w:t>発生する。</w:t>
      </w:r>
      <w:r w:rsidR="0093109B">
        <w:rPr>
          <w:rFonts w:eastAsiaTheme="minorEastAsia" w:hint="eastAsia"/>
        </w:rPr>
        <w:t>3</w:t>
      </w:r>
      <w:r w:rsidR="00373BBD">
        <w:rPr>
          <w:rFonts w:hint="eastAsia"/>
        </w:rPr>
        <w:t>番目の</w:t>
      </w:r>
      <w:r w:rsidR="00373BBD">
        <w:rPr>
          <w:rFonts w:hint="eastAsia"/>
        </w:rPr>
        <w:t>ctx</w:t>
      </w:r>
      <w:r w:rsidR="00DC49A1" w:rsidRPr="000C10C0">
        <w:rPr>
          <w:rFonts w:hint="eastAsia"/>
        </w:rPr>
        <w:t>オブジェクト</w:t>
      </w:r>
      <w:r w:rsidR="00373BBD" w:rsidRPr="000C10C0">
        <w:rPr>
          <w:rFonts w:hint="eastAsia"/>
        </w:rPr>
        <w:t>はコールバックコンテキスト</w:t>
      </w:r>
      <w:r w:rsidR="00DC49A1" w:rsidRPr="000C10C0">
        <w:rPr>
          <w:rFonts w:hint="eastAsia"/>
        </w:rPr>
        <w:t>オブジェクト</w:t>
      </w:r>
      <w:r w:rsidR="00373BBD" w:rsidRPr="000C10C0">
        <w:rPr>
          <w:rFonts w:hint="eastAsia"/>
        </w:rPr>
        <w:t>として</w:t>
      </w:r>
      <w:r w:rsidR="001B32FD" w:rsidRPr="00F728C5">
        <w:rPr>
          <w:rFonts w:ascii="ＭＳ Ｐゴシック" w:hAnsi="ＭＳ Ｐゴシック" w:hint="eastAsia"/>
        </w:rPr>
        <w:t>コール</w:t>
      </w:r>
      <w:r w:rsidR="00373BBD" w:rsidRPr="000C10C0">
        <w:rPr>
          <w:rFonts w:hint="eastAsia"/>
        </w:rPr>
        <w:t>バック</w:t>
      </w:r>
      <w:del w:id="379" w:author="IRK" w:date="2020-03-12T14:15:00Z">
        <w:r w:rsidR="00373BBD" w:rsidRPr="000C10C0" w:rsidDel="0039612A">
          <w:rPr>
            <w:rFonts w:hint="eastAsia"/>
          </w:rPr>
          <w:delText>ハンドラ</w:delText>
        </w:r>
      </w:del>
      <w:ins w:id="380" w:author="IRK" w:date="2020-03-12T14:15:00Z">
        <w:r w:rsidR="0039612A">
          <w:rPr>
            <w:rFonts w:hint="eastAsia"/>
          </w:rPr>
          <w:t>ハンドラー</w:t>
        </w:r>
      </w:ins>
      <w:r w:rsidR="00373BBD" w:rsidRPr="000C10C0">
        <w:rPr>
          <w:rFonts w:hint="eastAsia"/>
        </w:rPr>
        <w:t>のサービスメソッドにそのまま渡される。コールバックについての詳細内容は</w:t>
      </w:r>
      <w:del w:id="381" w:author="IRK" w:date="2020-03-13T09:19:00Z">
        <w:r w:rsidR="00373BBD" w:rsidRPr="000C10C0" w:rsidDel="004A51DE">
          <w:rPr>
            <w:rFonts w:hint="eastAsia"/>
          </w:rPr>
          <w:delText>1.3</w:delText>
        </w:r>
        <w:r w:rsidR="00E74D7A" w:rsidDel="004A51DE">
          <w:rPr>
            <w:rFonts w:hint="eastAsia"/>
          </w:rPr>
          <w:delText xml:space="preserve"> </w:delText>
        </w:r>
        <w:r w:rsidR="00E74D7A" w:rsidDel="004A51DE">
          <w:rPr>
            <w:rFonts w:hint="eastAsia"/>
          </w:rPr>
          <w:delText>コールバック</w:delText>
        </w:r>
        <w:r w:rsidR="00E74D7A" w:rsidDel="004A51DE">
          <w:rPr>
            <w:rFonts w:hint="eastAsia"/>
          </w:rPr>
          <w:delText>API</w:delText>
        </w:r>
      </w:del>
      <w:ins w:id="382" w:author="IRK" w:date="2020-03-13T09:19:00Z">
        <w:r w:rsidR="004A51DE">
          <w:rPr>
            <w:rFonts w:hint="eastAsia"/>
          </w:rPr>
          <w:t>「</w:t>
        </w:r>
        <w:r w:rsidR="004A51DE">
          <w:fldChar w:fldCharType="begin"/>
        </w:r>
        <w:r w:rsidR="004A51DE">
          <w:instrText xml:space="preserve"> </w:instrText>
        </w:r>
        <w:r w:rsidR="004A51DE">
          <w:rPr>
            <w:rFonts w:hint="eastAsia"/>
          </w:rPr>
          <w:instrText>REF _Ref34983605 \r \h</w:instrText>
        </w:r>
        <w:r w:rsidR="004A51DE">
          <w:instrText xml:space="preserve"> </w:instrText>
        </w:r>
      </w:ins>
      <w:r w:rsidR="004A51DE">
        <w:fldChar w:fldCharType="separate"/>
      </w:r>
      <w:r w:rsidR="0092459D">
        <w:t xml:space="preserve">1.3 </w:t>
      </w:r>
      <w:ins w:id="383" w:author="IRK" w:date="2020-03-13T09:19:00Z">
        <w:r w:rsidR="004A51DE">
          <w:fldChar w:fldCharType="end"/>
        </w:r>
        <w:r w:rsidR="004A51DE">
          <w:fldChar w:fldCharType="begin"/>
        </w:r>
        <w:r w:rsidR="004A51DE">
          <w:instrText xml:space="preserve"> REF _Ref34983608 \h </w:instrText>
        </w:r>
      </w:ins>
      <w:r w:rsidR="004A51DE">
        <w:fldChar w:fldCharType="separate"/>
      </w:r>
      <w:r w:rsidR="0092459D">
        <w:t>コールバック</w:t>
      </w:r>
      <w:r w:rsidR="0092459D">
        <w:t>API</w:t>
      </w:r>
      <w:ins w:id="384" w:author="IRK" w:date="2020-03-13T09:19:00Z">
        <w:r w:rsidR="004A51DE">
          <w:fldChar w:fldCharType="end"/>
        </w:r>
        <w:r w:rsidR="004A51DE">
          <w:rPr>
            <w:rFonts w:hint="eastAsia"/>
          </w:rPr>
          <w:t>」</w:t>
        </w:r>
      </w:ins>
      <w:r w:rsidR="00373BBD" w:rsidRPr="000C10C0">
        <w:rPr>
          <w:rFonts w:hint="eastAsia"/>
        </w:rPr>
        <w:t>を参照する。</w:t>
      </w:r>
    </w:p>
    <w:p w14:paraId="2936530B" w14:textId="77777777" w:rsidR="001140F8" w:rsidRDefault="001140F8" w:rsidP="00F93119"/>
    <w:p w14:paraId="241CA7D0" w14:textId="78622F38" w:rsidR="00800F42" w:rsidRPr="00800F42" w:rsidRDefault="00800F42" w:rsidP="00F93119">
      <w:pPr>
        <w:pStyle w:val="af5"/>
        <w:rPr>
          <w:rFonts w:eastAsia="Malgun Gothic"/>
        </w:rPr>
      </w:pPr>
      <w:bookmarkStart w:id="385" w:name="_Toc40799233"/>
      <w:r>
        <w:t>[</w:t>
      </w:r>
      <w:del w:id="386" w:author="IRK" w:date="2020-03-12T14:53: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E74D7A" w:rsidDel="00E83DE0">
          <w:rPr>
            <w:noProof/>
          </w:rPr>
          <w:delText>10</w:delText>
        </w:r>
        <w:r w:rsidR="00E65728" w:rsidDel="00E83DE0">
          <w:rPr>
            <w:noProof/>
          </w:rPr>
          <w:fldChar w:fldCharType="end"/>
        </w:r>
        <w:r w:rsidDel="00E83DE0">
          <w:delText xml:space="preserve"> </w:delText>
        </w:r>
      </w:del>
      <w:ins w:id="387"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10</w:t>
      </w:r>
      <w:ins w:id="388" w:author="IRK" w:date="2020-03-12T14:54:00Z">
        <w:r w:rsidR="00E83DE0">
          <w:fldChar w:fldCharType="end"/>
        </w:r>
      </w:ins>
      <w:r>
        <w:rPr>
          <w:noProof/>
        </w:rPr>
        <w:t xml:space="preserve"> I/O</w:t>
      </w:r>
      <w:r>
        <w:rPr>
          <w:noProof/>
        </w:rPr>
        <w:t>オブジェクト方式の</w:t>
      </w:r>
      <w:r>
        <w:rPr>
          <w:noProof/>
        </w:rPr>
        <w:t>execute</w:t>
      </w:r>
      <w:r>
        <w:rPr>
          <w:noProof/>
        </w:rPr>
        <w:t>メソッド</w:t>
      </w:r>
      <w:r>
        <w:rPr>
          <w:rFonts w:eastAsia="Malgun Gothic" w:hint="eastAsia"/>
          <w:noProof/>
        </w:rPr>
        <w:t>]</w:t>
      </w:r>
      <w:bookmarkEnd w:id="385"/>
    </w:p>
    <w:tbl>
      <w:tblPr>
        <w:tblStyle w:val="af4"/>
        <w:tblW w:w="0" w:type="auto"/>
        <w:jc w:val="center"/>
        <w:tblLook w:val="04A0" w:firstRow="1" w:lastRow="0" w:firstColumn="1" w:lastColumn="0" w:noHBand="0" w:noVBand="1"/>
        <w:tblPrChange w:id="389" w:author="IRK" w:date="2020-04-14T15:29:00Z">
          <w:tblPr>
            <w:tblStyle w:val="af4"/>
            <w:tblW w:w="0" w:type="auto"/>
            <w:tblInd w:w="108" w:type="dxa"/>
            <w:tblLook w:val="04A0" w:firstRow="1" w:lastRow="0" w:firstColumn="1" w:lastColumn="0" w:noHBand="0" w:noVBand="1"/>
          </w:tblPr>
        </w:tblPrChange>
      </w:tblPr>
      <w:tblGrid>
        <w:gridCol w:w="9463"/>
        <w:tblGridChange w:id="390">
          <w:tblGrid>
            <w:gridCol w:w="9463"/>
          </w:tblGrid>
        </w:tblGridChange>
      </w:tblGrid>
      <w:tr w:rsidR="001140F8" w14:paraId="371314A4" w14:textId="77777777" w:rsidTr="005D0672">
        <w:trPr>
          <w:jc w:val="center"/>
        </w:trPr>
        <w:tc>
          <w:tcPr>
            <w:tcW w:w="9463" w:type="dxa"/>
            <w:tcPrChange w:id="391" w:author="IRK" w:date="2020-04-14T15:29:00Z">
              <w:tcPr>
                <w:tcW w:w="9463" w:type="dxa"/>
              </w:tcPr>
            </w:tcPrChange>
          </w:tcPr>
          <w:p w14:paraId="7A5E9D8E" w14:textId="0544198F" w:rsidR="001140F8" w:rsidRPr="00FD41AE" w:rsidRDefault="007E6E4B">
            <w:pPr>
              <w:pStyle w:val="1b"/>
              <w:pPrChange w:id="392" w:author="IRK" w:date="2020-04-14T13:48:00Z">
                <w:pPr>
                  <w:pStyle w:val="aff1"/>
                  <w:wordWrap/>
                  <w:ind w:leftChars="32" w:left="63"/>
                </w:pPr>
              </w:pPrChange>
            </w:pPr>
            <w:ins w:id="393" w:author="IRK" w:date="2020-04-14T16:18:00Z">
              <w:r>
                <w:t xml:space="preserve"> </w:t>
              </w:r>
            </w:ins>
            <w:r w:rsidR="001140F8">
              <w:t>1 pac</w:t>
            </w:r>
            <w:r w:rsidR="001140F8" w:rsidRPr="00FD41AE">
              <w:t>kage com.innoexpert.rulesclient;</w:t>
            </w:r>
          </w:p>
          <w:p w14:paraId="1ACF419E" w14:textId="77777777" w:rsidR="001140F8" w:rsidRPr="001821EF" w:rsidRDefault="001140F8">
            <w:pPr>
              <w:pStyle w:val="1b"/>
              <w:pPrChange w:id="394" w:author="IRK" w:date="2020-04-14T13:48:00Z">
                <w:pPr>
                  <w:pStyle w:val="aff1"/>
                  <w:wordWrap/>
                </w:pPr>
              </w:pPrChange>
            </w:pPr>
            <w:r w:rsidRPr="00FD41AE">
              <w:t xml:space="preserve"> 2</w:t>
            </w:r>
            <w:del w:id="395" w:author="IRK" w:date="2020-03-13T09:27:00Z">
              <w:r w:rsidRPr="00FD41AE" w:rsidDel="00C27399">
                <w:delText xml:space="preserve"> </w:delText>
              </w:r>
            </w:del>
          </w:p>
          <w:p w14:paraId="1C15115C" w14:textId="77777777" w:rsidR="001140F8" w:rsidRPr="002E36F0" w:rsidRDefault="001140F8">
            <w:pPr>
              <w:pStyle w:val="1b"/>
              <w:pPrChange w:id="396" w:author="IRK" w:date="2020-04-14T13:48:00Z">
                <w:pPr>
                  <w:pStyle w:val="aff1"/>
                  <w:wordWrap/>
                </w:pPr>
              </w:pPrChange>
            </w:pPr>
            <w:r w:rsidRPr="00FC1DC6">
              <w:t xml:space="preserve"> 3 public interface RuleInterface</w:t>
            </w:r>
          </w:p>
          <w:p w14:paraId="6F47AA6B" w14:textId="77777777" w:rsidR="001140F8" w:rsidRPr="00D72327" w:rsidRDefault="001140F8">
            <w:pPr>
              <w:pStyle w:val="1b"/>
              <w:pPrChange w:id="397" w:author="IRK" w:date="2020-04-14T13:48:00Z">
                <w:pPr>
                  <w:pStyle w:val="aff1"/>
                  <w:wordWrap/>
                </w:pPr>
              </w:pPrChange>
            </w:pPr>
            <w:r w:rsidRPr="00D72327">
              <w:t xml:space="preserve"> 4 {</w:t>
            </w:r>
          </w:p>
          <w:p w14:paraId="2B61CD53" w14:textId="77777777" w:rsidR="001140F8" w:rsidRPr="00BC3441" w:rsidRDefault="001140F8">
            <w:pPr>
              <w:pStyle w:val="1b"/>
              <w:pPrChange w:id="398" w:author="IRK" w:date="2020-04-14T13:48:00Z">
                <w:pPr>
                  <w:pStyle w:val="aff1"/>
                  <w:wordWrap/>
                </w:pPr>
              </w:pPrChange>
            </w:pPr>
            <w:r w:rsidRPr="00BC3441">
              <w:t xml:space="preserve"> 5     ResultSet execute( RuleReq req, int codetype )</w:t>
            </w:r>
          </w:p>
          <w:p w14:paraId="620EA5C5" w14:textId="77777777" w:rsidR="001140F8" w:rsidRPr="005D0672" w:rsidRDefault="001140F8">
            <w:pPr>
              <w:pStyle w:val="1b"/>
              <w:pPrChange w:id="399" w:author="IRK" w:date="2020-04-14T13:48:00Z">
                <w:pPr>
                  <w:pStyle w:val="aff1"/>
                  <w:wordWrap/>
                </w:pPr>
              </w:pPrChange>
            </w:pPr>
            <w:r w:rsidRPr="005D0672">
              <w:t xml:space="preserve"> 6                       throws RulesException, IllegalArgumentException;</w:t>
            </w:r>
          </w:p>
          <w:p w14:paraId="66FA4E61" w14:textId="77777777" w:rsidR="001140F8" w:rsidRPr="005D0672" w:rsidRDefault="001140F8">
            <w:pPr>
              <w:pStyle w:val="1b"/>
              <w:pPrChange w:id="400" w:author="IRK" w:date="2020-04-14T13:48:00Z">
                <w:pPr>
                  <w:pStyle w:val="aff1"/>
                  <w:wordWrap/>
                </w:pPr>
              </w:pPrChange>
            </w:pPr>
            <w:r w:rsidRPr="005D0672">
              <w:t xml:space="preserve"> 7     ResultSet execute( RuleReq req, int codetype, Object ctx )</w:t>
            </w:r>
          </w:p>
          <w:p w14:paraId="2B9DDAF2" w14:textId="77777777" w:rsidR="001140F8" w:rsidRPr="00E746D1" w:rsidRDefault="001140F8">
            <w:pPr>
              <w:pStyle w:val="1b"/>
              <w:pPrChange w:id="401" w:author="IRK" w:date="2020-04-14T13:48:00Z">
                <w:pPr>
                  <w:pStyle w:val="aff1"/>
                  <w:wordWrap/>
                </w:pPr>
              </w:pPrChange>
            </w:pPr>
            <w:r w:rsidRPr="00B85345">
              <w:t xml:space="preserve"> 8                       throws RulesException, IllegalArgumentException;</w:t>
            </w:r>
          </w:p>
          <w:p w14:paraId="61E54B7B" w14:textId="77777777" w:rsidR="001140F8" w:rsidRPr="005D0672" w:rsidRDefault="001140F8">
            <w:pPr>
              <w:pStyle w:val="1b"/>
              <w:pPrChange w:id="402" w:author="IRK" w:date="2020-04-14T13:48:00Z">
                <w:pPr>
                  <w:pStyle w:val="aff1"/>
                  <w:wordWrap/>
                </w:pPr>
              </w:pPrChange>
            </w:pPr>
            <w:r w:rsidRPr="00BE7121">
              <w:t xml:space="preserve"> 9     …</w:t>
            </w:r>
          </w:p>
          <w:p w14:paraId="348D9828" w14:textId="77777777" w:rsidR="001140F8" w:rsidRDefault="001140F8">
            <w:pPr>
              <w:pStyle w:val="1b"/>
              <w:pPrChange w:id="403" w:author="IRK" w:date="2020-04-14T13:48:00Z">
                <w:pPr>
                  <w:pStyle w:val="aff1"/>
                  <w:wordWrap/>
                </w:pPr>
              </w:pPrChange>
            </w:pPr>
            <w:r w:rsidRPr="00B85345">
              <w:t>10 }</w:t>
            </w:r>
          </w:p>
        </w:tc>
      </w:tr>
    </w:tbl>
    <w:p w14:paraId="720BB6CF" w14:textId="77777777" w:rsidR="001140F8" w:rsidRPr="001A2A29" w:rsidRDefault="001140F8" w:rsidP="00F93119"/>
    <w:p w14:paraId="46711E3B" w14:textId="77777777" w:rsidR="001140F8" w:rsidRDefault="001140F8" w:rsidP="00F93119">
      <w:pPr>
        <w:pStyle w:val="42"/>
      </w:pPr>
      <w:r>
        <w:t>com.innoexpert.</w:t>
      </w:r>
      <w:r w:rsidRPr="00800F42">
        <w:t>rulesclient</w:t>
      </w:r>
      <w:r>
        <w:t>.RuleReq</w:t>
      </w:r>
    </w:p>
    <w:p w14:paraId="7CA1A129" w14:textId="66DA823A" w:rsidR="001140F8" w:rsidRPr="002C3FF3" w:rsidRDefault="001140F8" w:rsidP="00F93119">
      <w:r w:rsidRPr="00E55FD9">
        <w:t>com.innoexpert.rulesclient.RuleReq</w:t>
      </w:r>
      <w:r w:rsidRPr="00E55FD9">
        <w:t>クラスは、</w:t>
      </w:r>
      <w:r w:rsidRPr="00E55FD9">
        <w:t>I/O</w:t>
      </w:r>
      <w:r w:rsidRPr="00E55FD9">
        <w:t>オブジェクト方式で入力オブジェクトとして使用されるクラスである。このクラスには呼び出すルールのコード</w:t>
      </w:r>
      <w:r w:rsidRPr="00E55FD9">
        <w:rPr>
          <w:rFonts w:hint="eastAsia"/>
        </w:rPr>
        <w:t>および</w:t>
      </w:r>
      <w:r w:rsidRPr="00E55FD9">
        <w:t>入力項目値を設定し、設定された値を照会するメソッドの他にも、ルール実行に使用される付加情報を設定するメソッドが定義されている。</w:t>
      </w:r>
      <w:r w:rsidRPr="00E55FD9">
        <w:t>RuleReq</w:t>
      </w:r>
      <w:r w:rsidRPr="00E55FD9">
        <w:t>クラス</w:t>
      </w:r>
      <w:r w:rsidRPr="002C3FF3">
        <w:t>には、</w:t>
      </w:r>
      <w:del w:id="404" w:author="IRK" w:date="2020-03-12T16:59:00Z">
        <w:r w:rsidRPr="002C3FF3" w:rsidDel="00D31B86">
          <w:delText>表</w:delText>
        </w:r>
        <w:r w:rsidRPr="002C3FF3" w:rsidDel="00D31B86">
          <w:delText>1</w:delText>
        </w:r>
        <w:r w:rsidR="00E74D7A" w:rsidDel="00D31B86">
          <w:rPr>
            <w:rFonts w:hint="eastAsia"/>
          </w:rPr>
          <w:delText>1</w:delText>
        </w:r>
      </w:del>
      <w:ins w:id="405" w:author="IRK" w:date="2020-03-12T17:00:00Z">
        <w:r w:rsidR="00D31B86">
          <w:rPr>
            <w:rFonts w:hint="eastAsia"/>
          </w:rPr>
          <w:t>次の表</w:t>
        </w:r>
      </w:ins>
      <w:r w:rsidRPr="002C3FF3">
        <w:t>のメソッドが定義されている。</w:t>
      </w:r>
    </w:p>
    <w:p w14:paraId="638E7BEC" w14:textId="77777777" w:rsidR="0082488A" w:rsidRPr="0082488A" w:rsidRDefault="0082488A" w:rsidP="00F93119"/>
    <w:p w14:paraId="34F37C9E" w14:textId="3E8329A1" w:rsidR="0082488A" w:rsidRPr="00246C7D" w:rsidRDefault="001A78E9" w:rsidP="00F93119">
      <w:pPr>
        <w:pStyle w:val="af5"/>
        <w:rPr>
          <w:noProof/>
        </w:rPr>
      </w:pPr>
      <w:bookmarkStart w:id="406" w:name="_Toc40799234"/>
      <w:r>
        <w:t>[</w:t>
      </w:r>
      <w:del w:id="407" w:author="IRK" w:date="2020-03-12T14:54: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E74D7A" w:rsidDel="00E83DE0">
          <w:rPr>
            <w:noProof/>
          </w:rPr>
          <w:delText>11</w:delText>
        </w:r>
        <w:r w:rsidR="00E65728" w:rsidDel="00E83DE0">
          <w:rPr>
            <w:noProof/>
          </w:rPr>
          <w:fldChar w:fldCharType="end"/>
        </w:r>
      </w:del>
      <w:ins w:id="408"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11</w:t>
      </w:r>
      <w:ins w:id="409" w:author="IRK" w:date="2020-03-12T14:54:00Z">
        <w:r w:rsidR="00E83DE0">
          <w:fldChar w:fldCharType="end"/>
        </w:r>
      </w:ins>
      <w:r>
        <w:t xml:space="preserve"> </w:t>
      </w:r>
      <w:r>
        <w:rPr>
          <w:noProof/>
        </w:rPr>
        <w:t>com.innoexpert.rulesclient.RuleReq]</w:t>
      </w:r>
      <w:bookmarkEnd w:id="406"/>
    </w:p>
    <w:tbl>
      <w:tblPr>
        <w:tblStyle w:val="af4"/>
        <w:tblW w:w="0" w:type="auto"/>
        <w:jc w:val="center"/>
        <w:tblLook w:val="04A0" w:firstRow="1" w:lastRow="0" w:firstColumn="1" w:lastColumn="0" w:noHBand="0" w:noVBand="1"/>
        <w:tblPrChange w:id="410" w:author="IRK" w:date="2020-04-14T15:29:00Z">
          <w:tblPr>
            <w:tblStyle w:val="af4"/>
            <w:tblW w:w="0" w:type="auto"/>
            <w:tblLook w:val="04A0" w:firstRow="1" w:lastRow="0" w:firstColumn="1" w:lastColumn="0" w:noHBand="0" w:noVBand="1"/>
          </w:tblPr>
        </w:tblPrChange>
      </w:tblPr>
      <w:tblGrid>
        <w:gridCol w:w="9724"/>
        <w:tblGridChange w:id="411">
          <w:tblGrid>
            <w:gridCol w:w="9724"/>
          </w:tblGrid>
        </w:tblGridChange>
      </w:tblGrid>
      <w:tr w:rsidR="0082488A" w14:paraId="6C6634D3" w14:textId="77777777" w:rsidTr="005D0672">
        <w:trPr>
          <w:jc w:val="center"/>
        </w:trPr>
        <w:tc>
          <w:tcPr>
            <w:tcW w:w="9724" w:type="dxa"/>
            <w:tcBorders>
              <w:top w:val="single" w:sz="4" w:space="0" w:color="auto"/>
              <w:left w:val="single" w:sz="4" w:space="0" w:color="auto"/>
              <w:bottom w:val="single" w:sz="4" w:space="0" w:color="auto"/>
              <w:right w:val="single" w:sz="4" w:space="0" w:color="auto"/>
            </w:tcBorders>
            <w:hideMark/>
            <w:tcPrChange w:id="412" w:author="IRK" w:date="2020-04-14T15:29:00Z">
              <w:tcPr>
                <w:tcW w:w="9724" w:type="dxa"/>
                <w:tcBorders>
                  <w:top w:val="single" w:sz="4" w:space="0" w:color="auto"/>
                  <w:left w:val="single" w:sz="4" w:space="0" w:color="auto"/>
                  <w:bottom w:val="single" w:sz="4" w:space="0" w:color="auto"/>
                  <w:right w:val="single" w:sz="4" w:space="0" w:color="auto"/>
                </w:tcBorders>
                <w:hideMark/>
              </w:tcPr>
            </w:tcPrChange>
          </w:tcPr>
          <w:p w14:paraId="7C007A48" w14:textId="54CE2DEC" w:rsidR="0082488A" w:rsidRPr="00FD41AE" w:rsidRDefault="007E6E4B">
            <w:pPr>
              <w:pStyle w:val="1b"/>
              <w:pPrChange w:id="413" w:author="IRK" w:date="2020-04-14T13:48:00Z">
                <w:pPr>
                  <w:ind w:firstLineChars="50" w:firstLine="98"/>
                </w:pPr>
              </w:pPrChange>
            </w:pPr>
            <w:ins w:id="414" w:author="IRK" w:date="2020-04-14T16:18:00Z">
              <w:r>
                <w:t xml:space="preserve"> </w:t>
              </w:r>
            </w:ins>
            <w:r w:rsidR="0082488A" w:rsidRPr="00FD41AE">
              <w:t>1 package com.innoexpert.rulesclient;</w:t>
            </w:r>
          </w:p>
          <w:p w14:paraId="396027E6" w14:textId="77777777" w:rsidR="0082488A" w:rsidRPr="00FD41AE" w:rsidRDefault="0082488A">
            <w:pPr>
              <w:pStyle w:val="1b"/>
              <w:pPrChange w:id="415" w:author="IRK" w:date="2020-04-14T13:48:00Z">
                <w:pPr/>
              </w:pPrChange>
            </w:pPr>
            <w:r w:rsidRPr="00FD41AE">
              <w:t xml:space="preserve"> 2 </w:t>
            </w:r>
          </w:p>
          <w:p w14:paraId="38E77341" w14:textId="77777777" w:rsidR="0082488A" w:rsidRPr="00FD41AE" w:rsidRDefault="0082488A">
            <w:pPr>
              <w:pStyle w:val="1b"/>
              <w:pPrChange w:id="416" w:author="IRK" w:date="2020-04-14T13:48:00Z">
                <w:pPr/>
              </w:pPrChange>
            </w:pPr>
            <w:r w:rsidRPr="00FD41AE">
              <w:t xml:space="preserve"> 3 import java.util.*;</w:t>
            </w:r>
          </w:p>
          <w:p w14:paraId="223D5025" w14:textId="77777777" w:rsidR="0082488A" w:rsidRPr="001821EF" w:rsidRDefault="0082488A">
            <w:pPr>
              <w:pStyle w:val="1b"/>
              <w:pPrChange w:id="417" w:author="IRK" w:date="2020-04-14T13:48:00Z">
                <w:pPr/>
              </w:pPrChange>
            </w:pPr>
            <w:r w:rsidRPr="001821EF">
              <w:t xml:space="preserve"> 4 </w:t>
            </w:r>
          </w:p>
          <w:p w14:paraId="25385284" w14:textId="77777777" w:rsidR="0082488A" w:rsidRPr="00FC1DC6" w:rsidRDefault="0082488A">
            <w:pPr>
              <w:pStyle w:val="1b"/>
              <w:pPrChange w:id="418" w:author="IRK" w:date="2020-04-14T13:48:00Z">
                <w:pPr/>
              </w:pPrChange>
            </w:pPr>
            <w:r w:rsidRPr="00FC1DC6">
              <w:t xml:space="preserve"> 5 public class RuleReq</w:t>
            </w:r>
          </w:p>
          <w:p w14:paraId="7CC258D5" w14:textId="77777777" w:rsidR="0082488A" w:rsidRPr="002E36F0" w:rsidRDefault="0082488A">
            <w:pPr>
              <w:pStyle w:val="1b"/>
              <w:pPrChange w:id="419" w:author="IRK" w:date="2020-04-14T13:48:00Z">
                <w:pPr/>
              </w:pPrChange>
            </w:pPr>
            <w:r w:rsidRPr="002E36F0">
              <w:lastRenderedPageBreak/>
              <w:t xml:space="preserve"> 6 {</w:t>
            </w:r>
          </w:p>
          <w:p w14:paraId="46D6DD23" w14:textId="77777777" w:rsidR="0082488A" w:rsidRPr="00D72327" w:rsidRDefault="0082488A">
            <w:pPr>
              <w:pStyle w:val="1b"/>
              <w:pPrChange w:id="420" w:author="IRK" w:date="2020-04-14T13:48:00Z">
                <w:pPr/>
              </w:pPrChange>
            </w:pPr>
            <w:r w:rsidRPr="00D72327">
              <w:t xml:space="preserve"> 7     public RuleReq();</w:t>
            </w:r>
          </w:p>
          <w:p w14:paraId="3BEE6800" w14:textId="77777777" w:rsidR="0082488A" w:rsidRPr="00BC3441" w:rsidRDefault="0082488A">
            <w:pPr>
              <w:pStyle w:val="1b"/>
              <w:pPrChange w:id="421" w:author="IRK" w:date="2020-04-14T13:48:00Z">
                <w:pPr/>
              </w:pPrChange>
            </w:pPr>
            <w:r w:rsidRPr="00BC3441">
              <w:t xml:space="preserve"> 8     public RuleReq( NumericMode nm );</w:t>
            </w:r>
          </w:p>
          <w:p w14:paraId="44188B23" w14:textId="77777777" w:rsidR="0082488A" w:rsidRPr="005D0672" w:rsidRDefault="0082488A">
            <w:pPr>
              <w:pStyle w:val="1b"/>
              <w:pPrChange w:id="422" w:author="IRK" w:date="2020-04-14T13:48:00Z">
                <w:pPr/>
              </w:pPrChange>
            </w:pPr>
            <w:r w:rsidRPr="005D0672">
              <w:t xml:space="preserve"> 9</w:t>
            </w:r>
          </w:p>
          <w:p w14:paraId="7C9E8DF6" w14:textId="77777777" w:rsidR="0082488A" w:rsidRPr="005D0672" w:rsidRDefault="0082488A">
            <w:pPr>
              <w:pStyle w:val="1b"/>
              <w:pPrChange w:id="423" w:author="IRK" w:date="2020-04-14T13:48:00Z">
                <w:pPr/>
              </w:pPrChange>
            </w:pPr>
            <w:r w:rsidRPr="005D0672">
              <w:t>10     public void setRuleCode( String ruleCode );</w:t>
            </w:r>
          </w:p>
          <w:p w14:paraId="69B904CF" w14:textId="77777777" w:rsidR="0082488A" w:rsidRPr="00E746D1" w:rsidRDefault="0082488A">
            <w:pPr>
              <w:pStyle w:val="1b"/>
              <w:pPrChange w:id="424" w:author="IRK" w:date="2020-04-14T13:48:00Z">
                <w:pPr/>
              </w:pPrChange>
            </w:pPr>
            <w:r w:rsidRPr="00B85345">
              <w:t>11     public String getRuleCode();</w:t>
            </w:r>
          </w:p>
          <w:p w14:paraId="79FA6F82" w14:textId="77777777" w:rsidR="0082488A" w:rsidRPr="00BE7121" w:rsidRDefault="0082488A">
            <w:pPr>
              <w:pStyle w:val="1b"/>
              <w:pPrChange w:id="425" w:author="IRK" w:date="2020-04-14T13:48:00Z">
                <w:pPr/>
              </w:pPrChange>
            </w:pPr>
            <w:r w:rsidRPr="00BE7121">
              <w:t xml:space="preserve">12 </w:t>
            </w:r>
          </w:p>
          <w:p w14:paraId="1794C72A" w14:textId="77777777" w:rsidR="0082488A" w:rsidRPr="007363DA" w:rsidRDefault="0082488A">
            <w:pPr>
              <w:pStyle w:val="1b"/>
              <w:pPrChange w:id="426" w:author="IRK" w:date="2020-04-14T13:48:00Z">
                <w:pPr/>
              </w:pPrChange>
            </w:pPr>
            <w:r w:rsidRPr="007363DA">
              <w:t>13     public void setDate( String date );</w:t>
            </w:r>
          </w:p>
          <w:p w14:paraId="41A95054" w14:textId="77777777" w:rsidR="0082488A" w:rsidRPr="00D6120B" w:rsidRDefault="0082488A">
            <w:pPr>
              <w:pStyle w:val="1b"/>
              <w:pPrChange w:id="427" w:author="IRK" w:date="2020-04-14T13:48:00Z">
                <w:pPr/>
              </w:pPrChange>
            </w:pPr>
            <w:r w:rsidRPr="00F0559B">
              <w:t>14     public String getDate();</w:t>
            </w:r>
          </w:p>
          <w:p w14:paraId="177B7797" w14:textId="77777777" w:rsidR="0082488A" w:rsidRPr="00D6120B" w:rsidRDefault="0082488A">
            <w:pPr>
              <w:pStyle w:val="1b"/>
              <w:pPrChange w:id="428" w:author="IRK" w:date="2020-04-14T13:48:00Z">
                <w:pPr/>
              </w:pPrChange>
            </w:pPr>
            <w:r w:rsidRPr="00D6120B">
              <w:t>15</w:t>
            </w:r>
          </w:p>
          <w:p w14:paraId="76A7A3DC" w14:textId="77777777" w:rsidR="0082488A" w:rsidRPr="008A2E14" w:rsidRDefault="0082488A">
            <w:pPr>
              <w:pStyle w:val="1b"/>
              <w:pPrChange w:id="429" w:author="IRK" w:date="2020-04-14T13:48:00Z">
                <w:pPr/>
              </w:pPrChange>
            </w:pPr>
            <w:r w:rsidRPr="008A2E14">
              <w:t>16     public NumericMode getNumericMode();</w:t>
            </w:r>
          </w:p>
          <w:p w14:paraId="18461E1E" w14:textId="77777777" w:rsidR="0082488A" w:rsidRPr="00142FF0" w:rsidRDefault="0082488A">
            <w:pPr>
              <w:pStyle w:val="1b"/>
              <w:pPrChange w:id="430" w:author="IRK" w:date="2020-04-14T13:48:00Z">
                <w:pPr/>
              </w:pPrChange>
            </w:pPr>
            <w:r w:rsidRPr="00142FF0">
              <w:t xml:space="preserve">17 </w:t>
            </w:r>
          </w:p>
          <w:p w14:paraId="54FE2DA7" w14:textId="77777777" w:rsidR="0082488A" w:rsidRPr="00E61839" w:rsidRDefault="0082488A">
            <w:pPr>
              <w:pStyle w:val="1b"/>
              <w:pPrChange w:id="431" w:author="IRK" w:date="2020-04-14T13:48:00Z">
                <w:pPr/>
              </w:pPrChange>
            </w:pPr>
            <w:r w:rsidRPr="00E61839">
              <w:t>18     public Item addNumberItem( String code );</w:t>
            </w:r>
          </w:p>
          <w:p w14:paraId="362A47D2" w14:textId="77777777" w:rsidR="0082488A" w:rsidRPr="00E61839" w:rsidRDefault="0082488A">
            <w:pPr>
              <w:pStyle w:val="1b"/>
              <w:pPrChange w:id="432" w:author="IRK" w:date="2020-04-14T13:48:00Z">
                <w:pPr/>
              </w:pPrChange>
            </w:pPr>
            <w:r w:rsidRPr="00E61839">
              <w:t>19     public Item addStringItem( String code );</w:t>
            </w:r>
          </w:p>
          <w:p w14:paraId="0F120933" w14:textId="77777777" w:rsidR="0082488A" w:rsidRPr="00E85152" w:rsidRDefault="0082488A">
            <w:pPr>
              <w:pStyle w:val="1b"/>
              <w:pPrChange w:id="433" w:author="IRK" w:date="2020-04-14T13:48:00Z">
                <w:pPr/>
              </w:pPrChange>
            </w:pPr>
            <w:r w:rsidRPr="00E402A4">
              <w:t xml:space="preserve">20   </w:t>
            </w:r>
            <w:r w:rsidRPr="00E85152">
              <w:t xml:space="preserve">  public List&lt;Item&gt; getItems();</w:t>
            </w:r>
          </w:p>
          <w:p w14:paraId="41F7AF10" w14:textId="77777777" w:rsidR="0082488A" w:rsidRPr="00E85152" w:rsidRDefault="0082488A">
            <w:pPr>
              <w:pStyle w:val="1b"/>
              <w:pPrChange w:id="434" w:author="IRK" w:date="2020-04-14T13:48:00Z">
                <w:pPr/>
              </w:pPrChange>
            </w:pPr>
            <w:r w:rsidRPr="00E85152">
              <w:t>21     public void resetItems();</w:t>
            </w:r>
          </w:p>
          <w:p w14:paraId="5603C1DE" w14:textId="77777777" w:rsidR="0082488A" w:rsidRPr="00E85152" w:rsidRDefault="0082488A">
            <w:pPr>
              <w:pStyle w:val="1b"/>
              <w:pPrChange w:id="435" w:author="IRK" w:date="2020-04-14T13:48:00Z">
                <w:pPr/>
              </w:pPrChange>
            </w:pPr>
            <w:r w:rsidRPr="00E85152">
              <w:t xml:space="preserve">22 </w:t>
            </w:r>
          </w:p>
          <w:p w14:paraId="69313F4E" w14:textId="77777777" w:rsidR="0082488A" w:rsidRPr="00E85152" w:rsidRDefault="0082488A">
            <w:pPr>
              <w:pStyle w:val="1b"/>
              <w:pPrChange w:id="436" w:author="IRK" w:date="2020-04-14T13:48:00Z">
                <w:pPr/>
              </w:pPrChange>
            </w:pPr>
            <w:r w:rsidRPr="00E85152">
              <w:t>23     public void setWantTrace( boolean wantTrace );</w:t>
            </w:r>
          </w:p>
          <w:p w14:paraId="2156957D" w14:textId="77777777" w:rsidR="0082488A" w:rsidRPr="00BE42DB" w:rsidRDefault="0082488A">
            <w:pPr>
              <w:pStyle w:val="1b"/>
              <w:pPrChange w:id="437" w:author="IRK" w:date="2020-04-14T13:48:00Z">
                <w:pPr/>
              </w:pPrChange>
            </w:pPr>
            <w:r w:rsidRPr="00F9280B">
              <w:t>24     public boolean getWantTrace();</w:t>
            </w:r>
          </w:p>
          <w:p w14:paraId="11B1A372" w14:textId="77777777" w:rsidR="0082488A" w:rsidRPr="00F70E2E" w:rsidRDefault="0082488A">
            <w:pPr>
              <w:pStyle w:val="1b"/>
              <w:pPrChange w:id="438" w:author="IRK" w:date="2020-04-14T13:48:00Z">
                <w:pPr/>
              </w:pPrChange>
            </w:pPr>
            <w:r w:rsidRPr="00F70E2E">
              <w:t>25</w:t>
            </w:r>
          </w:p>
          <w:p w14:paraId="66D80761" w14:textId="77777777" w:rsidR="0082488A" w:rsidRPr="00BF6212" w:rsidRDefault="0082488A">
            <w:pPr>
              <w:pStyle w:val="1b"/>
              <w:pPrChange w:id="439" w:author="IRK" w:date="2020-04-14T13:48:00Z">
                <w:pPr/>
              </w:pPrChange>
            </w:pPr>
            <w:r w:rsidRPr="00BF6212">
              <w:t>26     public void setContext( Map context );</w:t>
            </w:r>
          </w:p>
          <w:p w14:paraId="08A01292" w14:textId="77777777" w:rsidR="0082488A" w:rsidRPr="00846AAC" w:rsidRDefault="0082488A">
            <w:pPr>
              <w:pStyle w:val="1b"/>
              <w:pPrChange w:id="440" w:author="IRK" w:date="2020-04-14T13:48:00Z">
                <w:pPr/>
              </w:pPrChange>
            </w:pPr>
            <w:r w:rsidRPr="0077602E">
              <w:t>27     public Map getContext();</w:t>
            </w:r>
          </w:p>
          <w:p w14:paraId="7FF527F4" w14:textId="77777777" w:rsidR="0082488A" w:rsidRPr="003D69F4" w:rsidRDefault="0082488A">
            <w:pPr>
              <w:pStyle w:val="1b"/>
              <w:pPrChange w:id="441" w:author="IRK" w:date="2020-04-14T13:48:00Z">
                <w:pPr/>
              </w:pPrChange>
            </w:pPr>
            <w:r w:rsidRPr="003D69F4">
              <w:t>28</w:t>
            </w:r>
          </w:p>
          <w:p w14:paraId="7B0AAF54" w14:textId="77777777" w:rsidR="0082488A" w:rsidRPr="003D69F4" w:rsidRDefault="0082488A">
            <w:pPr>
              <w:pStyle w:val="1b"/>
              <w:pPrChange w:id="442" w:author="IRK" w:date="2020-04-14T13:48:00Z">
                <w:pPr/>
              </w:pPrChange>
            </w:pPr>
            <w:r w:rsidRPr="003D69F4">
              <w:t>29     public ItemProvider createItemProvider();</w:t>
            </w:r>
          </w:p>
          <w:p w14:paraId="63F514BC" w14:textId="77777777" w:rsidR="0082488A" w:rsidRPr="00475A55" w:rsidRDefault="0082488A">
            <w:pPr>
              <w:pStyle w:val="1b"/>
              <w:pPrChange w:id="443" w:author="IRK" w:date="2020-04-14T13:48:00Z">
                <w:pPr/>
              </w:pPrChange>
            </w:pPr>
            <w:r w:rsidRPr="00475A55">
              <w:t>30</w:t>
            </w:r>
          </w:p>
          <w:p w14:paraId="4C296DCD" w14:textId="77777777" w:rsidR="0082488A" w:rsidRPr="00C27399" w:rsidRDefault="0082488A">
            <w:pPr>
              <w:pStyle w:val="1b"/>
              <w:pPrChange w:id="444" w:author="IRK" w:date="2020-04-14T13:48:00Z">
                <w:pPr/>
              </w:pPrChange>
            </w:pPr>
            <w:r w:rsidRPr="00D36EBC">
              <w:t>31 }</w:t>
            </w:r>
          </w:p>
        </w:tc>
      </w:tr>
    </w:tbl>
    <w:p w14:paraId="4E43CEE2" w14:textId="5825CC39" w:rsidR="004D3F25" w:rsidRDefault="004D3F25" w:rsidP="00F93119">
      <w:del w:id="445" w:author="IRK" w:date="2020-04-13T12:46:00Z">
        <w:r w:rsidDel="00166351">
          <w:lastRenderedPageBreak/>
          <w:br w:type="page"/>
        </w:r>
      </w:del>
    </w:p>
    <w:p w14:paraId="31BAB464" w14:textId="5433844B" w:rsidR="001140F8" w:rsidRPr="001A78E9" w:rsidRDefault="0093109B" w:rsidP="00F93119">
      <w:del w:id="446" w:author="IRK" w:date="2020-03-12T14:36:00Z">
        <w:r w:rsidRPr="00AB2487" w:rsidDel="00A55E2C">
          <w:rPr>
            <w:rFonts w:ascii="ＭＳ Ｐゴシック" w:hAnsi="ＭＳ Ｐゴシック" w:hint="eastAsia"/>
          </w:rPr>
          <w:lastRenderedPageBreak/>
          <w:delText>以下</w:delText>
        </w:r>
      </w:del>
      <w:ins w:id="447" w:author="IRK" w:date="2020-03-12T14:36:00Z">
        <w:r w:rsidR="00A55E2C">
          <w:rPr>
            <w:rFonts w:hint="eastAsia"/>
          </w:rPr>
          <w:t>次</w:t>
        </w:r>
      </w:ins>
      <w:r w:rsidR="001140F8" w:rsidRPr="00AB2487">
        <w:rPr>
          <w:rFonts w:ascii="ＭＳ Ｐゴシック" w:hAnsi="ＭＳ Ｐゴシック" w:hint="eastAsia"/>
        </w:rPr>
        <w:t>は</w:t>
      </w:r>
      <w:r w:rsidR="001140F8" w:rsidRPr="001A78E9">
        <w:t>、各メソッドに関する説明である。</w:t>
      </w:r>
    </w:p>
    <w:p w14:paraId="62A7416F" w14:textId="13352387" w:rsidR="001140F8" w:rsidRDefault="001140F8" w:rsidP="00F93119"/>
    <w:p w14:paraId="60024178" w14:textId="77777777" w:rsidR="0082488A" w:rsidRDefault="0082488A" w:rsidP="00F93119">
      <w:r>
        <w:t>public RuleReq()</w:t>
      </w:r>
    </w:p>
    <w:p w14:paraId="5196859D" w14:textId="0A0C5589" w:rsidR="0082488A" w:rsidRPr="00246C7D" w:rsidRDefault="0082488A" w:rsidP="00F93119">
      <w:r w:rsidRPr="00246C7D">
        <w:rPr>
          <w:rFonts w:cs="Malgun Gothic" w:hint="eastAsia"/>
        </w:rPr>
        <w:t>数値型モードで</w:t>
      </w:r>
      <w:r w:rsidRPr="00246C7D">
        <w:rPr>
          <w:rFonts w:asciiTheme="majorHAnsi" w:hAnsiTheme="majorHAnsi" w:cstheme="majorHAnsi"/>
        </w:rPr>
        <w:t>IEEE754</w:t>
      </w:r>
      <w:r w:rsidRPr="00246C7D">
        <w:rPr>
          <w:rFonts w:hint="eastAsia"/>
        </w:rPr>
        <w:t>を指定し、</w:t>
      </w:r>
      <w:r w:rsidRPr="00246C7D">
        <w:rPr>
          <w:rFonts w:asciiTheme="majorHAnsi" w:hAnsiTheme="majorHAnsi" w:cstheme="majorHAnsi"/>
        </w:rPr>
        <w:t>RuleReq</w:t>
      </w:r>
      <w:del w:id="448" w:author="IRK" w:date="2020-04-20T22:07:00Z">
        <w:r w:rsidRPr="00246C7D" w:rsidDel="00E746D1">
          <w:delText xml:space="preserve"> </w:delText>
        </w:r>
      </w:del>
      <w:r w:rsidRPr="00246C7D">
        <w:rPr>
          <w:rFonts w:hint="eastAsia"/>
        </w:rPr>
        <w:t>オブジェクトを生成する。</w:t>
      </w:r>
    </w:p>
    <w:p w14:paraId="1690BCE4" w14:textId="77777777" w:rsidR="0082488A" w:rsidRDefault="0082488A" w:rsidP="00F93119"/>
    <w:p w14:paraId="49AB3D09" w14:textId="77777777" w:rsidR="0082488A" w:rsidRDefault="0082488A" w:rsidP="00F93119">
      <w:r>
        <w:t>public RuleReq( NumericMode nm )</w:t>
      </w:r>
    </w:p>
    <w:p w14:paraId="78A0AC7C" w14:textId="163A2AEF" w:rsidR="0082488A" w:rsidRPr="00246C7D" w:rsidRDefault="0082488A" w:rsidP="00F93119">
      <w:r w:rsidRPr="00246C7D">
        <w:rPr>
          <w:rFonts w:hint="eastAsia"/>
        </w:rPr>
        <w:t>数値型モードで</w:t>
      </w:r>
      <w:r w:rsidRPr="00246C7D">
        <w:rPr>
          <w:rFonts w:asciiTheme="majorHAnsi" w:hAnsiTheme="majorHAnsi" w:cstheme="majorHAnsi"/>
        </w:rPr>
        <w:t>nm</w:t>
      </w:r>
      <w:r w:rsidRPr="00246C7D">
        <w:rPr>
          <w:rFonts w:hint="eastAsia"/>
        </w:rPr>
        <w:t>パラメータを指定し、</w:t>
      </w:r>
      <w:r w:rsidRPr="00246C7D">
        <w:rPr>
          <w:rFonts w:asciiTheme="majorHAnsi" w:hAnsiTheme="majorHAnsi" w:cstheme="majorHAnsi"/>
        </w:rPr>
        <w:t>RuleReq</w:t>
      </w:r>
      <w:del w:id="449" w:author="IRK" w:date="2020-04-20T22:07:00Z">
        <w:r w:rsidRPr="00246C7D" w:rsidDel="00E746D1">
          <w:delText xml:space="preserve"> </w:delText>
        </w:r>
      </w:del>
      <w:r w:rsidRPr="00246C7D">
        <w:rPr>
          <w:rFonts w:hint="eastAsia"/>
        </w:rPr>
        <w:t>オブジェクトを生成する</w:t>
      </w:r>
      <w:r w:rsidRPr="00246C7D">
        <w:rPr>
          <w:rFonts w:cs="Malgun Gothic" w:hint="eastAsia"/>
        </w:rPr>
        <w:t>。</w:t>
      </w:r>
      <w:r w:rsidRPr="00246C7D">
        <w:rPr>
          <w:rFonts w:asciiTheme="majorHAnsi" w:hAnsiTheme="majorHAnsi" w:cstheme="majorHAnsi"/>
        </w:rPr>
        <w:t>nm</w:t>
      </w:r>
      <w:r w:rsidRPr="00246C7D">
        <w:rPr>
          <w:rFonts w:hint="eastAsia"/>
        </w:rPr>
        <w:t>パラメータは</w:t>
      </w:r>
      <w:r w:rsidRPr="00246C7D">
        <w:rPr>
          <w:rFonts w:asciiTheme="majorHAnsi" w:hAnsiTheme="majorHAnsi" w:cstheme="majorHAnsi"/>
        </w:rPr>
        <w:t>NumericMode</w:t>
      </w:r>
      <w:r w:rsidRPr="00246C7D">
        <w:rPr>
          <w:rFonts w:hint="eastAsia"/>
        </w:rPr>
        <w:t>の値である。</w:t>
      </w:r>
      <w:ins w:id="450" w:author="IRK" w:date="2020-04-13T10:58:00Z">
        <w:r w:rsidR="000E0F08">
          <w:rPr>
            <w:rFonts w:hint="eastAsia"/>
          </w:rPr>
          <w:t>(</w:t>
        </w:r>
      </w:ins>
      <w:ins w:id="451" w:author="IRK" w:date="2020-04-13T10:59:00Z">
        <w:r w:rsidR="000E0F08">
          <w:rPr>
            <w:rFonts w:hint="eastAsia"/>
          </w:rPr>
          <w:t>詳細は「</w:t>
        </w:r>
        <w:r w:rsidR="000E0F08">
          <w:fldChar w:fldCharType="begin"/>
        </w:r>
        <w:r w:rsidR="000E0F08">
          <w:instrText xml:space="preserve"> </w:instrText>
        </w:r>
        <w:r w:rsidR="000E0F08">
          <w:rPr>
            <w:rFonts w:hint="eastAsia"/>
          </w:rPr>
          <w:instrText>REF _Ref37667981 \r \h</w:instrText>
        </w:r>
        <w:r w:rsidR="000E0F08">
          <w:instrText xml:space="preserve"> </w:instrText>
        </w:r>
      </w:ins>
      <w:r w:rsidR="000E0F08">
        <w:fldChar w:fldCharType="separate"/>
      </w:r>
      <w:r w:rsidR="0092459D">
        <w:t xml:space="preserve">1.2.5 </w:t>
      </w:r>
      <w:ins w:id="452" w:author="IRK" w:date="2020-04-13T10:59:00Z">
        <w:r w:rsidR="000E0F08">
          <w:fldChar w:fldCharType="end"/>
        </w:r>
        <w:r w:rsidR="000E0F08">
          <w:fldChar w:fldCharType="begin"/>
        </w:r>
        <w:r w:rsidR="000E0F08">
          <w:instrText xml:space="preserve"> REF _Ref37667988 \h </w:instrText>
        </w:r>
      </w:ins>
      <w:r w:rsidR="000E0F08">
        <w:fldChar w:fldCharType="separate"/>
      </w:r>
      <w:r w:rsidR="0092459D">
        <w:rPr>
          <w:rFonts w:hint="eastAsia"/>
        </w:rPr>
        <w:t>数値型モード</w:t>
      </w:r>
      <w:ins w:id="453" w:author="IRK" w:date="2020-04-13T10:59:00Z">
        <w:r w:rsidR="000E0F08">
          <w:fldChar w:fldCharType="end"/>
        </w:r>
        <w:r w:rsidR="000E0F08">
          <w:rPr>
            <w:rFonts w:hint="eastAsia"/>
          </w:rPr>
          <w:t>」を参照</w:t>
        </w:r>
      </w:ins>
      <w:ins w:id="454" w:author="IRK" w:date="2020-04-13T10:58:00Z">
        <w:r w:rsidR="000E0F08">
          <w:rPr>
            <w:rFonts w:hint="eastAsia"/>
          </w:rPr>
          <w:t>)</w:t>
        </w:r>
      </w:ins>
    </w:p>
    <w:p w14:paraId="0511B40E" w14:textId="77777777" w:rsidR="0082488A" w:rsidRPr="001A78E9" w:rsidRDefault="0082488A" w:rsidP="00F93119"/>
    <w:p w14:paraId="458628C0" w14:textId="77777777" w:rsidR="001140F8" w:rsidRPr="001A78E9" w:rsidRDefault="001140F8" w:rsidP="00F93119">
      <w:r w:rsidRPr="001A78E9">
        <w:t>void setRuleCode( String ruleCode )</w:t>
      </w:r>
    </w:p>
    <w:p w14:paraId="46D61708" w14:textId="77777777" w:rsidR="00D903B0" w:rsidRDefault="001140F8" w:rsidP="00F93119">
      <w:pPr>
        <w:rPr>
          <w:rFonts w:eastAsiaTheme="minorEastAsia"/>
        </w:rPr>
      </w:pPr>
      <w:r w:rsidRPr="001A78E9">
        <w:t>呼び出すルールのコードを設定する。</w:t>
      </w:r>
      <w:r w:rsidRPr="00F728C5">
        <w:rPr>
          <w:rStyle w:val="aff2"/>
          <w:rFonts w:asciiTheme="majorHAnsi" w:eastAsia="ＭＳ Ｐゴシック" w:hAnsiTheme="majorHAnsi" w:cstheme="majorHAnsi"/>
          <w:sz w:val="20"/>
          <w:szCs w:val="20"/>
        </w:rPr>
        <w:t>ruleCode</w:t>
      </w:r>
      <w:r w:rsidRPr="001A78E9">
        <w:t>パラメータはルールのコードであり、このコードは</w:t>
      </w:r>
    </w:p>
    <w:p w14:paraId="63DDBCBC" w14:textId="43772FE9" w:rsidR="001140F8" w:rsidRPr="001A78E9" w:rsidRDefault="001140F8" w:rsidP="00F93119">
      <w:r w:rsidRPr="0052218F">
        <w:t>RuleInterface.execute</w:t>
      </w:r>
      <w:r w:rsidRPr="0052218F">
        <w:t>に引き渡されるコード体系のコードと</w:t>
      </w:r>
      <w:r w:rsidR="00B354B3">
        <w:rPr>
          <w:rFonts w:hint="eastAsia"/>
        </w:rPr>
        <w:t>な</w:t>
      </w:r>
      <w:r w:rsidRPr="0052218F">
        <w:t>る。例えば、</w:t>
      </w:r>
      <w:r w:rsidRPr="0052218F">
        <w:t>execute</w:t>
      </w:r>
      <w:r w:rsidRPr="0052218F">
        <w:t>メソッドに</w:t>
      </w:r>
      <w:r w:rsidR="00373BBD" w:rsidRPr="0052218F">
        <w:t>コード体系として</w:t>
      </w:r>
      <w:r w:rsidRPr="0052218F">
        <w:t>Constants.CODETYPE_ID</w:t>
      </w:r>
      <w:r w:rsidRPr="0052218F">
        <w:t>が指定された場合、</w:t>
      </w:r>
      <w:r w:rsidRPr="0052218F">
        <w:t>ruleCode</w:t>
      </w:r>
      <w:r w:rsidRPr="001A78E9">
        <w:t>パラメータは呼び出すルールの</w:t>
      </w:r>
      <w:r w:rsidRPr="001A78E9">
        <w:t>ID</w:t>
      </w:r>
      <w:r w:rsidRPr="001A78E9">
        <w:t>と</w:t>
      </w:r>
      <w:r w:rsidR="00B354B3">
        <w:rPr>
          <w:rFonts w:hint="eastAsia"/>
        </w:rPr>
        <w:t>な</w:t>
      </w:r>
      <w:r w:rsidRPr="001A78E9">
        <w:t>る。</w:t>
      </w:r>
    </w:p>
    <w:p w14:paraId="4C9E756D" w14:textId="77777777" w:rsidR="00373BBD" w:rsidRDefault="00373BBD" w:rsidP="00F93119"/>
    <w:p w14:paraId="760BBD79" w14:textId="77777777" w:rsidR="001140F8" w:rsidRPr="001A78E9" w:rsidRDefault="001140F8" w:rsidP="00F93119">
      <w:r w:rsidRPr="001A78E9">
        <w:t>String getRuleCode()</w:t>
      </w:r>
    </w:p>
    <w:p w14:paraId="3B70B3DB" w14:textId="4E75D755" w:rsidR="001140F8" w:rsidRPr="001A78E9" w:rsidRDefault="001140F8" w:rsidP="00F93119">
      <w:r w:rsidRPr="0052218F">
        <w:t>RuleReq</w:t>
      </w:r>
      <w:r w:rsidRPr="0052218F">
        <w:t>オブジェクト</w:t>
      </w:r>
      <w:r w:rsidRPr="001A78E9">
        <w:t>に設定されたルールコードを返す。</w:t>
      </w:r>
    </w:p>
    <w:p w14:paraId="6DB0BDC9" w14:textId="77777777" w:rsidR="001140F8" w:rsidRPr="001A78E9" w:rsidRDefault="001140F8" w:rsidP="00F93119"/>
    <w:p w14:paraId="306DB112" w14:textId="77777777" w:rsidR="001140F8" w:rsidRPr="001A78E9" w:rsidRDefault="001140F8" w:rsidP="00F93119">
      <w:r w:rsidRPr="001A78E9">
        <w:t>void setDate( String date )</w:t>
      </w:r>
    </w:p>
    <w:p w14:paraId="7B2ECC7D" w14:textId="2AFAC4CF" w:rsidR="001140F8" w:rsidRPr="001A78E9" w:rsidRDefault="00373BBD" w:rsidP="00F93119">
      <w:r>
        <w:t>ルール実行の基準</w:t>
      </w:r>
      <w:r w:rsidR="001140F8" w:rsidRPr="001A78E9">
        <w:t>日付を指定する。</w:t>
      </w:r>
      <w:r w:rsidR="001140F8" w:rsidRPr="001A78E9">
        <w:t>1</w:t>
      </w:r>
      <w:r w:rsidR="001140F8" w:rsidRPr="001A78E9">
        <w:t>つのルールには、日付別に異なる規則が定義できる。これをルールのバージョンという。ルールを呼び出す時に基準日を指定すると、ルール</w:t>
      </w:r>
      <w:r>
        <w:rPr>
          <w:rFonts w:hint="eastAsia"/>
        </w:rPr>
        <w:t>エンジン</w:t>
      </w:r>
      <w:r w:rsidR="001140F8" w:rsidRPr="001A78E9">
        <w:t>はその日付のバージョンを検索して実行する。</w:t>
      </w:r>
      <w:r w:rsidR="006B050E">
        <w:rPr>
          <w:rFonts w:hint="eastAsia"/>
        </w:rPr>
        <w:t>基準日付が指定されない場合、ルールエンジンのシステム日付を使用する。</w:t>
      </w:r>
      <w:r w:rsidR="001140F8" w:rsidRPr="00F728C5">
        <w:rPr>
          <w:rStyle w:val="aff2"/>
          <w:rFonts w:asciiTheme="majorHAnsi" w:eastAsia="ＭＳ Ｐゴシック" w:hAnsiTheme="majorHAnsi" w:cstheme="majorHAnsi"/>
          <w:sz w:val="20"/>
          <w:szCs w:val="20"/>
        </w:rPr>
        <w:t>date</w:t>
      </w:r>
      <w:r w:rsidR="001140F8" w:rsidRPr="001A78E9">
        <w:t>パラメータは</w:t>
      </w:r>
      <w:r w:rsidR="001140F8" w:rsidRPr="001A78E9">
        <w:t>‘yyyy-MM-dd’</w:t>
      </w:r>
      <w:r w:rsidR="001140F8" w:rsidRPr="001A78E9">
        <w:t>または</w:t>
      </w:r>
      <w:r w:rsidR="001140F8" w:rsidRPr="001A78E9">
        <w:t>‘yyyyMMdd’</w:t>
      </w:r>
      <w:r w:rsidR="001140F8" w:rsidRPr="001A78E9">
        <w:t>形式の基準日である。</w:t>
      </w:r>
      <w:r w:rsidR="006B050E">
        <w:t>null</w:t>
      </w:r>
      <w:r w:rsidR="001140F8" w:rsidRPr="001A78E9">
        <w:t>に設定される場合</w:t>
      </w:r>
      <w:r w:rsidR="001140F8" w:rsidRPr="001A78E9">
        <w:rPr>
          <w:rFonts w:hint="eastAsia"/>
        </w:rPr>
        <w:t>、</w:t>
      </w:r>
      <w:r w:rsidR="006B050E">
        <w:rPr>
          <w:rFonts w:hint="eastAsia"/>
        </w:rPr>
        <w:t>基準日付を指定しない。</w:t>
      </w:r>
    </w:p>
    <w:p w14:paraId="4D67C627" w14:textId="77777777" w:rsidR="001140F8" w:rsidRPr="001A78E9" w:rsidRDefault="001140F8" w:rsidP="00F93119"/>
    <w:p w14:paraId="2129B1FE" w14:textId="77777777" w:rsidR="001140F8" w:rsidRPr="001A78E9" w:rsidRDefault="001140F8" w:rsidP="00F93119">
      <w:r w:rsidRPr="001A78E9">
        <w:t>String getDate()</w:t>
      </w:r>
    </w:p>
    <w:p w14:paraId="579E1F5C" w14:textId="715CFDAE" w:rsidR="001140F8" w:rsidRPr="001A78E9" w:rsidRDefault="001140F8" w:rsidP="00F93119">
      <w:r w:rsidRPr="0052218F">
        <w:t>RuleReq</w:t>
      </w:r>
      <w:r w:rsidRPr="0052218F">
        <w:t>オ</w:t>
      </w:r>
      <w:r w:rsidRPr="001A78E9">
        <w:t>ブジェクトに設定された基準日を返す。設定されていない場合は</w:t>
      </w:r>
      <w:r w:rsidRPr="0052218F">
        <w:t>、</w:t>
      </w:r>
      <w:r w:rsidRPr="0052218F">
        <w:t>null</w:t>
      </w:r>
      <w:r w:rsidRPr="001A78E9">
        <w:t>を返す。</w:t>
      </w:r>
    </w:p>
    <w:p w14:paraId="6825EE33" w14:textId="7D2B6F06" w:rsidR="001140F8" w:rsidRDefault="001140F8" w:rsidP="00F93119"/>
    <w:p w14:paraId="73511D8A" w14:textId="2AE50042" w:rsidR="0082488A" w:rsidRDefault="0082488A" w:rsidP="00F93119">
      <w:r>
        <w:t>public NumericMode getNumericMode()</w:t>
      </w:r>
    </w:p>
    <w:p w14:paraId="5FF14975" w14:textId="1BA1BB00" w:rsidR="0082488A" w:rsidRPr="001A78E9" w:rsidRDefault="0082488A" w:rsidP="00F93119">
      <w:r w:rsidRPr="0052218F">
        <w:t>RuleReq</w:t>
      </w:r>
      <w:r w:rsidRPr="0052218F">
        <w:t>オ</w:t>
      </w:r>
      <w:r w:rsidRPr="001A78E9">
        <w:t>ブジェクトに設定された</w:t>
      </w:r>
      <w:r>
        <w:rPr>
          <w:rFonts w:hint="eastAsia"/>
        </w:rPr>
        <w:t>数値型モードを返却する。</w:t>
      </w:r>
    </w:p>
    <w:p w14:paraId="46491806" w14:textId="77777777" w:rsidR="0082488A" w:rsidRPr="0082488A" w:rsidRDefault="0082488A" w:rsidP="00F93119"/>
    <w:p w14:paraId="12301C4E" w14:textId="77777777" w:rsidR="006B050E" w:rsidRDefault="006B050E" w:rsidP="00F93119">
      <w:r w:rsidRPr="00950648">
        <w:t>public Item addNumberItem( String code )</w:t>
      </w:r>
    </w:p>
    <w:p w14:paraId="5ABAA6E3" w14:textId="177CFD2A" w:rsidR="006B050E" w:rsidRPr="008F77FD" w:rsidRDefault="006B050E" w:rsidP="00F93119">
      <w:r w:rsidRPr="008F77FD">
        <w:rPr>
          <w:rFonts w:hint="eastAsia"/>
        </w:rPr>
        <w:t>RuleReq</w:t>
      </w:r>
      <w:r w:rsidR="00DC49A1" w:rsidRPr="008F77FD">
        <w:rPr>
          <w:rFonts w:hint="eastAsia"/>
        </w:rPr>
        <w:t>オブジェクト</w:t>
      </w:r>
      <w:r w:rsidRPr="008F77FD">
        <w:rPr>
          <w:rFonts w:hint="eastAsia"/>
        </w:rPr>
        <w:t>に数値型</w:t>
      </w:r>
      <w:r w:rsidRPr="008F77FD">
        <w:rPr>
          <w:rFonts w:hint="eastAsia"/>
        </w:rPr>
        <w:t>Item</w:t>
      </w:r>
      <w:r w:rsidR="00DC49A1" w:rsidRPr="008F77FD">
        <w:rPr>
          <w:rFonts w:hint="eastAsia"/>
        </w:rPr>
        <w:t>オブジェクト</w:t>
      </w:r>
      <w:r w:rsidR="009D350D" w:rsidRPr="008F77FD">
        <w:rPr>
          <w:rFonts w:hint="eastAsia"/>
        </w:rPr>
        <w:t>を追加する。</w:t>
      </w:r>
      <w:r w:rsidR="009D350D" w:rsidRPr="008F77FD">
        <w:rPr>
          <w:rFonts w:hint="eastAsia"/>
        </w:rPr>
        <w:t>code</w:t>
      </w:r>
      <w:r w:rsidR="009D350D" w:rsidRPr="008F77FD">
        <w:rPr>
          <w:rFonts w:hint="eastAsia"/>
        </w:rPr>
        <w:t>パラメータは項目のコードであり、このコードは</w:t>
      </w:r>
      <w:r w:rsidR="009D350D" w:rsidRPr="008F77FD">
        <w:rPr>
          <w:rFonts w:hint="eastAsia"/>
        </w:rPr>
        <w:t>RuleInterface.execute</w:t>
      </w:r>
      <w:r w:rsidR="009D350D" w:rsidRPr="008F77FD">
        <w:rPr>
          <w:rFonts w:hint="eastAsia"/>
        </w:rPr>
        <w:t>に渡されるコード体系のコードである必要がある。例えば、</w:t>
      </w:r>
      <w:r w:rsidR="009D350D" w:rsidRPr="008F77FD">
        <w:rPr>
          <w:rFonts w:hint="eastAsia"/>
        </w:rPr>
        <w:t>execute</w:t>
      </w:r>
      <w:r w:rsidR="009D350D" w:rsidRPr="008F77FD">
        <w:rPr>
          <w:rFonts w:hint="eastAsia"/>
        </w:rPr>
        <w:t>メソッドにコード体系</w:t>
      </w:r>
      <w:r w:rsidR="003D5A09" w:rsidRPr="008F77FD">
        <w:rPr>
          <w:rFonts w:hint="eastAsia"/>
        </w:rPr>
        <w:t>として</w:t>
      </w:r>
      <w:r w:rsidR="003D5A09" w:rsidRPr="008F77FD">
        <w:rPr>
          <w:rFonts w:hint="eastAsia"/>
        </w:rPr>
        <w:t>Constants.CODETYPE_ID</w:t>
      </w:r>
      <w:r w:rsidR="003D5A09" w:rsidRPr="008F77FD">
        <w:rPr>
          <w:rFonts w:hint="eastAsia"/>
        </w:rPr>
        <w:t>が指定された場合、</w:t>
      </w:r>
      <w:r w:rsidR="003D5A09" w:rsidRPr="008F77FD">
        <w:rPr>
          <w:rFonts w:hint="eastAsia"/>
        </w:rPr>
        <w:t>code</w:t>
      </w:r>
      <w:r w:rsidR="003D5A09" w:rsidRPr="008F77FD">
        <w:rPr>
          <w:rFonts w:hint="eastAsia"/>
        </w:rPr>
        <w:t>パラメータは追加する項目の</w:t>
      </w:r>
      <w:r w:rsidR="003D5A09" w:rsidRPr="008F77FD">
        <w:rPr>
          <w:rFonts w:hint="eastAsia"/>
        </w:rPr>
        <w:t>ID</w:t>
      </w:r>
      <w:r w:rsidR="003D5A09" w:rsidRPr="008F77FD">
        <w:rPr>
          <w:rFonts w:hint="eastAsia"/>
        </w:rPr>
        <w:t>である必要がある。このメソッドは</w:t>
      </w:r>
      <w:r w:rsidR="003D5A09" w:rsidRPr="008F77FD">
        <w:rPr>
          <w:rFonts w:hint="eastAsia"/>
        </w:rPr>
        <w:t>Item</w:t>
      </w:r>
      <w:r w:rsidR="00DC49A1" w:rsidRPr="008F77FD">
        <w:rPr>
          <w:rFonts w:hint="eastAsia"/>
        </w:rPr>
        <w:t>オブジェクト</w:t>
      </w:r>
      <w:r w:rsidR="0054572F" w:rsidRPr="008F77FD">
        <w:rPr>
          <w:rFonts w:hint="eastAsia"/>
        </w:rPr>
        <w:t>自身</w:t>
      </w:r>
      <w:r w:rsidR="003D5A09" w:rsidRPr="008F77FD">
        <w:rPr>
          <w:rFonts w:hint="eastAsia"/>
        </w:rPr>
        <w:t>を返す。</w:t>
      </w:r>
    </w:p>
    <w:p w14:paraId="45A14867" w14:textId="77777777" w:rsidR="003D5A09" w:rsidRDefault="003D5A09" w:rsidP="00F93119"/>
    <w:p w14:paraId="57636D82" w14:textId="77777777" w:rsidR="003D5A09" w:rsidRPr="008F77FD" w:rsidRDefault="003D5A09" w:rsidP="00F93119">
      <w:r w:rsidRPr="00950648">
        <w:t>public Item addStringItem( String code )</w:t>
      </w:r>
    </w:p>
    <w:p w14:paraId="1C6D091E" w14:textId="3108FEF6" w:rsidR="003D5A09" w:rsidRPr="008F77FD" w:rsidRDefault="003D5A09" w:rsidP="00F93119">
      <w:r w:rsidRPr="008F77FD">
        <w:rPr>
          <w:rFonts w:hint="eastAsia"/>
        </w:rPr>
        <w:t>RuleReq</w:t>
      </w:r>
      <w:r w:rsidR="00DC49A1" w:rsidRPr="008F77FD">
        <w:rPr>
          <w:rFonts w:hint="eastAsia"/>
        </w:rPr>
        <w:t>オブジェクト</w:t>
      </w:r>
      <w:r w:rsidRPr="008F77FD">
        <w:rPr>
          <w:rFonts w:hint="eastAsia"/>
        </w:rPr>
        <w:t>に文字型</w:t>
      </w:r>
      <w:r w:rsidRPr="008F77FD">
        <w:rPr>
          <w:rFonts w:hint="eastAsia"/>
        </w:rPr>
        <w:t>Item</w:t>
      </w:r>
      <w:r w:rsidR="00DC49A1" w:rsidRPr="008F77FD">
        <w:rPr>
          <w:rFonts w:hint="eastAsia"/>
        </w:rPr>
        <w:t>オブジェクト</w:t>
      </w:r>
      <w:r w:rsidRPr="008F77FD">
        <w:rPr>
          <w:rFonts w:hint="eastAsia"/>
        </w:rPr>
        <w:t>を追加する。</w:t>
      </w:r>
      <w:r w:rsidRPr="008F77FD">
        <w:rPr>
          <w:rFonts w:hint="eastAsia"/>
        </w:rPr>
        <w:t>code</w:t>
      </w:r>
      <w:r w:rsidRPr="008F77FD">
        <w:rPr>
          <w:rFonts w:hint="eastAsia"/>
        </w:rPr>
        <w:t>パラメータは項目のコードであり、このコードは</w:t>
      </w:r>
      <w:r w:rsidRPr="008F77FD">
        <w:rPr>
          <w:rFonts w:hint="eastAsia"/>
        </w:rPr>
        <w:t>RuleInterface.execute</w:t>
      </w:r>
      <w:r w:rsidRPr="008F77FD">
        <w:rPr>
          <w:rFonts w:hint="eastAsia"/>
        </w:rPr>
        <w:t>に渡されるコード体系のコードである必要がある。例えば、</w:t>
      </w:r>
      <w:r w:rsidRPr="008F77FD">
        <w:rPr>
          <w:rFonts w:hint="eastAsia"/>
        </w:rPr>
        <w:t>execute</w:t>
      </w:r>
      <w:r w:rsidRPr="008F77FD">
        <w:rPr>
          <w:rFonts w:hint="eastAsia"/>
        </w:rPr>
        <w:t>メソッドにコード体系として</w:t>
      </w:r>
      <w:r w:rsidRPr="008F77FD">
        <w:rPr>
          <w:rFonts w:hint="eastAsia"/>
        </w:rPr>
        <w:lastRenderedPageBreak/>
        <w:t>Constants.CODETYPE_ID</w:t>
      </w:r>
      <w:r w:rsidRPr="008F77FD">
        <w:rPr>
          <w:rFonts w:hint="eastAsia"/>
        </w:rPr>
        <w:t>が指定された場合、</w:t>
      </w:r>
      <w:r w:rsidRPr="008F77FD">
        <w:rPr>
          <w:rFonts w:hint="eastAsia"/>
        </w:rPr>
        <w:t>code</w:t>
      </w:r>
      <w:r w:rsidRPr="008F77FD">
        <w:rPr>
          <w:rFonts w:hint="eastAsia"/>
        </w:rPr>
        <w:t>パラメータは追加する項目の</w:t>
      </w:r>
      <w:r w:rsidRPr="008F77FD">
        <w:rPr>
          <w:rFonts w:hint="eastAsia"/>
        </w:rPr>
        <w:t>ID</w:t>
      </w:r>
      <w:r w:rsidRPr="008F77FD">
        <w:rPr>
          <w:rFonts w:hint="eastAsia"/>
        </w:rPr>
        <w:t>である必要がある。このメソッドは</w:t>
      </w:r>
      <w:r w:rsidRPr="008F77FD">
        <w:rPr>
          <w:rFonts w:hint="eastAsia"/>
        </w:rPr>
        <w:t>Item</w:t>
      </w:r>
      <w:r w:rsidR="00DC49A1" w:rsidRPr="008F77FD">
        <w:rPr>
          <w:rFonts w:hint="eastAsia"/>
        </w:rPr>
        <w:t>オブジェクト</w:t>
      </w:r>
      <w:r w:rsidR="0054572F" w:rsidRPr="008F77FD">
        <w:rPr>
          <w:rFonts w:hint="eastAsia"/>
        </w:rPr>
        <w:t>自身</w:t>
      </w:r>
      <w:r w:rsidRPr="008F77FD">
        <w:rPr>
          <w:rFonts w:hint="eastAsia"/>
        </w:rPr>
        <w:t>を返す。</w:t>
      </w:r>
    </w:p>
    <w:p w14:paraId="1E03852A" w14:textId="77777777" w:rsidR="003D5A09" w:rsidRPr="003D5A09" w:rsidRDefault="003D5A09" w:rsidP="00F93119"/>
    <w:p w14:paraId="081857C1" w14:textId="77777777" w:rsidR="001140F8" w:rsidRPr="001A78E9" w:rsidRDefault="001140F8" w:rsidP="00F93119">
      <w:r w:rsidRPr="001A78E9">
        <w:t>List&lt;Item&gt; getItems()</w:t>
      </w:r>
    </w:p>
    <w:p w14:paraId="28EB4322" w14:textId="03708598" w:rsidR="001140F8" w:rsidRPr="001A78E9" w:rsidRDefault="001140F8" w:rsidP="00F93119">
      <w:r w:rsidRPr="0052218F">
        <w:t>RuleReq</w:t>
      </w:r>
      <w:r w:rsidRPr="0052218F">
        <w:t>オブジェクトに設定されている項目、つまり</w:t>
      </w:r>
      <w:r w:rsidRPr="0052218F">
        <w:t>Item</w:t>
      </w:r>
      <w:r w:rsidRPr="0052218F">
        <w:t>の</w:t>
      </w:r>
      <w:r w:rsidRPr="0052218F">
        <w:t>java.util.List</w:t>
      </w:r>
      <w:r w:rsidRPr="001A78E9">
        <w:t>オブジェクトを返す。</w:t>
      </w:r>
    </w:p>
    <w:p w14:paraId="647B35C8" w14:textId="3A1AEF92" w:rsidR="001140F8" w:rsidRPr="001A78E9" w:rsidRDefault="00DA4BD8" w:rsidP="00F93119">
      <w:r>
        <w:rPr>
          <w:rFonts w:hint="eastAsia"/>
        </w:rPr>
        <w:t>この時、</w:t>
      </w:r>
      <w:r w:rsidR="001140F8" w:rsidRPr="001A78E9">
        <w:t>返され</w:t>
      </w:r>
      <w:r w:rsidR="00E65728" w:rsidRPr="00AB2487">
        <w:rPr>
          <w:rFonts w:hint="eastAsia"/>
        </w:rPr>
        <w:t>た</w:t>
      </w:r>
      <w:r>
        <w:rPr>
          <w:rFonts w:hint="eastAsia"/>
        </w:rPr>
        <w:t>java.util.</w:t>
      </w:r>
      <w:r w:rsidR="00CF4F71">
        <w:t>L</w:t>
      </w:r>
      <w:r w:rsidR="00CF4F71">
        <w:rPr>
          <w:rFonts w:hint="eastAsia"/>
        </w:rPr>
        <w:t>ist</w:t>
      </w:r>
      <w:r w:rsidR="00DC49A1">
        <w:rPr>
          <w:rFonts w:hint="eastAsia"/>
        </w:rPr>
        <w:t>オブジェクト</w:t>
      </w:r>
      <w:r>
        <w:rPr>
          <w:rFonts w:hint="eastAsia"/>
        </w:rPr>
        <w:t>は</w:t>
      </w:r>
      <w:r>
        <w:rPr>
          <w:rFonts w:hint="eastAsia"/>
        </w:rPr>
        <w:t>Collections.unmodifiableList()</w:t>
      </w:r>
      <w:r>
        <w:rPr>
          <w:rFonts w:hint="eastAsia"/>
        </w:rPr>
        <w:t>を通じて</w:t>
      </w:r>
      <w:r w:rsidR="00704175">
        <w:rPr>
          <w:rFonts w:hint="eastAsia"/>
        </w:rPr>
        <w:t>返され、</w:t>
      </w:r>
      <w:r w:rsidR="00704175">
        <w:rPr>
          <w:rFonts w:hint="eastAsia"/>
        </w:rPr>
        <w:t>Item</w:t>
      </w:r>
      <w:r w:rsidR="00704175">
        <w:rPr>
          <w:rFonts w:hint="eastAsia"/>
        </w:rPr>
        <w:t>の追加または削除が不可である。</w:t>
      </w:r>
    </w:p>
    <w:p w14:paraId="65CB2FF7" w14:textId="77777777" w:rsidR="001140F8" w:rsidRPr="001A78E9" w:rsidRDefault="001140F8" w:rsidP="00F93119"/>
    <w:p w14:paraId="3EFC0FAA" w14:textId="77777777" w:rsidR="001140F8" w:rsidRPr="001A78E9" w:rsidRDefault="001140F8" w:rsidP="00F93119">
      <w:r w:rsidRPr="001A78E9">
        <w:t>void resetItems()</w:t>
      </w:r>
    </w:p>
    <w:p w14:paraId="66F1CD0A" w14:textId="3665930D" w:rsidR="001140F8" w:rsidRDefault="001140F8" w:rsidP="00F93119">
      <w:pPr>
        <w:rPr>
          <w:ins w:id="455" w:author="IRK" w:date="2020-03-13T09:20:00Z"/>
        </w:rPr>
      </w:pPr>
      <w:r w:rsidRPr="0052218F">
        <w:t>RuleReq</w:t>
      </w:r>
      <w:r w:rsidRPr="0052218F">
        <w:t>オブジ</w:t>
      </w:r>
      <w:r w:rsidRPr="001A78E9">
        <w:t>ェクトに設定されている項目をリセットする。設定された項目情報は、すべて削除される。ただし、ルールコードや基準日のような項目以外の情報はそのまま</w:t>
      </w:r>
      <w:r w:rsidRPr="001A78E9">
        <w:rPr>
          <w:rFonts w:hint="eastAsia"/>
        </w:rPr>
        <w:t>保持</w:t>
      </w:r>
      <w:r w:rsidRPr="001A78E9">
        <w:t>される。</w:t>
      </w:r>
    </w:p>
    <w:p w14:paraId="67CFEAD2" w14:textId="77777777" w:rsidR="004A51DE" w:rsidRPr="001A78E9" w:rsidRDefault="004A51DE" w:rsidP="00F93119"/>
    <w:p w14:paraId="5E170299" w14:textId="77777777" w:rsidR="001140F8" w:rsidRPr="001A78E9" w:rsidRDefault="001140F8" w:rsidP="00F93119">
      <w:r w:rsidRPr="001A78E9">
        <w:t>void setWantTrace( boolean wantTrace )</w:t>
      </w:r>
    </w:p>
    <w:p w14:paraId="33CB9607" w14:textId="08991186" w:rsidR="001140F8" w:rsidRPr="001A78E9" w:rsidRDefault="001140F8" w:rsidP="00F93119">
      <w:r w:rsidRPr="001A78E9">
        <w:t>ルールを実行する際、実行</w:t>
      </w:r>
      <w:r w:rsidR="0093109B" w:rsidRPr="00AB2487">
        <w:rPr>
          <w:rFonts w:ascii="ＭＳ Ｐゴシック" w:hAnsi="ＭＳ Ｐゴシック" w:hint="eastAsia"/>
        </w:rPr>
        <w:t>経路</w:t>
      </w:r>
      <w:r w:rsidR="00CF4F71">
        <w:rPr>
          <w:rFonts w:hint="eastAsia"/>
        </w:rPr>
        <w:t>トレース</w:t>
      </w:r>
      <w:r w:rsidRPr="001A78E9">
        <w:rPr>
          <w:rFonts w:hint="eastAsia"/>
        </w:rPr>
        <w:t>の</w:t>
      </w:r>
      <w:r w:rsidRPr="001A78E9">
        <w:t>作成</w:t>
      </w:r>
      <w:r w:rsidR="0093109B" w:rsidRPr="00AB2487">
        <w:rPr>
          <w:rFonts w:ascii="ＭＳ Ｐゴシック" w:hAnsi="ＭＳ Ｐゴシック" w:hint="eastAsia"/>
        </w:rPr>
        <w:t>可否</w:t>
      </w:r>
      <w:r w:rsidRPr="001A78E9">
        <w:t>について設定</w:t>
      </w:r>
      <w:r w:rsidRPr="0052218F">
        <w:t>する。</w:t>
      </w:r>
      <w:r w:rsidR="003566EB">
        <w:t>TRUE</w:t>
      </w:r>
      <w:r w:rsidRPr="0052218F">
        <w:t>に設定</w:t>
      </w:r>
      <w:r w:rsidRPr="001A78E9">
        <w:t>すると、ルール</w:t>
      </w:r>
      <w:r w:rsidR="004424F8">
        <w:rPr>
          <w:rFonts w:hint="eastAsia"/>
        </w:rPr>
        <w:t>エンジンは</w:t>
      </w:r>
      <w:r w:rsidR="00A95C6C">
        <w:t>実行経路トレース</w:t>
      </w:r>
      <w:r w:rsidRPr="001A78E9">
        <w:t>を作成し</w:t>
      </w:r>
      <w:r w:rsidRPr="001A78E9">
        <w:rPr>
          <w:rFonts w:hint="eastAsia"/>
        </w:rPr>
        <w:t>、</w:t>
      </w:r>
      <w:r w:rsidRPr="001A78E9">
        <w:t>これを出力オブジェクトに格納して</w:t>
      </w:r>
      <w:r w:rsidRPr="0052218F">
        <w:t>返す。</w:t>
      </w:r>
      <w:r w:rsidR="00E9433F">
        <w:rPr>
          <w:rFonts w:eastAsia="Malgun Gothic" w:hint="eastAsia"/>
        </w:rPr>
        <w:t>FALSE</w:t>
      </w:r>
      <w:r w:rsidRPr="0052218F">
        <w:t>に設定する</w:t>
      </w:r>
      <w:r w:rsidRPr="001A78E9">
        <w:t>と、</w:t>
      </w:r>
      <w:r w:rsidR="00A95C6C">
        <w:t>実行経路トレース</w:t>
      </w:r>
      <w:r w:rsidR="004424F8">
        <w:rPr>
          <w:rFonts w:hint="eastAsia"/>
        </w:rPr>
        <w:t>を</w:t>
      </w:r>
      <w:r w:rsidRPr="001A78E9">
        <w:t>作成しない。</w:t>
      </w:r>
      <w:r w:rsidR="00A95C6C">
        <w:t>実行経路トレース</w:t>
      </w:r>
      <w:r w:rsidRPr="001A78E9">
        <w:t>を作成する場合、</w:t>
      </w:r>
      <w:r w:rsidRPr="001A78E9">
        <w:rPr>
          <w:rFonts w:hint="eastAsia"/>
        </w:rPr>
        <w:t>ルール実行性能がわずかに低下し</w:t>
      </w:r>
      <w:r w:rsidRPr="001A78E9">
        <w:t>、出力オブジェクトの大きさが</w:t>
      </w:r>
      <w:r w:rsidRPr="001A78E9">
        <w:rPr>
          <w:rFonts w:hint="eastAsia"/>
        </w:rPr>
        <w:t>わずかに</w:t>
      </w:r>
      <w:r w:rsidRPr="001A78E9">
        <w:t>増加することがある。</w:t>
      </w:r>
      <w:r w:rsidR="00085635">
        <w:rPr>
          <w:rFonts w:hint="eastAsia"/>
        </w:rPr>
        <w:t>そのため</w:t>
      </w:r>
      <w:r w:rsidRPr="001A78E9">
        <w:t>、</w:t>
      </w:r>
      <w:r w:rsidR="00A95C6C">
        <w:t>実行経路トレース</w:t>
      </w:r>
      <w:r w:rsidRPr="001A78E9">
        <w:t>は問題解決の目的のみで使用</w:t>
      </w:r>
      <w:r w:rsidR="00085635">
        <w:rPr>
          <w:rFonts w:hint="eastAsia"/>
        </w:rPr>
        <w:t>を推奨する</w:t>
      </w:r>
      <w:r w:rsidRPr="001A78E9">
        <w:t>。</w:t>
      </w:r>
    </w:p>
    <w:p w14:paraId="24475A58" w14:textId="77777777" w:rsidR="001140F8" w:rsidRPr="0054572F" w:rsidRDefault="001140F8" w:rsidP="00F93119"/>
    <w:p w14:paraId="6061A69A" w14:textId="77777777" w:rsidR="001140F8" w:rsidRPr="001A78E9" w:rsidRDefault="001140F8" w:rsidP="00F93119">
      <w:r w:rsidRPr="001A78E9">
        <w:t>boolean getWantTrace()</w:t>
      </w:r>
    </w:p>
    <w:p w14:paraId="1D414A79" w14:textId="206ECFB3" w:rsidR="001140F8" w:rsidRPr="001A78E9" w:rsidRDefault="00A95C6C" w:rsidP="00F93119">
      <w:r>
        <w:t>実行経路トレース</w:t>
      </w:r>
      <w:r w:rsidR="001140F8" w:rsidRPr="001A78E9">
        <w:t>作成オプションの設定状況について返す。設定されて</w:t>
      </w:r>
      <w:r w:rsidR="001140F8" w:rsidRPr="0052218F">
        <w:t>いれば</w:t>
      </w:r>
      <w:r w:rsidR="003566EB">
        <w:t>TRUE</w:t>
      </w:r>
      <w:r w:rsidR="001140F8" w:rsidRPr="0052218F">
        <w:t>を、そうでなければ</w:t>
      </w:r>
      <w:r w:rsidR="00E9433F">
        <w:t>FALSE</w:t>
      </w:r>
      <w:r w:rsidR="001140F8" w:rsidRPr="0052218F">
        <w:t>を返す</w:t>
      </w:r>
      <w:r w:rsidR="001140F8" w:rsidRPr="001A78E9">
        <w:t>。</w:t>
      </w:r>
    </w:p>
    <w:p w14:paraId="6CD2C657" w14:textId="77777777" w:rsidR="001140F8" w:rsidRPr="001A78E9" w:rsidRDefault="001140F8" w:rsidP="00F93119"/>
    <w:p w14:paraId="6D0FF542" w14:textId="77777777" w:rsidR="001140F8" w:rsidRPr="001A78E9" w:rsidRDefault="001140F8" w:rsidP="00F93119">
      <w:r w:rsidRPr="001A78E9">
        <w:t>void setContext( Map context )</w:t>
      </w:r>
    </w:p>
    <w:p w14:paraId="1840D659" w14:textId="12635FCA" w:rsidR="001140F8" w:rsidRPr="001A78E9" w:rsidRDefault="001140F8" w:rsidP="00F93119">
      <w:r w:rsidRPr="001A78E9">
        <w:t>ルールを実行</w:t>
      </w:r>
      <w:r w:rsidR="00FE01BA">
        <w:rPr>
          <w:rFonts w:ascii="BatangChe" w:hAnsi="BatangChe" w:cs="BatangChe" w:hint="eastAsia"/>
        </w:rPr>
        <w:t>する時</w:t>
      </w:r>
      <w:r w:rsidR="00FE01BA">
        <w:rPr>
          <w:rFonts w:hint="eastAsia"/>
        </w:rPr>
        <w:t>、</w:t>
      </w:r>
      <w:r w:rsidRPr="001A78E9">
        <w:t>必要な実行</w:t>
      </w:r>
      <w:r w:rsidR="00FE01BA">
        <w:rPr>
          <w:rFonts w:hint="eastAsia"/>
        </w:rPr>
        <w:t>情報を</w:t>
      </w:r>
      <w:r w:rsidR="00D14687">
        <w:rPr>
          <w:rFonts w:hint="eastAsia"/>
        </w:rPr>
        <w:t>格納した</w:t>
      </w:r>
      <w:r w:rsidR="00FE01BA">
        <w:rPr>
          <w:rFonts w:hint="eastAsia"/>
        </w:rPr>
        <w:t>context</w:t>
      </w:r>
      <w:r w:rsidRPr="001A78E9">
        <w:rPr>
          <w:rFonts w:hint="eastAsia"/>
        </w:rPr>
        <w:t>を</w:t>
      </w:r>
      <w:r w:rsidR="00D14687">
        <w:rPr>
          <w:rFonts w:hint="eastAsia"/>
        </w:rPr>
        <w:t>設定</w:t>
      </w:r>
      <w:r w:rsidRPr="001A78E9">
        <w:t>する。この</w:t>
      </w:r>
      <w:r w:rsidR="00DC49A1">
        <w:rPr>
          <w:rFonts w:hint="eastAsia"/>
        </w:rPr>
        <w:t>オブジェクト</w:t>
      </w:r>
      <w:r w:rsidR="00FE01BA">
        <w:rPr>
          <w:rFonts w:hint="eastAsia"/>
        </w:rPr>
        <w:t>は</w:t>
      </w:r>
      <w:r w:rsidR="000C6774">
        <w:rPr>
          <w:rFonts w:hint="eastAsia"/>
        </w:rPr>
        <w:t>、</w:t>
      </w:r>
      <w:r w:rsidR="00FE01BA">
        <w:rPr>
          <w:rFonts w:hint="eastAsia"/>
        </w:rPr>
        <w:t>ルール実行時、使用されるルール実行結果キャッシュまたはルール</w:t>
      </w:r>
      <w:r w:rsidR="00A95C6C">
        <w:rPr>
          <w:rFonts w:hint="eastAsia"/>
        </w:rPr>
        <w:t>実行経路トレース</w:t>
      </w:r>
      <w:r w:rsidR="00FE01BA">
        <w:rPr>
          <w:rFonts w:hint="eastAsia"/>
        </w:rPr>
        <w:t>の可否などルールインタフェースを実装したクラスから使用可能な情報を</w:t>
      </w:r>
      <w:r w:rsidR="005D6E85">
        <w:rPr>
          <w:rFonts w:hint="eastAsia"/>
        </w:rPr>
        <w:t>格納して使用</w:t>
      </w:r>
      <w:r w:rsidR="00CB33FD">
        <w:rPr>
          <w:rFonts w:hint="eastAsia"/>
        </w:rPr>
        <w:t>できる</w:t>
      </w:r>
      <w:r w:rsidR="005D6E85">
        <w:rPr>
          <w:rFonts w:hint="eastAsia"/>
        </w:rPr>
        <w:t>。</w:t>
      </w:r>
    </w:p>
    <w:p w14:paraId="0A6BC111" w14:textId="77777777" w:rsidR="001140F8" w:rsidRPr="00CB33FD" w:rsidRDefault="001140F8" w:rsidP="00F93119"/>
    <w:p w14:paraId="62DA6D82" w14:textId="77777777" w:rsidR="001140F8" w:rsidRPr="001A78E9" w:rsidRDefault="001140F8" w:rsidP="00F93119">
      <w:r w:rsidRPr="001A78E9">
        <w:t>Map getContext()</w:t>
      </w:r>
    </w:p>
    <w:p w14:paraId="70A8073D" w14:textId="2B647E9F" w:rsidR="001140F8" w:rsidRPr="001A78E9" w:rsidRDefault="005D6E85" w:rsidP="00F93119">
      <w:r w:rsidRPr="001A78E9">
        <w:t>ルールを実行</w:t>
      </w:r>
      <w:r w:rsidRPr="008F77FD">
        <w:rPr>
          <w:rFonts w:hint="eastAsia"/>
        </w:rPr>
        <w:t>する時</w:t>
      </w:r>
      <w:r>
        <w:rPr>
          <w:rFonts w:hint="eastAsia"/>
        </w:rPr>
        <w:t>、使用可能な</w:t>
      </w:r>
      <w:r>
        <w:rPr>
          <w:rFonts w:hint="eastAsia"/>
        </w:rPr>
        <w:t>context</w:t>
      </w:r>
      <w:r w:rsidR="00DC49A1">
        <w:rPr>
          <w:rFonts w:hint="eastAsia"/>
        </w:rPr>
        <w:t>オブジェクト</w:t>
      </w:r>
      <w:r w:rsidRPr="001A78E9">
        <w:rPr>
          <w:rFonts w:hint="eastAsia"/>
        </w:rPr>
        <w:t>を</w:t>
      </w:r>
      <w:r w:rsidR="001140F8" w:rsidRPr="001A78E9">
        <w:t>返す。</w:t>
      </w:r>
    </w:p>
    <w:p w14:paraId="792AA864" w14:textId="77777777" w:rsidR="001140F8" w:rsidRPr="001A78E9" w:rsidRDefault="001140F8" w:rsidP="00F93119"/>
    <w:p w14:paraId="748B00A2" w14:textId="77777777" w:rsidR="001140F8" w:rsidRPr="001A78E9" w:rsidRDefault="001140F8" w:rsidP="00F93119">
      <w:r w:rsidRPr="001A78E9">
        <w:t>ItemProvider createItemProvider()</w:t>
      </w:r>
    </w:p>
    <w:p w14:paraId="13A42DE2" w14:textId="77777777" w:rsidR="001140F8" w:rsidRPr="001A78E9" w:rsidRDefault="001140F8" w:rsidP="00F93119">
      <w:r w:rsidRPr="001A78E9">
        <w:t>I/O</w:t>
      </w:r>
      <w:r w:rsidRPr="001A78E9">
        <w:t>オブジェクト方式のオブジェクトを、</w:t>
      </w:r>
      <w:r w:rsidRPr="001A78E9">
        <w:t>I/O</w:t>
      </w:r>
      <w:r w:rsidRPr="001A78E9">
        <w:t>アダプタ方式のオブジェクトに変換して返す。</w:t>
      </w:r>
    </w:p>
    <w:p w14:paraId="1C80E14A" w14:textId="77777777" w:rsidR="001140F8" w:rsidRPr="00397C14" w:rsidRDefault="001140F8" w:rsidP="00F93119"/>
    <w:p w14:paraId="174F917A" w14:textId="77777777" w:rsidR="001140F8" w:rsidRPr="00DD2B2E" w:rsidRDefault="001140F8" w:rsidP="00F93119">
      <w:pPr>
        <w:pStyle w:val="42"/>
      </w:pPr>
      <w:r>
        <w:t>com.innoexpert.rulesclient.Item</w:t>
      </w:r>
    </w:p>
    <w:p w14:paraId="628CB4A2" w14:textId="25AB6D7A" w:rsidR="001140F8" w:rsidRDefault="001140F8" w:rsidP="00F93119">
      <w:r w:rsidRPr="00736086">
        <w:t>com.innoexpert.rulesclient.Item</w:t>
      </w:r>
      <w:r w:rsidRPr="002C25E1">
        <w:t>インタフェースは、ルール呼び出しの入力で使用される項目のコードと値を</w:t>
      </w:r>
      <w:r w:rsidRPr="002C25E1">
        <w:rPr>
          <w:rFonts w:hint="eastAsia"/>
        </w:rPr>
        <w:t>保存</w:t>
      </w:r>
      <w:r w:rsidRPr="002C25E1">
        <w:t>するためのインタフェースである。</w:t>
      </w:r>
      <w:r w:rsidR="005D6E85">
        <w:rPr>
          <w:rFonts w:hint="eastAsia"/>
        </w:rPr>
        <w:t>アプリケーション</w:t>
      </w:r>
      <w:r w:rsidR="00E056CC" w:rsidRPr="008F77FD">
        <w:rPr>
          <w:rFonts w:hint="eastAsia"/>
        </w:rPr>
        <w:t>には</w:t>
      </w:r>
      <w:r w:rsidRPr="002C25E1">
        <w:rPr>
          <w:rFonts w:hint="eastAsia"/>
        </w:rPr>
        <w:t>項目値</w:t>
      </w:r>
      <w:r w:rsidR="00E056CC">
        <w:rPr>
          <w:rFonts w:hint="eastAsia"/>
        </w:rPr>
        <w:t>の</w:t>
      </w:r>
      <w:r w:rsidRPr="002C25E1">
        <w:rPr>
          <w:rFonts w:hint="eastAsia"/>
        </w:rPr>
        <w:t>タイプ</w:t>
      </w:r>
      <w:r w:rsidR="00E056CC">
        <w:rPr>
          <w:rFonts w:hint="eastAsia"/>
        </w:rPr>
        <w:t>によって</w:t>
      </w:r>
      <w:del w:id="456" w:author="IRK" w:date="2020-03-12T14:36:00Z">
        <w:r w:rsidR="00E056CC" w:rsidDel="00A55E2C">
          <w:rPr>
            <w:rFonts w:hint="eastAsia"/>
          </w:rPr>
          <w:delText>以下</w:delText>
        </w:r>
      </w:del>
      <w:ins w:id="457" w:author="IRK" w:date="2020-03-12T14:36:00Z">
        <w:r w:rsidR="00A55E2C">
          <w:rPr>
            <w:rFonts w:hint="eastAsia"/>
          </w:rPr>
          <w:t>次</w:t>
        </w:r>
      </w:ins>
      <w:r w:rsidR="00E056CC">
        <w:rPr>
          <w:rFonts w:hint="eastAsia"/>
        </w:rPr>
        <w:t>のクラスを使用する。</w:t>
      </w:r>
    </w:p>
    <w:p w14:paraId="0A8D0BC6" w14:textId="2E4AC64A" w:rsidR="001140F8" w:rsidRPr="008F77FD" w:rsidRDefault="001140F8">
      <w:pPr>
        <w:pStyle w:val="10"/>
        <w:pPrChange w:id="458" w:author="IRK" w:date="2020-05-11T10:58:00Z">
          <w:pPr>
            <w:pStyle w:val="a8"/>
            <w:ind w:left="784"/>
          </w:pPr>
        </w:pPrChange>
      </w:pPr>
      <w:r w:rsidRPr="008F77FD">
        <w:t>数値型</w:t>
      </w:r>
      <w:r w:rsidRPr="008F77FD">
        <w:t>:</w:t>
      </w:r>
      <w:r w:rsidR="005D6E85" w:rsidRPr="008F77FD">
        <w:rPr>
          <w:rFonts w:hint="eastAsia"/>
        </w:rPr>
        <w:t>com.innoexpert.rulesclient.NumberItem</w:t>
      </w:r>
    </w:p>
    <w:p w14:paraId="6009679F" w14:textId="43D4B99E" w:rsidR="001140F8" w:rsidRPr="008F77FD" w:rsidRDefault="001140F8">
      <w:pPr>
        <w:pStyle w:val="10"/>
        <w:pPrChange w:id="459" w:author="IRK" w:date="2020-05-11T10:58:00Z">
          <w:pPr>
            <w:pStyle w:val="a8"/>
            <w:ind w:left="784"/>
          </w:pPr>
        </w:pPrChange>
      </w:pPr>
      <w:r w:rsidRPr="008F77FD">
        <w:t>文字型</w:t>
      </w:r>
      <w:r w:rsidRPr="008F77FD">
        <w:t>:</w:t>
      </w:r>
      <w:r w:rsidR="005D6E85" w:rsidRPr="008F77FD">
        <w:rPr>
          <w:rFonts w:hint="eastAsia"/>
        </w:rPr>
        <w:t>com.innoexpert.rulesclient.StringItem</w:t>
      </w:r>
    </w:p>
    <w:p w14:paraId="63D91D8B" w14:textId="77777777" w:rsidR="00E056CC" w:rsidRPr="00992AD3" w:rsidRDefault="00E056CC" w:rsidP="00F93119">
      <w:pPr>
        <w:pStyle w:val="a8"/>
        <w:ind w:left="784"/>
      </w:pPr>
    </w:p>
    <w:p w14:paraId="1B4F5516" w14:textId="14E8ECD8" w:rsidR="001140F8" w:rsidRDefault="001140F8" w:rsidP="00F93119">
      <w:r w:rsidRPr="00736086">
        <w:t>Item</w:t>
      </w:r>
      <w:r w:rsidRPr="00736086">
        <w:t>インタフェース</w:t>
      </w:r>
      <w:r w:rsidRPr="002C25E1">
        <w:t>には、</w:t>
      </w:r>
      <w:del w:id="460" w:author="IRK" w:date="2020-03-12T17:00:00Z">
        <w:r w:rsidRPr="002C25E1" w:rsidDel="00D31B86">
          <w:delText>表</w:delText>
        </w:r>
        <w:r w:rsidRPr="002C25E1" w:rsidDel="00D31B86">
          <w:delText>1</w:delText>
        </w:r>
        <w:r w:rsidR="00393DEC" w:rsidDel="00D31B86">
          <w:rPr>
            <w:rFonts w:hint="eastAsia"/>
          </w:rPr>
          <w:delText>2</w:delText>
        </w:r>
      </w:del>
      <w:ins w:id="461" w:author="IRK" w:date="2020-03-12T17:00:00Z">
        <w:r w:rsidR="00D31B86">
          <w:rPr>
            <w:rFonts w:hint="eastAsia"/>
          </w:rPr>
          <w:t>次の表</w:t>
        </w:r>
      </w:ins>
      <w:r w:rsidRPr="002C25E1">
        <w:t>のメソッドが定義されている。</w:t>
      </w:r>
    </w:p>
    <w:p w14:paraId="4D7FDC92" w14:textId="77777777" w:rsidR="000A16E2" w:rsidRPr="00992AD3" w:rsidRDefault="000A16E2" w:rsidP="00F93119"/>
    <w:p w14:paraId="3BB1F27F" w14:textId="11517739" w:rsidR="00393DEC" w:rsidRPr="00246C7D" w:rsidRDefault="00E056CC" w:rsidP="00F93119">
      <w:pPr>
        <w:pStyle w:val="af5"/>
        <w:rPr>
          <w:rFonts w:eastAsia="Malgun Gothic"/>
        </w:rPr>
      </w:pPr>
      <w:del w:id="462" w:author="IRK" w:date="2020-03-12T14:54:00Z">
        <w:r w:rsidDel="00E83DE0">
          <w:delText xml:space="preserve"> </w:delText>
        </w:r>
      </w:del>
      <w:bookmarkStart w:id="463" w:name="_Toc40799235"/>
      <w:r w:rsidR="000C080F">
        <w:t>[</w:t>
      </w:r>
      <w:del w:id="464" w:author="IRK" w:date="2020-03-12T14:54:00Z">
        <w:r w:rsidR="000C080F" w:rsidDel="00E83DE0">
          <w:delText>表</w:delText>
        </w:r>
        <w:r w:rsidR="000C080F"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393DEC" w:rsidDel="00E83DE0">
          <w:rPr>
            <w:noProof/>
          </w:rPr>
          <w:delText>12</w:delText>
        </w:r>
        <w:r w:rsidR="00E65728" w:rsidDel="00E83DE0">
          <w:rPr>
            <w:noProof/>
          </w:rPr>
          <w:fldChar w:fldCharType="end"/>
        </w:r>
      </w:del>
      <w:ins w:id="465"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12</w:t>
      </w:r>
      <w:ins w:id="466" w:author="IRK" w:date="2020-03-12T14:54:00Z">
        <w:r w:rsidR="00E83DE0">
          <w:fldChar w:fldCharType="end"/>
        </w:r>
      </w:ins>
      <w:r w:rsidR="000C080F">
        <w:t xml:space="preserve"> </w:t>
      </w:r>
      <w:r w:rsidR="000C080F">
        <w:rPr>
          <w:noProof/>
        </w:rPr>
        <w:t>com.innoexpert.rulesclient.Item</w:t>
      </w:r>
      <w:r w:rsidR="000C080F">
        <w:rPr>
          <w:rFonts w:eastAsia="Malgun Gothic" w:hint="eastAsia"/>
        </w:rPr>
        <w:t>]</w:t>
      </w:r>
      <w:bookmarkEnd w:id="463"/>
    </w:p>
    <w:tbl>
      <w:tblPr>
        <w:tblStyle w:val="af4"/>
        <w:tblW w:w="0" w:type="auto"/>
        <w:jc w:val="center"/>
        <w:tblLook w:val="04A0" w:firstRow="1" w:lastRow="0" w:firstColumn="1" w:lastColumn="0" w:noHBand="0" w:noVBand="1"/>
        <w:tblPrChange w:id="467" w:author="IRK" w:date="2020-04-14T15:29:00Z">
          <w:tblPr>
            <w:tblStyle w:val="af4"/>
            <w:tblW w:w="0" w:type="auto"/>
            <w:tblLook w:val="04A0" w:firstRow="1" w:lastRow="0" w:firstColumn="1" w:lastColumn="0" w:noHBand="0" w:noVBand="1"/>
          </w:tblPr>
        </w:tblPrChange>
      </w:tblPr>
      <w:tblGrid>
        <w:gridCol w:w="9724"/>
        <w:tblGridChange w:id="468">
          <w:tblGrid>
            <w:gridCol w:w="9724"/>
          </w:tblGrid>
        </w:tblGridChange>
      </w:tblGrid>
      <w:tr w:rsidR="00393DEC" w14:paraId="794C4CF9" w14:textId="77777777" w:rsidTr="005D0672">
        <w:trPr>
          <w:jc w:val="center"/>
        </w:trPr>
        <w:tc>
          <w:tcPr>
            <w:tcW w:w="9724" w:type="dxa"/>
            <w:tcBorders>
              <w:top w:val="single" w:sz="4" w:space="0" w:color="auto"/>
              <w:left w:val="single" w:sz="4" w:space="0" w:color="auto"/>
              <w:bottom w:val="single" w:sz="4" w:space="0" w:color="auto"/>
              <w:right w:val="single" w:sz="4" w:space="0" w:color="auto"/>
            </w:tcBorders>
            <w:hideMark/>
            <w:tcPrChange w:id="469" w:author="IRK" w:date="2020-04-14T15:29:00Z">
              <w:tcPr>
                <w:tcW w:w="9724" w:type="dxa"/>
                <w:tcBorders>
                  <w:top w:val="single" w:sz="4" w:space="0" w:color="auto"/>
                  <w:left w:val="single" w:sz="4" w:space="0" w:color="auto"/>
                  <w:bottom w:val="single" w:sz="4" w:space="0" w:color="auto"/>
                  <w:right w:val="single" w:sz="4" w:space="0" w:color="auto"/>
                </w:tcBorders>
                <w:hideMark/>
              </w:tcPr>
            </w:tcPrChange>
          </w:tcPr>
          <w:p w14:paraId="34B0BE0A" w14:textId="069D24B0" w:rsidR="00393DEC" w:rsidRDefault="007E6E4B">
            <w:pPr>
              <w:pStyle w:val="1b"/>
              <w:pPrChange w:id="470" w:author="IRK" w:date="2020-04-14T13:48:00Z">
                <w:pPr>
                  <w:ind w:firstLineChars="50" w:firstLine="98"/>
                </w:pPr>
              </w:pPrChange>
            </w:pPr>
            <w:ins w:id="471" w:author="IRK" w:date="2020-04-14T16:18:00Z">
              <w:r>
                <w:t xml:space="preserve"> </w:t>
              </w:r>
            </w:ins>
            <w:r w:rsidR="00393DEC">
              <w:t>1 package com.innoexpert.rulesclient;</w:t>
            </w:r>
          </w:p>
          <w:p w14:paraId="7B775F8B" w14:textId="77777777" w:rsidR="00393DEC" w:rsidRDefault="00393DEC">
            <w:pPr>
              <w:pStyle w:val="1b"/>
              <w:pPrChange w:id="472" w:author="IRK" w:date="2020-04-14T13:48:00Z">
                <w:pPr/>
              </w:pPrChange>
            </w:pPr>
            <w:r>
              <w:t xml:space="preserve"> 2</w:t>
            </w:r>
            <w:del w:id="473" w:author="IRK" w:date="2020-03-13T09:28:00Z">
              <w:r w:rsidDel="00C27399">
                <w:delText xml:space="preserve"> </w:delText>
              </w:r>
            </w:del>
          </w:p>
          <w:p w14:paraId="2D995680" w14:textId="77777777" w:rsidR="00393DEC" w:rsidRDefault="00393DEC">
            <w:pPr>
              <w:pStyle w:val="1b"/>
              <w:pPrChange w:id="474" w:author="IRK" w:date="2020-04-14T13:48:00Z">
                <w:pPr/>
              </w:pPrChange>
            </w:pPr>
            <w:r>
              <w:t xml:space="preserve"> 3 import java.math.BigDecimal;</w:t>
            </w:r>
          </w:p>
          <w:p w14:paraId="6E9841D7" w14:textId="77777777" w:rsidR="00393DEC" w:rsidRDefault="00393DEC">
            <w:pPr>
              <w:pStyle w:val="1b"/>
              <w:pPrChange w:id="475" w:author="IRK" w:date="2020-04-14T13:48:00Z">
                <w:pPr/>
              </w:pPrChange>
            </w:pPr>
            <w:r>
              <w:t xml:space="preserve"> 4</w:t>
            </w:r>
          </w:p>
          <w:p w14:paraId="6222D109" w14:textId="77777777" w:rsidR="00393DEC" w:rsidRDefault="00393DEC">
            <w:pPr>
              <w:pStyle w:val="1b"/>
              <w:pPrChange w:id="476" w:author="IRK" w:date="2020-04-14T13:48:00Z">
                <w:pPr/>
              </w:pPrChange>
            </w:pPr>
            <w:r>
              <w:t xml:space="preserve"> 5 public interface Item</w:t>
            </w:r>
          </w:p>
          <w:p w14:paraId="6CBA30E4" w14:textId="77777777" w:rsidR="00393DEC" w:rsidRDefault="00393DEC">
            <w:pPr>
              <w:pStyle w:val="1b"/>
              <w:pPrChange w:id="477" w:author="IRK" w:date="2020-04-14T13:48:00Z">
                <w:pPr/>
              </w:pPrChange>
            </w:pPr>
            <w:r>
              <w:t xml:space="preserve"> 6 {</w:t>
            </w:r>
          </w:p>
          <w:p w14:paraId="3DF286E0" w14:textId="77777777" w:rsidR="00393DEC" w:rsidRDefault="00393DEC">
            <w:pPr>
              <w:pStyle w:val="1b"/>
              <w:pPrChange w:id="478" w:author="IRK" w:date="2020-04-14T13:48:00Z">
                <w:pPr/>
              </w:pPrChange>
            </w:pPr>
            <w:r>
              <w:t xml:space="preserve"> 7 </w:t>
            </w:r>
            <w:r>
              <w:tab/>
              <w:t>String getCode();</w:t>
            </w:r>
          </w:p>
          <w:p w14:paraId="1C2D1685" w14:textId="77777777" w:rsidR="00393DEC" w:rsidRDefault="00393DEC">
            <w:pPr>
              <w:pStyle w:val="1b"/>
              <w:pPrChange w:id="479" w:author="IRK" w:date="2020-04-14T13:48:00Z">
                <w:pPr/>
              </w:pPrChange>
            </w:pPr>
            <w:r>
              <w:t xml:space="preserve"> 8 </w:t>
            </w:r>
            <w:r>
              <w:tab/>
              <w:t>byte getType();</w:t>
            </w:r>
          </w:p>
          <w:p w14:paraId="08C5A950" w14:textId="77777777" w:rsidR="00393DEC" w:rsidRDefault="00393DEC">
            <w:pPr>
              <w:pStyle w:val="1b"/>
              <w:pPrChange w:id="480" w:author="IRK" w:date="2020-04-14T13:48:00Z">
                <w:pPr/>
              </w:pPrChange>
            </w:pPr>
            <w:r>
              <w:t xml:space="preserve"> 9 </w:t>
            </w:r>
            <w:r>
              <w:tab/>
              <w:t>int length();</w:t>
            </w:r>
          </w:p>
          <w:p w14:paraId="21FD0FFF" w14:textId="77777777" w:rsidR="00393DEC" w:rsidRDefault="00393DEC">
            <w:pPr>
              <w:pStyle w:val="1b"/>
              <w:pPrChange w:id="481" w:author="IRK" w:date="2020-04-14T13:48:00Z">
                <w:pPr/>
              </w:pPrChange>
            </w:pPr>
            <w:r>
              <w:t>10</w:t>
            </w:r>
            <w:del w:id="482" w:author="IRK" w:date="2020-03-13T09:28:00Z">
              <w:r w:rsidDel="00C27399">
                <w:delText xml:space="preserve"> </w:delText>
              </w:r>
            </w:del>
          </w:p>
          <w:p w14:paraId="045B6A61" w14:textId="77777777" w:rsidR="00393DEC" w:rsidRDefault="00393DEC">
            <w:pPr>
              <w:pStyle w:val="1b"/>
              <w:pPrChange w:id="483" w:author="IRK" w:date="2020-04-14T13:48:00Z">
                <w:pPr/>
              </w:pPrChange>
            </w:pPr>
            <w:r>
              <w:t xml:space="preserve">11 </w:t>
            </w:r>
            <w:r>
              <w:tab/>
              <w:t>Item add( double value ) throws UnsupportedOperationException;</w:t>
            </w:r>
          </w:p>
          <w:p w14:paraId="420CBC51" w14:textId="77777777" w:rsidR="00393DEC" w:rsidRDefault="00393DEC">
            <w:pPr>
              <w:pStyle w:val="1b"/>
              <w:pPrChange w:id="484" w:author="IRK" w:date="2020-04-14T13:48:00Z">
                <w:pPr/>
              </w:pPrChange>
            </w:pPr>
            <w:r>
              <w:t xml:space="preserve">12 </w:t>
            </w:r>
            <w:r>
              <w:tab/>
              <w:t>Item add( String value ) throws UnsupportedOperationException;</w:t>
            </w:r>
          </w:p>
          <w:p w14:paraId="7DA1484A" w14:textId="77777777" w:rsidR="00393DEC" w:rsidRDefault="00393DEC">
            <w:pPr>
              <w:pStyle w:val="1b"/>
              <w:pPrChange w:id="485" w:author="IRK" w:date="2020-04-14T13:48:00Z">
                <w:pPr/>
              </w:pPrChange>
            </w:pPr>
            <w:r>
              <w:t xml:space="preserve">13 </w:t>
            </w:r>
            <w:r>
              <w:tab/>
              <w:t>Item add( BigDecimal value ) throws UnsupportedOperationException;</w:t>
            </w:r>
          </w:p>
          <w:p w14:paraId="2F5F290F" w14:textId="77777777" w:rsidR="00393DEC" w:rsidRDefault="00393DEC">
            <w:pPr>
              <w:pStyle w:val="1b"/>
              <w:pPrChange w:id="486" w:author="IRK" w:date="2020-04-14T13:48:00Z">
                <w:pPr/>
              </w:pPrChange>
            </w:pPr>
            <w:r>
              <w:t>14</w:t>
            </w:r>
            <w:del w:id="487" w:author="IRK" w:date="2020-03-13T09:28:00Z">
              <w:r w:rsidDel="00C27399">
                <w:delText xml:space="preserve"> </w:delText>
              </w:r>
            </w:del>
          </w:p>
          <w:p w14:paraId="70B6E6C2" w14:textId="77777777" w:rsidR="00393DEC" w:rsidRDefault="00393DEC">
            <w:pPr>
              <w:pStyle w:val="1b"/>
              <w:pPrChange w:id="488" w:author="IRK" w:date="2020-04-14T13:48:00Z">
                <w:pPr/>
              </w:pPrChange>
            </w:pPr>
            <w:r>
              <w:t xml:space="preserve">15 </w:t>
            </w:r>
            <w:r>
              <w:tab/>
              <w:t>double getNumber( int index ) throws UnsupportedOperationException, IndexOutOfBoundsException;</w:t>
            </w:r>
          </w:p>
          <w:p w14:paraId="33BF972A" w14:textId="77777777" w:rsidR="00393DEC" w:rsidRDefault="00393DEC">
            <w:pPr>
              <w:pStyle w:val="1b"/>
              <w:pPrChange w:id="489" w:author="IRK" w:date="2020-04-14T13:48:00Z">
                <w:pPr/>
              </w:pPrChange>
            </w:pPr>
            <w:r>
              <w:t xml:space="preserve">16 </w:t>
            </w:r>
            <w:r>
              <w:tab/>
              <w:t>String getString( int index ) throws UnsupportedOperationException, IndexOutOfBoundsException;</w:t>
            </w:r>
          </w:p>
          <w:p w14:paraId="5816F54E" w14:textId="77777777" w:rsidR="00393DEC" w:rsidRDefault="00393DEC">
            <w:pPr>
              <w:pStyle w:val="1b"/>
              <w:pPrChange w:id="490" w:author="IRK" w:date="2020-04-14T13:48:00Z">
                <w:pPr/>
              </w:pPrChange>
            </w:pPr>
            <w:r>
              <w:t xml:space="preserve">17 </w:t>
            </w:r>
            <w:r>
              <w:tab/>
              <w:t>BigDecimal getDecimal( int index ) throws UnsupportedOperationException, IndexOutOfBoundsException;</w:t>
            </w:r>
          </w:p>
          <w:p w14:paraId="03CDA361" w14:textId="77777777" w:rsidR="00393DEC" w:rsidRDefault="00393DEC">
            <w:pPr>
              <w:pStyle w:val="1b"/>
              <w:pPrChange w:id="491" w:author="IRK" w:date="2020-04-14T13:48:00Z">
                <w:pPr/>
              </w:pPrChange>
            </w:pPr>
            <w:r>
              <w:t>18</w:t>
            </w:r>
            <w:del w:id="492" w:author="IRK" w:date="2020-03-13T09:28:00Z">
              <w:r w:rsidDel="00C27399">
                <w:delText xml:space="preserve">  </w:delText>
              </w:r>
            </w:del>
          </w:p>
          <w:p w14:paraId="03018540" w14:textId="77777777" w:rsidR="00393DEC" w:rsidRDefault="00393DEC">
            <w:pPr>
              <w:pStyle w:val="1b"/>
              <w:pPrChange w:id="493" w:author="IRK" w:date="2020-04-14T13:48:00Z">
                <w:pPr/>
              </w:pPrChange>
            </w:pPr>
            <w:r>
              <w:t xml:space="preserve">19 </w:t>
            </w:r>
            <w:r>
              <w:tab/>
              <w:t>NumericMode getNumericMode() throws UnsupportedOperationException;</w:t>
            </w:r>
          </w:p>
          <w:p w14:paraId="6C61A6E3" w14:textId="77777777" w:rsidR="00393DEC" w:rsidRDefault="00393DEC">
            <w:pPr>
              <w:pStyle w:val="1b"/>
              <w:pPrChange w:id="494" w:author="IRK" w:date="2020-04-14T13:48:00Z">
                <w:pPr/>
              </w:pPrChange>
            </w:pPr>
            <w:r>
              <w:t>20 }</w:t>
            </w:r>
          </w:p>
        </w:tc>
      </w:tr>
    </w:tbl>
    <w:p w14:paraId="5A55F3DD" w14:textId="0A3AE8AC" w:rsidR="001140F8" w:rsidRPr="000C080F" w:rsidRDefault="0093109B" w:rsidP="00F93119">
      <w:del w:id="495" w:author="IRK" w:date="2020-03-12T14:36:00Z">
        <w:r w:rsidRPr="00AB2487" w:rsidDel="00A55E2C">
          <w:rPr>
            <w:rFonts w:ascii="ＭＳ Ｐゴシック" w:hAnsi="ＭＳ Ｐゴシック" w:hint="eastAsia"/>
          </w:rPr>
          <w:delText>以下</w:delText>
        </w:r>
      </w:del>
      <w:ins w:id="496" w:author="IRK" w:date="2020-03-12T14:36:00Z">
        <w:r w:rsidR="00A55E2C">
          <w:rPr>
            <w:rFonts w:hint="eastAsia"/>
          </w:rPr>
          <w:t>次</w:t>
        </w:r>
      </w:ins>
      <w:r w:rsidR="001140F8" w:rsidRPr="000C080F">
        <w:t>は、各メソッドに関する説明である。</w:t>
      </w:r>
    </w:p>
    <w:p w14:paraId="2E795022" w14:textId="77777777" w:rsidR="001140F8" w:rsidRPr="000C080F" w:rsidRDefault="001140F8" w:rsidP="00F93119"/>
    <w:p w14:paraId="7F0402F0" w14:textId="77777777" w:rsidR="001140F8" w:rsidRPr="000C080F" w:rsidRDefault="001140F8" w:rsidP="00F93119">
      <w:r w:rsidRPr="000C080F">
        <w:t>String getCode()</w:t>
      </w:r>
    </w:p>
    <w:p w14:paraId="57F1A22E" w14:textId="5D12917F" w:rsidR="001140F8" w:rsidRPr="000C080F" w:rsidRDefault="001140F8" w:rsidP="00F93119">
      <w:r w:rsidRPr="00F728C5">
        <w:rPr>
          <w:rStyle w:val="aff2"/>
          <w:rFonts w:asciiTheme="majorHAnsi" w:eastAsia="ＭＳ Ｐゴシック" w:hAnsiTheme="majorHAnsi" w:cstheme="majorHAnsi"/>
          <w:sz w:val="20"/>
          <w:szCs w:val="20"/>
        </w:rPr>
        <w:t>Item</w:t>
      </w:r>
      <w:r w:rsidRPr="000C080F">
        <w:t>オブジェクトの項目コードを返す。</w:t>
      </w:r>
    </w:p>
    <w:p w14:paraId="6BE79540" w14:textId="77777777" w:rsidR="001140F8" w:rsidRPr="000C080F" w:rsidRDefault="001140F8" w:rsidP="00F93119"/>
    <w:p w14:paraId="2E55B096" w14:textId="77777777" w:rsidR="001140F8" w:rsidRPr="000C080F" w:rsidRDefault="001140F8" w:rsidP="00F93119">
      <w:r w:rsidRPr="000C080F">
        <w:t>byte getType()</w:t>
      </w:r>
    </w:p>
    <w:p w14:paraId="2864398B" w14:textId="5BDD3A34" w:rsidR="001140F8" w:rsidRPr="000C080F" w:rsidRDefault="001140F8" w:rsidP="00F93119">
      <w:r w:rsidRPr="00F728C5">
        <w:rPr>
          <w:rStyle w:val="aff2"/>
          <w:rFonts w:asciiTheme="majorHAnsi" w:eastAsia="ＭＳ Ｐゴシック" w:hAnsiTheme="majorHAnsi" w:cstheme="majorHAnsi"/>
          <w:sz w:val="20"/>
          <w:szCs w:val="20"/>
        </w:rPr>
        <w:t>Item</w:t>
      </w:r>
      <w:r w:rsidRPr="000C080F">
        <w:t>オブジェクトのデータ</w:t>
      </w:r>
      <w:del w:id="497" w:author="IRK" w:date="2020-04-13T12:13:00Z">
        <w:r w:rsidRPr="000C080F" w:rsidDel="0039608D">
          <w:delText>形式</w:delText>
        </w:r>
      </w:del>
      <w:ins w:id="498" w:author="IRK" w:date="2020-04-13T12:13:00Z">
        <w:r w:rsidR="0039608D">
          <w:rPr>
            <w:rFonts w:hint="eastAsia"/>
          </w:rPr>
          <w:t>型</w:t>
        </w:r>
      </w:ins>
      <w:r w:rsidRPr="000C080F">
        <w:t>を返す。返されるデータ</w:t>
      </w:r>
      <w:del w:id="499" w:author="IRK" w:date="2020-04-13T12:13:00Z">
        <w:r w:rsidRPr="000C080F" w:rsidDel="0039608D">
          <w:delText>形式</w:delText>
        </w:r>
      </w:del>
      <w:ins w:id="500" w:author="IRK" w:date="2020-04-13T12:13:00Z">
        <w:r w:rsidR="0039608D">
          <w:rPr>
            <w:rFonts w:hint="eastAsia"/>
          </w:rPr>
          <w:t>型</w:t>
        </w:r>
      </w:ins>
      <w:r w:rsidRPr="000C080F">
        <w:t>コードについては、</w:t>
      </w:r>
      <w:del w:id="501" w:author="IRK" w:date="2020-03-13T09:21:00Z">
        <w:r w:rsidRPr="000C080F" w:rsidDel="004A51DE">
          <w:delText>1.2.4</w:delText>
        </w:r>
        <w:r w:rsidRPr="000C080F" w:rsidDel="004A51DE">
          <w:rPr>
            <w:rFonts w:hint="eastAsia"/>
          </w:rPr>
          <w:delText xml:space="preserve"> </w:delText>
        </w:r>
        <w:r w:rsidRPr="000C080F" w:rsidDel="004A51DE">
          <w:delText>データ形式</w:delText>
        </w:r>
        <w:r w:rsidRPr="000C080F" w:rsidDel="004A51DE">
          <w:rPr>
            <w:rFonts w:hint="eastAsia"/>
          </w:rPr>
          <w:delText>と関連</w:delText>
        </w:r>
        <w:r w:rsidRPr="000C080F" w:rsidDel="004A51DE">
          <w:delText>定数</w:delText>
        </w:r>
      </w:del>
      <w:ins w:id="502" w:author="IRK" w:date="2020-03-13T09:21:00Z">
        <w:r w:rsidR="004A51DE">
          <w:rPr>
            <w:rFonts w:hint="eastAsia"/>
          </w:rPr>
          <w:t>「</w:t>
        </w:r>
        <w:r w:rsidR="004A51DE">
          <w:fldChar w:fldCharType="begin"/>
        </w:r>
        <w:r w:rsidR="004A51DE">
          <w:instrText xml:space="preserve"> </w:instrText>
        </w:r>
        <w:r w:rsidR="004A51DE">
          <w:rPr>
            <w:rFonts w:hint="eastAsia"/>
          </w:rPr>
          <w:instrText>REF _Ref34983701 \r \h</w:instrText>
        </w:r>
        <w:r w:rsidR="004A51DE">
          <w:instrText xml:space="preserve"> </w:instrText>
        </w:r>
      </w:ins>
      <w:r w:rsidR="004A51DE">
        <w:fldChar w:fldCharType="separate"/>
      </w:r>
      <w:r w:rsidR="0092459D">
        <w:t xml:space="preserve">1.2.4 </w:t>
      </w:r>
      <w:ins w:id="503" w:author="IRK" w:date="2020-03-13T09:21:00Z">
        <w:r w:rsidR="004A51DE">
          <w:fldChar w:fldCharType="end"/>
        </w:r>
        <w:r w:rsidR="004A51DE">
          <w:fldChar w:fldCharType="begin"/>
        </w:r>
        <w:r w:rsidR="004A51DE">
          <w:instrText xml:space="preserve"> REF _Ref34983703 \h </w:instrText>
        </w:r>
      </w:ins>
      <w:r w:rsidR="004A51DE">
        <w:fldChar w:fldCharType="separate"/>
      </w:r>
      <w:r w:rsidR="0092459D">
        <w:t>データ</w:t>
      </w:r>
      <w:ins w:id="504" w:author="IRK" w:date="2020-04-13T12:30:00Z">
        <w:r w:rsidR="0092459D">
          <w:rPr>
            <w:rFonts w:hint="eastAsia"/>
          </w:rPr>
          <w:t>型</w:t>
        </w:r>
      </w:ins>
      <w:r w:rsidR="0092459D">
        <w:t>と関連定数</w:t>
      </w:r>
      <w:ins w:id="505" w:author="IRK" w:date="2020-03-13T09:21:00Z">
        <w:r w:rsidR="004A51DE">
          <w:fldChar w:fldCharType="end"/>
        </w:r>
        <w:r w:rsidR="004A51DE">
          <w:rPr>
            <w:rFonts w:hint="eastAsia"/>
          </w:rPr>
          <w:t>」</w:t>
        </w:r>
      </w:ins>
      <w:r w:rsidRPr="000C080F">
        <w:t>を参照のこと。</w:t>
      </w:r>
    </w:p>
    <w:p w14:paraId="2800552D" w14:textId="77777777" w:rsidR="001140F8" w:rsidRPr="000C080F" w:rsidRDefault="001140F8" w:rsidP="00F93119"/>
    <w:p w14:paraId="2FD0645C" w14:textId="77777777" w:rsidR="001140F8" w:rsidRPr="000C080F" w:rsidRDefault="001140F8" w:rsidP="00F93119">
      <w:r w:rsidRPr="000C080F">
        <w:t>int length()</w:t>
      </w:r>
    </w:p>
    <w:p w14:paraId="68A6DC0F" w14:textId="2D90A7A9" w:rsidR="001140F8" w:rsidRPr="000C080F" w:rsidRDefault="001140F8" w:rsidP="00F93119">
      <w:r w:rsidRPr="00F728C5">
        <w:rPr>
          <w:rStyle w:val="aff2"/>
          <w:rFonts w:asciiTheme="majorHAnsi" w:eastAsia="ＭＳ Ｐゴシック" w:hAnsiTheme="majorHAnsi" w:cstheme="majorHAnsi"/>
          <w:sz w:val="20"/>
          <w:szCs w:val="20"/>
        </w:rPr>
        <w:t>Item</w:t>
      </w:r>
      <w:r w:rsidRPr="000C080F">
        <w:t>オブジェクトの項目値の配列の長さを返す。</w:t>
      </w:r>
    </w:p>
    <w:p w14:paraId="645525F5" w14:textId="77777777" w:rsidR="001140F8" w:rsidRPr="000C080F" w:rsidRDefault="001140F8" w:rsidP="00F93119"/>
    <w:p w14:paraId="319E012B" w14:textId="77777777" w:rsidR="001140F8" w:rsidRPr="000C080F" w:rsidRDefault="001140F8" w:rsidP="00F93119">
      <w:r w:rsidRPr="000C080F">
        <w:lastRenderedPageBreak/>
        <w:t>Item add( double value ) throws UnsupportedOperationException</w:t>
      </w:r>
    </w:p>
    <w:p w14:paraId="159FAE4F" w14:textId="465494EB" w:rsidR="001140F8" w:rsidRPr="000C080F" w:rsidRDefault="001140F8" w:rsidP="00F93119">
      <w:r w:rsidRPr="00736086">
        <w:t>Item</w:t>
      </w:r>
      <w:r w:rsidRPr="00736086">
        <w:t>の</w:t>
      </w:r>
      <w:r w:rsidRPr="000C080F">
        <w:t>配列に</w:t>
      </w:r>
      <w:r w:rsidR="00393DEC" w:rsidRPr="00393DEC">
        <w:rPr>
          <w:rFonts w:hint="eastAsia"/>
        </w:rPr>
        <w:t>倍精度浮動小数点</w:t>
      </w:r>
      <w:r w:rsidR="00E056CC">
        <w:rPr>
          <w:rFonts w:hint="eastAsia"/>
        </w:rPr>
        <w:t>数値</w:t>
      </w:r>
      <w:r w:rsidRPr="000C080F">
        <w:t>を追加</w:t>
      </w:r>
      <w:r w:rsidR="00E056CC">
        <w:rPr>
          <w:rFonts w:hint="eastAsia"/>
        </w:rPr>
        <w:t>する。</w:t>
      </w:r>
      <w:del w:id="506" w:author="IRK" w:date="2020-04-13T11:01:00Z">
        <w:r w:rsidR="00393DEC" w:rsidRPr="00393DEC" w:rsidDel="004340A2">
          <w:rPr>
            <w:rFonts w:hint="eastAsia"/>
          </w:rPr>
          <w:delText xml:space="preserve"> </w:delText>
        </w:r>
      </w:del>
      <w:r w:rsidR="00393DEC" w:rsidRPr="00393DEC">
        <w:rPr>
          <w:rFonts w:hint="eastAsia"/>
        </w:rPr>
        <w:t>倍精度浮動小数点</w:t>
      </w:r>
      <w:r w:rsidR="00E056CC">
        <w:rPr>
          <w:rFonts w:hint="eastAsia"/>
        </w:rPr>
        <w:t>数値を使用できない</w:t>
      </w:r>
      <w:r w:rsidR="00E056CC">
        <w:rPr>
          <w:rFonts w:hint="eastAsia"/>
        </w:rPr>
        <w:t>StringItem</w:t>
      </w:r>
      <w:r w:rsidR="00E056CC">
        <w:rPr>
          <w:rFonts w:hint="eastAsia"/>
        </w:rPr>
        <w:t>の</w:t>
      </w:r>
      <w:r w:rsidR="00DC49A1">
        <w:rPr>
          <w:rFonts w:hint="eastAsia"/>
        </w:rPr>
        <w:t>オブジェクト</w:t>
      </w:r>
      <w:r w:rsidR="002C60D6">
        <w:rPr>
          <w:rFonts w:hint="eastAsia"/>
        </w:rPr>
        <w:t>の</w:t>
      </w:r>
      <w:r w:rsidR="00E056CC">
        <w:rPr>
          <w:rFonts w:hint="eastAsia"/>
        </w:rPr>
        <w:t>場合、</w:t>
      </w:r>
      <w:r w:rsidRPr="00736086">
        <w:t>UnsupportedOperationException</w:t>
      </w:r>
      <w:r w:rsidRPr="00736086">
        <w:t>が投げられる</w:t>
      </w:r>
      <w:r w:rsidRPr="000C080F">
        <w:t>。</w:t>
      </w:r>
      <w:r w:rsidR="00E056CC">
        <w:rPr>
          <w:rFonts w:hint="eastAsia"/>
        </w:rPr>
        <w:t>このメソッドは</w:t>
      </w:r>
      <w:r w:rsidR="00DC49A1">
        <w:rPr>
          <w:rFonts w:hint="eastAsia"/>
        </w:rPr>
        <w:t>オブジェクト</w:t>
      </w:r>
      <w:r w:rsidR="00E056CC">
        <w:rPr>
          <w:rFonts w:hint="eastAsia"/>
        </w:rPr>
        <w:t>自身を返す。</w:t>
      </w:r>
    </w:p>
    <w:p w14:paraId="29EEBE74" w14:textId="77777777" w:rsidR="001140F8" w:rsidRPr="000C080F" w:rsidRDefault="001140F8" w:rsidP="00F93119"/>
    <w:p w14:paraId="470D32FE" w14:textId="77777777" w:rsidR="001140F8" w:rsidRPr="000C080F" w:rsidRDefault="001140F8" w:rsidP="00F93119">
      <w:r w:rsidRPr="000C080F">
        <w:t>Item add( String value ) throws UnsupportedOperationException</w:t>
      </w:r>
    </w:p>
    <w:p w14:paraId="606A25B8" w14:textId="67FD7DC2" w:rsidR="001140F8" w:rsidRPr="00D54D14" w:rsidRDefault="001140F8" w:rsidP="00F93119">
      <w:pPr>
        <w:rPr>
          <w:rFonts w:ascii="BatangChe" w:eastAsia="BatangChe" w:hAnsi="BatangChe" w:cs="BatangChe"/>
        </w:rPr>
      </w:pPr>
      <w:r w:rsidRPr="00736086">
        <w:t>Item</w:t>
      </w:r>
      <w:r w:rsidRPr="008F77FD">
        <w:t>の配列に</w:t>
      </w:r>
      <w:r w:rsidR="00E056CC" w:rsidRPr="008F77FD">
        <w:rPr>
          <w:rFonts w:hint="eastAsia"/>
        </w:rPr>
        <w:t>文字</w:t>
      </w:r>
      <w:r w:rsidRPr="008F77FD">
        <w:t>値を追加</w:t>
      </w:r>
      <w:r w:rsidR="00E056CC" w:rsidRPr="008F77FD">
        <w:rPr>
          <w:rFonts w:hint="eastAsia"/>
        </w:rPr>
        <w:t>する。</w:t>
      </w:r>
      <w:r w:rsidR="00D54D14" w:rsidRPr="008F77FD">
        <w:rPr>
          <w:rFonts w:hint="eastAsia"/>
        </w:rPr>
        <w:t>文字値が使用できない</w:t>
      </w:r>
      <w:del w:id="507" w:author="IRK" w:date="2020-04-13T11:00:00Z">
        <w:r w:rsidR="00393DEC" w:rsidRPr="008F77FD" w:rsidDel="004340A2">
          <w:rPr>
            <w:rFonts w:hint="eastAsia"/>
          </w:rPr>
          <w:delText xml:space="preserve"> </w:delText>
        </w:r>
      </w:del>
      <w:ins w:id="508" w:author="IRK" w:date="2020-04-13T11:00:00Z">
        <w:r w:rsidR="004340A2">
          <w:rPr>
            <w:rFonts w:hint="eastAsia"/>
          </w:rPr>
          <w:t>NumberItem</w:t>
        </w:r>
      </w:ins>
      <w:r w:rsidR="00DC49A1" w:rsidRPr="008F77FD">
        <w:rPr>
          <w:rFonts w:hint="eastAsia"/>
        </w:rPr>
        <w:t>オブジェクト</w:t>
      </w:r>
      <w:r w:rsidR="006D71DF" w:rsidRPr="008F77FD">
        <w:rPr>
          <w:rFonts w:hint="eastAsia"/>
        </w:rPr>
        <w:t>の場合</w:t>
      </w:r>
      <w:r w:rsidRPr="00736086">
        <w:rPr>
          <w:rFonts w:hint="eastAsia"/>
        </w:rPr>
        <w:t>、</w:t>
      </w:r>
      <w:r w:rsidRPr="00736086">
        <w:t>UnsupportedOperationException</w:t>
      </w:r>
      <w:r w:rsidRPr="000C080F">
        <w:t>が投げられる。</w:t>
      </w:r>
      <w:r w:rsidR="00D54D14">
        <w:rPr>
          <w:rFonts w:hint="eastAsia"/>
        </w:rPr>
        <w:t>このメソッドは</w:t>
      </w:r>
      <w:r w:rsidR="00DC49A1">
        <w:rPr>
          <w:rFonts w:hint="eastAsia"/>
        </w:rPr>
        <w:t>オブジェクト</w:t>
      </w:r>
      <w:r w:rsidR="00D54D14">
        <w:rPr>
          <w:rFonts w:hint="eastAsia"/>
        </w:rPr>
        <w:t>自身を返す。</w:t>
      </w:r>
    </w:p>
    <w:p w14:paraId="6335EFD0" w14:textId="5F62E8D4" w:rsidR="001140F8" w:rsidRDefault="001140F8" w:rsidP="00F93119"/>
    <w:p w14:paraId="1DCF79D3" w14:textId="3BD4A240" w:rsidR="00393DEC" w:rsidRPr="000C080F" w:rsidRDefault="00393DEC" w:rsidP="00F93119">
      <w:r w:rsidRPr="000C080F">
        <w:t xml:space="preserve">Item add( </w:t>
      </w:r>
      <w:r>
        <w:rPr>
          <w:rFonts w:hint="eastAsia"/>
        </w:rPr>
        <w:t>BigDecimal</w:t>
      </w:r>
      <w:r w:rsidRPr="000C080F">
        <w:t xml:space="preserve"> value ) throws UnsupportedOperationException</w:t>
      </w:r>
    </w:p>
    <w:p w14:paraId="3B815C1C" w14:textId="02CE7B15" w:rsidR="00393DEC" w:rsidRPr="000C080F" w:rsidRDefault="00393DEC" w:rsidP="00F93119">
      <w:r w:rsidRPr="00736086">
        <w:t>Item</w:t>
      </w:r>
      <w:r w:rsidRPr="00736086">
        <w:t>の</w:t>
      </w:r>
      <w:r w:rsidRPr="000C080F">
        <w:t>配列に</w:t>
      </w:r>
      <w:r>
        <w:rPr>
          <w:rFonts w:hint="eastAsia"/>
        </w:rPr>
        <w:t>BigDecimal</w:t>
      </w:r>
      <w:r>
        <w:rPr>
          <w:rFonts w:hint="eastAsia"/>
        </w:rPr>
        <w:t>値</w:t>
      </w:r>
      <w:r w:rsidRPr="000C080F">
        <w:t>を追加</w:t>
      </w:r>
      <w:r>
        <w:rPr>
          <w:rFonts w:hint="eastAsia"/>
        </w:rPr>
        <w:t>する。</w:t>
      </w:r>
      <w:del w:id="509" w:author="IRK" w:date="2020-04-13T11:01:00Z">
        <w:r w:rsidRPr="00393DEC" w:rsidDel="004340A2">
          <w:rPr>
            <w:rFonts w:hint="eastAsia"/>
          </w:rPr>
          <w:delText xml:space="preserve"> </w:delText>
        </w:r>
      </w:del>
      <w:r>
        <w:rPr>
          <w:rFonts w:hint="eastAsia"/>
        </w:rPr>
        <w:t>BigDecimal</w:t>
      </w:r>
      <w:r>
        <w:rPr>
          <w:rFonts w:hint="eastAsia"/>
        </w:rPr>
        <w:t>値を使用できないオブジェクトの場合、</w:t>
      </w:r>
      <w:r w:rsidRPr="00736086">
        <w:t>UnsupportedOperationException</w:t>
      </w:r>
      <w:r w:rsidRPr="00736086">
        <w:t>が投げられる</w:t>
      </w:r>
      <w:r w:rsidRPr="000C080F">
        <w:t>。</w:t>
      </w:r>
      <w:r>
        <w:rPr>
          <w:rFonts w:hint="eastAsia"/>
        </w:rPr>
        <w:t>このメソッドはオブジェクト自身を返す。</w:t>
      </w:r>
    </w:p>
    <w:p w14:paraId="708AF46A" w14:textId="77777777" w:rsidR="00393DEC" w:rsidRPr="000C080F" w:rsidRDefault="00393DEC" w:rsidP="00F93119"/>
    <w:p w14:paraId="0EEAE7D2" w14:textId="60BEBAC7" w:rsidR="001140F8" w:rsidRPr="00D6472E" w:rsidRDefault="001140F8" w:rsidP="00F93119">
      <w:r w:rsidRPr="000C080F">
        <w:t>double getNum</w:t>
      </w:r>
      <w:r w:rsidR="002C60D6">
        <w:t>ber</w:t>
      </w:r>
      <w:r w:rsidRPr="000C080F">
        <w:t xml:space="preserve">( int index ) throws UnsupportedOperationException, </w:t>
      </w:r>
      <w:r w:rsidRPr="00D6472E">
        <w:t>IndexOutOfBoundsException</w:t>
      </w:r>
    </w:p>
    <w:p w14:paraId="64CC1916" w14:textId="35E1CF5E" w:rsidR="001140F8" w:rsidRPr="00D6472E" w:rsidRDefault="001140F8" w:rsidP="00F93119">
      <w:r w:rsidRPr="00736086">
        <w:t>Item</w:t>
      </w:r>
      <w:r w:rsidRPr="00D6472E">
        <w:t>値の配列の</w:t>
      </w:r>
      <w:r w:rsidRPr="00736086">
        <w:t>index</w:t>
      </w:r>
      <w:r w:rsidR="00ED2327" w:rsidRPr="00736086">
        <w:t>番目</w:t>
      </w:r>
      <w:r w:rsidRPr="00736086">
        <w:t>の</w:t>
      </w:r>
      <w:r w:rsidR="00393DEC" w:rsidRPr="00393DEC">
        <w:rPr>
          <w:rFonts w:hint="eastAsia"/>
        </w:rPr>
        <w:t>倍精度浮動小数点</w:t>
      </w:r>
      <w:r w:rsidRPr="00736086">
        <w:t>数値を返す。</w:t>
      </w:r>
      <w:r w:rsidRPr="00736086">
        <w:t>index</w:t>
      </w:r>
      <w:r w:rsidRPr="00736086">
        <w:t>は、</w:t>
      </w:r>
      <w:r w:rsidRPr="00736086">
        <w:t>0</w:t>
      </w:r>
      <w:r w:rsidRPr="00736086">
        <w:t>ベース</w:t>
      </w:r>
      <w:r w:rsidRPr="00736086">
        <w:t>(0-base)</w:t>
      </w:r>
      <w:r w:rsidRPr="00736086">
        <w:t>のインデックスである。配列の長さが</w:t>
      </w:r>
      <w:r w:rsidRPr="00736086">
        <w:t>index</w:t>
      </w:r>
      <w:r w:rsidRPr="00736086">
        <w:t>より</w:t>
      </w:r>
      <w:r w:rsidRPr="00736086">
        <w:rPr>
          <w:rFonts w:hint="eastAsia"/>
        </w:rPr>
        <w:t>小さい場合</w:t>
      </w:r>
      <w:r w:rsidRPr="00736086">
        <w:t>、</w:t>
      </w:r>
      <w:r w:rsidRPr="00736086">
        <w:t>java.lang.IndexOutOfBoundsException</w:t>
      </w:r>
      <w:r w:rsidRPr="00736086">
        <w:t>が投げられる。</w:t>
      </w:r>
      <w:r w:rsidR="006D71DF">
        <w:rPr>
          <w:rFonts w:hint="eastAsia"/>
        </w:rPr>
        <w:t>数値を使用できない</w:t>
      </w:r>
      <w:del w:id="510" w:author="IRK" w:date="2020-04-13T11:03:00Z">
        <w:r w:rsidR="00393DEC" w:rsidRPr="00F728C5" w:rsidDel="004340A2">
          <w:delText xml:space="preserve"> </w:delText>
        </w:r>
      </w:del>
      <w:r w:rsidR="00107E96" w:rsidRPr="00F728C5">
        <w:rPr>
          <w:rFonts w:hint="eastAsia"/>
        </w:rPr>
        <w:t>オブジェクト</w:t>
      </w:r>
      <w:r w:rsidR="001746DC">
        <w:rPr>
          <w:rFonts w:hint="eastAsia"/>
        </w:rPr>
        <w:t>の場合、</w:t>
      </w:r>
      <w:r w:rsidRPr="00736086">
        <w:t>UnsupportedOperationException</w:t>
      </w:r>
      <w:r w:rsidRPr="00D6472E">
        <w:t>が投げられる。</w:t>
      </w:r>
    </w:p>
    <w:p w14:paraId="32DD2B61" w14:textId="77777777" w:rsidR="004340A2" w:rsidRDefault="004340A2" w:rsidP="00F93119">
      <w:pPr>
        <w:rPr>
          <w:ins w:id="511" w:author="IRK" w:date="2020-04-13T11:04:00Z"/>
        </w:rPr>
      </w:pPr>
    </w:p>
    <w:p w14:paraId="04EB4ADF" w14:textId="0BB2B39F" w:rsidR="001140F8" w:rsidRPr="00D6472E" w:rsidDel="00C27399" w:rsidRDefault="001140F8" w:rsidP="00F93119">
      <w:pPr>
        <w:rPr>
          <w:del w:id="512" w:author="IRK" w:date="2020-03-13T09:28:00Z"/>
        </w:rPr>
      </w:pPr>
      <w:del w:id="513" w:author="IRK" w:date="2020-04-13T11:04:00Z">
        <w:r w:rsidRPr="00D6472E" w:rsidDel="004340A2">
          <w:delText xml:space="preserve"> </w:delText>
        </w:r>
      </w:del>
    </w:p>
    <w:p w14:paraId="51A3F360" w14:textId="10106027" w:rsidR="001140F8" w:rsidRPr="00D6472E" w:rsidRDefault="001140F8" w:rsidP="00F93119">
      <w:r w:rsidRPr="00D6472E">
        <w:t xml:space="preserve">String </w:t>
      </w:r>
      <w:r w:rsidR="002C60D6" w:rsidRPr="00D6472E">
        <w:t>getStr</w:t>
      </w:r>
      <w:r w:rsidR="002C60D6">
        <w:t>ing</w:t>
      </w:r>
      <w:r w:rsidRPr="00D6472E">
        <w:t>( int index ) throws UnsupportedOperationException, IndexOutOfBoundsException</w:t>
      </w:r>
    </w:p>
    <w:p w14:paraId="19BC83B7" w14:textId="007F95A5" w:rsidR="001140F8" w:rsidRPr="00D6472E" w:rsidRDefault="001140F8" w:rsidP="00F93119">
      <w:r w:rsidRPr="00736086">
        <w:t>Item</w:t>
      </w:r>
      <w:r w:rsidRPr="00736086">
        <w:t>値の配列の</w:t>
      </w:r>
      <w:r w:rsidRPr="00736086">
        <w:t>index</w:t>
      </w:r>
      <w:r w:rsidRPr="00736086">
        <w:t>番目の</w:t>
      </w:r>
      <w:r w:rsidR="001746DC">
        <w:rPr>
          <w:rFonts w:hint="eastAsia"/>
        </w:rPr>
        <w:t>文字</w:t>
      </w:r>
      <w:r w:rsidRPr="00736086">
        <w:t>値を返す。</w:t>
      </w:r>
      <w:r w:rsidRPr="00736086">
        <w:t>index</w:t>
      </w:r>
      <w:r w:rsidRPr="00736086">
        <w:t>は、</w:t>
      </w:r>
      <w:r w:rsidRPr="00736086">
        <w:t>0</w:t>
      </w:r>
      <w:r w:rsidRPr="00736086">
        <w:t>ベース</w:t>
      </w:r>
      <w:r w:rsidRPr="00736086">
        <w:t>(0-base)</w:t>
      </w:r>
      <w:r w:rsidRPr="00736086">
        <w:t>のインデックスである。配列の長さが</w:t>
      </w:r>
      <w:r w:rsidRPr="00736086">
        <w:t>index</w:t>
      </w:r>
      <w:r w:rsidRPr="00736086">
        <w:t>より</w:t>
      </w:r>
      <w:r w:rsidRPr="00736086">
        <w:rPr>
          <w:rFonts w:hint="eastAsia"/>
        </w:rPr>
        <w:t>小さい場合</w:t>
      </w:r>
      <w:r w:rsidRPr="00736086">
        <w:t>、</w:t>
      </w:r>
      <w:r w:rsidRPr="00736086">
        <w:t>java.lang.IndexOutOfBoundsException</w:t>
      </w:r>
      <w:r w:rsidRPr="00736086">
        <w:t>が投げられる。</w:t>
      </w:r>
      <w:r w:rsidRPr="00736086">
        <w:rPr>
          <w:rFonts w:hint="eastAsia"/>
        </w:rPr>
        <w:t>文字</w:t>
      </w:r>
      <w:r w:rsidR="001746DC">
        <w:rPr>
          <w:rFonts w:hint="eastAsia"/>
        </w:rPr>
        <w:t>値</w:t>
      </w:r>
      <w:r w:rsidR="000C0792">
        <w:rPr>
          <w:rFonts w:hint="eastAsia"/>
        </w:rPr>
        <w:t>は</w:t>
      </w:r>
      <w:r w:rsidR="001746DC">
        <w:rPr>
          <w:rFonts w:hint="eastAsia"/>
        </w:rPr>
        <w:t>使用できない</w:t>
      </w:r>
      <w:r w:rsidR="00DC49A1" w:rsidRPr="008F77FD">
        <w:rPr>
          <w:rFonts w:hint="eastAsia"/>
        </w:rPr>
        <w:t>オブジェクト</w:t>
      </w:r>
      <w:r w:rsidR="00FC2A73">
        <w:rPr>
          <w:rFonts w:hint="eastAsia"/>
        </w:rPr>
        <w:t>の</w:t>
      </w:r>
      <w:r w:rsidRPr="00736086">
        <w:t>場合は、</w:t>
      </w:r>
      <w:r w:rsidRPr="00736086">
        <w:t>UnsupportedOperationException</w:t>
      </w:r>
      <w:r w:rsidRPr="00D6472E">
        <w:t>が投げられる。</w:t>
      </w:r>
    </w:p>
    <w:p w14:paraId="7015D526" w14:textId="0BD1C8D0" w:rsidR="001140F8" w:rsidRDefault="001140F8" w:rsidP="00F93119"/>
    <w:p w14:paraId="0A119BDF" w14:textId="605027DF" w:rsidR="00990723" w:rsidRPr="00990723" w:rsidRDefault="00990723" w:rsidP="00F93119">
      <w:r>
        <w:t>BigDecimal getDecimal( int index ) throws</w:t>
      </w:r>
      <w:r>
        <w:rPr>
          <w:rFonts w:hint="eastAsia"/>
        </w:rPr>
        <w:t xml:space="preserve"> </w:t>
      </w:r>
      <w:r>
        <w:t>UnsupportedOperationException, IndexOutOfBoundsException</w:t>
      </w:r>
    </w:p>
    <w:p w14:paraId="6538F8FD" w14:textId="11923CF3" w:rsidR="00990723" w:rsidRPr="00D6472E" w:rsidRDefault="00990723" w:rsidP="00F93119">
      <w:r w:rsidRPr="00736086">
        <w:t>Item</w:t>
      </w:r>
      <w:r w:rsidRPr="00736086">
        <w:t>値の配列の</w:t>
      </w:r>
      <w:r w:rsidRPr="00736086">
        <w:t>index</w:t>
      </w:r>
      <w:r w:rsidRPr="00736086">
        <w:t>番目の</w:t>
      </w:r>
      <w:r>
        <w:t>BigDecimal</w:t>
      </w:r>
      <w:r w:rsidRPr="00736086">
        <w:t>値を返す。</w:t>
      </w:r>
      <w:r w:rsidRPr="00736086">
        <w:t>index</w:t>
      </w:r>
      <w:r w:rsidRPr="00736086">
        <w:t>は、</w:t>
      </w:r>
      <w:r w:rsidRPr="00736086">
        <w:t>0</w:t>
      </w:r>
      <w:r w:rsidRPr="00736086">
        <w:t>ベース</w:t>
      </w:r>
      <w:r w:rsidRPr="00736086">
        <w:t>(0-base)</w:t>
      </w:r>
      <w:r w:rsidRPr="00736086">
        <w:t>のインデックスである。配列の長さが</w:t>
      </w:r>
      <w:r w:rsidRPr="00736086">
        <w:t>index</w:t>
      </w:r>
      <w:r w:rsidRPr="00736086">
        <w:t>より</w:t>
      </w:r>
      <w:r w:rsidRPr="00736086">
        <w:rPr>
          <w:rFonts w:hint="eastAsia"/>
        </w:rPr>
        <w:t>小さい場合</w:t>
      </w:r>
      <w:r w:rsidRPr="00736086">
        <w:t>、</w:t>
      </w:r>
      <w:r w:rsidRPr="00736086">
        <w:t>java.lang.IndexOutOfBoundsException</w:t>
      </w:r>
      <w:r w:rsidRPr="00736086">
        <w:t>が投げられる。</w:t>
      </w:r>
      <w:r>
        <w:t>BigDecimal</w:t>
      </w:r>
      <w:r>
        <w:rPr>
          <w:rFonts w:hint="eastAsia"/>
        </w:rPr>
        <w:t>値は使用できない</w:t>
      </w:r>
      <w:r w:rsidRPr="008F77FD">
        <w:rPr>
          <w:rFonts w:hint="eastAsia"/>
        </w:rPr>
        <w:t>オブジェクト</w:t>
      </w:r>
      <w:r>
        <w:rPr>
          <w:rFonts w:hint="eastAsia"/>
        </w:rPr>
        <w:t>の</w:t>
      </w:r>
      <w:r w:rsidRPr="00736086">
        <w:t>場合は、</w:t>
      </w:r>
      <w:r w:rsidRPr="00736086">
        <w:t>UnsupportedOperationException</w:t>
      </w:r>
      <w:r w:rsidRPr="00D6472E">
        <w:t>が投げられる。</w:t>
      </w:r>
    </w:p>
    <w:p w14:paraId="41E700AA" w14:textId="39D7CC92" w:rsidR="00990723" w:rsidRDefault="00990723" w:rsidP="00F93119"/>
    <w:p w14:paraId="26CFC69F" w14:textId="76876D87" w:rsidR="00990723" w:rsidRPr="00990723" w:rsidRDefault="00990723" w:rsidP="00F93119">
      <w:r w:rsidRPr="00990723">
        <w:t>NumericMode getNumericMode() throws UnsupportedOperationException</w:t>
      </w:r>
    </w:p>
    <w:p w14:paraId="1FEC8386" w14:textId="77777777" w:rsidR="00990723" w:rsidRPr="00D6472E" w:rsidRDefault="00990723" w:rsidP="00F93119">
      <w:r w:rsidRPr="00F728C5">
        <w:rPr>
          <w:rStyle w:val="aff2"/>
          <w:rFonts w:asciiTheme="majorHAnsi" w:eastAsia="ＭＳ Ｐゴシック" w:hAnsiTheme="majorHAnsi" w:cstheme="majorHAnsi"/>
          <w:sz w:val="20"/>
          <w:szCs w:val="20"/>
        </w:rPr>
        <w:t>Item</w:t>
      </w:r>
      <w:r w:rsidRPr="000C080F">
        <w:t>オブジェクトの</w:t>
      </w:r>
      <w:r>
        <w:rPr>
          <w:rFonts w:hint="eastAsia"/>
        </w:rPr>
        <w:t>数値型モード</w:t>
      </w:r>
      <w:r w:rsidRPr="000C080F">
        <w:t>を返す。</w:t>
      </w:r>
      <w:r>
        <w:rPr>
          <w:rFonts w:hint="eastAsia"/>
        </w:rPr>
        <w:t>数値型を使用できないオブジェクトの場合は</w:t>
      </w:r>
      <w:r w:rsidRPr="00736086">
        <w:t>、</w:t>
      </w:r>
      <w:r w:rsidRPr="00736086">
        <w:t>UnsupportedOperationException</w:t>
      </w:r>
      <w:r w:rsidRPr="00D6472E">
        <w:t>が投げられる。</w:t>
      </w:r>
    </w:p>
    <w:p w14:paraId="396485B0" w14:textId="77777777" w:rsidR="00990723" w:rsidRPr="00D6472E" w:rsidRDefault="00990723" w:rsidP="00F93119"/>
    <w:p w14:paraId="109F1290" w14:textId="7D1C647F" w:rsidR="001140F8" w:rsidRPr="00D6472E" w:rsidRDefault="001140F8" w:rsidP="00F93119">
      <w:r w:rsidRPr="00D164BC">
        <w:t>Item.add</w:t>
      </w:r>
      <w:r w:rsidRPr="00D164BC">
        <w:t>メソッドは自身の参照</w:t>
      </w:r>
      <w:r w:rsidRPr="00D164BC">
        <w:rPr>
          <w:rFonts w:hint="eastAsia"/>
        </w:rPr>
        <w:t>値</w:t>
      </w:r>
      <w:r w:rsidRPr="00D164BC">
        <w:t>を返す</w:t>
      </w:r>
      <w:r w:rsidR="002C60D6">
        <w:rPr>
          <w:rFonts w:hint="eastAsia"/>
        </w:rPr>
        <w:t>ため</w:t>
      </w:r>
      <w:r w:rsidRPr="00D164BC">
        <w:t>、</w:t>
      </w:r>
      <w:r w:rsidRPr="00D164BC">
        <w:t>add</w:t>
      </w:r>
      <w:r w:rsidRPr="00D164BC">
        <w:t>メソッド</w:t>
      </w:r>
      <w:r w:rsidRPr="00D6472E">
        <w:t>を連結するコーディングパターン</w:t>
      </w:r>
      <w:r w:rsidRPr="00D6472E">
        <w:rPr>
          <w:rFonts w:hint="eastAsia"/>
        </w:rPr>
        <w:t>が</w:t>
      </w:r>
      <w:r w:rsidRPr="00D6472E">
        <w:t>使用できる。</w:t>
      </w:r>
      <w:del w:id="514" w:author="IRK" w:date="2020-03-12T17:01:00Z">
        <w:r w:rsidRPr="00D6472E" w:rsidDel="00D31B86">
          <w:delText>表</w:delText>
        </w:r>
        <w:r w:rsidR="00506585" w:rsidDel="00D31B86">
          <w:rPr>
            <w:rFonts w:hint="eastAsia"/>
          </w:rPr>
          <w:delText>1</w:delText>
        </w:r>
        <w:r w:rsidR="00990723" w:rsidDel="00D31B86">
          <w:rPr>
            <w:rFonts w:hint="eastAsia"/>
          </w:rPr>
          <w:delText>4</w:delText>
        </w:r>
      </w:del>
      <w:ins w:id="515" w:author="IRK" w:date="2020-03-12T17:01:00Z">
        <w:r w:rsidR="00D31B86">
          <w:fldChar w:fldCharType="begin"/>
        </w:r>
        <w:r w:rsidR="00D31B86">
          <w:instrText xml:space="preserve"> </w:instrText>
        </w:r>
        <w:r w:rsidR="00D31B86">
          <w:rPr>
            <w:rFonts w:hint="eastAsia"/>
          </w:rPr>
          <w:instrText>REF _Ref34924933 \h</w:instrText>
        </w:r>
        <w:r w:rsidR="00D31B86">
          <w:instrText xml:space="preserve"> </w:instrText>
        </w:r>
      </w:ins>
      <w:r w:rsidR="00D31B86">
        <w:fldChar w:fldCharType="separate"/>
      </w:r>
      <w:r w:rsidR="0092459D">
        <w:t>[</w:t>
      </w:r>
      <w:ins w:id="516" w:author="IRK" w:date="2020-03-12T14:54:00Z">
        <w:r w:rsidR="0092459D">
          <w:rPr>
            <w:rFonts w:hint="eastAsia"/>
          </w:rPr>
          <w:t>表</w:t>
        </w:r>
        <w:r w:rsidR="0092459D">
          <w:rPr>
            <w:rFonts w:hint="eastAsia"/>
          </w:rPr>
          <w:t xml:space="preserve"> </w:t>
        </w:r>
      </w:ins>
      <w:r w:rsidR="0092459D">
        <w:rPr>
          <w:noProof/>
        </w:rPr>
        <w:t>14</w:t>
      </w:r>
      <w:r w:rsidR="0092459D">
        <w:t xml:space="preserve"> </w:t>
      </w:r>
      <w:r w:rsidR="0092459D">
        <w:rPr>
          <w:noProof/>
        </w:rPr>
        <w:t>簡略化された</w:t>
      </w:r>
      <w:r w:rsidR="0092459D">
        <w:rPr>
          <w:rFonts w:eastAsia="Malgun Gothic" w:hint="eastAsia"/>
          <w:noProof/>
        </w:rPr>
        <w:t>Number</w:t>
      </w:r>
      <w:r w:rsidR="0092459D">
        <w:rPr>
          <w:noProof/>
        </w:rPr>
        <w:t>Item</w:t>
      </w:r>
      <w:r w:rsidR="0092459D">
        <w:rPr>
          <w:noProof/>
        </w:rPr>
        <w:t>の例</w:t>
      </w:r>
      <w:r w:rsidR="0092459D">
        <w:rPr>
          <w:rFonts w:eastAsia="Malgun Gothic" w:hint="eastAsia"/>
          <w:noProof/>
        </w:rPr>
        <w:t>]</w:t>
      </w:r>
      <w:ins w:id="517" w:author="IRK" w:date="2020-03-12T17:01:00Z">
        <w:r w:rsidR="00D31B86">
          <w:fldChar w:fldCharType="end"/>
        </w:r>
      </w:ins>
      <w:r w:rsidRPr="00D6472E">
        <w:t>は、</w:t>
      </w:r>
      <w:r w:rsidR="000C6774">
        <w:rPr>
          <w:rFonts w:hint="eastAsia"/>
        </w:rPr>
        <w:t>そのような</w:t>
      </w:r>
      <w:r w:rsidRPr="00D6472E">
        <w:t>パターンを使用して</w:t>
      </w:r>
      <w:del w:id="518" w:author="IRK" w:date="2020-03-12T17:02:00Z">
        <w:r w:rsidRPr="00D6472E" w:rsidDel="00D31B86">
          <w:delText>表</w:delText>
        </w:r>
        <w:r w:rsidRPr="00D6472E" w:rsidDel="00D31B86">
          <w:delText>1</w:delText>
        </w:r>
        <w:r w:rsidR="00990723" w:rsidDel="00D31B86">
          <w:rPr>
            <w:rFonts w:hint="eastAsia"/>
          </w:rPr>
          <w:delText>3</w:delText>
        </w:r>
      </w:del>
      <w:ins w:id="519" w:author="IRK" w:date="2020-03-12T17:02:00Z">
        <w:r w:rsidR="00D31B86">
          <w:fldChar w:fldCharType="begin"/>
        </w:r>
        <w:r w:rsidR="00D31B86">
          <w:instrText xml:space="preserve"> </w:instrText>
        </w:r>
        <w:r w:rsidR="00D31B86">
          <w:rPr>
            <w:rFonts w:hint="eastAsia"/>
          </w:rPr>
          <w:instrText>REF _Ref34924957 \h</w:instrText>
        </w:r>
        <w:r w:rsidR="00D31B86">
          <w:instrText xml:space="preserve"> </w:instrText>
        </w:r>
      </w:ins>
      <w:r w:rsidR="00D31B86">
        <w:fldChar w:fldCharType="separate"/>
      </w:r>
      <w:r w:rsidR="0092459D">
        <w:t>[</w:t>
      </w:r>
      <w:ins w:id="520" w:author="IRK" w:date="2020-03-12T14:54:00Z">
        <w:r w:rsidR="0092459D">
          <w:rPr>
            <w:rFonts w:hint="eastAsia"/>
          </w:rPr>
          <w:t>表</w:t>
        </w:r>
        <w:r w:rsidR="0092459D">
          <w:rPr>
            <w:rFonts w:hint="eastAsia"/>
          </w:rPr>
          <w:t xml:space="preserve"> </w:t>
        </w:r>
      </w:ins>
      <w:r w:rsidR="0092459D">
        <w:rPr>
          <w:noProof/>
        </w:rPr>
        <w:t>13</w:t>
      </w:r>
      <w:r w:rsidR="0092459D">
        <w:t xml:space="preserve"> Number</w:t>
      </w:r>
      <w:r w:rsidR="0092459D">
        <w:rPr>
          <w:noProof/>
        </w:rPr>
        <w:t>Item</w:t>
      </w:r>
      <w:r w:rsidR="0092459D">
        <w:rPr>
          <w:noProof/>
        </w:rPr>
        <w:t>の例</w:t>
      </w:r>
      <w:r w:rsidR="0092459D">
        <w:rPr>
          <w:rFonts w:eastAsia="Malgun Gothic" w:hint="eastAsia"/>
          <w:noProof/>
        </w:rPr>
        <w:t>]</w:t>
      </w:r>
      <w:ins w:id="521" w:author="IRK" w:date="2020-03-12T17:02:00Z">
        <w:r w:rsidR="00D31B86">
          <w:fldChar w:fldCharType="end"/>
        </w:r>
      </w:ins>
      <w:r w:rsidRPr="00D6472E">
        <w:t>のコードを修正したもので</w:t>
      </w:r>
      <w:r w:rsidRPr="00D6472E">
        <w:rPr>
          <w:rFonts w:hint="eastAsia"/>
        </w:rPr>
        <w:t>あり</w:t>
      </w:r>
      <w:r w:rsidRPr="00D6472E">
        <w:t>、両コードは</w:t>
      </w:r>
      <w:r w:rsidRPr="00D6472E">
        <w:rPr>
          <w:rFonts w:hint="eastAsia"/>
        </w:rPr>
        <w:t>同様</w:t>
      </w:r>
      <w:r w:rsidRPr="00D6472E">
        <w:t>に動作する。</w:t>
      </w:r>
    </w:p>
    <w:p w14:paraId="4197C640" w14:textId="77777777" w:rsidR="001140F8" w:rsidRDefault="001140F8" w:rsidP="00F93119"/>
    <w:p w14:paraId="769D57F8" w14:textId="51E06667" w:rsidR="002C62BF" w:rsidRPr="002C62BF" w:rsidRDefault="002C62BF" w:rsidP="00F93119">
      <w:pPr>
        <w:pStyle w:val="af5"/>
        <w:rPr>
          <w:rFonts w:eastAsia="Malgun Gothic"/>
          <w:noProof/>
        </w:rPr>
      </w:pPr>
      <w:bookmarkStart w:id="522" w:name="_Ref34924957"/>
      <w:bookmarkStart w:id="523" w:name="_Toc40799236"/>
      <w:r>
        <w:t>[</w:t>
      </w:r>
      <w:del w:id="524" w:author="IRK" w:date="2020-03-12T14:54: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990723" w:rsidDel="00E83DE0">
          <w:rPr>
            <w:noProof/>
          </w:rPr>
          <w:delText>13</w:delText>
        </w:r>
        <w:r w:rsidR="00E65728" w:rsidDel="00E83DE0">
          <w:rPr>
            <w:noProof/>
          </w:rPr>
          <w:fldChar w:fldCharType="end"/>
        </w:r>
      </w:del>
      <w:ins w:id="525"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13</w:t>
      </w:r>
      <w:ins w:id="526" w:author="IRK" w:date="2020-03-12T14:54:00Z">
        <w:r w:rsidR="00E83DE0">
          <w:fldChar w:fldCharType="end"/>
        </w:r>
      </w:ins>
      <w:r>
        <w:t xml:space="preserve"> </w:t>
      </w:r>
      <w:r w:rsidR="00FC2A73">
        <w:t>Number</w:t>
      </w:r>
      <w:r>
        <w:rPr>
          <w:noProof/>
        </w:rPr>
        <w:t>Item</w:t>
      </w:r>
      <w:r>
        <w:rPr>
          <w:noProof/>
        </w:rPr>
        <w:t>の例</w:t>
      </w:r>
      <w:r>
        <w:rPr>
          <w:rFonts w:eastAsia="Malgun Gothic" w:hint="eastAsia"/>
          <w:noProof/>
        </w:rPr>
        <w:t>]</w:t>
      </w:r>
      <w:bookmarkEnd w:id="522"/>
      <w:bookmarkEnd w:id="523"/>
    </w:p>
    <w:tbl>
      <w:tblPr>
        <w:tblStyle w:val="af4"/>
        <w:tblW w:w="0" w:type="auto"/>
        <w:jc w:val="center"/>
        <w:tblLook w:val="04A0" w:firstRow="1" w:lastRow="0" w:firstColumn="1" w:lastColumn="0" w:noHBand="0" w:noVBand="1"/>
        <w:tblPrChange w:id="527" w:author="IRK" w:date="2020-04-14T15:28:00Z">
          <w:tblPr>
            <w:tblStyle w:val="af4"/>
            <w:tblW w:w="0" w:type="auto"/>
            <w:tblInd w:w="108" w:type="dxa"/>
            <w:tblLook w:val="04A0" w:firstRow="1" w:lastRow="0" w:firstColumn="1" w:lastColumn="0" w:noHBand="0" w:noVBand="1"/>
          </w:tblPr>
        </w:tblPrChange>
      </w:tblPr>
      <w:tblGrid>
        <w:gridCol w:w="9463"/>
        <w:tblGridChange w:id="528">
          <w:tblGrid>
            <w:gridCol w:w="9463"/>
          </w:tblGrid>
        </w:tblGridChange>
      </w:tblGrid>
      <w:tr w:rsidR="001140F8" w14:paraId="5CDD5D63" w14:textId="77777777" w:rsidTr="005D0672">
        <w:trPr>
          <w:jc w:val="center"/>
        </w:trPr>
        <w:tc>
          <w:tcPr>
            <w:tcW w:w="9463" w:type="dxa"/>
            <w:tcPrChange w:id="529" w:author="IRK" w:date="2020-04-14T15:28:00Z">
              <w:tcPr>
                <w:tcW w:w="9463" w:type="dxa"/>
              </w:tcPr>
            </w:tcPrChange>
          </w:tcPr>
          <w:p w14:paraId="0D44B351" w14:textId="77777777" w:rsidR="00FC2A73" w:rsidRDefault="00FC2A73">
            <w:pPr>
              <w:pStyle w:val="1b"/>
              <w:pPrChange w:id="530" w:author="IRK" w:date="2020-04-14T13:48:00Z">
                <w:pPr/>
              </w:pPrChange>
            </w:pPr>
            <w:r>
              <w:t xml:space="preserve">1 </w:t>
            </w:r>
            <w:r>
              <w:rPr>
                <w:rFonts w:hint="eastAsia"/>
              </w:rPr>
              <w:t>Number</w:t>
            </w:r>
            <w:r>
              <w:t xml:space="preserve">Item item = new </w:t>
            </w:r>
            <w:r>
              <w:rPr>
                <w:rFonts w:hint="eastAsia"/>
              </w:rPr>
              <w:t>Number</w:t>
            </w:r>
            <w:r>
              <w:t>Item( "ITEMIDHERE" );</w:t>
            </w:r>
          </w:p>
          <w:p w14:paraId="1F9FE566" w14:textId="77777777" w:rsidR="00FC2A73" w:rsidRDefault="00FC2A73">
            <w:pPr>
              <w:pStyle w:val="1b"/>
              <w:pPrChange w:id="531" w:author="IRK" w:date="2020-04-14T13:48:00Z">
                <w:pPr/>
              </w:pPrChange>
            </w:pPr>
            <w:r>
              <w:lastRenderedPageBreak/>
              <w:t>2 item.add( 1.0 );</w:t>
            </w:r>
          </w:p>
          <w:p w14:paraId="54302BA8" w14:textId="77777777" w:rsidR="00FC2A73" w:rsidRDefault="00FC2A73">
            <w:pPr>
              <w:pStyle w:val="1b"/>
              <w:pPrChange w:id="532" w:author="IRK" w:date="2020-04-14T13:48:00Z">
                <w:pPr/>
              </w:pPrChange>
            </w:pPr>
            <w:r>
              <w:t>3 item.add( 2.0 );</w:t>
            </w:r>
          </w:p>
          <w:p w14:paraId="5707AF4F" w14:textId="77777777" w:rsidR="001140F8" w:rsidRDefault="00FC2A73">
            <w:pPr>
              <w:pStyle w:val="1b"/>
              <w:pPrChange w:id="533" w:author="IRK" w:date="2020-04-14T13:48:00Z">
                <w:pPr>
                  <w:pStyle w:val="aff1"/>
                </w:pPr>
              </w:pPrChange>
            </w:pPr>
            <w:r>
              <w:t>4 item.add( 3.0 );</w:t>
            </w:r>
          </w:p>
        </w:tc>
      </w:tr>
    </w:tbl>
    <w:p w14:paraId="33548A30" w14:textId="77777777" w:rsidR="002C62BF" w:rsidRPr="00DF013E" w:rsidRDefault="002C62BF" w:rsidP="00F93119"/>
    <w:p w14:paraId="4D462A81" w14:textId="5207A5D1" w:rsidR="00EF132A" w:rsidRPr="00EF132A" w:rsidRDefault="00EF132A" w:rsidP="00F93119">
      <w:pPr>
        <w:pStyle w:val="af5"/>
        <w:rPr>
          <w:rFonts w:eastAsia="Malgun Gothic"/>
        </w:rPr>
      </w:pPr>
      <w:bookmarkStart w:id="534" w:name="_Ref34924933"/>
      <w:bookmarkStart w:id="535" w:name="_Toc40799237"/>
      <w:r>
        <w:t>[</w:t>
      </w:r>
      <w:del w:id="536" w:author="IRK" w:date="2020-03-12T14:54: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990723" w:rsidDel="00E83DE0">
          <w:rPr>
            <w:noProof/>
          </w:rPr>
          <w:delText>14</w:delText>
        </w:r>
        <w:r w:rsidR="00E65728" w:rsidDel="00E83DE0">
          <w:rPr>
            <w:noProof/>
          </w:rPr>
          <w:fldChar w:fldCharType="end"/>
        </w:r>
      </w:del>
      <w:ins w:id="537"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14</w:t>
      </w:r>
      <w:ins w:id="538" w:author="IRK" w:date="2020-03-12T14:54:00Z">
        <w:r w:rsidR="00E83DE0">
          <w:fldChar w:fldCharType="end"/>
        </w:r>
      </w:ins>
      <w:r>
        <w:t xml:space="preserve"> </w:t>
      </w:r>
      <w:r>
        <w:rPr>
          <w:noProof/>
        </w:rPr>
        <w:t>簡略化された</w:t>
      </w:r>
      <w:r w:rsidR="00FC2A73">
        <w:rPr>
          <w:rFonts w:eastAsia="Malgun Gothic" w:hint="eastAsia"/>
          <w:noProof/>
        </w:rPr>
        <w:t>Number</w:t>
      </w:r>
      <w:r>
        <w:rPr>
          <w:noProof/>
        </w:rPr>
        <w:t>Item</w:t>
      </w:r>
      <w:r>
        <w:rPr>
          <w:noProof/>
        </w:rPr>
        <w:t>の例</w:t>
      </w:r>
      <w:r>
        <w:rPr>
          <w:rFonts w:eastAsia="Malgun Gothic" w:hint="eastAsia"/>
          <w:noProof/>
        </w:rPr>
        <w:t>]</w:t>
      </w:r>
      <w:bookmarkEnd w:id="534"/>
      <w:bookmarkEnd w:id="535"/>
    </w:p>
    <w:tbl>
      <w:tblPr>
        <w:tblStyle w:val="af4"/>
        <w:tblW w:w="0" w:type="auto"/>
        <w:jc w:val="center"/>
        <w:tblLook w:val="04A0" w:firstRow="1" w:lastRow="0" w:firstColumn="1" w:lastColumn="0" w:noHBand="0" w:noVBand="1"/>
        <w:tblPrChange w:id="539" w:author="IRK" w:date="2020-04-14T15:28:00Z">
          <w:tblPr>
            <w:tblStyle w:val="af4"/>
            <w:tblW w:w="0" w:type="auto"/>
            <w:tblInd w:w="108" w:type="dxa"/>
            <w:tblLook w:val="04A0" w:firstRow="1" w:lastRow="0" w:firstColumn="1" w:lastColumn="0" w:noHBand="0" w:noVBand="1"/>
          </w:tblPr>
        </w:tblPrChange>
      </w:tblPr>
      <w:tblGrid>
        <w:gridCol w:w="9463"/>
        <w:tblGridChange w:id="540">
          <w:tblGrid>
            <w:gridCol w:w="9463"/>
          </w:tblGrid>
        </w:tblGridChange>
      </w:tblGrid>
      <w:tr w:rsidR="001140F8" w14:paraId="5768FE7C" w14:textId="77777777" w:rsidTr="005D0672">
        <w:trPr>
          <w:jc w:val="center"/>
        </w:trPr>
        <w:tc>
          <w:tcPr>
            <w:tcW w:w="9463" w:type="dxa"/>
            <w:tcPrChange w:id="541" w:author="IRK" w:date="2020-04-14T15:28:00Z">
              <w:tcPr>
                <w:tcW w:w="9463" w:type="dxa"/>
              </w:tcPr>
            </w:tcPrChange>
          </w:tcPr>
          <w:p w14:paraId="17D97341" w14:textId="77777777" w:rsidR="00FC2A73" w:rsidRDefault="00FC2A73">
            <w:pPr>
              <w:pStyle w:val="1b"/>
              <w:pPrChange w:id="542" w:author="IRK" w:date="2020-04-14T13:48:00Z">
                <w:pPr/>
              </w:pPrChange>
            </w:pPr>
            <w:r>
              <w:t xml:space="preserve">1 </w:t>
            </w:r>
            <w:r>
              <w:rPr>
                <w:rFonts w:hint="eastAsia"/>
              </w:rPr>
              <w:t>Number</w:t>
            </w:r>
            <w:r>
              <w:t xml:space="preserve">Item item = new </w:t>
            </w:r>
            <w:r>
              <w:rPr>
                <w:rFonts w:hint="eastAsia"/>
              </w:rPr>
              <w:t>Number</w:t>
            </w:r>
            <w:r>
              <w:t>Item( "ITEMIDHERE" );</w:t>
            </w:r>
          </w:p>
          <w:p w14:paraId="0C2736AB" w14:textId="77777777" w:rsidR="001140F8" w:rsidRDefault="00FC2A73">
            <w:pPr>
              <w:pStyle w:val="1b"/>
              <w:pPrChange w:id="543" w:author="IRK" w:date="2020-04-14T13:48:00Z">
                <w:pPr>
                  <w:pStyle w:val="aff1"/>
                  <w:wordWrap/>
                </w:pPr>
              </w:pPrChange>
            </w:pPr>
            <w:r>
              <w:t>2 item.add( 1.0 ).add( 2.0 ).add( 3.0 );</w:t>
            </w:r>
          </w:p>
        </w:tc>
      </w:tr>
    </w:tbl>
    <w:p w14:paraId="71F7B602" w14:textId="77777777" w:rsidR="001140F8" w:rsidRDefault="001140F8" w:rsidP="00F93119">
      <w:pPr>
        <w:pStyle w:val="af5"/>
      </w:pPr>
    </w:p>
    <w:p w14:paraId="470E5832" w14:textId="77777777" w:rsidR="001140F8" w:rsidRDefault="001140F8" w:rsidP="00F93119">
      <w:pPr>
        <w:pStyle w:val="42"/>
      </w:pPr>
      <w:bookmarkStart w:id="544" w:name="_Ref34925169"/>
      <w:r>
        <w:t>com.innoexpert.rulesclient.ResultSet</w:t>
      </w:r>
      <w:bookmarkEnd w:id="544"/>
    </w:p>
    <w:p w14:paraId="0C5A5E8B" w14:textId="6F822D79" w:rsidR="001140F8" w:rsidRPr="00EF132A" w:rsidRDefault="001140F8" w:rsidP="00F93119">
      <w:r w:rsidRPr="00D164BC">
        <w:t>ルール呼び出し結果データをテーブル形式で表現するインタフェースである。インタフェースの名前</w:t>
      </w:r>
      <w:r w:rsidRPr="00D164BC">
        <w:rPr>
          <w:rFonts w:hint="eastAsia"/>
        </w:rPr>
        <w:t>の</w:t>
      </w:r>
      <w:del w:id="545" w:author="IRK" w:date="2020-03-12T14:41:00Z">
        <w:r w:rsidRPr="00D164BC" w:rsidDel="00985441">
          <w:rPr>
            <w:rFonts w:hint="eastAsia"/>
          </w:rPr>
          <w:delText>通り</w:delText>
        </w:r>
      </w:del>
      <w:ins w:id="546" w:author="IRK" w:date="2020-03-12T14:41:00Z">
        <w:r w:rsidR="00985441">
          <w:rPr>
            <w:rFonts w:hint="eastAsia"/>
          </w:rPr>
          <w:t>とおり</w:t>
        </w:r>
      </w:ins>
      <w:r w:rsidRPr="00D164BC">
        <w:t>、</w:t>
      </w:r>
      <w:r w:rsidRPr="00D164BC">
        <w:t>java.sql.ResultSet</w:t>
      </w:r>
      <w:r w:rsidRPr="00D164BC">
        <w:t>とメソッド</w:t>
      </w:r>
      <w:r w:rsidRPr="00D164BC">
        <w:rPr>
          <w:rFonts w:hint="eastAsia"/>
        </w:rPr>
        <w:t>および</w:t>
      </w:r>
      <w:r w:rsidRPr="00D164BC">
        <w:t>使用方法が</w:t>
      </w:r>
      <w:r w:rsidRPr="00D164BC">
        <w:rPr>
          <w:rFonts w:hint="eastAsia"/>
        </w:rPr>
        <w:t>類似している</w:t>
      </w:r>
      <w:r w:rsidRPr="00D164BC">
        <w:t>。</w:t>
      </w:r>
      <w:r w:rsidRPr="00D164BC">
        <w:t>ResultSet</w:t>
      </w:r>
      <w:r w:rsidRPr="00D164BC">
        <w:t>は、データの中で現在の行を</w:t>
      </w:r>
      <w:r w:rsidRPr="00D164BC">
        <w:rPr>
          <w:rFonts w:hint="eastAsia"/>
        </w:rPr>
        <w:t>示す</w:t>
      </w:r>
      <w:r w:rsidRPr="00D164BC">
        <w:t>カーソルを</w:t>
      </w:r>
      <w:r w:rsidR="002C60D6">
        <w:rPr>
          <w:rFonts w:hint="eastAsia"/>
        </w:rPr>
        <w:t>持って</w:t>
      </w:r>
      <w:r w:rsidRPr="00D164BC">
        <w:rPr>
          <w:rFonts w:hint="eastAsia"/>
        </w:rPr>
        <w:t>いる</w:t>
      </w:r>
      <w:r w:rsidRPr="00D164BC">
        <w:t>。</w:t>
      </w:r>
      <w:r w:rsidRPr="00D164BC">
        <w:t>RuleInterface.execute</w:t>
      </w:r>
      <w:r w:rsidRPr="00D164BC">
        <w:t>メソッドから返された直後のこのカーソルは、最初の行のすぐ前を</w:t>
      </w:r>
      <w:r w:rsidRPr="00D164BC">
        <w:rPr>
          <w:rFonts w:hint="eastAsia"/>
        </w:rPr>
        <w:t>示す</w:t>
      </w:r>
      <w:r w:rsidRPr="00D164BC">
        <w:t>。</w:t>
      </w:r>
      <w:r w:rsidRPr="00D164BC">
        <w:t>next</w:t>
      </w:r>
      <w:r w:rsidRPr="00D164BC">
        <w:t>メソッドはカーソルを</w:t>
      </w:r>
      <w:r w:rsidRPr="00D164BC">
        <w:t>1</w:t>
      </w:r>
      <w:r w:rsidRPr="00D164BC">
        <w:t>行ずつ進め、それ以上進めない時、つまりデータの最後では</w:t>
      </w:r>
      <w:r w:rsidR="00E9433F">
        <w:t>FALSE</w:t>
      </w:r>
      <w:r w:rsidRPr="00D164BC">
        <w:t>を返す。したがって、</w:t>
      </w:r>
      <w:r w:rsidRPr="00D164BC">
        <w:t>java.sql.ResultSet</w:t>
      </w:r>
      <w:r w:rsidRPr="00D164BC">
        <w:t>のように</w:t>
      </w:r>
      <w:r w:rsidRPr="00D164BC">
        <w:t>while</w:t>
      </w:r>
      <w:r w:rsidR="0093109B" w:rsidRPr="00AB2487">
        <w:rPr>
          <w:rFonts w:ascii="ＭＳ Ｐゴシック" w:hAnsi="ＭＳ Ｐゴシック" w:hint="eastAsia"/>
        </w:rPr>
        <w:t>文</w:t>
      </w:r>
      <w:r w:rsidRPr="00D164BC">
        <w:t>の条件</w:t>
      </w:r>
      <w:r w:rsidR="0093109B" w:rsidRPr="00AB2487">
        <w:rPr>
          <w:rFonts w:ascii="ＭＳ Ｐゴシック" w:hAnsi="ＭＳ Ｐゴシック" w:hint="eastAsia"/>
        </w:rPr>
        <w:t>式</w:t>
      </w:r>
      <w:r w:rsidRPr="00D164BC">
        <w:t>に</w:t>
      </w:r>
      <w:r w:rsidRPr="00D164BC">
        <w:t>next</w:t>
      </w:r>
      <w:r w:rsidRPr="00EF132A">
        <w:t>メソッドを使用できる。</w:t>
      </w:r>
    </w:p>
    <w:p w14:paraId="01E9AEF3" w14:textId="6E36AA75" w:rsidR="001140F8" w:rsidRPr="00EF132A" w:rsidRDefault="001140F8" w:rsidP="00F93119">
      <w:r w:rsidRPr="00EF132A">
        <w:t>このインタフェースは、</w:t>
      </w:r>
      <w:r w:rsidRPr="00D164BC">
        <w:t>java.sql.ResultSet</w:t>
      </w:r>
      <w:r w:rsidRPr="00D164BC">
        <w:t>と異なり</w:t>
      </w:r>
      <w:r w:rsidRPr="00D164BC">
        <w:t>close</w:t>
      </w:r>
      <w:r w:rsidRPr="00D164BC">
        <w:t>メソッドが存在しない。データベースクエリは結果の一部のみアプリケーションに引き渡され、</w:t>
      </w:r>
      <w:r w:rsidR="0093109B" w:rsidRPr="00AB2487">
        <w:rPr>
          <w:rFonts w:ascii="ＭＳ Ｐゴシック" w:hAnsi="ＭＳ Ｐゴシック" w:hint="eastAsia"/>
        </w:rPr>
        <w:t>引き渡された</w:t>
      </w:r>
      <w:r w:rsidRPr="00D164BC">
        <w:t>結果をすべて照会する</w:t>
      </w:r>
      <w:r w:rsidR="0093109B" w:rsidRPr="00AB2487">
        <w:rPr>
          <w:rFonts w:ascii="ＭＳ Ｐゴシック" w:hAnsi="ＭＳ Ｐゴシック" w:hint="eastAsia"/>
        </w:rPr>
        <w:t>と</w:t>
      </w:r>
      <w:r w:rsidRPr="00D164BC">
        <w:t>残りの結果をサーバからインポートする方式だが、ルールサービス</w:t>
      </w:r>
      <w:r w:rsidRPr="00D164BC">
        <w:rPr>
          <w:rFonts w:hint="eastAsia"/>
        </w:rPr>
        <w:t>の</w:t>
      </w:r>
      <w:r w:rsidRPr="00D164BC">
        <w:t>実行</w:t>
      </w:r>
      <w:r w:rsidRPr="00D164BC">
        <w:rPr>
          <w:rFonts w:hint="eastAsia"/>
        </w:rPr>
        <w:t>終了時、</w:t>
      </w:r>
      <w:r w:rsidRPr="00D164BC">
        <w:t>すべての結果が</w:t>
      </w:r>
      <w:r w:rsidR="002C60D6">
        <w:rPr>
          <w:rFonts w:hint="eastAsia"/>
        </w:rPr>
        <w:t>一回</w:t>
      </w:r>
      <w:r w:rsidR="0093109B" w:rsidRPr="00AB2487">
        <w:rPr>
          <w:rFonts w:ascii="ＭＳ Ｐゴシック" w:hAnsi="ＭＳ Ｐゴシック" w:hint="eastAsia"/>
        </w:rPr>
        <w:t>で</w:t>
      </w:r>
      <w:r w:rsidRPr="00D164BC">
        <w:t>アプリケーションに引き渡されるため、サーバ側に占有されているリソースがなく、</w:t>
      </w:r>
      <w:r w:rsidRPr="00D164BC">
        <w:t>close</w:t>
      </w:r>
      <w:r w:rsidRPr="00EF132A">
        <w:t>を呼び出す必要がない。</w:t>
      </w:r>
    </w:p>
    <w:p w14:paraId="7CE95972" w14:textId="421BEA6E" w:rsidR="001140F8" w:rsidRPr="00FC2A73" w:rsidRDefault="001140F8" w:rsidP="00F93119">
      <w:pPr>
        <w:rPr>
          <w:rFonts w:eastAsia="Malgun Gothic"/>
        </w:rPr>
      </w:pPr>
      <w:r w:rsidRPr="00D164BC">
        <w:t>ResultSet</w:t>
      </w:r>
      <w:r w:rsidRPr="00D164BC">
        <w:t>の各カラムには、インデックスと名前が付与される。特定カラム値</w:t>
      </w:r>
      <w:r w:rsidR="0093109B" w:rsidRPr="00AB2487">
        <w:rPr>
          <w:rFonts w:ascii="ＭＳ Ｐゴシック" w:hAnsi="ＭＳ Ｐゴシック" w:hint="eastAsia"/>
        </w:rPr>
        <w:t>を取得するために</w:t>
      </w:r>
      <w:r w:rsidRPr="00AB2487">
        <w:rPr>
          <w:rFonts w:ascii="ＭＳ Ｐゴシック" w:hAnsi="ＭＳ Ｐゴシック" w:hint="eastAsia"/>
        </w:rPr>
        <w:t>、</w:t>
      </w:r>
      <w:r w:rsidRPr="00D164BC">
        <w:t>カラムインデックスまたはカラム名が使用できる。カラムインデックスは</w:t>
      </w:r>
      <w:r w:rsidRPr="00D164BC">
        <w:t>1</w:t>
      </w:r>
      <w:r w:rsidRPr="00D164BC">
        <w:t>ベース</w:t>
      </w:r>
      <w:r w:rsidRPr="00D164BC">
        <w:t>(1-base)</w:t>
      </w:r>
      <w:r w:rsidRPr="00D164BC">
        <w:t>で、最初のカラムのインデックスは</w:t>
      </w:r>
      <w:r w:rsidRPr="00D164BC">
        <w:t>1</w:t>
      </w:r>
      <w:r w:rsidRPr="00D164BC">
        <w:t>である。カラム名は、</w:t>
      </w:r>
      <w:r w:rsidRPr="00D164BC">
        <w:t>RuleInterface.execute</w:t>
      </w:r>
      <w:r w:rsidRPr="00D164BC">
        <w:t>を呼び出した時に指定されたコード体系によって異なる。コード体系を</w:t>
      </w:r>
      <w:r w:rsidRPr="00D164BC">
        <w:t>ID</w:t>
      </w:r>
      <w:r w:rsidRPr="00D164BC">
        <w:t>または名前で指定した場合、</w:t>
      </w:r>
      <w:r w:rsidRPr="00D164BC">
        <w:t>ResultSet</w:t>
      </w:r>
      <w:r w:rsidRPr="00EF132A">
        <w:t>のカラム名は呼び出したルールのリターン</w:t>
      </w:r>
      <w:r w:rsidR="002C60D6">
        <w:rPr>
          <w:rFonts w:hint="eastAsia"/>
        </w:rPr>
        <w:t>項目</w:t>
      </w:r>
      <w:r w:rsidRPr="00EF132A">
        <w:t>名に対応</w:t>
      </w:r>
      <w:r w:rsidR="00F806E4">
        <w:rPr>
          <w:rFonts w:hint="eastAsia"/>
        </w:rPr>
        <w:t>す</w:t>
      </w:r>
      <w:r w:rsidRPr="00EF132A">
        <w:t>る。最初のカラム名は呼び出したルールの最初のリターン</w:t>
      </w:r>
      <w:r w:rsidR="002C60D6">
        <w:rPr>
          <w:rFonts w:hint="eastAsia"/>
        </w:rPr>
        <w:t>項目</w:t>
      </w:r>
      <w:r w:rsidRPr="00EF132A">
        <w:t>名で設定され、</w:t>
      </w:r>
      <w:r w:rsidRPr="00EF132A">
        <w:t>2</w:t>
      </w:r>
      <w:r w:rsidRPr="00EF132A">
        <w:t>番目以降のカラムも</w:t>
      </w:r>
      <w:r w:rsidRPr="00EF132A">
        <w:rPr>
          <w:rFonts w:hint="eastAsia"/>
        </w:rPr>
        <w:t>同一</w:t>
      </w:r>
      <w:r w:rsidRPr="00EF132A">
        <w:t>方式が適用される。コード体系をエイリアスで指定した場合、カラム名は呼び出したルールのリターン</w:t>
      </w:r>
      <w:r w:rsidR="002C60D6">
        <w:rPr>
          <w:rFonts w:hint="eastAsia"/>
        </w:rPr>
        <w:t>項目</w:t>
      </w:r>
      <w:r w:rsidRPr="00EF132A">
        <w:t>のエイリアスに対応される。ルールリターン項目のうち、一部のみにエイリアスが付与された場合は、エイリアスが付与されていないカラム値は名前を利用して</w:t>
      </w:r>
      <w:r w:rsidR="0093109B" w:rsidRPr="00AB2487">
        <w:rPr>
          <w:rFonts w:ascii="ＭＳ Ｐゴシック" w:hAnsi="ＭＳ Ｐゴシック" w:hint="eastAsia"/>
        </w:rPr>
        <w:t>取得</w:t>
      </w:r>
      <w:r w:rsidRPr="00EF132A">
        <w:t>できない。もちろん、カラムインデックスを利用して</w:t>
      </w:r>
      <w:r w:rsidR="0093109B" w:rsidRPr="00AB2487">
        <w:rPr>
          <w:rFonts w:ascii="ＭＳ Ｐゴシック" w:hAnsi="ＭＳ Ｐゴシック" w:hint="eastAsia"/>
        </w:rPr>
        <w:t>取得</w:t>
      </w:r>
      <w:r w:rsidRPr="00EF132A">
        <w:t>することは</w:t>
      </w:r>
      <w:r w:rsidR="002C60D6">
        <w:rPr>
          <w:rFonts w:hint="eastAsia"/>
        </w:rPr>
        <w:t>できる</w:t>
      </w:r>
      <w:r w:rsidRPr="00EF132A">
        <w:t>。</w:t>
      </w:r>
    </w:p>
    <w:p w14:paraId="1F195AF6" w14:textId="77777777" w:rsidR="001140F8" w:rsidRPr="00EF132A" w:rsidRDefault="001140F8" w:rsidP="00F93119"/>
    <w:p w14:paraId="225ACDF3" w14:textId="70CA1546" w:rsidR="002574B1" w:rsidRDefault="001140F8" w:rsidP="00F93119">
      <w:pPr>
        <w:rPr>
          <w:ins w:id="547" w:author="IRK" w:date="2020-03-13T09:22:00Z"/>
        </w:rPr>
      </w:pPr>
      <w:r w:rsidRPr="00D164BC">
        <w:t>ResultSet</w:t>
      </w:r>
      <w:r w:rsidR="008E3853">
        <w:rPr>
          <w:rFonts w:hint="eastAsia"/>
        </w:rPr>
        <w:t xml:space="preserve"> </w:t>
      </w:r>
      <w:r w:rsidR="008E3853">
        <w:rPr>
          <w:rFonts w:hint="eastAsia"/>
        </w:rPr>
        <w:t>インタフェース</w:t>
      </w:r>
      <w:r w:rsidRPr="00D164BC">
        <w:t>には</w:t>
      </w:r>
      <w:r w:rsidRPr="00EF132A">
        <w:t>、</w:t>
      </w:r>
      <w:del w:id="548" w:author="IRK" w:date="2020-03-12T17:05:00Z">
        <w:r w:rsidRPr="00EF132A" w:rsidDel="004473DB">
          <w:delText>表</w:delText>
        </w:r>
        <w:r w:rsidRPr="00EF132A" w:rsidDel="004473DB">
          <w:delText>1</w:delText>
        </w:r>
        <w:r w:rsidR="008E3853" w:rsidDel="004473DB">
          <w:rPr>
            <w:rFonts w:hint="eastAsia"/>
          </w:rPr>
          <w:delText>5</w:delText>
        </w:r>
      </w:del>
      <w:ins w:id="549" w:author="IRK" w:date="2020-03-12T17:05:00Z">
        <w:r w:rsidR="004473DB">
          <w:rPr>
            <w:rFonts w:hint="eastAsia"/>
          </w:rPr>
          <w:t>次の表</w:t>
        </w:r>
      </w:ins>
      <w:r w:rsidRPr="00EF132A">
        <w:t>のメソッドが定義されている。</w:t>
      </w:r>
    </w:p>
    <w:p w14:paraId="38F3D85A" w14:textId="77777777" w:rsidR="004A51DE" w:rsidRDefault="004A51DE" w:rsidP="00F93119"/>
    <w:p w14:paraId="36DCE4F7" w14:textId="13BBB4A6" w:rsidR="008E3853" w:rsidRPr="00246C7D" w:rsidRDefault="002574B1" w:rsidP="00F93119">
      <w:pPr>
        <w:pStyle w:val="af5"/>
        <w:rPr>
          <w:noProof/>
        </w:rPr>
      </w:pPr>
      <w:del w:id="550" w:author="IRK" w:date="2020-03-12T14:54:00Z">
        <w:r w:rsidDel="00E83DE0">
          <w:delText xml:space="preserve"> </w:delText>
        </w:r>
      </w:del>
      <w:bookmarkStart w:id="551" w:name="_Toc40799238"/>
      <w:r w:rsidR="00D6472E">
        <w:t>[</w:t>
      </w:r>
      <w:del w:id="552" w:author="IRK" w:date="2020-03-12T14:54:00Z">
        <w:r w:rsidR="00D6472E" w:rsidDel="00E83DE0">
          <w:delText>表</w:delText>
        </w:r>
        <w:r w:rsidR="00D6472E"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8E3853" w:rsidDel="00E83DE0">
          <w:rPr>
            <w:noProof/>
          </w:rPr>
          <w:delText>15</w:delText>
        </w:r>
        <w:r w:rsidR="00E65728" w:rsidDel="00E83DE0">
          <w:rPr>
            <w:noProof/>
          </w:rPr>
          <w:fldChar w:fldCharType="end"/>
        </w:r>
      </w:del>
      <w:ins w:id="553" w:author="IRK" w:date="2020-03-12T14:54: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15</w:t>
      </w:r>
      <w:ins w:id="554" w:author="IRK" w:date="2020-03-12T14:54:00Z">
        <w:r w:rsidR="00E83DE0">
          <w:fldChar w:fldCharType="end"/>
        </w:r>
      </w:ins>
      <w:r w:rsidR="00D6472E">
        <w:t xml:space="preserve"> </w:t>
      </w:r>
      <w:r w:rsidR="00D6472E">
        <w:rPr>
          <w:noProof/>
        </w:rPr>
        <w:t>com.innoexpert.rulesclient.ResultSet]</w:t>
      </w:r>
      <w:bookmarkEnd w:id="551"/>
    </w:p>
    <w:tbl>
      <w:tblPr>
        <w:tblStyle w:val="af4"/>
        <w:tblW w:w="0" w:type="auto"/>
        <w:jc w:val="center"/>
        <w:tblLook w:val="04A0" w:firstRow="1" w:lastRow="0" w:firstColumn="1" w:lastColumn="0" w:noHBand="0" w:noVBand="1"/>
        <w:tblPrChange w:id="555" w:author="IRK" w:date="2020-04-14T15:28:00Z">
          <w:tblPr>
            <w:tblStyle w:val="af4"/>
            <w:tblW w:w="0" w:type="auto"/>
            <w:tblLook w:val="04A0" w:firstRow="1" w:lastRow="0" w:firstColumn="1" w:lastColumn="0" w:noHBand="0" w:noVBand="1"/>
          </w:tblPr>
        </w:tblPrChange>
      </w:tblPr>
      <w:tblGrid>
        <w:gridCol w:w="9724"/>
        <w:tblGridChange w:id="556">
          <w:tblGrid>
            <w:gridCol w:w="9724"/>
          </w:tblGrid>
        </w:tblGridChange>
      </w:tblGrid>
      <w:tr w:rsidR="008E3853" w14:paraId="0B8CB94D" w14:textId="77777777" w:rsidTr="005D0672">
        <w:trPr>
          <w:jc w:val="center"/>
        </w:trPr>
        <w:tc>
          <w:tcPr>
            <w:tcW w:w="9724" w:type="dxa"/>
            <w:tcBorders>
              <w:top w:val="single" w:sz="4" w:space="0" w:color="auto"/>
              <w:left w:val="single" w:sz="4" w:space="0" w:color="auto"/>
              <w:bottom w:val="single" w:sz="4" w:space="0" w:color="auto"/>
              <w:right w:val="single" w:sz="4" w:space="0" w:color="auto"/>
            </w:tcBorders>
            <w:hideMark/>
            <w:tcPrChange w:id="557" w:author="IRK" w:date="2020-04-14T15:28:00Z">
              <w:tcPr>
                <w:tcW w:w="9724" w:type="dxa"/>
                <w:tcBorders>
                  <w:top w:val="single" w:sz="4" w:space="0" w:color="auto"/>
                  <w:left w:val="single" w:sz="4" w:space="0" w:color="auto"/>
                  <w:bottom w:val="single" w:sz="4" w:space="0" w:color="auto"/>
                  <w:right w:val="single" w:sz="4" w:space="0" w:color="auto"/>
                </w:tcBorders>
                <w:hideMark/>
              </w:tcPr>
            </w:tcPrChange>
          </w:tcPr>
          <w:p w14:paraId="5348ACD9" w14:textId="36BA3CC7" w:rsidR="008E3853" w:rsidRDefault="007E6E4B">
            <w:pPr>
              <w:pStyle w:val="1b"/>
              <w:pPrChange w:id="558" w:author="IRK" w:date="2020-04-14T13:48:00Z">
                <w:pPr>
                  <w:ind w:firstLineChars="50" w:firstLine="98"/>
                </w:pPr>
              </w:pPrChange>
            </w:pPr>
            <w:ins w:id="559" w:author="IRK" w:date="2020-04-14T16:18:00Z">
              <w:r>
                <w:t xml:space="preserve"> </w:t>
              </w:r>
            </w:ins>
            <w:r w:rsidR="008E3853">
              <w:t>1 package com.innoexpert.rulesclient;</w:t>
            </w:r>
          </w:p>
          <w:p w14:paraId="261BE7DC" w14:textId="77777777" w:rsidR="008E3853" w:rsidRDefault="008E3853">
            <w:pPr>
              <w:pStyle w:val="1b"/>
              <w:pPrChange w:id="560" w:author="IRK" w:date="2020-04-14T13:48:00Z">
                <w:pPr/>
              </w:pPrChange>
            </w:pPr>
            <w:r>
              <w:t xml:space="preserve"> 2</w:t>
            </w:r>
          </w:p>
          <w:p w14:paraId="179AB366" w14:textId="77777777" w:rsidR="008E3853" w:rsidRDefault="008E3853">
            <w:pPr>
              <w:pStyle w:val="1b"/>
              <w:pPrChange w:id="561" w:author="IRK" w:date="2020-04-14T13:48:00Z">
                <w:pPr/>
              </w:pPrChange>
            </w:pPr>
            <w:r>
              <w:t xml:space="preserve"> 3 import java.math.BigDecimal;</w:t>
            </w:r>
          </w:p>
          <w:p w14:paraId="24E106AE" w14:textId="77777777" w:rsidR="008E3853" w:rsidRDefault="008E3853">
            <w:pPr>
              <w:pStyle w:val="1b"/>
              <w:pPrChange w:id="562" w:author="IRK" w:date="2020-04-14T13:48:00Z">
                <w:pPr/>
              </w:pPrChange>
            </w:pPr>
            <w:r>
              <w:t xml:space="preserve"> 4</w:t>
            </w:r>
          </w:p>
          <w:p w14:paraId="67CA04A5" w14:textId="77777777" w:rsidR="008E3853" w:rsidRDefault="008E3853">
            <w:pPr>
              <w:pStyle w:val="1b"/>
              <w:pPrChange w:id="563" w:author="IRK" w:date="2020-04-14T13:48:00Z">
                <w:pPr/>
              </w:pPrChange>
            </w:pPr>
            <w:r>
              <w:t xml:space="preserve"> 5 public interface ResultSet</w:t>
            </w:r>
          </w:p>
          <w:p w14:paraId="4C211A10" w14:textId="77777777" w:rsidR="008E3853" w:rsidRDefault="008E3853">
            <w:pPr>
              <w:pStyle w:val="1b"/>
              <w:pPrChange w:id="564" w:author="IRK" w:date="2020-04-14T13:48:00Z">
                <w:pPr/>
              </w:pPrChange>
            </w:pPr>
            <w:r>
              <w:t xml:space="preserve"> 6 {</w:t>
            </w:r>
          </w:p>
          <w:p w14:paraId="2CF1B5C6" w14:textId="77777777" w:rsidR="008E3853" w:rsidRDefault="008E3853">
            <w:pPr>
              <w:pStyle w:val="1b"/>
              <w:pPrChange w:id="565" w:author="IRK" w:date="2020-04-14T13:48:00Z">
                <w:pPr/>
              </w:pPrChange>
            </w:pPr>
            <w:r>
              <w:t xml:space="preserve"> 7 </w:t>
            </w:r>
            <w:r>
              <w:tab/>
              <w:t>boolean next();</w:t>
            </w:r>
          </w:p>
          <w:p w14:paraId="4FD73E3A" w14:textId="77777777" w:rsidR="008E3853" w:rsidRDefault="008E3853">
            <w:pPr>
              <w:pStyle w:val="1b"/>
              <w:pPrChange w:id="566" w:author="IRK" w:date="2020-04-14T13:48:00Z">
                <w:pPr/>
              </w:pPrChange>
            </w:pPr>
            <w:r>
              <w:t xml:space="preserve"> 8 </w:t>
            </w:r>
            <w:r>
              <w:tab/>
              <w:t>boolean previous();</w:t>
            </w:r>
          </w:p>
          <w:p w14:paraId="0F7B13FC" w14:textId="77777777" w:rsidR="008E3853" w:rsidRDefault="008E3853">
            <w:pPr>
              <w:pStyle w:val="1b"/>
              <w:pPrChange w:id="567" w:author="IRK" w:date="2020-04-14T13:48:00Z">
                <w:pPr/>
              </w:pPrChange>
            </w:pPr>
            <w:r>
              <w:lastRenderedPageBreak/>
              <w:t xml:space="preserve"> 9 </w:t>
            </w:r>
            <w:r>
              <w:tab/>
              <w:t>String getString( int columnIndex ) throws IndexOutOfBoundsException;</w:t>
            </w:r>
          </w:p>
          <w:p w14:paraId="7FBA6703" w14:textId="77777777" w:rsidR="008E3853" w:rsidRDefault="008E3853">
            <w:pPr>
              <w:pStyle w:val="1b"/>
              <w:pPrChange w:id="568" w:author="IRK" w:date="2020-04-14T13:48:00Z">
                <w:pPr/>
              </w:pPrChange>
            </w:pPr>
            <w:r>
              <w:t xml:space="preserve">10 </w:t>
            </w:r>
            <w:r>
              <w:tab/>
              <w:t>boolean getBoolean( int columnIndex ) throws IndexOutOfBoundsException;</w:t>
            </w:r>
          </w:p>
          <w:p w14:paraId="2D0ECE55" w14:textId="77777777" w:rsidR="008E3853" w:rsidRDefault="008E3853">
            <w:pPr>
              <w:pStyle w:val="1b"/>
              <w:pPrChange w:id="569" w:author="IRK" w:date="2020-04-14T13:48:00Z">
                <w:pPr/>
              </w:pPrChange>
            </w:pPr>
            <w:r>
              <w:t xml:space="preserve">11 </w:t>
            </w:r>
            <w:r>
              <w:tab/>
              <w:t>double getDouble( int columnIndex )</w:t>
            </w:r>
          </w:p>
          <w:p w14:paraId="2C0E709E" w14:textId="77777777" w:rsidR="008E3853" w:rsidRDefault="008E3853">
            <w:pPr>
              <w:pStyle w:val="1b"/>
              <w:pPrChange w:id="570" w:author="IRK" w:date="2020-04-14T13:48:00Z">
                <w:pPr/>
              </w:pPrChange>
            </w:pPr>
            <w:r>
              <w:t xml:space="preserve">12 </w:t>
            </w:r>
            <w:r>
              <w:tab/>
              <w:t xml:space="preserve">                          throws IndexOutOfBoundsException, NumberFormatException;</w:t>
            </w:r>
          </w:p>
          <w:p w14:paraId="410319CA" w14:textId="61A18B50" w:rsidR="008E3853" w:rsidDel="00C27399" w:rsidRDefault="008E3853">
            <w:pPr>
              <w:pStyle w:val="1b"/>
              <w:rPr>
                <w:del w:id="571" w:author="IRK" w:date="2020-03-13T09:29:00Z"/>
              </w:rPr>
              <w:pPrChange w:id="572" w:author="IRK" w:date="2020-04-14T13:48:00Z">
                <w:pPr/>
              </w:pPrChange>
            </w:pPr>
            <w:r>
              <w:t>13</w:t>
            </w:r>
            <w:r>
              <w:tab/>
              <w:t xml:space="preserve">BigDecimal getBigDecimal( int columnIndex ) </w:t>
            </w:r>
          </w:p>
          <w:p w14:paraId="2F0143A9" w14:textId="77777777" w:rsidR="008E3853" w:rsidRDefault="008E3853">
            <w:pPr>
              <w:pStyle w:val="1b"/>
              <w:pPrChange w:id="573" w:author="IRK" w:date="2020-04-14T13:48:00Z">
                <w:pPr/>
              </w:pPrChange>
            </w:pPr>
            <w:r>
              <w:t>14                            throws IndexOutOfBoundsException, NumberFormatException;</w:t>
            </w:r>
          </w:p>
          <w:p w14:paraId="5E8D65BC" w14:textId="77777777" w:rsidR="008E3853" w:rsidRDefault="008E3853">
            <w:pPr>
              <w:pStyle w:val="1b"/>
              <w:pPrChange w:id="574" w:author="IRK" w:date="2020-04-14T13:48:00Z">
                <w:pPr/>
              </w:pPrChange>
            </w:pPr>
            <w:r>
              <w:t xml:space="preserve">15 </w:t>
            </w:r>
            <w:r>
              <w:tab/>
              <w:t>short getShort( int columnIndex )</w:t>
            </w:r>
          </w:p>
          <w:p w14:paraId="7184D81A" w14:textId="77777777" w:rsidR="008E3853" w:rsidRDefault="008E3853">
            <w:pPr>
              <w:pStyle w:val="1b"/>
              <w:pPrChange w:id="575" w:author="IRK" w:date="2020-04-14T13:48:00Z">
                <w:pPr/>
              </w:pPrChange>
            </w:pPr>
            <w:r>
              <w:t xml:space="preserve">16 </w:t>
            </w:r>
            <w:r>
              <w:tab/>
              <w:t xml:space="preserve">                          throws IndexOutOfBoundsException, NumberFormatException;</w:t>
            </w:r>
          </w:p>
          <w:p w14:paraId="1063527D" w14:textId="77777777" w:rsidR="008E3853" w:rsidRDefault="008E3853">
            <w:pPr>
              <w:pStyle w:val="1b"/>
              <w:pPrChange w:id="576" w:author="IRK" w:date="2020-04-14T13:48:00Z">
                <w:pPr/>
              </w:pPrChange>
            </w:pPr>
            <w:r>
              <w:t xml:space="preserve">17 </w:t>
            </w:r>
            <w:r>
              <w:tab/>
              <w:t>int getInteger( int columnIndex )</w:t>
            </w:r>
          </w:p>
          <w:p w14:paraId="4D602E65" w14:textId="77777777" w:rsidR="008E3853" w:rsidRDefault="008E3853">
            <w:pPr>
              <w:pStyle w:val="1b"/>
              <w:pPrChange w:id="577" w:author="IRK" w:date="2020-04-14T13:48:00Z">
                <w:pPr/>
              </w:pPrChange>
            </w:pPr>
            <w:r>
              <w:t xml:space="preserve">18 </w:t>
            </w:r>
            <w:r>
              <w:tab/>
              <w:t xml:space="preserve">                          throws IndexOutOfBoundsException, NumberFormatException;</w:t>
            </w:r>
          </w:p>
          <w:p w14:paraId="7DE0C03D" w14:textId="77777777" w:rsidR="008E3853" w:rsidRDefault="008E3853">
            <w:pPr>
              <w:pStyle w:val="1b"/>
              <w:pPrChange w:id="578" w:author="IRK" w:date="2020-04-14T13:48:00Z">
                <w:pPr/>
              </w:pPrChange>
            </w:pPr>
            <w:r>
              <w:t xml:space="preserve">19 </w:t>
            </w:r>
            <w:r>
              <w:tab/>
              <w:t>String getString( String columnName ) throws IndexOutOfBoundsException;</w:t>
            </w:r>
          </w:p>
          <w:p w14:paraId="323BE56A" w14:textId="77777777" w:rsidR="008E3853" w:rsidRDefault="008E3853">
            <w:pPr>
              <w:pStyle w:val="1b"/>
              <w:pPrChange w:id="579" w:author="IRK" w:date="2020-04-14T13:48:00Z">
                <w:pPr/>
              </w:pPrChange>
            </w:pPr>
            <w:r>
              <w:t xml:space="preserve">20 </w:t>
            </w:r>
            <w:r>
              <w:tab/>
              <w:t>boolean getBoolean( String columnName ) throws IndexOutOfBoundsException;</w:t>
            </w:r>
          </w:p>
          <w:p w14:paraId="3EDCD3B9" w14:textId="77777777" w:rsidR="008E3853" w:rsidRDefault="008E3853">
            <w:pPr>
              <w:pStyle w:val="1b"/>
              <w:pPrChange w:id="580" w:author="IRK" w:date="2020-04-14T13:48:00Z">
                <w:pPr/>
              </w:pPrChange>
            </w:pPr>
            <w:r>
              <w:t xml:space="preserve">21 </w:t>
            </w:r>
            <w:r>
              <w:tab/>
              <w:t>double getDouble( String columnName )</w:t>
            </w:r>
          </w:p>
          <w:p w14:paraId="38B32D3C" w14:textId="77777777" w:rsidR="008E3853" w:rsidRDefault="008E3853">
            <w:pPr>
              <w:pStyle w:val="1b"/>
              <w:pPrChange w:id="581" w:author="IRK" w:date="2020-04-14T13:48:00Z">
                <w:pPr/>
              </w:pPrChange>
            </w:pPr>
            <w:r>
              <w:t xml:space="preserve">22 </w:t>
            </w:r>
            <w:r>
              <w:tab/>
              <w:t xml:space="preserve">                          throws IndexOutOfBoundsException, NumberFormatException;</w:t>
            </w:r>
          </w:p>
          <w:p w14:paraId="4CDB2625" w14:textId="0D6A70E1" w:rsidR="008E3853" w:rsidDel="00C27399" w:rsidRDefault="008E3853">
            <w:pPr>
              <w:pStyle w:val="1b"/>
              <w:rPr>
                <w:del w:id="582" w:author="IRK" w:date="2020-03-13T09:29:00Z"/>
              </w:rPr>
              <w:pPrChange w:id="583" w:author="IRK" w:date="2020-04-14T13:48:00Z">
                <w:pPr/>
              </w:pPrChange>
            </w:pPr>
            <w:r>
              <w:t xml:space="preserve">23 </w:t>
            </w:r>
            <w:r>
              <w:tab/>
              <w:t xml:space="preserve">BigDecimal getBigDecimal( String columnName ) </w:t>
            </w:r>
          </w:p>
          <w:p w14:paraId="0E5340FF" w14:textId="77777777" w:rsidR="008E3853" w:rsidRDefault="008E3853">
            <w:pPr>
              <w:pStyle w:val="1b"/>
              <w:pPrChange w:id="584" w:author="IRK" w:date="2020-04-14T13:48:00Z">
                <w:pPr/>
              </w:pPrChange>
            </w:pPr>
            <w:r>
              <w:t>24                            throws IndexOutOfBoundsException, NumberFormatException;</w:t>
            </w:r>
          </w:p>
          <w:p w14:paraId="2AF12B2A" w14:textId="77777777" w:rsidR="008E3853" w:rsidRDefault="008E3853">
            <w:pPr>
              <w:pStyle w:val="1b"/>
              <w:pPrChange w:id="585" w:author="IRK" w:date="2020-04-14T13:48:00Z">
                <w:pPr/>
              </w:pPrChange>
            </w:pPr>
            <w:r>
              <w:t xml:space="preserve">25 </w:t>
            </w:r>
            <w:r>
              <w:tab/>
              <w:t>short getShort( String columnName )</w:t>
            </w:r>
          </w:p>
          <w:p w14:paraId="0111AA67" w14:textId="77777777" w:rsidR="008E3853" w:rsidRDefault="008E3853">
            <w:pPr>
              <w:pStyle w:val="1b"/>
              <w:pPrChange w:id="586" w:author="IRK" w:date="2020-04-14T13:48:00Z">
                <w:pPr/>
              </w:pPrChange>
            </w:pPr>
            <w:r>
              <w:t xml:space="preserve">26 </w:t>
            </w:r>
            <w:r>
              <w:tab/>
              <w:t xml:space="preserve">                          throws IndexOutOfBoundsException, NumberFormatException;</w:t>
            </w:r>
          </w:p>
          <w:p w14:paraId="1DC2D11D" w14:textId="77777777" w:rsidR="008E3853" w:rsidRDefault="008E3853">
            <w:pPr>
              <w:pStyle w:val="1b"/>
              <w:pPrChange w:id="587" w:author="IRK" w:date="2020-04-14T13:48:00Z">
                <w:pPr/>
              </w:pPrChange>
            </w:pPr>
            <w:r>
              <w:t xml:space="preserve">27 </w:t>
            </w:r>
            <w:r>
              <w:tab/>
              <w:t>int getInteger( String columnName )</w:t>
            </w:r>
          </w:p>
          <w:p w14:paraId="55DD1901" w14:textId="77777777" w:rsidR="008E3853" w:rsidRDefault="008E3853">
            <w:pPr>
              <w:pStyle w:val="1b"/>
              <w:pPrChange w:id="588" w:author="IRK" w:date="2020-04-14T13:48:00Z">
                <w:pPr/>
              </w:pPrChange>
            </w:pPr>
            <w:r>
              <w:t xml:space="preserve">28 </w:t>
            </w:r>
            <w:r>
              <w:tab/>
              <w:t xml:space="preserve">                          throws IndexOutOfBoundsException, NumberFormatException;</w:t>
            </w:r>
          </w:p>
          <w:p w14:paraId="1E152E0B" w14:textId="77777777" w:rsidR="008E3853" w:rsidRDefault="008E3853">
            <w:pPr>
              <w:pStyle w:val="1b"/>
              <w:pPrChange w:id="589" w:author="IRK" w:date="2020-04-14T13:48:00Z">
                <w:pPr/>
              </w:pPrChange>
            </w:pPr>
            <w:r>
              <w:t xml:space="preserve">29 </w:t>
            </w:r>
            <w:r>
              <w:tab/>
              <w:t>ResultSetMetaData getMetaData();</w:t>
            </w:r>
          </w:p>
          <w:p w14:paraId="2D9422BB" w14:textId="77777777" w:rsidR="008E3853" w:rsidRDefault="008E3853">
            <w:pPr>
              <w:pStyle w:val="1b"/>
              <w:pPrChange w:id="590" w:author="IRK" w:date="2020-04-14T13:48:00Z">
                <w:pPr/>
              </w:pPrChange>
            </w:pPr>
            <w:r>
              <w:t xml:space="preserve">30 </w:t>
            </w:r>
            <w:r>
              <w:tab/>
              <w:t>int findColumn( String columnName );</w:t>
            </w:r>
          </w:p>
          <w:p w14:paraId="27052565" w14:textId="77777777" w:rsidR="008E3853" w:rsidRDefault="008E3853">
            <w:pPr>
              <w:pStyle w:val="1b"/>
              <w:pPrChange w:id="591" w:author="IRK" w:date="2020-04-14T13:48:00Z">
                <w:pPr/>
              </w:pPrChange>
            </w:pPr>
            <w:r>
              <w:t xml:space="preserve">31 </w:t>
            </w:r>
            <w:r>
              <w:tab/>
              <w:t>void beforeFirst();</w:t>
            </w:r>
          </w:p>
          <w:p w14:paraId="0B7855C8" w14:textId="77777777" w:rsidR="008E3853" w:rsidRDefault="008E3853">
            <w:pPr>
              <w:pStyle w:val="1b"/>
              <w:pPrChange w:id="592" w:author="IRK" w:date="2020-04-14T13:48:00Z">
                <w:pPr/>
              </w:pPrChange>
            </w:pPr>
            <w:r>
              <w:t xml:space="preserve">32 </w:t>
            </w:r>
            <w:r>
              <w:tab/>
              <w:t>void afterLast();</w:t>
            </w:r>
          </w:p>
          <w:p w14:paraId="227F9514" w14:textId="77777777" w:rsidR="008E3853" w:rsidRDefault="008E3853">
            <w:pPr>
              <w:pStyle w:val="1b"/>
              <w:pPrChange w:id="593" w:author="IRK" w:date="2020-04-14T13:48:00Z">
                <w:pPr/>
              </w:pPrChange>
            </w:pPr>
            <w:r>
              <w:t xml:space="preserve">33 </w:t>
            </w:r>
            <w:r>
              <w:tab/>
              <w:t>boolean isFirst();</w:t>
            </w:r>
          </w:p>
          <w:p w14:paraId="1386D551" w14:textId="77777777" w:rsidR="008E3853" w:rsidRDefault="008E3853">
            <w:pPr>
              <w:pStyle w:val="1b"/>
              <w:pPrChange w:id="594" w:author="IRK" w:date="2020-04-14T13:48:00Z">
                <w:pPr/>
              </w:pPrChange>
            </w:pPr>
            <w:r>
              <w:t xml:space="preserve">34 </w:t>
            </w:r>
            <w:r>
              <w:tab/>
              <w:t>boolean isLast();</w:t>
            </w:r>
          </w:p>
          <w:p w14:paraId="36B24EFB" w14:textId="77777777" w:rsidR="008E3853" w:rsidRDefault="008E3853">
            <w:pPr>
              <w:pStyle w:val="1b"/>
              <w:pPrChange w:id="595" w:author="IRK" w:date="2020-04-14T13:48:00Z">
                <w:pPr/>
              </w:pPrChange>
            </w:pPr>
            <w:r>
              <w:t xml:space="preserve">35 </w:t>
            </w:r>
            <w:r>
              <w:tab/>
              <w:t>boolean isBeforeFirst();</w:t>
            </w:r>
          </w:p>
          <w:p w14:paraId="718CC2C1" w14:textId="77777777" w:rsidR="008E3853" w:rsidRDefault="008E3853">
            <w:pPr>
              <w:pStyle w:val="1b"/>
              <w:pPrChange w:id="596" w:author="IRK" w:date="2020-04-14T13:48:00Z">
                <w:pPr/>
              </w:pPrChange>
            </w:pPr>
            <w:r>
              <w:t xml:space="preserve">36 </w:t>
            </w:r>
            <w:r>
              <w:tab/>
              <w:t>boolean isAfterLast();</w:t>
            </w:r>
          </w:p>
          <w:p w14:paraId="40186292" w14:textId="77777777" w:rsidR="008E3853" w:rsidRDefault="008E3853">
            <w:pPr>
              <w:pStyle w:val="1b"/>
              <w:pPrChange w:id="597" w:author="IRK" w:date="2020-04-14T13:48:00Z">
                <w:pPr/>
              </w:pPrChange>
            </w:pPr>
            <w:r>
              <w:t xml:space="preserve">37 </w:t>
            </w:r>
            <w:r>
              <w:tab/>
              <w:t>boolean first();</w:t>
            </w:r>
          </w:p>
          <w:p w14:paraId="028A49A5" w14:textId="77777777" w:rsidR="008E3853" w:rsidRDefault="008E3853">
            <w:pPr>
              <w:pStyle w:val="1b"/>
              <w:pPrChange w:id="598" w:author="IRK" w:date="2020-04-14T13:48:00Z">
                <w:pPr/>
              </w:pPrChange>
            </w:pPr>
            <w:r>
              <w:t xml:space="preserve">38 </w:t>
            </w:r>
            <w:r>
              <w:tab/>
              <w:t>boolean last();</w:t>
            </w:r>
          </w:p>
          <w:p w14:paraId="0E37E0D0" w14:textId="77777777" w:rsidR="008E3853" w:rsidRDefault="008E3853">
            <w:pPr>
              <w:pStyle w:val="1b"/>
              <w:pPrChange w:id="599" w:author="IRK" w:date="2020-04-14T13:48:00Z">
                <w:pPr/>
              </w:pPrChange>
            </w:pPr>
            <w:r>
              <w:t xml:space="preserve">39 </w:t>
            </w:r>
            <w:r>
              <w:tab/>
              <w:t>int getRow();</w:t>
            </w:r>
          </w:p>
          <w:p w14:paraId="10B842F1" w14:textId="77777777" w:rsidR="008E3853" w:rsidRDefault="008E3853">
            <w:pPr>
              <w:pStyle w:val="1b"/>
              <w:pPrChange w:id="600" w:author="IRK" w:date="2020-04-14T13:48:00Z">
                <w:pPr/>
              </w:pPrChange>
            </w:pPr>
            <w:r>
              <w:t xml:space="preserve">40 </w:t>
            </w:r>
            <w:r>
              <w:tab/>
              <w:t>int getRowCount();</w:t>
            </w:r>
          </w:p>
          <w:p w14:paraId="07ECC496" w14:textId="77777777" w:rsidR="008E3853" w:rsidRDefault="008E3853">
            <w:pPr>
              <w:pStyle w:val="1b"/>
              <w:pPrChange w:id="601" w:author="IRK" w:date="2020-04-14T13:48:00Z">
                <w:pPr/>
              </w:pPrChange>
            </w:pPr>
            <w:r>
              <w:t xml:space="preserve">41 </w:t>
            </w:r>
            <w:r>
              <w:tab/>
              <w:t>boolean absolute( int row );</w:t>
            </w:r>
          </w:p>
          <w:p w14:paraId="213E6857" w14:textId="77777777" w:rsidR="008E3853" w:rsidRDefault="008E3853">
            <w:pPr>
              <w:pStyle w:val="1b"/>
              <w:pPrChange w:id="602" w:author="IRK" w:date="2020-04-14T13:48:00Z">
                <w:pPr/>
              </w:pPrChange>
            </w:pPr>
            <w:r>
              <w:t xml:space="preserve">42 </w:t>
            </w:r>
            <w:r>
              <w:tab/>
              <w:t>boolean relative( int rows );</w:t>
            </w:r>
          </w:p>
          <w:p w14:paraId="72358DC5" w14:textId="77777777" w:rsidR="008E3853" w:rsidRDefault="008E3853">
            <w:pPr>
              <w:pStyle w:val="1b"/>
              <w:pPrChange w:id="603" w:author="IRK" w:date="2020-04-14T13:48:00Z">
                <w:pPr/>
              </w:pPrChange>
            </w:pPr>
            <w:r>
              <w:t>43 }</w:t>
            </w:r>
          </w:p>
        </w:tc>
      </w:tr>
    </w:tbl>
    <w:p w14:paraId="2E212393" w14:textId="77777777" w:rsidR="008E3853" w:rsidRDefault="008E3853" w:rsidP="00F93119"/>
    <w:p w14:paraId="22015A81" w14:textId="4EEB6689" w:rsidR="001140F8" w:rsidRPr="00924F18" w:rsidRDefault="0093109B" w:rsidP="00F93119">
      <w:del w:id="604" w:author="IRK" w:date="2020-03-12T14:36:00Z">
        <w:r w:rsidRPr="00AB2487" w:rsidDel="00A55E2C">
          <w:rPr>
            <w:rFonts w:ascii="ＭＳ Ｐゴシック" w:hAnsi="ＭＳ Ｐゴシック" w:hint="eastAsia"/>
          </w:rPr>
          <w:delText>以下</w:delText>
        </w:r>
      </w:del>
      <w:ins w:id="605" w:author="IRK" w:date="2020-03-12T14:36:00Z">
        <w:r w:rsidR="00A55E2C">
          <w:rPr>
            <w:rFonts w:hint="eastAsia"/>
          </w:rPr>
          <w:t>次</w:t>
        </w:r>
      </w:ins>
      <w:r w:rsidR="001140F8" w:rsidRPr="00924F18">
        <w:t>は、各メソッドに関する説明である。</w:t>
      </w:r>
    </w:p>
    <w:p w14:paraId="28F9DE75" w14:textId="77777777" w:rsidR="001140F8" w:rsidRPr="00924F18" w:rsidRDefault="001140F8" w:rsidP="00F93119"/>
    <w:p w14:paraId="14D7EEF2" w14:textId="77777777" w:rsidR="001140F8" w:rsidRPr="00924F18" w:rsidRDefault="001140F8" w:rsidP="00F93119">
      <w:r w:rsidRPr="00924F18">
        <w:t>boolean next()</w:t>
      </w:r>
    </w:p>
    <w:p w14:paraId="3AF6757C" w14:textId="2F8A25D0" w:rsidR="001140F8" w:rsidRPr="00924F18" w:rsidRDefault="001140F8" w:rsidP="00F93119">
      <w:r w:rsidRPr="00924F18">
        <w:lastRenderedPageBreak/>
        <w:t>カーソルを次の行に移動させる。次の行に移動できない時、つまり現在のカーソルの位置が最後の行の次にある場合は、</w:t>
      </w:r>
      <w:r w:rsidR="00E9433F">
        <w:t>FALSE</w:t>
      </w:r>
      <w:r w:rsidRPr="00924F18">
        <w:t>を返す。そうでない場合は、</w:t>
      </w:r>
      <w:r w:rsidR="003566EB">
        <w:t>TRUE</w:t>
      </w:r>
      <w:r w:rsidRPr="00924F18">
        <w:t>を返す。</w:t>
      </w:r>
    </w:p>
    <w:p w14:paraId="1C05D909" w14:textId="77777777" w:rsidR="001140F8" w:rsidRPr="00924F18" w:rsidRDefault="001140F8" w:rsidP="00F93119"/>
    <w:p w14:paraId="2763F095" w14:textId="77777777" w:rsidR="001140F8" w:rsidRPr="00924F18" w:rsidRDefault="001140F8" w:rsidP="00F93119">
      <w:r w:rsidRPr="00924F18">
        <w:t>boolean previous()</w:t>
      </w:r>
    </w:p>
    <w:p w14:paraId="40115474" w14:textId="6E2484A6" w:rsidR="001140F8" w:rsidRPr="00924F18" w:rsidRDefault="001140F8" w:rsidP="00F93119">
      <w:r w:rsidRPr="00924F18">
        <w:t>カーソルを前の行に移動させる。前の行に移動できない時、つまり現在のカーソルの位置が最初の行の前にある場合は、</w:t>
      </w:r>
      <w:r w:rsidR="00E9433F">
        <w:t>FALSE</w:t>
      </w:r>
      <w:r w:rsidRPr="00924F18">
        <w:t>を返す。そうでない場合は、</w:t>
      </w:r>
      <w:r w:rsidR="003566EB">
        <w:t>TRUE</w:t>
      </w:r>
      <w:r w:rsidRPr="00924F18">
        <w:t>を返す。</w:t>
      </w:r>
    </w:p>
    <w:p w14:paraId="73E1B530" w14:textId="77777777" w:rsidR="001140F8" w:rsidRPr="00924F18" w:rsidRDefault="001140F8" w:rsidP="00F93119"/>
    <w:p w14:paraId="34F0E47B" w14:textId="77777777" w:rsidR="001140F8" w:rsidRPr="00924F18" w:rsidRDefault="001140F8" w:rsidP="00F93119">
      <w:r w:rsidRPr="00924F18">
        <w:t>String getString( int columnIndex ) throws IndexOutOfBoundsException</w:t>
      </w:r>
    </w:p>
    <w:p w14:paraId="187A07D8" w14:textId="0BCB1D63" w:rsidR="001140F8" w:rsidRPr="00924F18" w:rsidRDefault="001140F8" w:rsidP="00F93119">
      <w:r w:rsidRPr="00544C92">
        <w:t>現在の行の</w:t>
      </w:r>
      <w:r w:rsidRPr="00544C92">
        <w:t>columnIndex</w:t>
      </w:r>
      <w:r w:rsidRPr="00544C92">
        <w:t>番目の</w:t>
      </w:r>
      <w:r w:rsidR="0000243C">
        <w:t>カラム値</w:t>
      </w:r>
      <w:r w:rsidRPr="00544C92">
        <w:t>を</w:t>
      </w:r>
      <w:r w:rsidRPr="00544C92">
        <w:t>java.lang.String</w:t>
      </w:r>
      <w:r w:rsidRPr="00544C92">
        <w:t>形式で返す。このカラムのデータ</w:t>
      </w:r>
      <w:del w:id="606" w:author="IRK" w:date="2020-04-13T12:14:00Z">
        <w:r w:rsidRPr="00544C92" w:rsidDel="0039608D">
          <w:delText>形式</w:delText>
        </w:r>
      </w:del>
      <w:ins w:id="607" w:author="IRK" w:date="2020-04-13T12:14:00Z">
        <w:r w:rsidR="0039608D">
          <w:rPr>
            <w:rFonts w:hint="eastAsia"/>
          </w:rPr>
          <w:t>型</w:t>
        </w:r>
      </w:ins>
      <w:r w:rsidRPr="00544C92">
        <w:t>が文字型でない場合は、</w:t>
      </w:r>
      <w:r w:rsidRPr="00544C92">
        <w:t>String</w:t>
      </w:r>
      <w:r w:rsidRPr="00544C92">
        <w:t>に変換された値を返す。</w:t>
      </w:r>
      <w:r w:rsidRPr="00544C92">
        <w:t>String</w:t>
      </w:r>
      <w:r w:rsidRPr="00924F18">
        <w:t>に変換する際に特定の形式に変換</w:t>
      </w:r>
      <w:r w:rsidRPr="00924F18">
        <w:rPr>
          <w:rFonts w:hint="eastAsia"/>
        </w:rPr>
        <w:t>する</w:t>
      </w:r>
      <w:r w:rsidRPr="00924F18">
        <w:t>場合は、カラムのデータ</w:t>
      </w:r>
      <w:del w:id="608" w:author="IRK" w:date="2020-04-13T12:14:00Z">
        <w:r w:rsidRPr="00924F18" w:rsidDel="0039608D">
          <w:delText>形式</w:delText>
        </w:r>
      </w:del>
      <w:ins w:id="609" w:author="IRK" w:date="2020-04-13T12:14:00Z">
        <w:r w:rsidR="0039608D">
          <w:rPr>
            <w:rFonts w:hint="eastAsia"/>
          </w:rPr>
          <w:t>型</w:t>
        </w:r>
      </w:ins>
      <w:r w:rsidRPr="00924F18">
        <w:t>に</w:t>
      </w:r>
      <w:r w:rsidRPr="00924F18">
        <w:rPr>
          <w:rFonts w:hint="eastAsia"/>
        </w:rPr>
        <w:t>合致</w:t>
      </w:r>
      <w:r w:rsidRPr="00924F18">
        <w:t>するように</w:t>
      </w:r>
      <w:r w:rsidRPr="00544C92">
        <w:t>getDouble</w:t>
      </w:r>
      <w:r w:rsidRPr="00544C92">
        <w:t>または</w:t>
      </w:r>
      <w:r w:rsidRPr="00544C92">
        <w:t>getBoolean</w:t>
      </w:r>
      <w:r w:rsidRPr="00544C92">
        <w:t>を呼び出してフォーマットする必要がある。</w:t>
      </w:r>
      <w:r w:rsidRPr="00544C92">
        <w:t>columnIndex</w:t>
      </w:r>
      <w:r w:rsidRPr="00544C92">
        <w:t>は</w:t>
      </w:r>
      <w:r w:rsidRPr="00544C92">
        <w:t>1</w:t>
      </w:r>
      <w:r w:rsidRPr="00544C92">
        <w:t>ベースインデックスで、最初のカラムのインデックスは</w:t>
      </w:r>
      <w:r w:rsidRPr="00544C92">
        <w:t>1</w:t>
      </w:r>
      <w:r w:rsidRPr="00544C92">
        <w:t>である。</w:t>
      </w:r>
      <w:r w:rsidRPr="00544C92">
        <w:t>columnIndex</w:t>
      </w:r>
      <w:r w:rsidRPr="00544C92">
        <w:t>が</w:t>
      </w:r>
      <w:r w:rsidRPr="00544C92">
        <w:t>0</w:t>
      </w:r>
      <w:r w:rsidRPr="00544C92">
        <w:t>以下またはカラムの大きさを超える場合は、</w:t>
      </w:r>
      <w:r w:rsidRPr="00544C92">
        <w:t>IndexOutOfBoundsException</w:t>
      </w:r>
      <w:r w:rsidRPr="00924F18">
        <w:t>が投げられる。</w:t>
      </w:r>
    </w:p>
    <w:p w14:paraId="1C8BB60C" w14:textId="77777777" w:rsidR="001140F8" w:rsidRPr="00924F18" w:rsidRDefault="001140F8" w:rsidP="00F93119"/>
    <w:p w14:paraId="36D3B643" w14:textId="77777777" w:rsidR="001140F8" w:rsidRPr="00924F18" w:rsidRDefault="001140F8" w:rsidP="00F93119">
      <w:r w:rsidRPr="00924F18">
        <w:t>boolean getBoolean( int columnIndex ) throws IndexOutOfBoundsException</w:t>
      </w:r>
    </w:p>
    <w:p w14:paraId="73040240" w14:textId="72106CB7" w:rsidR="001140F8" w:rsidRPr="00924F18" w:rsidRDefault="001140F8" w:rsidP="00F93119">
      <w:r w:rsidRPr="00924F18">
        <w:t>現在の行の</w:t>
      </w:r>
      <w:r w:rsidRPr="00544C92">
        <w:t>columnIndex</w:t>
      </w:r>
      <w:r w:rsidRPr="00544C92">
        <w:t>番目の</w:t>
      </w:r>
      <w:r w:rsidR="0000243C">
        <w:t>カラム値</w:t>
      </w:r>
      <w:r w:rsidRPr="00544C92">
        <w:t>を</w:t>
      </w:r>
      <w:r w:rsidRPr="00544C92">
        <w:t>boolean</w:t>
      </w:r>
      <w:r w:rsidRPr="00544C92">
        <w:t>形式で返す。このカラムのデータ</w:t>
      </w:r>
      <w:del w:id="610" w:author="IRK" w:date="2020-04-13T12:14:00Z">
        <w:r w:rsidRPr="00544C92" w:rsidDel="0039608D">
          <w:delText>形式</w:delText>
        </w:r>
      </w:del>
      <w:ins w:id="611" w:author="IRK" w:date="2020-04-13T12:14:00Z">
        <w:r w:rsidR="0039608D">
          <w:rPr>
            <w:rFonts w:hint="eastAsia"/>
          </w:rPr>
          <w:t>型</w:t>
        </w:r>
      </w:ins>
      <w:r w:rsidRPr="00544C92">
        <w:t>が論理型でない場合は、適切な変換を行う。カラムのデータ</w:t>
      </w:r>
      <w:del w:id="612" w:author="IRK" w:date="2020-04-13T12:14:00Z">
        <w:r w:rsidRPr="00544C92" w:rsidDel="0039608D">
          <w:delText>形式</w:delText>
        </w:r>
      </w:del>
      <w:ins w:id="613" w:author="IRK" w:date="2020-04-13T12:14:00Z">
        <w:r w:rsidR="0039608D">
          <w:rPr>
            <w:rFonts w:hint="eastAsia"/>
          </w:rPr>
          <w:t>型</w:t>
        </w:r>
      </w:ins>
      <w:r w:rsidRPr="00544C92">
        <w:t>が文字型である場合は、</w:t>
      </w:r>
      <w:r w:rsidRPr="00544C92">
        <w:t>Boolean.valueOf()</w:t>
      </w:r>
      <w:r w:rsidRPr="00544C92">
        <w:t>メソッドを利用して</w:t>
      </w:r>
      <w:r w:rsidRPr="00544C92">
        <w:t>boolean</w:t>
      </w:r>
      <w:r w:rsidRPr="00544C92">
        <w:t>に変換し、数値型である場合</w:t>
      </w:r>
      <w:r w:rsidRPr="00544C92">
        <w:rPr>
          <w:rFonts w:hint="eastAsia"/>
        </w:rPr>
        <w:t>、</w:t>
      </w:r>
      <w:r w:rsidRPr="00544C92">
        <w:t>0</w:t>
      </w:r>
      <w:r w:rsidRPr="00544C92">
        <w:t>なら</w:t>
      </w:r>
      <w:r w:rsidR="00E9433F">
        <w:t>FALSE</w:t>
      </w:r>
      <w:r w:rsidRPr="00544C92">
        <w:t>、そう</w:t>
      </w:r>
      <w:r w:rsidRPr="00924F18">
        <w:t>でな</w:t>
      </w:r>
      <w:r w:rsidR="002C60D6">
        <w:rPr>
          <w:rFonts w:hint="eastAsia"/>
        </w:rPr>
        <w:t>い場合</w:t>
      </w:r>
      <w:r w:rsidR="003566EB">
        <w:t>TRUE</w:t>
      </w:r>
      <w:r w:rsidRPr="00544C92">
        <w:t>を返す。</w:t>
      </w:r>
      <w:r w:rsidRPr="00544C92">
        <w:t>columnIndex</w:t>
      </w:r>
      <w:r w:rsidRPr="00544C92">
        <w:t>は</w:t>
      </w:r>
      <w:r w:rsidRPr="00544C92">
        <w:t>1</w:t>
      </w:r>
      <w:r w:rsidRPr="00544C92">
        <w:t>ベースインデックスで、最初のカラムのインデックスは</w:t>
      </w:r>
      <w:r w:rsidRPr="00544C92">
        <w:t>1</w:t>
      </w:r>
      <w:r w:rsidRPr="00544C92">
        <w:t>である。</w:t>
      </w:r>
      <w:r w:rsidRPr="00544C92">
        <w:t>columnIndex</w:t>
      </w:r>
      <w:r w:rsidRPr="00544C92">
        <w:t>が</w:t>
      </w:r>
      <w:r w:rsidRPr="00924F18">
        <w:t>0</w:t>
      </w:r>
      <w:r w:rsidRPr="00924F18">
        <w:t>以下またはカラムの大きさを超える場合は、</w:t>
      </w:r>
      <w:r w:rsidRPr="00544C92">
        <w:t>IndexOutOfBoundsException</w:t>
      </w:r>
      <w:r w:rsidRPr="00924F18">
        <w:t>が投げられる。</w:t>
      </w:r>
    </w:p>
    <w:p w14:paraId="7BD75040" w14:textId="77777777" w:rsidR="001140F8" w:rsidRPr="00924F18" w:rsidRDefault="001140F8" w:rsidP="00F93119"/>
    <w:p w14:paraId="0E2EA2F6" w14:textId="7F27D4F1" w:rsidR="001140F8" w:rsidRDefault="001140F8" w:rsidP="00F93119">
      <w:r w:rsidRPr="00924F18">
        <w:t>double getDouble( int columnIndex ) throws IndexOutOfBoundsException, NumberFormatException</w:t>
      </w:r>
    </w:p>
    <w:p w14:paraId="36213084" w14:textId="18E1B25B" w:rsidR="008E3853" w:rsidRPr="008E3853" w:rsidRDefault="008E3853" w:rsidP="00F93119">
      <w:r>
        <w:t>BigDecimal getBigDecimal( int columnIndex ) throws</w:t>
      </w:r>
      <w:r>
        <w:rPr>
          <w:rFonts w:hint="eastAsia"/>
        </w:rPr>
        <w:t xml:space="preserve"> </w:t>
      </w:r>
      <w:r>
        <w:t>IndexOutOfBoundsException, NumberFormatException</w:t>
      </w:r>
    </w:p>
    <w:p w14:paraId="2E2E66A6" w14:textId="77777777" w:rsidR="001140F8" w:rsidRPr="00924F18" w:rsidRDefault="001140F8" w:rsidP="00F93119">
      <w:r w:rsidRPr="00924F18">
        <w:t>short getShort( int columnIndex ) throws IndexOutOfBoundsException, NumberFormatException</w:t>
      </w:r>
    </w:p>
    <w:p w14:paraId="4524B962" w14:textId="77777777" w:rsidR="001140F8" w:rsidRPr="00924F18" w:rsidRDefault="001140F8" w:rsidP="00F93119">
      <w:r w:rsidRPr="00924F18">
        <w:t>int getInteger( int columnIndex ) throws IndexOutOfBoundsException, NumberFormatException</w:t>
      </w:r>
    </w:p>
    <w:p w14:paraId="2CE8BE98" w14:textId="3CA01806" w:rsidR="001140F8" w:rsidRPr="00924F18" w:rsidRDefault="001140F8" w:rsidP="00F93119">
      <w:r w:rsidRPr="00924F18">
        <w:t>現在の行の</w:t>
      </w:r>
      <w:r w:rsidRPr="00544C92">
        <w:t>columnIndex</w:t>
      </w:r>
      <w:r w:rsidRPr="00544C92">
        <w:t>番目の</w:t>
      </w:r>
      <w:r w:rsidR="0000243C">
        <w:t>カラム値</w:t>
      </w:r>
      <w:r w:rsidRPr="00544C92">
        <w:t>をそれぞれ</w:t>
      </w:r>
      <w:r w:rsidRPr="00544C92">
        <w:t>double</w:t>
      </w:r>
      <w:r w:rsidRPr="00544C92">
        <w:t>、</w:t>
      </w:r>
      <w:r w:rsidR="008E3853">
        <w:t>BigDecimal</w:t>
      </w:r>
      <w:r w:rsidR="008E3853">
        <w:rPr>
          <w:rFonts w:hint="eastAsia"/>
        </w:rPr>
        <w:t>、</w:t>
      </w:r>
      <w:r w:rsidRPr="00544C92">
        <w:t>short</w:t>
      </w:r>
      <w:r w:rsidRPr="00544C92">
        <w:t>、</w:t>
      </w:r>
      <w:r w:rsidRPr="00544C92">
        <w:t>int</w:t>
      </w:r>
      <w:r w:rsidRPr="00544C92">
        <w:t>形式で返す。このカラムのデータ</w:t>
      </w:r>
      <w:del w:id="614" w:author="IRK" w:date="2020-04-13T12:14:00Z">
        <w:r w:rsidRPr="00544C92" w:rsidDel="0039608D">
          <w:delText>形式</w:delText>
        </w:r>
      </w:del>
      <w:ins w:id="615" w:author="IRK" w:date="2020-04-13T12:14:00Z">
        <w:r w:rsidR="0039608D">
          <w:rPr>
            <w:rFonts w:hint="eastAsia"/>
          </w:rPr>
          <w:t>型</w:t>
        </w:r>
      </w:ins>
      <w:r w:rsidRPr="00544C92">
        <w:t>が数値型の場合は、</w:t>
      </w:r>
      <w:r w:rsidRPr="00544C92">
        <w:rPr>
          <w:rFonts w:hint="eastAsia"/>
        </w:rPr>
        <w:t>デフォルト</w:t>
      </w:r>
      <w:r w:rsidRPr="00544C92">
        <w:t>値は</w:t>
      </w:r>
      <w:r w:rsidRPr="00544C92">
        <w:t>double</w:t>
      </w:r>
      <w:r w:rsidRPr="00544C92">
        <w:t>形式の値であり、</w:t>
      </w:r>
      <w:r w:rsidR="008E3853">
        <w:rPr>
          <w:rFonts w:hint="eastAsia"/>
        </w:rPr>
        <w:t>g</w:t>
      </w:r>
      <w:r w:rsidR="008E3853">
        <w:t>etDouble</w:t>
      </w:r>
      <w:r w:rsidR="008E3853">
        <w:rPr>
          <w:rFonts w:hint="eastAsia"/>
        </w:rPr>
        <w:t>、</w:t>
      </w:r>
      <w:r w:rsidR="008E3853">
        <w:rPr>
          <w:rFonts w:hint="eastAsia"/>
        </w:rPr>
        <w:t>g</w:t>
      </w:r>
      <w:r w:rsidR="008E3853">
        <w:t>etBigDecimal</w:t>
      </w:r>
      <w:r w:rsidR="008E3853">
        <w:rPr>
          <w:rFonts w:hint="eastAsia"/>
        </w:rPr>
        <w:t>、</w:t>
      </w:r>
      <w:r w:rsidRPr="00544C92">
        <w:t>getShort</w:t>
      </w:r>
      <w:r w:rsidR="008E3853">
        <w:rPr>
          <w:rFonts w:hint="eastAsia"/>
        </w:rPr>
        <w:t>、</w:t>
      </w:r>
      <w:r w:rsidRPr="00544C92">
        <w:t>getInteger</w:t>
      </w:r>
      <w:r w:rsidRPr="00544C92">
        <w:t>はそれぞれ</w:t>
      </w:r>
      <w:r w:rsidR="008E3853">
        <w:rPr>
          <w:rFonts w:hint="eastAsia"/>
        </w:rPr>
        <w:t>Double</w:t>
      </w:r>
      <w:r w:rsidR="008E3853">
        <w:rPr>
          <w:rFonts w:hint="eastAsia"/>
        </w:rPr>
        <w:t>、</w:t>
      </w:r>
      <w:r w:rsidR="008E3853">
        <w:rPr>
          <w:rFonts w:hint="eastAsia"/>
        </w:rPr>
        <w:t>BigDecimal</w:t>
      </w:r>
      <w:r w:rsidR="008E3853">
        <w:rPr>
          <w:rFonts w:hint="eastAsia"/>
        </w:rPr>
        <w:t>、</w:t>
      </w:r>
      <w:r w:rsidRPr="00544C92">
        <w:t>short</w:t>
      </w:r>
      <w:r w:rsidR="008E3853">
        <w:rPr>
          <w:rFonts w:hint="eastAsia"/>
        </w:rPr>
        <w:t>、</w:t>
      </w:r>
      <w:r w:rsidRPr="00544C92">
        <w:t>int</w:t>
      </w:r>
      <w:r w:rsidRPr="00544C92">
        <w:t>に型変換して返す。カラムのデータ</w:t>
      </w:r>
      <w:del w:id="616" w:author="IRK" w:date="2020-04-13T12:14:00Z">
        <w:r w:rsidRPr="00544C92" w:rsidDel="0039608D">
          <w:delText>形式</w:delText>
        </w:r>
      </w:del>
      <w:ins w:id="617" w:author="IRK" w:date="2020-04-13T12:14:00Z">
        <w:r w:rsidR="0039608D">
          <w:rPr>
            <w:rFonts w:hint="eastAsia"/>
          </w:rPr>
          <w:t>型</w:t>
        </w:r>
      </w:ins>
      <w:r w:rsidRPr="00544C92">
        <w:t>が文字型の場合は、</w:t>
      </w:r>
      <w:r w:rsidRPr="00544C92">
        <w:t>Double.parseDouble()</w:t>
      </w:r>
      <w:r w:rsidRPr="00544C92">
        <w:t>、</w:t>
      </w:r>
      <w:r w:rsidR="008E3853">
        <w:rPr>
          <w:rFonts w:hint="eastAsia"/>
        </w:rPr>
        <w:t>n</w:t>
      </w:r>
      <w:r w:rsidR="008E3853">
        <w:t xml:space="preserve">ew </w:t>
      </w:r>
      <w:r w:rsidR="008E3853">
        <w:rPr>
          <w:rFonts w:hint="eastAsia"/>
        </w:rPr>
        <w:t>BigDecimal</w:t>
      </w:r>
      <w:r w:rsidR="008E3853">
        <w:t>()</w:t>
      </w:r>
      <w:r w:rsidR="008E3853">
        <w:rPr>
          <w:rFonts w:hint="eastAsia"/>
        </w:rPr>
        <w:t>、</w:t>
      </w:r>
      <w:r w:rsidRPr="00544C92">
        <w:t>Short.parseShort()</w:t>
      </w:r>
      <w:r w:rsidRPr="00544C92">
        <w:t>、</w:t>
      </w:r>
      <w:r w:rsidRPr="00544C92">
        <w:t>Integer.parseInt()</w:t>
      </w:r>
      <w:r w:rsidRPr="00544C92">
        <w:t>を呼び出して</w:t>
      </w:r>
      <w:r w:rsidRPr="00924F18">
        <w:t>型変換をするが、文字値が正しい数字表現でない場合は</w:t>
      </w:r>
      <w:r w:rsidRPr="00544C92">
        <w:t>NumberFormatException</w:t>
      </w:r>
      <w:r w:rsidRPr="00544C92">
        <w:t>が投げられる。カラムのデータ</w:t>
      </w:r>
      <w:del w:id="618" w:author="IRK" w:date="2020-04-13T12:14:00Z">
        <w:r w:rsidRPr="00544C92" w:rsidDel="0039608D">
          <w:delText>形式</w:delText>
        </w:r>
      </w:del>
      <w:ins w:id="619" w:author="IRK" w:date="2020-04-13T12:14:00Z">
        <w:r w:rsidR="0039608D">
          <w:rPr>
            <w:rFonts w:hint="eastAsia"/>
          </w:rPr>
          <w:t>型</w:t>
        </w:r>
      </w:ins>
      <w:r w:rsidRPr="00544C92">
        <w:t>が論理型の場合、その値が</w:t>
      </w:r>
      <w:r w:rsidR="003566EB">
        <w:t>TRUE</w:t>
      </w:r>
      <w:r w:rsidRPr="00544C92">
        <w:t>である場合は</w:t>
      </w:r>
      <w:r w:rsidRPr="00544C92">
        <w:t>1</w:t>
      </w:r>
      <w:r w:rsidRPr="00544C92">
        <w:t>、そうでない場合は</w:t>
      </w:r>
      <w:r w:rsidRPr="00544C92">
        <w:t>0</w:t>
      </w:r>
      <w:r w:rsidRPr="00544C92">
        <w:t>に変換される。</w:t>
      </w:r>
      <w:r w:rsidRPr="00544C92">
        <w:t>columnIndex</w:t>
      </w:r>
      <w:r w:rsidRPr="00544C92">
        <w:t>は</w:t>
      </w:r>
      <w:r w:rsidRPr="00544C92">
        <w:t>1</w:t>
      </w:r>
      <w:r w:rsidRPr="00544C92">
        <w:t>ベースインデックスで、最初のカラムのインデックスは</w:t>
      </w:r>
      <w:r w:rsidRPr="00544C92">
        <w:t>1</w:t>
      </w:r>
      <w:r w:rsidRPr="00544C92">
        <w:t>である。</w:t>
      </w:r>
      <w:r w:rsidRPr="00544C92">
        <w:t>columnIndex</w:t>
      </w:r>
      <w:r w:rsidRPr="00544C92">
        <w:t>が</w:t>
      </w:r>
      <w:r w:rsidRPr="00544C92">
        <w:t>0</w:t>
      </w:r>
      <w:r w:rsidRPr="00544C92">
        <w:t>以下またはカラムの大きさを超える場合は、</w:t>
      </w:r>
      <w:r w:rsidRPr="00544C92">
        <w:t>IndexOutOfBoundsException</w:t>
      </w:r>
      <w:r w:rsidRPr="00544C92">
        <w:t>が</w:t>
      </w:r>
      <w:r w:rsidRPr="00924F18">
        <w:t>投げられる。</w:t>
      </w:r>
    </w:p>
    <w:p w14:paraId="77E48676" w14:textId="77777777" w:rsidR="001140F8" w:rsidRPr="00924F18" w:rsidRDefault="001140F8" w:rsidP="00F93119"/>
    <w:p w14:paraId="15075461" w14:textId="77777777" w:rsidR="001140F8" w:rsidRPr="00924F18" w:rsidRDefault="001140F8" w:rsidP="00F93119">
      <w:r w:rsidRPr="00924F18">
        <w:t>String getString( String columnName ) throws IndexOutOfBoundsException</w:t>
      </w:r>
    </w:p>
    <w:p w14:paraId="553CDC49" w14:textId="3110660F" w:rsidR="001140F8" w:rsidRPr="00924F18" w:rsidRDefault="001140F8" w:rsidP="00F93119">
      <w:r w:rsidRPr="00924F18">
        <w:t>カラム名が</w:t>
      </w:r>
      <w:r w:rsidRPr="00544C92">
        <w:t>columnName</w:t>
      </w:r>
      <w:r w:rsidRPr="00544C92">
        <w:t>であるカラムの値を</w:t>
      </w:r>
      <w:r w:rsidRPr="00544C92">
        <w:t>java.lang.String</w:t>
      </w:r>
      <w:r w:rsidRPr="00544C92">
        <w:t>形式で返す。</w:t>
      </w:r>
      <w:r w:rsidRPr="00544C92">
        <w:t>columnName</w:t>
      </w:r>
      <w:r w:rsidRPr="00544C92">
        <w:t>は、ルールサービスの呼び出しに使用されたコード体系が</w:t>
      </w:r>
      <w:r w:rsidRPr="00544C92">
        <w:t>ID</w:t>
      </w:r>
      <w:r w:rsidR="00FC2A73">
        <w:t>または名前である場合はルール</w:t>
      </w:r>
      <w:r w:rsidR="00FC2A73">
        <w:rPr>
          <w:rFonts w:hint="eastAsia"/>
        </w:rPr>
        <w:t>の</w:t>
      </w:r>
      <w:r w:rsidRPr="00544C92">
        <w:t>リターン</w:t>
      </w:r>
      <w:r w:rsidR="00FC2A73">
        <w:rPr>
          <w:rFonts w:hint="eastAsia"/>
        </w:rPr>
        <w:t>項目の</w:t>
      </w:r>
      <w:r w:rsidRPr="00544C92">
        <w:t>名</w:t>
      </w:r>
      <w:r w:rsidR="00FC2A73">
        <w:t>前であり、コード体系がエイリアスである場合はルールのリターン</w:t>
      </w:r>
      <w:r w:rsidR="00FC2A73" w:rsidRPr="008F77FD">
        <w:rPr>
          <w:rFonts w:hint="eastAsia"/>
        </w:rPr>
        <w:t>項目の</w:t>
      </w:r>
      <w:r w:rsidRPr="00544C92">
        <w:t>エイリアスである。</w:t>
      </w:r>
      <w:r w:rsidRPr="00544C92">
        <w:t>columnName</w:t>
      </w:r>
      <w:r w:rsidRPr="00924F18">
        <w:t>に該当するカラムが存在しない場合は、</w:t>
      </w:r>
      <w:r w:rsidRPr="00544C92">
        <w:lastRenderedPageBreak/>
        <w:t>IndexOutOfBoundsException</w:t>
      </w:r>
      <w:r w:rsidRPr="00544C92">
        <w:t>が</w:t>
      </w:r>
      <w:r w:rsidR="000E3844" w:rsidRPr="00AB2487">
        <w:rPr>
          <w:rFonts w:ascii="ＭＳ Ｐゴシック" w:hAnsi="ＭＳ Ｐゴシック" w:hint="eastAsia"/>
        </w:rPr>
        <w:t>投げられる</w:t>
      </w:r>
      <w:r w:rsidRPr="00AB2487">
        <w:rPr>
          <w:rFonts w:ascii="ＭＳ Ｐゴシック" w:hAnsi="ＭＳ Ｐゴシック" w:hint="eastAsia"/>
        </w:rPr>
        <w:t>。</w:t>
      </w:r>
      <w:r w:rsidRPr="00544C92">
        <w:t>カラムのデータ</w:t>
      </w:r>
      <w:del w:id="620" w:author="IRK" w:date="2020-04-13T12:14:00Z">
        <w:r w:rsidRPr="00544C92" w:rsidDel="0039608D">
          <w:delText>形式</w:delText>
        </w:r>
      </w:del>
      <w:ins w:id="621" w:author="IRK" w:date="2020-04-13T12:14:00Z">
        <w:r w:rsidR="0039608D">
          <w:rPr>
            <w:rFonts w:hint="eastAsia"/>
          </w:rPr>
          <w:t>型</w:t>
        </w:r>
      </w:ins>
      <w:r w:rsidRPr="00544C92">
        <w:t>が文字型でない場合は、適切な変換を行う。これについては、</w:t>
      </w:r>
      <w:r w:rsidRPr="00544C92">
        <w:t>getString(int)</w:t>
      </w:r>
      <w:r w:rsidRPr="00544C92">
        <w:t>を参照の</w:t>
      </w:r>
      <w:r w:rsidRPr="00924F18">
        <w:t>こと。</w:t>
      </w:r>
    </w:p>
    <w:p w14:paraId="1ADBCE90" w14:textId="77777777" w:rsidR="001140F8" w:rsidRPr="00924F18" w:rsidRDefault="001140F8" w:rsidP="00F93119"/>
    <w:p w14:paraId="7D902F51" w14:textId="77777777" w:rsidR="001140F8" w:rsidRPr="00924F18" w:rsidRDefault="001140F8" w:rsidP="00F93119">
      <w:r w:rsidRPr="00924F18">
        <w:t>boolean getBoolean( String columnName ) throws IndexOutOfBoundsException</w:t>
      </w:r>
    </w:p>
    <w:p w14:paraId="1F7441CB" w14:textId="06ED1843" w:rsidR="001140F8" w:rsidRPr="00924F18" w:rsidRDefault="001140F8" w:rsidP="00F93119">
      <w:r w:rsidRPr="00924F18">
        <w:t>カラム名が</w:t>
      </w:r>
      <w:r w:rsidRPr="00544C92">
        <w:t>columnName</w:t>
      </w:r>
      <w:r w:rsidRPr="00544C92">
        <w:t>であるカラムの値を</w:t>
      </w:r>
      <w:r w:rsidRPr="00544C92">
        <w:t>boolean</w:t>
      </w:r>
      <w:r w:rsidRPr="00544C92">
        <w:t>形式で返す。</w:t>
      </w:r>
      <w:r w:rsidRPr="00544C92">
        <w:t>columnName</w:t>
      </w:r>
      <w:r w:rsidRPr="00544C92">
        <w:t>は、ルールサービスの呼び出しに使用されたコード体系が</w:t>
      </w:r>
      <w:r w:rsidRPr="00544C92">
        <w:t>ID</w:t>
      </w:r>
      <w:r w:rsidRPr="00544C92">
        <w:t>または名前である場合はルールのリターン</w:t>
      </w:r>
      <w:r w:rsidR="009A261C" w:rsidRPr="008F77FD">
        <w:rPr>
          <w:rFonts w:hint="eastAsia"/>
        </w:rPr>
        <w:t>項目</w:t>
      </w:r>
      <w:r w:rsidRPr="00544C92">
        <w:t>の名前であり、コード体系がエイリアスである場合はルールのリターン</w:t>
      </w:r>
      <w:r w:rsidR="009A261C">
        <w:rPr>
          <w:rFonts w:hint="eastAsia"/>
        </w:rPr>
        <w:t>項目</w:t>
      </w:r>
      <w:r w:rsidRPr="00544C92">
        <w:t>のエイリアスである。</w:t>
      </w:r>
      <w:r w:rsidRPr="00544C92">
        <w:t>columnName</w:t>
      </w:r>
      <w:r w:rsidRPr="00544C92">
        <w:t>に</w:t>
      </w:r>
      <w:r w:rsidRPr="00924F18">
        <w:t>該当するカラムが存在しない場合は、</w:t>
      </w:r>
      <w:r w:rsidRPr="00544C92">
        <w:t>IndexOutOfBoundsException</w:t>
      </w:r>
      <w:r w:rsidRPr="00544C92">
        <w:t>が</w:t>
      </w:r>
      <w:r w:rsidR="0093109B" w:rsidRPr="00AB2487">
        <w:rPr>
          <w:rFonts w:ascii="ＭＳ Ｐゴシック" w:hAnsi="ＭＳ Ｐゴシック" w:hint="eastAsia"/>
        </w:rPr>
        <w:t>投げられる</w:t>
      </w:r>
      <w:r w:rsidRPr="00AB2487">
        <w:rPr>
          <w:rFonts w:ascii="ＭＳ Ｐゴシック" w:hAnsi="ＭＳ Ｐゴシック" w:hint="eastAsia"/>
        </w:rPr>
        <w:t>。</w:t>
      </w:r>
      <w:r w:rsidRPr="00544C92">
        <w:t>カラムのデータ</w:t>
      </w:r>
      <w:del w:id="622" w:author="IRK" w:date="2020-04-13T12:14:00Z">
        <w:r w:rsidRPr="00544C92" w:rsidDel="0039608D">
          <w:delText>形式</w:delText>
        </w:r>
      </w:del>
      <w:ins w:id="623" w:author="IRK" w:date="2020-04-13T12:14:00Z">
        <w:r w:rsidR="0039608D">
          <w:rPr>
            <w:rFonts w:hint="eastAsia"/>
          </w:rPr>
          <w:t>型</w:t>
        </w:r>
      </w:ins>
      <w:r w:rsidRPr="00544C92">
        <w:t>が論理型でない場合は、適切な変換をする。これについては、</w:t>
      </w:r>
      <w:r w:rsidRPr="00544C92">
        <w:t>getBoolean(int)</w:t>
      </w:r>
      <w:r w:rsidRPr="00544C92">
        <w:t>を参照のこと。</w:t>
      </w:r>
    </w:p>
    <w:p w14:paraId="4A0CDCE4" w14:textId="77777777" w:rsidR="001140F8" w:rsidRPr="00924F18" w:rsidRDefault="001140F8" w:rsidP="00F93119"/>
    <w:p w14:paraId="6A82EFFE" w14:textId="158DDB1E" w:rsidR="001140F8" w:rsidRDefault="001140F8" w:rsidP="00F93119">
      <w:r w:rsidRPr="00924F18">
        <w:t>double getDouble( String columnName ) throws IndexOutOfBoundsException, NumberFormatException</w:t>
      </w:r>
    </w:p>
    <w:p w14:paraId="7E1BDA8C" w14:textId="4CB83CBD" w:rsidR="002E16D8" w:rsidRPr="002E16D8" w:rsidRDefault="002E16D8" w:rsidP="00F93119">
      <w:r>
        <w:t>BigDecimal getBigDecimal( String columnName ) throws</w:t>
      </w:r>
      <w:r>
        <w:rPr>
          <w:rFonts w:hint="eastAsia"/>
        </w:rPr>
        <w:t xml:space="preserve"> </w:t>
      </w:r>
      <w:r>
        <w:t>IndexOutOfBoundsException, NumberFormatException</w:t>
      </w:r>
    </w:p>
    <w:p w14:paraId="3C3DC2F5" w14:textId="77777777" w:rsidR="001140F8" w:rsidRPr="00924F18" w:rsidRDefault="001140F8" w:rsidP="00F93119">
      <w:r w:rsidRPr="00924F18">
        <w:t>short getShort( String columnName ) throws IndexOutOfBoundsException, NumberFormatException</w:t>
      </w:r>
    </w:p>
    <w:p w14:paraId="286D091F" w14:textId="77777777" w:rsidR="001140F8" w:rsidRPr="00924F18" w:rsidRDefault="001140F8" w:rsidP="00F93119">
      <w:r w:rsidRPr="00924F18">
        <w:t>int getInteger( String columnName ) throws IndexOutOfBoundsException, NumberFormatException</w:t>
      </w:r>
    </w:p>
    <w:p w14:paraId="7A03B51D" w14:textId="34438F55" w:rsidR="001140F8" w:rsidRPr="00924F18" w:rsidRDefault="001140F8" w:rsidP="00F93119">
      <w:r w:rsidRPr="00924F18">
        <w:t>カラム名が</w:t>
      </w:r>
      <w:r w:rsidRPr="00544C92">
        <w:t>columnName</w:t>
      </w:r>
      <w:r w:rsidRPr="00544C92">
        <w:t>であるカラムの値をそれぞれ</w:t>
      </w:r>
      <w:r w:rsidRPr="00544C92">
        <w:t>double</w:t>
      </w:r>
      <w:r w:rsidRPr="00544C92">
        <w:t>、</w:t>
      </w:r>
      <w:r w:rsidR="002E16D8">
        <w:rPr>
          <w:rFonts w:hint="eastAsia"/>
        </w:rPr>
        <w:t>BigDecimal</w:t>
      </w:r>
      <w:r w:rsidR="002E16D8">
        <w:rPr>
          <w:rFonts w:hint="eastAsia"/>
        </w:rPr>
        <w:t>、</w:t>
      </w:r>
      <w:r w:rsidRPr="00544C92">
        <w:t>short</w:t>
      </w:r>
      <w:r w:rsidRPr="00544C92">
        <w:t>、</w:t>
      </w:r>
      <w:r w:rsidRPr="00544C92">
        <w:t>int</w:t>
      </w:r>
      <w:r w:rsidRPr="00544C92">
        <w:t>形式で返す。</w:t>
      </w:r>
      <w:r w:rsidRPr="00544C92">
        <w:t>columnName</w:t>
      </w:r>
      <w:r w:rsidRPr="00544C92">
        <w:t>は、ルールサービスの呼び出しに使用されたコード体系が</w:t>
      </w:r>
      <w:r w:rsidRPr="00544C92">
        <w:t>ID</w:t>
      </w:r>
      <w:r w:rsidRPr="00544C92">
        <w:t>または名前の場合はルールのリターン</w:t>
      </w:r>
      <w:r w:rsidR="009A261C">
        <w:rPr>
          <w:rFonts w:hint="eastAsia"/>
        </w:rPr>
        <w:t>項目</w:t>
      </w:r>
      <w:r w:rsidRPr="00544C92">
        <w:t>の名前であり、コード体系がエイリアスの場合はルールのリターン</w:t>
      </w:r>
      <w:r w:rsidR="009A261C">
        <w:rPr>
          <w:rFonts w:hint="eastAsia"/>
        </w:rPr>
        <w:t>項目</w:t>
      </w:r>
      <w:r w:rsidRPr="00544C92">
        <w:t>のエイリアスである。</w:t>
      </w:r>
      <w:r w:rsidRPr="00544C92">
        <w:t>columnName</w:t>
      </w:r>
      <w:r w:rsidRPr="00544C92">
        <w:t>に該当するカラムが存在しない場合は、</w:t>
      </w:r>
      <w:r w:rsidRPr="00544C92">
        <w:t>IndexOutOfBoundsException</w:t>
      </w:r>
      <w:r w:rsidRPr="00924F18">
        <w:t>が</w:t>
      </w:r>
      <w:r w:rsidR="000E3844" w:rsidRPr="00AB2487">
        <w:rPr>
          <w:rFonts w:ascii="ＭＳ Ｐゴシック" w:hAnsi="ＭＳ Ｐゴシック" w:hint="eastAsia"/>
        </w:rPr>
        <w:t>投げられる</w:t>
      </w:r>
      <w:r w:rsidRPr="00AB2487">
        <w:rPr>
          <w:rFonts w:ascii="ＭＳ Ｐゴシック" w:hAnsi="ＭＳ Ｐゴシック" w:hint="eastAsia"/>
        </w:rPr>
        <w:t>。</w:t>
      </w:r>
      <w:r w:rsidRPr="00924F18">
        <w:t>カラムのデータ</w:t>
      </w:r>
      <w:del w:id="624" w:author="IRK" w:date="2020-04-13T12:14:00Z">
        <w:r w:rsidRPr="00924F18" w:rsidDel="0039608D">
          <w:delText>形式</w:delText>
        </w:r>
      </w:del>
      <w:ins w:id="625" w:author="IRK" w:date="2020-04-13T12:14:00Z">
        <w:r w:rsidR="0039608D">
          <w:rPr>
            <w:rFonts w:hint="eastAsia"/>
          </w:rPr>
          <w:t>型</w:t>
        </w:r>
      </w:ins>
      <w:r w:rsidRPr="00924F18">
        <w:t>が数値型でない場合は、適切な変換を行う。これについては</w:t>
      </w:r>
      <w:r w:rsidRPr="00544C92">
        <w:t>、</w:t>
      </w:r>
      <w:r w:rsidRPr="00544C92">
        <w:t>getDouble(int)</w:t>
      </w:r>
      <w:r w:rsidRPr="00544C92">
        <w:t>、</w:t>
      </w:r>
      <w:r w:rsidR="002E16D8">
        <w:t>getBigDecimal()</w:t>
      </w:r>
      <w:r w:rsidR="002E16D8">
        <w:rPr>
          <w:rFonts w:hint="eastAsia"/>
        </w:rPr>
        <w:t>、</w:t>
      </w:r>
      <w:r w:rsidRPr="00544C92">
        <w:t>getShort(int)</w:t>
      </w:r>
      <w:r w:rsidRPr="00544C92">
        <w:t>、</w:t>
      </w:r>
      <w:r w:rsidRPr="00544C92">
        <w:t>getInteger(int)</w:t>
      </w:r>
      <w:r w:rsidRPr="00544C92">
        <w:t>をそれぞれ参照</w:t>
      </w:r>
      <w:r w:rsidRPr="00924F18">
        <w:t>のこと。</w:t>
      </w:r>
    </w:p>
    <w:p w14:paraId="7B4804FB" w14:textId="77777777" w:rsidR="00544C92" w:rsidRPr="002E16D8" w:rsidRDefault="00544C92" w:rsidP="00F93119"/>
    <w:p w14:paraId="14F3FD4F" w14:textId="77777777" w:rsidR="001140F8" w:rsidRPr="00924F18" w:rsidRDefault="001140F8" w:rsidP="00F93119">
      <w:r w:rsidRPr="00924F18">
        <w:t>ResultSetMetaData getMetaData()</w:t>
      </w:r>
    </w:p>
    <w:p w14:paraId="6F49775E" w14:textId="0194EAB2" w:rsidR="000A16E2" w:rsidDel="00C27399" w:rsidRDefault="001140F8" w:rsidP="00F93119">
      <w:pPr>
        <w:rPr>
          <w:del w:id="626" w:author="IRK" w:date="2020-03-13T09:29:00Z"/>
        </w:rPr>
      </w:pPr>
      <w:r w:rsidRPr="00544C92">
        <w:t>ResulSet</w:t>
      </w:r>
      <w:r w:rsidRPr="00544C92">
        <w:t>のカラム情報を持っている</w:t>
      </w:r>
      <w:r w:rsidRPr="00544C92">
        <w:t>ResultSetMetaData</w:t>
      </w:r>
      <w:r w:rsidRPr="00544C92">
        <w:t>オブジェクトを返す。</w:t>
      </w:r>
      <w:r w:rsidRPr="00544C92">
        <w:t>ResultSetMetaData</w:t>
      </w:r>
      <w:r w:rsidRPr="00544C92">
        <w:t>は、ルール実行結果の</w:t>
      </w:r>
      <w:r w:rsidRPr="00544C92">
        <w:t>MetaData</w:t>
      </w:r>
      <w:r w:rsidRPr="00544C92">
        <w:t>を持っている。この</w:t>
      </w:r>
      <w:r w:rsidRPr="00544C92">
        <w:t>ResultSetMetaData</w:t>
      </w:r>
      <w:r w:rsidRPr="00544C92">
        <w:t>については</w:t>
      </w:r>
      <w:r w:rsidRPr="00924F18">
        <w:t>、</w:t>
      </w:r>
      <w:del w:id="627" w:author="IRK" w:date="2020-03-13T09:29:00Z">
        <w:r w:rsidRPr="00924F18" w:rsidDel="00C27399">
          <w:delText>1.2.</w:delText>
        </w:r>
        <w:r w:rsidR="002E16D8" w:rsidDel="00C27399">
          <w:rPr>
            <w:rFonts w:hint="eastAsia"/>
          </w:rPr>
          <w:delText>6</w:delText>
        </w:r>
        <w:r w:rsidRPr="00924F18" w:rsidDel="00C27399">
          <w:delText>.4</w:delText>
        </w:r>
        <w:r w:rsidRPr="00924F18" w:rsidDel="00C27399">
          <w:rPr>
            <w:rFonts w:hint="eastAsia"/>
          </w:rPr>
          <w:delText xml:space="preserve"> com.innoexpert.rulesclient.Result</w:delText>
        </w:r>
      </w:del>
    </w:p>
    <w:p w14:paraId="70754FC6" w14:textId="14B55DFF" w:rsidR="001140F8" w:rsidRPr="00924F18" w:rsidRDefault="001140F8" w:rsidP="00F93119">
      <w:del w:id="628" w:author="IRK" w:date="2020-03-13T09:29:00Z">
        <w:r w:rsidRPr="00924F18" w:rsidDel="00C27399">
          <w:rPr>
            <w:rFonts w:hint="eastAsia"/>
          </w:rPr>
          <w:delText>SetMetData</w:delText>
        </w:r>
      </w:del>
      <w:ins w:id="629" w:author="IRK" w:date="2020-03-13T09:29:00Z">
        <w:r w:rsidR="00C27399">
          <w:rPr>
            <w:rFonts w:hint="eastAsia"/>
          </w:rPr>
          <w:t>「</w:t>
        </w:r>
      </w:ins>
      <w:ins w:id="630" w:author="IRK" w:date="2020-03-13T09:30:00Z">
        <w:r w:rsidR="00C27399">
          <w:fldChar w:fldCharType="begin"/>
        </w:r>
        <w:r w:rsidR="00C27399">
          <w:instrText xml:space="preserve"> </w:instrText>
        </w:r>
        <w:r w:rsidR="00C27399">
          <w:rPr>
            <w:rFonts w:hint="eastAsia"/>
          </w:rPr>
          <w:instrText>REF _Ref34984223 \r \h</w:instrText>
        </w:r>
        <w:r w:rsidR="00C27399">
          <w:instrText xml:space="preserve"> </w:instrText>
        </w:r>
      </w:ins>
      <w:r w:rsidR="00C27399">
        <w:fldChar w:fldCharType="separate"/>
      </w:r>
      <w:r w:rsidR="0092459D">
        <w:t>1.2.6.4</w:t>
      </w:r>
      <w:ins w:id="631" w:author="IRK" w:date="2020-03-13T09:30:00Z">
        <w:r w:rsidR="00C27399">
          <w:fldChar w:fldCharType="end"/>
        </w:r>
      </w:ins>
      <w:ins w:id="632" w:author="IRK" w:date="2020-04-13T12:40:00Z">
        <w:r w:rsidR="001E0234">
          <w:rPr>
            <w:rFonts w:hint="eastAsia"/>
          </w:rPr>
          <w:t xml:space="preserve"> </w:t>
        </w:r>
      </w:ins>
      <w:ins w:id="633" w:author="IRK" w:date="2020-03-13T09:30:00Z">
        <w:r w:rsidR="00C27399">
          <w:fldChar w:fldCharType="begin"/>
        </w:r>
        <w:r w:rsidR="00C27399">
          <w:instrText xml:space="preserve"> REF _Ref34984223 \h </w:instrText>
        </w:r>
      </w:ins>
      <w:r w:rsidR="00C27399">
        <w:fldChar w:fldCharType="separate"/>
      </w:r>
      <w:r w:rsidR="0092459D">
        <w:t>com.innoexpert.</w:t>
      </w:r>
      <w:r w:rsidR="0092459D" w:rsidRPr="00924F18">
        <w:t>rulesclient</w:t>
      </w:r>
      <w:r w:rsidR="0092459D">
        <w:t>.ResultSetMetaData</w:t>
      </w:r>
      <w:ins w:id="634" w:author="IRK" w:date="2020-03-13T09:30:00Z">
        <w:r w:rsidR="00C27399">
          <w:fldChar w:fldCharType="end"/>
        </w:r>
        <w:r w:rsidR="00C27399">
          <w:rPr>
            <w:rFonts w:hint="eastAsia"/>
          </w:rPr>
          <w:t>」</w:t>
        </w:r>
      </w:ins>
      <w:r w:rsidRPr="00924F18">
        <w:t>を参照のこと。</w:t>
      </w:r>
    </w:p>
    <w:p w14:paraId="5F825E3B" w14:textId="77777777" w:rsidR="001140F8" w:rsidRPr="00924F18" w:rsidRDefault="001140F8" w:rsidP="00F93119"/>
    <w:p w14:paraId="2765EEA7" w14:textId="77777777" w:rsidR="001140F8" w:rsidRPr="00924F18" w:rsidRDefault="001140F8" w:rsidP="00F93119">
      <w:r w:rsidRPr="00924F18">
        <w:t>int findColumn( String columnName )</w:t>
      </w:r>
    </w:p>
    <w:p w14:paraId="0C8141C1" w14:textId="77777777" w:rsidR="001140F8" w:rsidRPr="00924F18" w:rsidRDefault="001140F8" w:rsidP="00F93119">
      <w:r w:rsidRPr="00544C92">
        <w:t>カラム名が</w:t>
      </w:r>
      <w:r w:rsidRPr="00544C92">
        <w:t>Colu</w:t>
      </w:r>
      <w:r w:rsidR="00197E2D" w:rsidRPr="00544C92">
        <w:t>m</w:t>
      </w:r>
      <w:r w:rsidRPr="00544C92">
        <w:t>nName</w:t>
      </w:r>
      <w:r w:rsidRPr="00924F18">
        <w:t>であるカラムの</w:t>
      </w:r>
      <w:r w:rsidRPr="00924F18">
        <w:t>index</w:t>
      </w:r>
      <w:r w:rsidRPr="00924F18">
        <w:t>を返す。</w:t>
      </w:r>
    </w:p>
    <w:p w14:paraId="55C44EB8" w14:textId="77777777" w:rsidR="001140F8" w:rsidRPr="00924F18" w:rsidRDefault="001140F8" w:rsidP="00F93119"/>
    <w:p w14:paraId="670CDF3A" w14:textId="77777777" w:rsidR="001140F8" w:rsidRPr="00924F18" w:rsidRDefault="001140F8" w:rsidP="00F93119">
      <w:r w:rsidRPr="00924F18">
        <w:t>void beforeFirst()</w:t>
      </w:r>
    </w:p>
    <w:p w14:paraId="73DCB3F8" w14:textId="69803927" w:rsidR="001140F8" w:rsidRPr="00AB2487" w:rsidRDefault="001140F8" w:rsidP="00F93119">
      <w:pPr>
        <w:rPr>
          <w:rFonts w:ascii="BatangChe" w:eastAsiaTheme="minorEastAsia" w:hAnsi="BatangChe" w:cs="BatangChe"/>
        </w:rPr>
      </w:pPr>
      <w:r w:rsidRPr="00544C92">
        <w:t>ResultSet</w:t>
      </w:r>
      <w:r w:rsidRPr="00544C92">
        <w:t>のカーソルを最初の行の前に移動させる。このメソッドを呼び出して</w:t>
      </w:r>
      <w:r w:rsidRPr="00544C92">
        <w:t>getString</w:t>
      </w:r>
      <w:r w:rsidRPr="00544C92">
        <w:t>、</w:t>
      </w:r>
      <w:r w:rsidRPr="00544C92">
        <w:t>getBoolean</w:t>
      </w:r>
      <w:r w:rsidRPr="00544C92">
        <w:t>、</w:t>
      </w:r>
      <w:r w:rsidRPr="00544C92">
        <w:t>getDouble</w:t>
      </w:r>
      <w:r w:rsidRPr="00544C92">
        <w:t>、</w:t>
      </w:r>
      <w:r w:rsidRPr="00544C92">
        <w:t>getShort</w:t>
      </w:r>
      <w:r w:rsidRPr="00544C92">
        <w:t>、</w:t>
      </w:r>
      <w:r w:rsidRPr="00544C92">
        <w:t>getInteger</w:t>
      </w:r>
      <w:r w:rsidRPr="00544C92">
        <w:t>のようなメソッドを呼び出す場合は、</w:t>
      </w:r>
      <w:r w:rsidRPr="00544C92">
        <w:t>null</w:t>
      </w:r>
      <w:r w:rsidRPr="00544C92">
        <w:t>またはエラーを返す。</w:t>
      </w:r>
      <w:r w:rsidRPr="00924F18">
        <w:t>このメソッドを呼び出した後は、</w:t>
      </w:r>
      <w:r w:rsidRPr="00924F18">
        <w:t>next()</w:t>
      </w:r>
      <w:r w:rsidRPr="00924F18">
        <w:t>メソッドを呼び出し</w:t>
      </w:r>
      <w:r w:rsidR="002C60D6">
        <w:rPr>
          <w:rFonts w:hint="eastAsia"/>
        </w:rPr>
        <w:t>て</w:t>
      </w:r>
      <w:r w:rsidRPr="00924F18">
        <w:t>結果値を参照する</w:t>
      </w:r>
      <w:r w:rsidR="00E65728" w:rsidRPr="00AB2487">
        <w:rPr>
          <w:rFonts w:hint="eastAsia"/>
        </w:rPr>
        <w:t>こと</w:t>
      </w:r>
      <w:r w:rsidRPr="00924F18">
        <w:t>。</w:t>
      </w:r>
    </w:p>
    <w:p w14:paraId="74F1339E" w14:textId="77777777" w:rsidR="001140F8" w:rsidRPr="00924F18" w:rsidRDefault="001140F8" w:rsidP="00F93119"/>
    <w:p w14:paraId="64561E6C" w14:textId="77777777" w:rsidR="001140F8" w:rsidRPr="00924F18" w:rsidRDefault="001140F8" w:rsidP="00F93119">
      <w:r w:rsidRPr="00924F18">
        <w:t>void afterLast()</w:t>
      </w:r>
    </w:p>
    <w:p w14:paraId="56D9EFF9" w14:textId="771D7DDB" w:rsidR="001140F8" w:rsidRPr="00924F18" w:rsidRDefault="001140F8" w:rsidP="00F93119">
      <w:r w:rsidRPr="00544C92">
        <w:t>ResultSet</w:t>
      </w:r>
      <w:r w:rsidRPr="00544C92">
        <w:t>のカーソルを最後の行の次に移動させる。このメソッドを呼び出して</w:t>
      </w:r>
      <w:r w:rsidRPr="00544C92">
        <w:t>getString</w:t>
      </w:r>
      <w:r w:rsidRPr="00544C92">
        <w:t>、</w:t>
      </w:r>
      <w:r w:rsidRPr="00544C92">
        <w:t>getBoolean</w:t>
      </w:r>
      <w:r w:rsidRPr="00544C92">
        <w:t>、</w:t>
      </w:r>
      <w:r w:rsidRPr="00544C92">
        <w:t>getDouble</w:t>
      </w:r>
      <w:r w:rsidRPr="00544C92">
        <w:t>、</w:t>
      </w:r>
      <w:r w:rsidRPr="00544C92">
        <w:t>getShort</w:t>
      </w:r>
      <w:r w:rsidRPr="00544C92">
        <w:t>、</w:t>
      </w:r>
      <w:r w:rsidRPr="00544C92">
        <w:t>getInteger</w:t>
      </w:r>
      <w:r w:rsidRPr="00544C92">
        <w:t>のようなメソッドを呼び出す場合は、</w:t>
      </w:r>
      <w:r w:rsidRPr="00544C92">
        <w:t>null</w:t>
      </w:r>
      <w:r w:rsidRPr="00544C92">
        <w:t>またはエラーを返す。このメソッドを呼び出した後は、</w:t>
      </w:r>
      <w:r w:rsidRPr="00544C92">
        <w:t>previous()</w:t>
      </w:r>
      <w:r w:rsidRPr="00544C92">
        <w:t>メソッドを呼び出し</w:t>
      </w:r>
      <w:r w:rsidR="002C60D6">
        <w:rPr>
          <w:rFonts w:hint="eastAsia"/>
        </w:rPr>
        <w:t>て</w:t>
      </w:r>
      <w:r w:rsidRPr="00544C92">
        <w:t>結果値を</w:t>
      </w:r>
      <w:r w:rsidRPr="00924F18">
        <w:t>参照する</w:t>
      </w:r>
      <w:r w:rsidR="002C60D6">
        <w:rPr>
          <w:rFonts w:hint="eastAsia"/>
        </w:rPr>
        <w:t>こと</w:t>
      </w:r>
      <w:r w:rsidRPr="00924F18">
        <w:t>。</w:t>
      </w:r>
    </w:p>
    <w:p w14:paraId="01D7FC07" w14:textId="77777777" w:rsidR="001140F8" w:rsidRPr="00924F18" w:rsidRDefault="001140F8" w:rsidP="00F93119"/>
    <w:p w14:paraId="55EC407B" w14:textId="77777777" w:rsidR="001140F8" w:rsidRPr="00924F18" w:rsidRDefault="001140F8" w:rsidP="00F93119">
      <w:r w:rsidRPr="00924F18">
        <w:t>boolean isFirst()</w:t>
      </w:r>
    </w:p>
    <w:p w14:paraId="63728168" w14:textId="5759102C" w:rsidR="001140F8" w:rsidRPr="00924F18" w:rsidRDefault="001140F8" w:rsidP="00F93119">
      <w:r w:rsidRPr="00544C92">
        <w:t>ResultSet</w:t>
      </w:r>
      <w:r w:rsidRPr="00544C92">
        <w:t>のカーソルが最初の行の場合は、</w:t>
      </w:r>
      <w:r w:rsidR="003566EB">
        <w:t>TRUE</w:t>
      </w:r>
      <w:r w:rsidRPr="00544C92">
        <w:t>を返す。そうでない場合は、</w:t>
      </w:r>
      <w:r w:rsidR="00E9433F">
        <w:t>FALSE</w:t>
      </w:r>
      <w:r w:rsidRPr="00924F18">
        <w:t>を返す。</w:t>
      </w:r>
    </w:p>
    <w:p w14:paraId="0AD7D8C6" w14:textId="77777777" w:rsidR="001140F8" w:rsidRPr="00924F18" w:rsidRDefault="001140F8" w:rsidP="00F93119">
      <w:r w:rsidRPr="00924F18">
        <w:t>boolean isLast()</w:t>
      </w:r>
    </w:p>
    <w:p w14:paraId="15A3CF64" w14:textId="18EE36C5" w:rsidR="001140F8" w:rsidRDefault="001140F8" w:rsidP="00F93119">
      <w:pPr>
        <w:rPr>
          <w:ins w:id="635" w:author="IRK" w:date="2020-03-13T09:30:00Z"/>
        </w:rPr>
      </w:pPr>
      <w:r w:rsidRPr="00544C92">
        <w:t>ResultSet</w:t>
      </w:r>
      <w:r w:rsidRPr="00544C92">
        <w:t>のカーソルが最後の行の場合は、</w:t>
      </w:r>
      <w:r w:rsidR="003566EB">
        <w:t>TRUE</w:t>
      </w:r>
      <w:r w:rsidRPr="00544C92">
        <w:t>を返す。そうでない場合は、</w:t>
      </w:r>
      <w:r w:rsidR="00E9433F">
        <w:t>FALSE</w:t>
      </w:r>
      <w:r w:rsidRPr="00544C92">
        <w:t>を</w:t>
      </w:r>
      <w:r w:rsidRPr="00924F18">
        <w:t>返す。</w:t>
      </w:r>
    </w:p>
    <w:p w14:paraId="03B80ACD" w14:textId="77777777" w:rsidR="00C27399" w:rsidRPr="00924F18" w:rsidRDefault="00C27399" w:rsidP="00F93119"/>
    <w:p w14:paraId="70AA333A" w14:textId="77777777" w:rsidR="001140F8" w:rsidRPr="00924F18" w:rsidRDefault="001140F8" w:rsidP="00F93119">
      <w:r w:rsidRPr="00924F18">
        <w:t>boolean isBeforeFirst()</w:t>
      </w:r>
    </w:p>
    <w:p w14:paraId="4C7C2AEF" w14:textId="77C77DEB" w:rsidR="001140F8" w:rsidRPr="00924F18" w:rsidRDefault="001140F8" w:rsidP="00F93119">
      <w:r w:rsidRPr="00544C92">
        <w:t>ResultSet</w:t>
      </w:r>
      <w:r w:rsidRPr="00544C92">
        <w:t>のカーソルが最初の行の前にある場合は、</w:t>
      </w:r>
      <w:r w:rsidR="003566EB">
        <w:t>TRUE</w:t>
      </w:r>
      <w:r w:rsidRPr="00544C92">
        <w:t>を返す。そうでない場合は、</w:t>
      </w:r>
      <w:r w:rsidR="00E9433F">
        <w:t>FALSE</w:t>
      </w:r>
      <w:r w:rsidRPr="00544C92">
        <w:t>を</w:t>
      </w:r>
      <w:r w:rsidRPr="00924F18">
        <w:t>返す。</w:t>
      </w:r>
    </w:p>
    <w:p w14:paraId="5287FE32" w14:textId="77777777" w:rsidR="001140F8" w:rsidRPr="00924F18" w:rsidRDefault="001140F8" w:rsidP="00F93119"/>
    <w:p w14:paraId="462FA92B" w14:textId="77777777" w:rsidR="001140F8" w:rsidRPr="00924F18" w:rsidRDefault="001140F8" w:rsidP="00F93119">
      <w:r w:rsidRPr="00924F18">
        <w:t>boolean isAfterLast()</w:t>
      </w:r>
    </w:p>
    <w:p w14:paraId="2D79AAC4" w14:textId="35E6C553" w:rsidR="001140F8" w:rsidRPr="00924F18" w:rsidRDefault="001140F8" w:rsidP="00F93119">
      <w:r w:rsidRPr="00544C92">
        <w:t>ResultSet</w:t>
      </w:r>
      <w:r w:rsidRPr="00544C92">
        <w:t>のカーソルが最後の行の次にある場合は、</w:t>
      </w:r>
      <w:r w:rsidR="003566EB">
        <w:t>TRUE</w:t>
      </w:r>
      <w:r w:rsidRPr="00544C92">
        <w:t>を返す。そうでない場合は、</w:t>
      </w:r>
      <w:r w:rsidR="00E9433F">
        <w:t>FALSE</w:t>
      </w:r>
      <w:r w:rsidRPr="00544C92">
        <w:t>を</w:t>
      </w:r>
      <w:r w:rsidRPr="00924F18">
        <w:t>返す。</w:t>
      </w:r>
    </w:p>
    <w:p w14:paraId="2F98FA5E" w14:textId="77777777" w:rsidR="001140F8" w:rsidRPr="00924F18" w:rsidRDefault="001140F8" w:rsidP="00F93119"/>
    <w:p w14:paraId="1AC9C7D6" w14:textId="77777777" w:rsidR="001140F8" w:rsidRPr="00924F18" w:rsidRDefault="001140F8" w:rsidP="00F93119">
      <w:r w:rsidRPr="00924F18">
        <w:t>boolean first()</w:t>
      </w:r>
    </w:p>
    <w:p w14:paraId="4A040E7F" w14:textId="60C0351C" w:rsidR="001140F8" w:rsidRPr="00924F18" w:rsidRDefault="001140F8" w:rsidP="00F93119">
      <w:r w:rsidRPr="00544C92">
        <w:t xml:space="preserve">ResultSet </w:t>
      </w:r>
      <w:r w:rsidRPr="00544C92">
        <w:t>のカーソルを最初の行に移動させる。正常に移動した場合は、</w:t>
      </w:r>
      <w:r w:rsidR="003566EB">
        <w:t>TRUE</w:t>
      </w:r>
      <w:r w:rsidRPr="00544C92">
        <w:t>を返す。</w:t>
      </w:r>
      <w:r w:rsidRPr="00544C92">
        <w:t>ResultSet</w:t>
      </w:r>
      <w:r w:rsidRPr="00544C92">
        <w:t>の結果、行が存在しない場合は</w:t>
      </w:r>
      <w:r w:rsidR="00E9433F">
        <w:t>FALSE</w:t>
      </w:r>
      <w:r w:rsidRPr="00924F18">
        <w:t>を返す。</w:t>
      </w:r>
    </w:p>
    <w:p w14:paraId="18ACE8FE" w14:textId="77777777" w:rsidR="001140F8" w:rsidRPr="00924F18" w:rsidRDefault="001140F8" w:rsidP="00F93119"/>
    <w:p w14:paraId="3C731D5C" w14:textId="77777777" w:rsidR="001140F8" w:rsidRPr="00924F18" w:rsidRDefault="001140F8" w:rsidP="00F93119">
      <w:r w:rsidRPr="00924F18">
        <w:t>boolean last()</w:t>
      </w:r>
    </w:p>
    <w:p w14:paraId="273A1808" w14:textId="736E21A2" w:rsidR="00544C92" w:rsidRPr="00924F18" w:rsidRDefault="001140F8" w:rsidP="00F93119">
      <w:r w:rsidRPr="00544C92">
        <w:t>ResultSet</w:t>
      </w:r>
      <w:r w:rsidRPr="00544C92">
        <w:t>のカーソルを最後の行に移動させる。正常に移動した場合は、</w:t>
      </w:r>
      <w:r w:rsidR="003566EB">
        <w:t>TRUE</w:t>
      </w:r>
      <w:r w:rsidRPr="00544C92">
        <w:t>を返す。</w:t>
      </w:r>
      <w:r w:rsidRPr="00544C92">
        <w:t>ResultSet</w:t>
      </w:r>
      <w:r w:rsidRPr="00544C92">
        <w:t>の結果、行が存在しない場合は</w:t>
      </w:r>
      <w:r w:rsidR="00E9433F">
        <w:t>FALSE</w:t>
      </w:r>
      <w:r w:rsidRPr="00544C92">
        <w:t>を</w:t>
      </w:r>
      <w:r w:rsidRPr="00924F18">
        <w:t>返す。</w:t>
      </w:r>
      <w:r w:rsidRPr="00924F18">
        <w:br/>
      </w:r>
    </w:p>
    <w:p w14:paraId="7AB8BAED" w14:textId="77777777" w:rsidR="001140F8" w:rsidRPr="00924F18" w:rsidRDefault="001140F8" w:rsidP="00F93119">
      <w:r w:rsidRPr="00924F18">
        <w:t>int getRow()</w:t>
      </w:r>
    </w:p>
    <w:p w14:paraId="1BE81601" w14:textId="77777777" w:rsidR="001140F8" w:rsidRPr="00924F18" w:rsidRDefault="001140F8" w:rsidP="00F93119">
      <w:r w:rsidRPr="00544C92">
        <w:t>ResultSet</w:t>
      </w:r>
      <w:r w:rsidRPr="00544C92">
        <w:t>の現在の行の</w:t>
      </w:r>
      <w:r w:rsidRPr="00544C92">
        <w:t>index</w:t>
      </w:r>
      <w:r w:rsidRPr="00924F18">
        <w:t>を返す。</w:t>
      </w:r>
    </w:p>
    <w:p w14:paraId="31A0DA3D" w14:textId="77777777" w:rsidR="001140F8" w:rsidRPr="00924F18" w:rsidRDefault="001140F8" w:rsidP="00F93119"/>
    <w:p w14:paraId="02E120A5" w14:textId="77777777" w:rsidR="001140F8" w:rsidRPr="00924F18" w:rsidRDefault="001140F8" w:rsidP="00F93119">
      <w:r w:rsidRPr="00924F18">
        <w:t>int getRowCount()</w:t>
      </w:r>
    </w:p>
    <w:p w14:paraId="11ADFC30" w14:textId="630D3032" w:rsidR="001140F8" w:rsidRPr="00924F18" w:rsidRDefault="001140F8" w:rsidP="00F93119">
      <w:r w:rsidRPr="00924F18">
        <w:t>結果データの全体の</w:t>
      </w:r>
      <w:r w:rsidR="00594315">
        <w:t>行数</w:t>
      </w:r>
      <w:r w:rsidRPr="00924F18">
        <w:t>を返す。</w:t>
      </w:r>
    </w:p>
    <w:p w14:paraId="5AB0714A" w14:textId="77777777" w:rsidR="001140F8" w:rsidRPr="00924F18" w:rsidRDefault="001140F8" w:rsidP="00F93119"/>
    <w:p w14:paraId="3DF70909" w14:textId="77777777" w:rsidR="001140F8" w:rsidRPr="00924F18" w:rsidRDefault="001140F8" w:rsidP="00F93119">
      <w:r w:rsidRPr="00924F18">
        <w:t>boolean absolute( int row )</w:t>
      </w:r>
    </w:p>
    <w:p w14:paraId="4922805A" w14:textId="0FBEEBC4" w:rsidR="001140F8" w:rsidRDefault="001140F8" w:rsidP="00F93119">
      <w:pPr>
        <w:rPr>
          <w:ins w:id="636" w:author="IRK" w:date="2020-04-13T12:46:00Z"/>
        </w:rPr>
      </w:pPr>
      <w:r w:rsidRPr="00544C92">
        <w:t>ResultSet</w:t>
      </w:r>
      <w:r w:rsidRPr="00544C92">
        <w:t>のカーソルを指定された</w:t>
      </w:r>
      <w:r w:rsidRPr="00544C92">
        <w:t>Row</w:t>
      </w:r>
      <w:r w:rsidRPr="00544C92">
        <w:t>に移動させる。入力された値が正</w:t>
      </w:r>
      <w:ins w:id="637" w:author="IRK" w:date="2020-04-13T11:05:00Z">
        <w:r w:rsidR="004340A2">
          <w:rPr>
            <w:rFonts w:hint="eastAsia"/>
          </w:rPr>
          <w:t>の</w:t>
        </w:r>
      </w:ins>
      <w:r w:rsidRPr="00544C92">
        <w:t>数の場合は、最初の</w:t>
      </w:r>
      <w:r w:rsidRPr="00544C92">
        <w:t>Row</w:t>
      </w:r>
      <w:r w:rsidRPr="00544C92">
        <w:t>の前から指定された値の分のみ移動させる。つまり、</w:t>
      </w:r>
      <w:r w:rsidRPr="00544C92">
        <w:t>1</w:t>
      </w:r>
      <w:r w:rsidRPr="00544C92">
        <w:t>が入力された場合はカーソルを最初の</w:t>
      </w:r>
      <w:r w:rsidRPr="00544C92">
        <w:t>Row</w:t>
      </w:r>
      <w:r w:rsidRPr="00544C92">
        <w:t>に移動させる。入力された値が負</w:t>
      </w:r>
      <w:ins w:id="638" w:author="IRK" w:date="2020-04-13T11:06:00Z">
        <w:r w:rsidR="004340A2">
          <w:rPr>
            <w:rFonts w:hint="eastAsia"/>
          </w:rPr>
          <w:t>の</w:t>
        </w:r>
      </w:ins>
      <w:r w:rsidRPr="00544C92">
        <w:t>数の場合は、最後の</w:t>
      </w:r>
      <w:r w:rsidRPr="00544C92">
        <w:t>Row</w:t>
      </w:r>
      <w:r w:rsidRPr="00544C92">
        <w:t>の次から指定された値の分のみ</w:t>
      </w:r>
      <w:del w:id="639" w:author="IRK" w:date="2020-04-20T22:16:00Z">
        <w:r w:rsidRPr="00544C92" w:rsidDel="00BE7121">
          <w:delText>後ろに移動させる</w:delText>
        </w:r>
      </w:del>
      <w:ins w:id="640" w:author="IRK" w:date="2020-04-20T22:16:00Z">
        <w:r w:rsidR="00BE7121">
          <w:rPr>
            <w:rFonts w:hint="eastAsia"/>
          </w:rPr>
          <w:t>カーソルを戻す</w:t>
        </w:r>
      </w:ins>
      <w:r w:rsidRPr="00544C92">
        <w:t>。つまり、</w:t>
      </w:r>
      <w:r w:rsidRPr="00544C92">
        <w:t>-1</w:t>
      </w:r>
      <w:r w:rsidRPr="00544C92">
        <w:t>が入力された場合はカーソルを最後の</w:t>
      </w:r>
      <w:r w:rsidRPr="00544C92">
        <w:t>Row</w:t>
      </w:r>
      <w:r w:rsidRPr="00544C92">
        <w:t>に移動させる。</w:t>
      </w:r>
      <w:r w:rsidRPr="00544C92">
        <w:t>0</w:t>
      </w:r>
      <w:r w:rsidRPr="00544C92">
        <w:t>が入力された場合は、</w:t>
      </w:r>
      <w:r w:rsidRPr="00544C92">
        <w:t>IllegalArgumentException</w:t>
      </w:r>
      <w:r w:rsidRPr="00544C92">
        <w:t>が</w:t>
      </w:r>
      <w:r w:rsidR="000E3844" w:rsidRPr="00AB2487">
        <w:rPr>
          <w:rFonts w:ascii="ＭＳ Ｐゴシック" w:hAnsi="ＭＳ Ｐゴシック" w:hint="eastAsia"/>
        </w:rPr>
        <w:t>投げられる</w:t>
      </w:r>
      <w:r w:rsidRPr="00AB2487">
        <w:rPr>
          <w:rFonts w:ascii="ＭＳ Ｐゴシック" w:hAnsi="ＭＳ Ｐゴシック" w:hint="eastAsia"/>
        </w:rPr>
        <w:t>。</w:t>
      </w:r>
      <w:r w:rsidRPr="00924F18">
        <w:t>入力された値を最初の</w:t>
      </w:r>
      <w:r w:rsidRPr="00924F18">
        <w:t>Row</w:t>
      </w:r>
      <w:r w:rsidRPr="00924F18">
        <w:t>から最後の</w:t>
      </w:r>
      <w:r w:rsidRPr="00924F18">
        <w:t>Row</w:t>
      </w:r>
      <w:r w:rsidRPr="00924F18">
        <w:t>の範囲内で移動させる場合</w:t>
      </w:r>
      <w:r w:rsidRPr="00544C92">
        <w:t>は</w:t>
      </w:r>
      <w:r w:rsidR="003566EB">
        <w:t>TRUE</w:t>
      </w:r>
      <w:r w:rsidRPr="00544C92">
        <w:t>を返</w:t>
      </w:r>
      <w:del w:id="641" w:author="IRK" w:date="2020-05-12T14:14:00Z">
        <w:r w:rsidRPr="00544C92" w:rsidDel="000F780D">
          <w:delText>し、</w:delText>
        </w:r>
      </w:del>
      <w:ins w:id="642" w:author="IRK" w:date="2020-05-12T14:14:00Z">
        <w:r w:rsidR="000F780D">
          <w:rPr>
            <w:rFonts w:hint="eastAsia"/>
          </w:rPr>
          <w:t>す。</w:t>
        </w:r>
      </w:ins>
      <w:r w:rsidRPr="00544C92">
        <w:t>入力された値が最初の</w:t>
      </w:r>
      <w:r w:rsidRPr="00544C92">
        <w:t>Row</w:t>
      </w:r>
      <w:r w:rsidRPr="00544C92">
        <w:t>から最後の</w:t>
      </w:r>
      <w:r w:rsidRPr="00544C92">
        <w:t>Row</w:t>
      </w:r>
      <w:r w:rsidRPr="00544C92">
        <w:t>の範囲外にある場合は</w:t>
      </w:r>
      <w:r w:rsidR="00E9433F">
        <w:t>FALSE</w:t>
      </w:r>
      <w:r w:rsidRPr="00544C92">
        <w:t>を返</w:t>
      </w:r>
      <w:del w:id="643" w:author="IRK" w:date="2020-05-12T14:14:00Z">
        <w:r w:rsidRPr="00544C92" w:rsidDel="000F780D">
          <w:delText>す。</w:delText>
        </w:r>
      </w:del>
      <w:ins w:id="644" w:author="IRK" w:date="2020-05-12T14:14:00Z">
        <w:r w:rsidR="000F780D">
          <w:rPr>
            <w:rFonts w:hint="eastAsia"/>
          </w:rPr>
          <w:t>し、</w:t>
        </w:r>
      </w:ins>
      <w:r w:rsidRPr="00544C92">
        <w:t>入力された値が正</w:t>
      </w:r>
      <w:ins w:id="645" w:author="IRK" w:date="2020-04-13T11:05:00Z">
        <w:r w:rsidR="004340A2">
          <w:rPr>
            <w:rFonts w:hint="eastAsia"/>
          </w:rPr>
          <w:t>の</w:t>
        </w:r>
      </w:ins>
      <w:r w:rsidRPr="00544C92">
        <w:t>数である場合は、カーソルを最後の</w:t>
      </w:r>
      <w:r w:rsidRPr="00544C92">
        <w:t>Row</w:t>
      </w:r>
      <w:r w:rsidRPr="00544C92">
        <w:t>の次に移動させ、負</w:t>
      </w:r>
      <w:ins w:id="646" w:author="IRK" w:date="2020-04-13T11:06:00Z">
        <w:r w:rsidR="004340A2">
          <w:rPr>
            <w:rFonts w:hint="eastAsia"/>
          </w:rPr>
          <w:t>の</w:t>
        </w:r>
      </w:ins>
      <w:r w:rsidRPr="00544C92">
        <w:t>数である場合は最初の</w:t>
      </w:r>
      <w:r w:rsidRPr="00544C92">
        <w:t>Row</w:t>
      </w:r>
      <w:r w:rsidRPr="00544C92">
        <w:t>の前に移動させる。</w:t>
      </w:r>
      <w:r w:rsidRPr="00544C92">
        <w:t>ResultSet</w:t>
      </w:r>
      <w:r w:rsidRPr="00544C92">
        <w:t>の結果、行が</w:t>
      </w:r>
      <w:r w:rsidR="00F75E25" w:rsidRPr="00AB2487">
        <w:rPr>
          <w:rFonts w:ascii="ＭＳ Ｐゴシック" w:hAnsi="ＭＳ Ｐゴシック" w:hint="eastAsia"/>
        </w:rPr>
        <w:t>存在しない</w:t>
      </w:r>
      <w:r w:rsidRPr="00544C92">
        <w:t>場合は</w:t>
      </w:r>
      <w:r w:rsidR="00E9433F">
        <w:t>FALSE</w:t>
      </w:r>
      <w:r w:rsidRPr="00924F18">
        <w:t>を返す。</w:t>
      </w:r>
      <w:del w:id="647" w:author="IRK" w:date="2020-04-13T12:46:00Z">
        <w:r w:rsidRPr="00924F18" w:rsidDel="00166351">
          <w:br/>
        </w:r>
      </w:del>
    </w:p>
    <w:p w14:paraId="72E54B8D" w14:textId="77777777" w:rsidR="00166351" w:rsidRPr="00924F18" w:rsidRDefault="00166351" w:rsidP="00F93119"/>
    <w:p w14:paraId="4BA2CD9E" w14:textId="77777777" w:rsidR="001140F8" w:rsidRPr="00924F18" w:rsidRDefault="001140F8" w:rsidP="00F93119">
      <w:r w:rsidRPr="00924F18">
        <w:t>boolean relative( int rows )</w:t>
      </w:r>
    </w:p>
    <w:p w14:paraId="3FB706D5" w14:textId="2A1CC529" w:rsidR="001140F8" w:rsidRDefault="001140F8" w:rsidP="00F93119">
      <w:r w:rsidRPr="00544C92">
        <w:lastRenderedPageBreak/>
        <w:t>ResultSet</w:t>
      </w:r>
      <w:r w:rsidRPr="00544C92">
        <w:t>のカーソルを現在の位置から指定された</w:t>
      </w:r>
      <w:r w:rsidRPr="00544C92">
        <w:t>rows</w:t>
      </w:r>
      <w:r w:rsidRPr="00544C92">
        <w:t>の分のみ移動させる。入力された値が正</w:t>
      </w:r>
      <w:ins w:id="648" w:author="IRK" w:date="2020-04-13T11:05:00Z">
        <w:r w:rsidR="004340A2">
          <w:rPr>
            <w:rFonts w:hint="eastAsia"/>
          </w:rPr>
          <w:t>の</w:t>
        </w:r>
      </w:ins>
      <w:r w:rsidRPr="00544C92">
        <w:t>数の場合は、現在の位置から指定された値の分のみ</w:t>
      </w:r>
      <w:del w:id="649" w:author="IRK" w:date="2020-04-13T12:10:00Z">
        <w:r w:rsidRPr="00544C92" w:rsidDel="0039608D">
          <w:delText>前に移動させる</w:delText>
        </w:r>
      </w:del>
      <w:ins w:id="650" w:author="IRK" w:date="2020-04-13T12:10:00Z">
        <w:r w:rsidR="0039608D">
          <w:rPr>
            <w:rFonts w:hint="eastAsia"/>
          </w:rPr>
          <w:t>カーソルを先に進める</w:t>
        </w:r>
      </w:ins>
      <w:r w:rsidRPr="00544C92">
        <w:t>。つまり、</w:t>
      </w:r>
      <w:r w:rsidRPr="00544C92">
        <w:t>1</w:t>
      </w:r>
      <w:r w:rsidRPr="00544C92">
        <w:t>が入力された場合は</w:t>
      </w:r>
      <w:r w:rsidRPr="00544C92">
        <w:t>next()</w:t>
      </w:r>
      <w:r w:rsidRPr="00544C92">
        <w:t>と</w:t>
      </w:r>
      <w:r w:rsidRPr="00544C92">
        <w:rPr>
          <w:rFonts w:hint="eastAsia"/>
        </w:rPr>
        <w:t>同一</w:t>
      </w:r>
      <w:r w:rsidRPr="00544C92">
        <w:t>である。入力された値が負</w:t>
      </w:r>
      <w:ins w:id="651" w:author="IRK" w:date="2020-04-13T11:06:00Z">
        <w:r w:rsidR="004340A2">
          <w:rPr>
            <w:rFonts w:hint="eastAsia"/>
          </w:rPr>
          <w:t>の</w:t>
        </w:r>
      </w:ins>
      <w:r w:rsidRPr="00544C92">
        <w:t>数の場合は、指定された値の分のみ</w:t>
      </w:r>
      <w:del w:id="652" w:author="IRK" w:date="2020-04-20T22:14:00Z">
        <w:r w:rsidRPr="00544C92" w:rsidDel="00BE7121">
          <w:delText>後ろに移動させる</w:delText>
        </w:r>
      </w:del>
      <w:ins w:id="653" w:author="IRK" w:date="2020-04-20T22:15:00Z">
        <w:r w:rsidR="00BE7121">
          <w:rPr>
            <w:rFonts w:hint="eastAsia"/>
          </w:rPr>
          <w:t>カーソルを戻す</w:t>
        </w:r>
      </w:ins>
      <w:r w:rsidRPr="00544C92">
        <w:t>。つまり、</w:t>
      </w:r>
      <w:r w:rsidRPr="00544C92">
        <w:t>-1</w:t>
      </w:r>
      <w:r w:rsidRPr="00544C92">
        <w:t>が入力された場合は</w:t>
      </w:r>
      <w:r w:rsidRPr="00544C92">
        <w:t>previous()</w:t>
      </w:r>
      <w:r w:rsidRPr="00544C92">
        <w:t>と</w:t>
      </w:r>
      <w:r w:rsidRPr="00544C92">
        <w:rPr>
          <w:rFonts w:hint="eastAsia"/>
        </w:rPr>
        <w:t>同一の動作となる</w:t>
      </w:r>
      <w:r w:rsidRPr="00544C92">
        <w:t>。</w:t>
      </w:r>
      <w:r w:rsidRPr="00544C92">
        <w:t>0</w:t>
      </w:r>
      <w:r w:rsidRPr="00544C92">
        <w:t>が入力された場合は、現在の位置から移動しない。移動させる位置が最初の</w:t>
      </w:r>
      <w:r w:rsidRPr="00544C92">
        <w:t>Row</w:t>
      </w:r>
      <w:r w:rsidRPr="00544C92">
        <w:t>から最後の</w:t>
      </w:r>
      <w:r w:rsidRPr="00924F18">
        <w:t>Row</w:t>
      </w:r>
      <w:r w:rsidRPr="00924F18">
        <w:t>の範囲内である場合は</w:t>
      </w:r>
      <w:r w:rsidR="003566EB">
        <w:t>TRUE</w:t>
      </w:r>
      <w:r w:rsidRPr="00544C92">
        <w:t>を返し、移動させる位置が最初の</w:t>
      </w:r>
      <w:r w:rsidRPr="00544C92">
        <w:t>Row</w:t>
      </w:r>
      <w:r w:rsidRPr="00544C92">
        <w:t>から最後の</w:t>
      </w:r>
      <w:r w:rsidRPr="00544C92">
        <w:t>Row</w:t>
      </w:r>
      <w:r w:rsidRPr="00544C92">
        <w:t>の範囲外である場合は</w:t>
      </w:r>
      <w:r w:rsidR="00E9433F">
        <w:t>FALSE</w:t>
      </w:r>
      <w:r w:rsidRPr="00544C92">
        <w:t>を返す。カーソルを移動させる位置が正</w:t>
      </w:r>
      <w:ins w:id="654" w:author="IRK" w:date="2020-04-13T11:05:00Z">
        <w:r w:rsidR="004340A2">
          <w:rPr>
            <w:rFonts w:hint="eastAsia"/>
          </w:rPr>
          <w:t>の</w:t>
        </w:r>
      </w:ins>
      <w:r w:rsidRPr="00544C92">
        <w:t>数の場合は、最後の</w:t>
      </w:r>
      <w:r w:rsidRPr="00544C92">
        <w:t>Row</w:t>
      </w:r>
      <w:r w:rsidRPr="00544C92">
        <w:t>の次に移動させ、負</w:t>
      </w:r>
      <w:ins w:id="655" w:author="IRK" w:date="2020-04-13T11:06:00Z">
        <w:r w:rsidR="004340A2">
          <w:rPr>
            <w:rFonts w:hint="eastAsia"/>
          </w:rPr>
          <w:t>の</w:t>
        </w:r>
      </w:ins>
      <w:r w:rsidRPr="00544C92">
        <w:t>数の場合は最初の</w:t>
      </w:r>
      <w:r w:rsidRPr="00544C92">
        <w:t>Row</w:t>
      </w:r>
      <w:r w:rsidRPr="00544C92">
        <w:t>の前に移動させる。</w:t>
      </w:r>
      <w:r w:rsidRPr="00544C92">
        <w:t>ResultSet</w:t>
      </w:r>
      <w:r w:rsidRPr="00544C92">
        <w:t>の結果、行が</w:t>
      </w:r>
      <w:r w:rsidR="000C6774">
        <w:rPr>
          <w:rFonts w:hint="eastAsia"/>
        </w:rPr>
        <w:t>存在し</w:t>
      </w:r>
      <w:r w:rsidRPr="00544C92">
        <w:t>ない場合は</w:t>
      </w:r>
      <w:r w:rsidR="00E9433F">
        <w:t>FALSE</w:t>
      </w:r>
      <w:r w:rsidRPr="00544C92">
        <w:t>を</w:t>
      </w:r>
      <w:r w:rsidRPr="00924F18">
        <w:t>返す。</w:t>
      </w:r>
      <w:r>
        <w:br/>
      </w:r>
    </w:p>
    <w:p w14:paraId="6B8DEA73" w14:textId="77777777" w:rsidR="001140F8" w:rsidRDefault="001140F8" w:rsidP="00F93119">
      <w:pPr>
        <w:pStyle w:val="42"/>
      </w:pPr>
      <w:bookmarkStart w:id="656" w:name="_Ref34984223"/>
      <w:r>
        <w:t>com.innoexpert.</w:t>
      </w:r>
      <w:r w:rsidRPr="00924F18">
        <w:t>rulesclient</w:t>
      </w:r>
      <w:r>
        <w:t>.ResultSetMetaData</w:t>
      </w:r>
      <w:bookmarkEnd w:id="656"/>
    </w:p>
    <w:p w14:paraId="3E682C26" w14:textId="5D5ADFDC" w:rsidR="001140F8" w:rsidRPr="003D29E3" w:rsidRDefault="001140F8" w:rsidP="00F93119">
      <w:r w:rsidRPr="000F57A0">
        <w:t>ResultSetMetaData</w:t>
      </w:r>
      <w:r w:rsidRPr="003D29E3">
        <w:t>インタフェースは</w:t>
      </w:r>
      <w:r w:rsidRPr="000F57A0">
        <w:t>ResultSet</w:t>
      </w:r>
      <w:r w:rsidRPr="003D29E3">
        <w:t>のカラム情報を提供するインタフェースで、</w:t>
      </w:r>
      <w:r w:rsidR="00594315">
        <w:t>カラム数</w:t>
      </w:r>
      <w:r w:rsidRPr="003D29E3">
        <w:t>、名前、データ</w:t>
      </w:r>
      <w:del w:id="657" w:author="IRK" w:date="2020-04-13T12:15:00Z">
        <w:r w:rsidRPr="003D29E3" w:rsidDel="0039608D">
          <w:delText>形式</w:delText>
        </w:r>
      </w:del>
      <w:ins w:id="658" w:author="IRK" w:date="2020-04-13T12:15:00Z">
        <w:r w:rsidR="0039608D">
          <w:rPr>
            <w:rFonts w:hint="eastAsia"/>
          </w:rPr>
          <w:t>型</w:t>
        </w:r>
      </w:ins>
      <w:r w:rsidRPr="003D29E3">
        <w:t>などを提供する。各カラムはルールのリターン項目に対応するが、カラム名はルールサービスの呼び出しに使用されたコード体系によってはルールのリターン</w:t>
      </w:r>
      <w:r w:rsidR="002C60D6">
        <w:rPr>
          <w:rFonts w:hint="eastAsia"/>
        </w:rPr>
        <w:t>項目</w:t>
      </w:r>
      <w:r w:rsidRPr="003D29E3">
        <w:t>名またはエイリアスになることがある。カラム名とルールのリターン項目との関係については、</w:t>
      </w:r>
      <w:del w:id="659" w:author="IRK" w:date="2020-03-12T17:05:00Z">
        <w:r w:rsidRPr="003D29E3" w:rsidDel="004473DB">
          <w:delText>1.2.</w:delText>
        </w:r>
        <w:r w:rsidR="002E16D8" w:rsidDel="004473DB">
          <w:rPr>
            <w:rFonts w:hint="eastAsia"/>
          </w:rPr>
          <w:delText>6</w:delText>
        </w:r>
        <w:r w:rsidRPr="003D29E3" w:rsidDel="004473DB">
          <w:delText>.3</w:delText>
        </w:r>
        <w:r w:rsidRPr="003D29E3" w:rsidDel="004473DB">
          <w:rPr>
            <w:rFonts w:hint="eastAsia"/>
          </w:rPr>
          <w:delText xml:space="preserve"> com.innoexpert.rulesclient.ResultSet</w:delText>
        </w:r>
      </w:del>
      <w:ins w:id="660" w:author="IRK" w:date="2020-03-12T17:05:00Z">
        <w:r w:rsidR="004473DB">
          <w:rPr>
            <w:rFonts w:hint="eastAsia"/>
          </w:rPr>
          <w:t>「</w:t>
        </w:r>
        <w:r w:rsidR="004473DB">
          <w:fldChar w:fldCharType="begin"/>
        </w:r>
        <w:r w:rsidR="004473DB">
          <w:instrText xml:space="preserve"> </w:instrText>
        </w:r>
        <w:r w:rsidR="004473DB">
          <w:rPr>
            <w:rFonts w:hint="eastAsia"/>
          </w:rPr>
          <w:instrText>REF _Ref34925169 \r \h</w:instrText>
        </w:r>
        <w:r w:rsidR="004473DB">
          <w:instrText xml:space="preserve"> </w:instrText>
        </w:r>
      </w:ins>
      <w:r w:rsidR="004473DB">
        <w:fldChar w:fldCharType="separate"/>
      </w:r>
      <w:r w:rsidR="0092459D">
        <w:t>1.2.6.3</w:t>
      </w:r>
      <w:ins w:id="661" w:author="IRK" w:date="2020-03-12T17:05:00Z">
        <w:r w:rsidR="004473DB">
          <w:fldChar w:fldCharType="end"/>
        </w:r>
      </w:ins>
      <w:ins w:id="662" w:author="IRK" w:date="2020-04-13T12:41:00Z">
        <w:r w:rsidR="001E0234">
          <w:rPr>
            <w:rFonts w:hint="eastAsia"/>
          </w:rPr>
          <w:t xml:space="preserve"> </w:t>
        </w:r>
      </w:ins>
      <w:ins w:id="663" w:author="IRK" w:date="2020-03-12T17:05:00Z">
        <w:r w:rsidR="004473DB">
          <w:fldChar w:fldCharType="begin"/>
        </w:r>
        <w:r w:rsidR="004473DB">
          <w:instrText xml:space="preserve"> REF _Ref34925169 \h </w:instrText>
        </w:r>
      </w:ins>
      <w:r w:rsidR="004473DB">
        <w:fldChar w:fldCharType="separate"/>
      </w:r>
      <w:r w:rsidR="0092459D">
        <w:t>com.innoexpert.rulesclient.ResultSet</w:t>
      </w:r>
      <w:ins w:id="664" w:author="IRK" w:date="2020-03-12T17:05:00Z">
        <w:r w:rsidR="004473DB">
          <w:fldChar w:fldCharType="end"/>
        </w:r>
        <w:r w:rsidR="004473DB">
          <w:rPr>
            <w:rFonts w:hint="eastAsia"/>
          </w:rPr>
          <w:t>」</w:t>
        </w:r>
      </w:ins>
      <w:r w:rsidRPr="003D29E3">
        <w:t>を参照のこと。</w:t>
      </w:r>
    </w:p>
    <w:p w14:paraId="3D7276B6" w14:textId="77777777" w:rsidR="001140F8" w:rsidRPr="003D29E3" w:rsidRDefault="001140F8" w:rsidP="00F93119"/>
    <w:p w14:paraId="6B40F3D7" w14:textId="6A475274" w:rsidR="001140F8" w:rsidRPr="003D29E3" w:rsidRDefault="001140F8" w:rsidP="00F93119">
      <w:r w:rsidRPr="00225289">
        <w:rPr>
          <w:rStyle w:val="aff2"/>
          <w:rFonts w:asciiTheme="majorHAnsi" w:eastAsia="ＭＳ Ｐゴシック" w:hAnsiTheme="majorHAnsi" w:cstheme="majorHAnsi"/>
          <w:sz w:val="20"/>
          <w:szCs w:val="20"/>
        </w:rPr>
        <w:t>ResultSetMetaData</w:t>
      </w:r>
      <w:r w:rsidRPr="003D29E3">
        <w:t>には、</w:t>
      </w:r>
      <w:del w:id="665" w:author="IRK" w:date="2020-03-12T17:05:00Z">
        <w:r w:rsidRPr="003D29E3" w:rsidDel="004473DB">
          <w:delText>表</w:delText>
        </w:r>
        <w:r w:rsidRPr="003D29E3" w:rsidDel="004473DB">
          <w:delText>1</w:delText>
        </w:r>
        <w:r w:rsidR="002E16D8" w:rsidDel="004473DB">
          <w:rPr>
            <w:rFonts w:hint="eastAsia"/>
          </w:rPr>
          <w:delText>6</w:delText>
        </w:r>
      </w:del>
      <w:ins w:id="666" w:author="IRK" w:date="2020-03-12T17:05:00Z">
        <w:r w:rsidR="004473DB">
          <w:rPr>
            <w:rFonts w:hint="eastAsia"/>
          </w:rPr>
          <w:t>次の表</w:t>
        </w:r>
      </w:ins>
      <w:r w:rsidRPr="003D29E3">
        <w:t>のメソッドが定義されている。</w:t>
      </w:r>
    </w:p>
    <w:p w14:paraId="35D76323" w14:textId="77777777" w:rsidR="001140F8" w:rsidRDefault="001140F8" w:rsidP="00F93119"/>
    <w:p w14:paraId="2302FC13" w14:textId="30AEF5F7" w:rsidR="00212F8A" w:rsidRDefault="00212F8A" w:rsidP="00F93119">
      <w:pPr>
        <w:pStyle w:val="af5"/>
      </w:pPr>
      <w:bookmarkStart w:id="667" w:name="_Toc40799239"/>
      <w:r>
        <w:t>[</w:t>
      </w:r>
      <w:del w:id="668" w:author="IRK" w:date="2020-03-12T14:55: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2E16D8" w:rsidDel="00E83DE0">
          <w:rPr>
            <w:noProof/>
          </w:rPr>
          <w:delText>16</w:delText>
        </w:r>
        <w:r w:rsidR="00E65728" w:rsidDel="00E83DE0">
          <w:rPr>
            <w:noProof/>
          </w:rPr>
          <w:fldChar w:fldCharType="end"/>
        </w:r>
      </w:del>
      <w:ins w:id="669" w:author="IRK" w:date="2020-03-12T14:55: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16</w:t>
      </w:r>
      <w:ins w:id="670" w:author="IRK" w:date="2020-03-12T14:55:00Z">
        <w:r w:rsidR="00E83DE0">
          <w:fldChar w:fldCharType="end"/>
        </w:r>
      </w:ins>
      <w:r>
        <w:t xml:space="preserve"> com.innoexpert.rulesclient.ResultSetMetaData]</w:t>
      </w:r>
      <w:bookmarkEnd w:id="667"/>
    </w:p>
    <w:tbl>
      <w:tblPr>
        <w:tblStyle w:val="af4"/>
        <w:tblW w:w="0" w:type="auto"/>
        <w:jc w:val="center"/>
        <w:tblLook w:val="04A0" w:firstRow="1" w:lastRow="0" w:firstColumn="1" w:lastColumn="0" w:noHBand="0" w:noVBand="1"/>
        <w:tblPrChange w:id="671" w:author="IRK" w:date="2020-04-14T15:32:00Z">
          <w:tblPr>
            <w:tblStyle w:val="af4"/>
            <w:tblW w:w="0" w:type="auto"/>
            <w:tblInd w:w="108" w:type="dxa"/>
            <w:tblLook w:val="04A0" w:firstRow="1" w:lastRow="0" w:firstColumn="1" w:lastColumn="0" w:noHBand="0" w:noVBand="1"/>
          </w:tblPr>
        </w:tblPrChange>
      </w:tblPr>
      <w:tblGrid>
        <w:gridCol w:w="9463"/>
        <w:tblGridChange w:id="672">
          <w:tblGrid>
            <w:gridCol w:w="9463"/>
          </w:tblGrid>
        </w:tblGridChange>
      </w:tblGrid>
      <w:tr w:rsidR="001140F8" w14:paraId="0ED4F05B" w14:textId="77777777" w:rsidTr="005D0672">
        <w:trPr>
          <w:jc w:val="center"/>
        </w:trPr>
        <w:tc>
          <w:tcPr>
            <w:tcW w:w="9463" w:type="dxa"/>
            <w:tcPrChange w:id="673" w:author="IRK" w:date="2020-04-14T15:32:00Z">
              <w:tcPr>
                <w:tcW w:w="9463" w:type="dxa"/>
              </w:tcPr>
            </w:tcPrChange>
          </w:tcPr>
          <w:p w14:paraId="448D2DE2" w14:textId="77777777" w:rsidR="001140F8" w:rsidRDefault="001140F8">
            <w:pPr>
              <w:pStyle w:val="1b"/>
              <w:pPrChange w:id="674" w:author="IRK" w:date="2020-04-14T13:47:00Z">
                <w:pPr>
                  <w:pStyle w:val="aff1"/>
                </w:pPr>
              </w:pPrChange>
            </w:pPr>
            <w:r>
              <w:t>1 package com.innoexpert.rulesclient;</w:t>
            </w:r>
          </w:p>
          <w:p w14:paraId="77260DCA" w14:textId="77777777" w:rsidR="001140F8" w:rsidRDefault="001140F8">
            <w:pPr>
              <w:pStyle w:val="1b"/>
              <w:pPrChange w:id="675" w:author="IRK" w:date="2020-04-14T13:47:00Z">
                <w:pPr>
                  <w:pStyle w:val="aff1"/>
                </w:pPr>
              </w:pPrChange>
            </w:pPr>
            <w:r>
              <w:t xml:space="preserve">2 </w:t>
            </w:r>
          </w:p>
          <w:p w14:paraId="09EC04A8" w14:textId="77777777" w:rsidR="001140F8" w:rsidRDefault="001140F8">
            <w:pPr>
              <w:pStyle w:val="1b"/>
              <w:pPrChange w:id="676" w:author="IRK" w:date="2020-04-14T13:47:00Z">
                <w:pPr>
                  <w:pStyle w:val="aff1"/>
                </w:pPr>
              </w:pPrChange>
            </w:pPr>
            <w:r>
              <w:t>3 public interface ResultSetMetaData</w:t>
            </w:r>
          </w:p>
          <w:p w14:paraId="3E7B67B0" w14:textId="77777777" w:rsidR="001140F8" w:rsidRDefault="001140F8">
            <w:pPr>
              <w:pStyle w:val="1b"/>
              <w:pPrChange w:id="677" w:author="IRK" w:date="2020-04-14T13:47:00Z">
                <w:pPr>
                  <w:pStyle w:val="aff1"/>
                </w:pPr>
              </w:pPrChange>
            </w:pPr>
            <w:r>
              <w:t>4 {</w:t>
            </w:r>
          </w:p>
          <w:p w14:paraId="1F45AFCB" w14:textId="77777777" w:rsidR="001140F8" w:rsidRDefault="001140F8">
            <w:pPr>
              <w:pStyle w:val="1b"/>
              <w:pPrChange w:id="678" w:author="IRK" w:date="2020-04-14T13:47:00Z">
                <w:pPr>
                  <w:pStyle w:val="aff1"/>
                </w:pPr>
              </w:pPrChange>
            </w:pPr>
            <w:r>
              <w:t>5    int getColumnCount();</w:t>
            </w:r>
          </w:p>
          <w:p w14:paraId="4F75C4F4" w14:textId="77777777" w:rsidR="001140F8" w:rsidRDefault="001140F8">
            <w:pPr>
              <w:pStyle w:val="1b"/>
              <w:pPrChange w:id="679" w:author="IRK" w:date="2020-04-14T13:47:00Z">
                <w:pPr>
                  <w:pStyle w:val="aff1"/>
                </w:pPr>
              </w:pPrChange>
            </w:pPr>
            <w:r>
              <w:t>6    String getColumnName( int columnIndex ) throws IndexOutOfBoundsException;</w:t>
            </w:r>
          </w:p>
          <w:p w14:paraId="7411A60B" w14:textId="77777777" w:rsidR="001140F8" w:rsidRDefault="001140F8">
            <w:pPr>
              <w:pStyle w:val="1b"/>
              <w:pPrChange w:id="680" w:author="IRK" w:date="2020-04-14T13:47:00Z">
                <w:pPr>
                  <w:pStyle w:val="aff1"/>
                </w:pPr>
              </w:pPrChange>
            </w:pPr>
            <w:r>
              <w:t>7    short getColumnType( int columnIndex</w:t>
            </w:r>
            <w:r w:rsidR="00D903B0">
              <w:rPr>
                <w:rFonts w:hint="eastAsia"/>
              </w:rPr>
              <w:t xml:space="preserve"> </w:t>
            </w:r>
            <w:r>
              <w:t>) throws IndexOutOfBoundsException;</w:t>
            </w:r>
          </w:p>
          <w:p w14:paraId="641BF94B" w14:textId="77777777" w:rsidR="001140F8" w:rsidRPr="001B1367" w:rsidRDefault="001140F8">
            <w:pPr>
              <w:pStyle w:val="1b"/>
              <w:pPrChange w:id="681" w:author="IRK" w:date="2020-04-14T13:47:00Z">
                <w:pPr>
                  <w:pStyle w:val="aff1"/>
                </w:pPr>
              </w:pPrChange>
            </w:pPr>
            <w:r>
              <w:t>8    List&lt;String&gt; getTraceList();</w:t>
            </w:r>
          </w:p>
          <w:p w14:paraId="2037917B" w14:textId="77777777" w:rsidR="001140F8" w:rsidRDefault="001140F8">
            <w:pPr>
              <w:pStyle w:val="1b"/>
              <w:pPrChange w:id="682" w:author="IRK" w:date="2020-04-14T13:47:00Z">
                <w:pPr>
                  <w:pStyle w:val="aff1"/>
                </w:pPr>
              </w:pPrChange>
            </w:pPr>
            <w:r>
              <w:t>9 }</w:t>
            </w:r>
          </w:p>
        </w:tc>
      </w:tr>
    </w:tbl>
    <w:p w14:paraId="1A159047" w14:textId="77777777" w:rsidR="001140F8" w:rsidRPr="006D77A5" w:rsidRDefault="001140F8" w:rsidP="00F93119"/>
    <w:p w14:paraId="484CB6A1" w14:textId="44DA1035" w:rsidR="001140F8" w:rsidRPr="002A2B43" w:rsidRDefault="000E3844" w:rsidP="00F93119">
      <w:del w:id="683" w:author="IRK" w:date="2020-03-12T14:36:00Z">
        <w:r w:rsidRPr="00AB2487" w:rsidDel="00A55E2C">
          <w:rPr>
            <w:rFonts w:ascii="ＭＳ Ｐゴシック" w:hAnsi="ＭＳ Ｐゴシック" w:hint="eastAsia"/>
          </w:rPr>
          <w:delText>以下</w:delText>
        </w:r>
      </w:del>
      <w:ins w:id="684" w:author="IRK" w:date="2020-03-12T14:36:00Z">
        <w:r w:rsidR="00A55E2C">
          <w:rPr>
            <w:rFonts w:hint="eastAsia"/>
          </w:rPr>
          <w:t>次</w:t>
        </w:r>
      </w:ins>
      <w:r w:rsidR="001140F8" w:rsidRPr="00AB2487">
        <w:rPr>
          <w:rFonts w:ascii="ＭＳ Ｐゴシック" w:hAnsi="ＭＳ Ｐゴシック" w:hint="eastAsia"/>
        </w:rPr>
        <w:t>は</w:t>
      </w:r>
      <w:r w:rsidR="001140F8" w:rsidRPr="002A2B43">
        <w:t>、各メソッドに関する説明である。</w:t>
      </w:r>
    </w:p>
    <w:p w14:paraId="4207193A" w14:textId="77777777" w:rsidR="001140F8" w:rsidRPr="002A2B43" w:rsidRDefault="001140F8" w:rsidP="00F93119"/>
    <w:p w14:paraId="255F9EA3" w14:textId="77777777" w:rsidR="001140F8" w:rsidRPr="002A2B43" w:rsidRDefault="001140F8" w:rsidP="00F93119">
      <w:r w:rsidRPr="002A2B43">
        <w:t>int getColumnCount()</w:t>
      </w:r>
    </w:p>
    <w:p w14:paraId="6055A183" w14:textId="1126791A" w:rsidR="001140F8" w:rsidRPr="002A2B43" w:rsidRDefault="00594315" w:rsidP="00F93119">
      <w:r>
        <w:t>カラム数</w:t>
      </w:r>
      <w:r w:rsidR="001140F8" w:rsidRPr="002A2B43">
        <w:t>を返す。</w:t>
      </w:r>
    </w:p>
    <w:p w14:paraId="502217AC" w14:textId="77777777" w:rsidR="001140F8" w:rsidRPr="002A2B43" w:rsidRDefault="001140F8" w:rsidP="00F93119"/>
    <w:p w14:paraId="46F30FB4" w14:textId="77777777" w:rsidR="001140F8" w:rsidRPr="002A2B43" w:rsidRDefault="001140F8" w:rsidP="00F93119">
      <w:r w:rsidRPr="002A2B43">
        <w:t>String getColumnName( int columnIndex ) throws IndexOutOfBoundsException</w:t>
      </w:r>
    </w:p>
    <w:p w14:paraId="75AE4DA5" w14:textId="0C008B3A" w:rsidR="001140F8" w:rsidRPr="002A2B43" w:rsidRDefault="001140F8" w:rsidP="00F93119">
      <w:r w:rsidRPr="006430FE">
        <w:rPr>
          <w:rStyle w:val="aff2"/>
          <w:rFonts w:asciiTheme="majorHAnsi" w:eastAsia="ＭＳ Ｐゴシック" w:hAnsiTheme="majorHAnsi" w:cstheme="majorHAnsi"/>
          <w:sz w:val="20"/>
          <w:szCs w:val="20"/>
        </w:rPr>
        <w:t>columnIndex</w:t>
      </w:r>
      <w:r w:rsidRPr="002A2B43">
        <w:t>番目のカラム名を返す。</w:t>
      </w:r>
      <w:r w:rsidRPr="006430FE">
        <w:rPr>
          <w:rStyle w:val="aff2"/>
          <w:rFonts w:asciiTheme="majorHAnsi" w:eastAsia="ＭＳ Ｐゴシック" w:hAnsiTheme="majorHAnsi" w:cstheme="majorHAnsi"/>
          <w:sz w:val="20"/>
          <w:szCs w:val="20"/>
        </w:rPr>
        <w:t>columnIndex</w:t>
      </w:r>
      <w:r w:rsidRPr="002A2B43">
        <w:t>は</w:t>
      </w:r>
      <w:r w:rsidRPr="002A2B43">
        <w:t>1</w:t>
      </w:r>
      <w:r w:rsidRPr="002A2B43">
        <w:t>ベースインデックスで、最初のカラムのインデックスは</w:t>
      </w:r>
      <w:r w:rsidRPr="002A2B43">
        <w:t>1</w:t>
      </w:r>
      <w:r w:rsidRPr="002A2B43">
        <w:t>である。</w:t>
      </w:r>
      <w:r w:rsidRPr="006430FE">
        <w:rPr>
          <w:rStyle w:val="aff2"/>
          <w:rFonts w:asciiTheme="majorHAnsi" w:eastAsia="ＭＳ Ｐゴシック" w:hAnsiTheme="majorHAnsi" w:cstheme="majorHAnsi"/>
          <w:sz w:val="20"/>
          <w:szCs w:val="20"/>
        </w:rPr>
        <w:t>columnIndex</w:t>
      </w:r>
      <w:r w:rsidRPr="002A2B43">
        <w:t>が</w:t>
      </w:r>
      <w:r w:rsidRPr="002A2B43">
        <w:t>0</w:t>
      </w:r>
      <w:r w:rsidRPr="002A2B43">
        <w:t>以下または</w:t>
      </w:r>
      <w:r w:rsidR="00594315">
        <w:t>カラム数</w:t>
      </w:r>
      <w:r w:rsidRPr="002A2B43">
        <w:t>より大きい場合は、</w:t>
      </w:r>
      <w:r w:rsidRPr="000D5ED3">
        <w:t>IndexOutOfBoundsException</w:t>
      </w:r>
      <w:r w:rsidRPr="000D5ED3">
        <w:t>が</w:t>
      </w:r>
      <w:r w:rsidRPr="002A2B43">
        <w:t>投げられる。</w:t>
      </w:r>
    </w:p>
    <w:p w14:paraId="3AE5AA4E" w14:textId="77777777" w:rsidR="001140F8" w:rsidRPr="002A2B43" w:rsidRDefault="001140F8" w:rsidP="00F93119"/>
    <w:p w14:paraId="17C33374" w14:textId="77777777" w:rsidR="001140F8" w:rsidRPr="002A2B43" w:rsidRDefault="001140F8" w:rsidP="00F93119">
      <w:r w:rsidRPr="002A2B43">
        <w:t>short getColumnType( int columnIndex ) throws IndexOutOfBoundsException</w:t>
      </w:r>
    </w:p>
    <w:p w14:paraId="369996B3" w14:textId="0C232F34" w:rsidR="001140F8" w:rsidRDefault="001140F8" w:rsidP="00F93119">
      <w:r w:rsidRPr="002A2B43">
        <w:lastRenderedPageBreak/>
        <w:t>カラムのデータ</w:t>
      </w:r>
      <w:del w:id="685" w:author="IRK" w:date="2020-04-13T12:15:00Z">
        <w:r w:rsidRPr="002A2B43" w:rsidDel="0039608D">
          <w:delText>形式</w:delText>
        </w:r>
      </w:del>
      <w:ins w:id="686" w:author="IRK" w:date="2020-04-13T12:15:00Z">
        <w:r w:rsidR="0039608D">
          <w:rPr>
            <w:rFonts w:hint="eastAsia"/>
          </w:rPr>
          <w:t>型</w:t>
        </w:r>
      </w:ins>
      <w:r w:rsidRPr="002A2B43">
        <w:t>コードを返す。データ</w:t>
      </w:r>
      <w:del w:id="687" w:author="IRK" w:date="2020-04-13T12:15:00Z">
        <w:r w:rsidRPr="002A2B43" w:rsidDel="0039608D">
          <w:delText>形式</w:delText>
        </w:r>
      </w:del>
      <w:ins w:id="688" w:author="IRK" w:date="2020-04-13T12:15:00Z">
        <w:r w:rsidR="0039608D">
          <w:rPr>
            <w:rFonts w:hint="eastAsia"/>
          </w:rPr>
          <w:t>型</w:t>
        </w:r>
      </w:ins>
      <w:r w:rsidRPr="002A2B43">
        <w:t>コードについては、</w:t>
      </w:r>
      <w:del w:id="689" w:author="IRK" w:date="2020-04-08T17:27:00Z">
        <w:r w:rsidRPr="002A2B43" w:rsidDel="00F97F4D">
          <w:delText>1.2.4</w:delText>
        </w:r>
        <w:r w:rsidRPr="00E62C48" w:rsidDel="00F97F4D">
          <w:delText xml:space="preserve"> </w:delText>
        </w:r>
        <w:r w:rsidRPr="00E62C48" w:rsidDel="00F97F4D">
          <w:rPr>
            <w:rFonts w:hint="eastAsia"/>
          </w:rPr>
          <w:delText>データ</w:delText>
        </w:r>
        <w:r w:rsidRPr="00E62C48" w:rsidDel="00F97F4D">
          <w:rPr>
            <w:rFonts w:ascii="ＭＳ Ｐゴシック" w:hAnsi="ＭＳ Ｐゴシック" w:cs="Times New Roman" w:hint="eastAsia"/>
          </w:rPr>
          <w:delText>形式と関連定数</w:delText>
        </w:r>
      </w:del>
      <w:ins w:id="690" w:author="IRK" w:date="2020-04-08T17:27:00Z">
        <w:r w:rsidR="00F97F4D">
          <w:rPr>
            <w:rFonts w:ascii="ＭＳ Ｐゴシック" w:hAnsi="ＭＳ Ｐゴシック" w:cs="Times New Roman" w:hint="eastAsia"/>
          </w:rPr>
          <w:t>「</w:t>
        </w:r>
        <w:r w:rsidR="00F97F4D">
          <w:rPr>
            <w:rFonts w:ascii="ＭＳ Ｐゴシック" w:hAnsi="ＭＳ Ｐゴシック" w:cs="Times New Roman"/>
          </w:rPr>
          <w:fldChar w:fldCharType="begin"/>
        </w:r>
        <w:r w:rsidR="00F97F4D">
          <w:rPr>
            <w:rFonts w:ascii="ＭＳ Ｐゴシック" w:hAnsi="ＭＳ Ｐゴシック" w:cs="Times New Roman"/>
          </w:rPr>
          <w:instrText xml:space="preserve"> </w:instrText>
        </w:r>
        <w:r w:rsidR="00F97F4D">
          <w:rPr>
            <w:rFonts w:ascii="ＭＳ Ｐゴシック" w:hAnsi="ＭＳ Ｐゴシック" w:cs="Times New Roman" w:hint="eastAsia"/>
          </w:rPr>
          <w:instrText>REF _Ref37259267 \r \h</w:instrText>
        </w:r>
        <w:r w:rsidR="00F97F4D">
          <w:rPr>
            <w:rFonts w:ascii="ＭＳ Ｐゴシック" w:hAnsi="ＭＳ Ｐゴシック" w:cs="Times New Roman"/>
          </w:rPr>
          <w:instrText xml:space="preserve"> </w:instrText>
        </w:r>
      </w:ins>
      <w:r w:rsidR="00F0559B">
        <w:rPr>
          <w:rFonts w:ascii="ＭＳ Ｐゴシック" w:hAnsi="ＭＳ Ｐゴシック" w:cs="Times New Roman"/>
        </w:rPr>
        <w:instrText xml:space="preserve"> \* MERGEFORMAT </w:instrText>
      </w:r>
      <w:r w:rsidR="00F97F4D">
        <w:rPr>
          <w:rFonts w:ascii="ＭＳ Ｐゴシック" w:hAnsi="ＭＳ Ｐゴシック" w:cs="Times New Roman"/>
        </w:rPr>
      </w:r>
      <w:r w:rsidR="00F97F4D">
        <w:rPr>
          <w:rFonts w:ascii="ＭＳ Ｐゴシック" w:hAnsi="ＭＳ Ｐゴシック" w:cs="Times New Roman"/>
        </w:rPr>
        <w:fldChar w:fldCharType="separate"/>
      </w:r>
      <w:r w:rsidR="0092459D" w:rsidRPr="0092459D">
        <w:t>1.2.4</w:t>
      </w:r>
      <w:r w:rsidR="0092459D">
        <w:rPr>
          <w:rFonts w:ascii="ＭＳ Ｐゴシック" w:hAnsi="ＭＳ Ｐゴシック" w:cs="Times New Roman"/>
        </w:rPr>
        <w:t xml:space="preserve"> </w:t>
      </w:r>
      <w:ins w:id="691" w:author="IRK" w:date="2020-04-08T17:27:00Z">
        <w:r w:rsidR="00F97F4D">
          <w:rPr>
            <w:rFonts w:ascii="ＭＳ Ｐゴシック" w:hAnsi="ＭＳ Ｐゴシック" w:cs="Times New Roman"/>
          </w:rPr>
          <w:fldChar w:fldCharType="end"/>
        </w:r>
        <w:r w:rsidR="00F97F4D">
          <w:rPr>
            <w:rFonts w:ascii="ＭＳ Ｐゴシック" w:hAnsi="ＭＳ Ｐゴシック" w:cs="Times New Roman"/>
          </w:rPr>
          <w:fldChar w:fldCharType="begin"/>
        </w:r>
        <w:r w:rsidR="00F97F4D">
          <w:rPr>
            <w:rFonts w:ascii="ＭＳ Ｐゴシック" w:hAnsi="ＭＳ Ｐゴシック" w:cs="Times New Roman"/>
          </w:rPr>
          <w:instrText xml:space="preserve"> REF _Ref37259269 \h </w:instrText>
        </w:r>
      </w:ins>
      <w:r w:rsidR="00F97F4D">
        <w:rPr>
          <w:rFonts w:ascii="ＭＳ Ｐゴシック" w:hAnsi="ＭＳ Ｐゴシック" w:cs="Times New Roman"/>
        </w:rPr>
      </w:r>
      <w:r w:rsidR="00F97F4D">
        <w:rPr>
          <w:rFonts w:ascii="ＭＳ Ｐゴシック" w:hAnsi="ＭＳ Ｐゴシック" w:cs="Times New Roman"/>
        </w:rPr>
        <w:fldChar w:fldCharType="separate"/>
      </w:r>
      <w:r w:rsidR="0092459D">
        <w:t>データ</w:t>
      </w:r>
      <w:ins w:id="692" w:author="IRK" w:date="2020-04-13T12:30:00Z">
        <w:r w:rsidR="0092459D">
          <w:rPr>
            <w:rFonts w:hint="eastAsia"/>
          </w:rPr>
          <w:t>型</w:t>
        </w:r>
      </w:ins>
      <w:r w:rsidR="0092459D">
        <w:t>と関連定数</w:t>
      </w:r>
      <w:ins w:id="693" w:author="IRK" w:date="2020-04-08T17:27:00Z">
        <w:r w:rsidR="00F97F4D">
          <w:rPr>
            <w:rFonts w:ascii="ＭＳ Ｐゴシック" w:hAnsi="ＭＳ Ｐゴシック" w:cs="Times New Roman"/>
          </w:rPr>
          <w:fldChar w:fldCharType="end"/>
        </w:r>
        <w:r w:rsidR="00F97F4D">
          <w:rPr>
            <w:rFonts w:ascii="ＭＳ Ｐゴシック" w:hAnsi="ＭＳ Ｐゴシック" w:cs="Times New Roman" w:hint="eastAsia"/>
          </w:rPr>
          <w:t>」</w:t>
        </w:r>
      </w:ins>
      <w:r w:rsidRPr="002A2B43">
        <w:t>を参照する。</w:t>
      </w:r>
      <w:r w:rsidRPr="000D5ED3">
        <w:t>columnIndex</w:t>
      </w:r>
      <w:r w:rsidRPr="000D5ED3">
        <w:t>は</w:t>
      </w:r>
      <w:r w:rsidRPr="000D5ED3">
        <w:t>1</w:t>
      </w:r>
      <w:r w:rsidRPr="000D5ED3">
        <w:t>ベースのインデックスであり、</w:t>
      </w:r>
      <w:r w:rsidRPr="000D5ED3">
        <w:t>columnIndex</w:t>
      </w:r>
      <w:r w:rsidRPr="000D5ED3">
        <w:t>が</w:t>
      </w:r>
      <w:r w:rsidRPr="000D5ED3">
        <w:t>0</w:t>
      </w:r>
      <w:r w:rsidRPr="000D5ED3">
        <w:t>以下</w:t>
      </w:r>
      <w:r w:rsidRPr="000D5ED3">
        <w:rPr>
          <w:rFonts w:hint="eastAsia"/>
        </w:rPr>
        <w:t>または</w:t>
      </w:r>
      <w:r w:rsidR="00594315">
        <w:t>カラム数</w:t>
      </w:r>
      <w:r w:rsidRPr="000D5ED3">
        <w:t>より大きい</w:t>
      </w:r>
      <w:r w:rsidRPr="000D5ED3">
        <w:rPr>
          <w:rFonts w:hint="eastAsia"/>
        </w:rPr>
        <w:t>場合</w:t>
      </w:r>
      <w:r w:rsidRPr="000D5ED3">
        <w:t>IndexOutOfBoundsException</w:t>
      </w:r>
      <w:r w:rsidRPr="002A2B43">
        <w:t>が投げられる。</w:t>
      </w:r>
    </w:p>
    <w:p w14:paraId="3D37154A" w14:textId="77777777" w:rsidR="009A261C" w:rsidRPr="002A2B43" w:rsidRDefault="009A261C" w:rsidP="00F93119"/>
    <w:p w14:paraId="05387D92" w14:textId="77777777" w:rsidR="001140F8" w:rsidRPr="002A2B43" w:rsidRDefault="001140F8" w:rsidP="00F93119">
      <w:r w:rsidRPr="002A2B43">
        <w:t>List&lt;String&gt; getTraceList()</w:t>
      </w:r>
    </w:p>
    <w:p w14:paraId="6335FAAA" w14:textId="0AD360CD" w:rsidR="001140F8" w:rsidRPr="002A2B43" w:rsidRDefault="001140F8" w:rsidP="00F93119">
      <w:r w:rsidRPr="002A2B43">
        <w:t>L</w:t>
      </w:r>
      <w:r w:rsidRPr="00F52F99">
        <w:t>ist</w:t>
      </w:r>
      <w:r w:rsidRPr="00F52F99">
        <w:t>形式のルール実行</w:t>
      </w:r>
      <w:r w:rsidR="000E3844" w:rsidRPr="00AB2487">
        <w:rPr>
          <w:rFonts w:ascii="ＭＳ Ｐゴシック" w:hAnsi="ＭＳ Ｐゴシック" w:hint="eastAsia"/>
        </w:rPr>
        <w:t>経路</w:t>
      </w:r>
      <w:r w:rsidR="00F52F99" w:rsidRPr="00F52F99">
        <w:rPr>
          <w:rFonts w:hint="eastAsia"/>
        </w:rPr>
        <w:t>トレース</w:t>
      </w:r>
      <w:r w:rsidRPr="00F52F99">
        <w:t>結果を返す。</w:t>
      </w:r>
    </w:p>
    <w:p w14:paraId="28DE478B" w14:textId="619050EA" w:rsidR="004D3F25" w:rsidRDefault="004D3F25" w:rsidP="00F93119">
      <w:del w:id="694" w:author="IRK" w:date="2020-04-13T12:46:00Z">
        <w:r w:rsidDel="00166351">
          <w:br w:type="page"/>
        </w:r>
      </w:del>
    </w:p>
    <w:p w14:paraId="726B55AB" w14:textId="77777777" w:rsidR="001140F8" w:rsidRDefault="001140F8" w:rsidP="00F93119">
      <w:pPr>
        <w:pStyle w:val="42"/>
      </w:pPr>
      <w:r>
        <w:lastRenderedPageBreak/>
        <w:t>ルールサービス呼び出し例</w:t>
      </w:r>
    </w:p>
    <w:p w14:paraId="1AC2677A" w14:textId="1CD3C529" w:rsidR="001140F8" w:rsidRDefault="001140F8" w:rsidP="00F93119">
      <w:del w:id="695" w:author="IRK" w:date="2020-03-12T17:06:00Z">
        <w:r w:rsidDel="004473DB">
          <w:delText>表</w:delText>
        </w:r>
        <w:r w:rsidDel="004473DB">
          <w:delText>1</w:delText>
        </w:r>
        <w:r w:rsidR="002E16D8" w:rsidDel="004473DB">
          <w:rPr>
            <w:rFonts w:hint="eastAsia"/>
          </w:rPr>
          <w:delText>7</w:delText>
        </w:r>
      </w:del>
      <w:ins w:id="696" w:author="IRK" w:date="2020-03-12T17:06:00Z">
        <w:r w:rsidR="004473DB">
          <w:rPr>
            <w:rFonts w:hint="eastAsia"/>
          </w:rPr>
          <w:t>次の表</w:t>
        </w:r>
      </w:ins>
      <w:r>
        <w:t>は、手数料を計算するルールサービスを呼び出す</w:t>
      </w:r>
      <w:r>
        <w:t>Web</w:t>
      </w:r>
      <w:r>
        <w:t>ページのソースコード</w:t>
      </w:r>
      <w:r>
        <w:rPr>
          <w:rFonts w:hint="eastAsia"/>
        </w:rPr>
        <w:t>のサンプル</w:t>
      </w:r>
      <w:r>
        <w:t>である。</w:t>
      </w:r>
    </w:p>
    <w:p w14:paraId="2F086B98" w14:textId="77777777" w:rsidR="001140F8" w:rsidRPr="003F69D7" w:rsidRDefault="001140F8" w:rsidP="00F93119"/>
    <w:p w14:paraId="71146980" w14:textId="5175AB9D" w:rsidR="002A2B43" w:rsidRPr="002A2B43" w:rsidRDefault="002A2B43" w:rsidP="00F93119">
      <w:pPr>
        <w:pStyle w:val="af5"/>
        <w:rPr>
          <w:rFonts w:eastAsia="Malgun Gothic"/>
        </w:rPr>
      </w:pPr>
      <w:bookmarkStart w:id="697" w:name="_Ref34925269"/>
      <w:bookmarkStart w:id="698" w:name="_Toc40799240"/>
      <w:r>
        <w:t>[</w:t>
      </w:r>
      <w:del w:id="699" w:author="IRK" w:date="2020-03-12T14:55: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2E16D8" w:rsidDel="00E83DE0">
          <w:rPr>
            <w:noProof/>
          </w:rPr>
          <w:delText>17</w:delText>
        </w:r>
        <w:r w:rsidR="00E65728" w:rsidDel="00E83DE0">
          <w:rPr>
            <w:noProof/>
          </w:rPr>
          <w:fldChar w:fldCharType="end"/>
        </w:r>
      </w:del>
      <w:ins w:id="700" w:author="IRK" w:date="2020-03-12T14:55: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17</w:t>
      </w:r>
      <w:ins w:id="701" w:author="IRK" w:date="2020-03-12T14:55:00Z">
        <w:r w:rsidR="00E83DE0">
          <w:fldChar w:fldCharType="end"/>
        </w:r>
      </w:ins>
      <w:r>
        <w:t xml:space="preserve"> </w:t>
      </w:r>
      <w:r>
        <w:rPr>
          <w:noProof/>
        </w:rPr>
        <w:t>ルールサービス呼び出し例</w:t>
      </w:r>
      <w:r>
        <w:rPr>
          <w:rFonts w:eastAsia="Malgun Gothic" w:hint="eastAsia"/>
          <w:noProof/>
        </w:rPr>
        <w:t>]</w:t>
      </w:r>
      <w:bookmarkEnd w:id="697"/>
      <w:bookmarkEnd w:id="698"/>
    </w:p>
    <w:tbl>
      <w:tblPr>
        <w:tblStyle w:val="af4"/>
        <w:tblW w:w="0" w:type="auto"/>
        <w:jc w:val="center"/>
        <w:tblLook w:val="04A0" w:firstRow="1" w:lastRow="0" w:firstColumn="1" w:lastColumn="0" w:noHBand="0" w:noVBand="1"/>
        <w:tblPrChange w:id="702" w:author="IRK" w:date="2020-04-14T15:32:00Z">
          <w:tblPr>
            <w:tblStyle w:val="af4"/>
            <w:tblW w:w="0" w:type="auto"/>
            <w:tblInd w:w="108" w:type="dxa"/>
            <w:tblLook w:val="04A0" w:firstRow="1" w:lastRow="0" w:firstColumn="1" w:lastColumn="0" w:noHBand="0" w:noVBand="1"/>
          </w:tblPr>
        </w:tblPrChange>
      </w:tblPr>
      <w:tblGrid>
        <w:gridCol w:w="9463"/>
        <w:tblGridChange w:id="703">
          <w:tblGrid>
            <w:gridCol w:w="9463"/>
          </w:tblGrid>
        </w:tblGridChange>
      </w:tblGrid>
      <w:tr w:rsidR="001140F8" w14:paraId="47D81DE7" w14:textId="77777777" w:rsidTr="005D0672">
        <w:trPr>
          <w:jc w:val="center"/>
        </w:trPr>
        <w:tc>
          <w:tcPr>
            <w:tcW w:w="9463" w:type="dxa"/>
            <w:tcPrChange w:id="704" w:author="IRK" w:date="2020-04-14T15:32:00Z">
              <w:tcPr>
                <w:tcW w:w="9463" w:type="dxa"/>
              </w:tcPr>
            </w:tcPrChange>
          </w:tcPr>
          <w:p w14:paraId="3720580D" w14:textId="77777777" w:rsidR="001140F8" w:rsidRDefault="001140F8">
            <w:pPr>
              <w:pStyle w:val="1b"/>
              <w:pPrChange w:id="705" w:author="IRK" w:date="2020-04-14T13:47:00Z">
                <w:pPr>
                  <w:pStyle w:val="aff1"/>
                </w:pPr>
              </w:pPrChange>
            </w:pPr>
            <w:r>
              <w:t xml:space="preserve"> 1 &lt;%@page contentType="text/html;charset=utf8"%&gt;</w:t>
            </w:r>
          </w:p>
          <w:p w14:paraId="6EDEAAA2" w14:textId="77777777" w:rsidR="001140F8" w:rsidRDefault="001140F8">
            <w:pPr>
              <w:pStyle w:val="1b"/>
              <w:pPrChange w:id="706" w:author="IRK" w:date="2020-04-14T13:47:00Z">
                <w:pPr>
                  <w:pStyle w:val="aff1"/>
                </w:pPr>
              </w:pPrChange>
            </w:pPr>
            <w:r>
              <w:t xml:space="preserve"> 2 &lt;%@page import="com.innoexpert.rulesclient.*"%&gt;</w:t>
            </w:r>
          </w:p>
          <w:p w14:paraId="6F4506BB" w14:textId="77777777" w:rsidR="001140F8" w:rsidRDefault="001140F8">
            <w:pPr>
              <w:pStyle w:val="1b"/>
              <w:pPrChange w:id="707" w:author="IRK" w:date="2020-04-14T13:47:00Z">
                <w:pPr>
                  <w:pStyle w:val="aff1"/>
                </w:pPr>
              </w:pPrChange>
            </w:pPr>
            <w:r>
              <w:t xml:space="preserve"> 3 &lt;%</w:t>
            </w:r>
          </w:p>
          <w:p w14:paraId="462013C4" w14:textId="72AB1CE0" w:rsidR="001140F8" w:rsidRDefault="001140F8">
            <w:pPr>
              <w:pStyle w:val="1b"/>
              <w:pPrChange w:id="708" w:author="IRK" w:date="2020-04-14T13:47:00Z">
                <w:pPr>
                  <w:pStyle w:val="aff1"/>
                </w:pPr>
              </w:pPrChange>
            </w:pPr>
            <w:del w:id="709" w:author="IRK" w:date="2020-04-14T13:47:00Z">
              <w:r w:rsidDel="00FD41AE">
                <w:delText xml:space="preserve"> </w:delText>
              </w:r>
            </w:del>
            <w:r>
              <w:t xml:space="preserve"> 4     String tradeType = request.getParameter( "TRDTYP" );</w:t>
            </w:r>
          </w:p>
          <w:p w14:paraId="57A32C54" w14:textId="77777777" w:rsidR="001140F8" w:rsidRDefault="001140F8">
            <w:pPr>
              <w:pStyle w:val="1b"/>
              <w:pPrChange w:id="710" w:author="IRK" w:date="2020-04-14T13:47:00Z">
                <w:pPr>
                  <w:pStyle w:val="aff1"/>
                </w:pPr>
              </w:pPrChange>
            </w:pPr>
            <w:r>
              <w:t xml:space="preserve"> 5     String amount = request.getParameter( "AMT" );</w:t>
            </w:r>
          </w:p>
          <w:p w14:paraId="29E88276" w14:textId="77777777" w:rsidR="001140F8" w:rsidRDefault="001140F8">
            <w:pPr>
              <w:pStyle w:val="1b"/>
              <w:pPrChange w:id="711" w:author="IRK" w:date="2020-04-14T13:47:00Z">
                <w:pPr>
                  <w:pStyle w:val="aff1"/>
                </w:pPr>
              </w:pPrChange>
            </w:pPr>
            <w:r>
              <w:t xml:space="preserve"> 6     String message = null;</w:t>
            </w:r>
          </w:p>
          <w:p w14:paraId="57E1AA94" w14:textId="77777777" w:rsidR="001140F8" w:rsidRDefault="001140F8">
            <w:pPr>
              <w:pStyle w:val="1b"/>
              <w:pPrChange w:id="712" w:author="IRK" w:date="2020-04-14T13:47:00Z">
                <w:pPr>
                  <w:pStyle w:val="aff1"/>
                </w:pPr>
              </w:pPrChange>
            </w:pPr>
            <w:r>
              <w:t xml:space="preserve"> 7</w:t>
            </w:r>
            <w:del w:id="713" w:author="IRK" w:date="2020-03-13T09:31:00Z">
              <w:r w:rsidDel="00C27399">
                <w:delText xml:space="preserve"> </w:delText>
              </w:r>
            </w:del>
          </w:p>
          <w:p w14:paraId="0759D513" w14:textId="77777777" w:rsidR="001140F8" w:rsidRDefault="001140F8">
            <w:pPr>
              <w:pStyle w:val="1b"/>
              <w:pPrChange w:id="714" w:author="IRK" w:date="2020-04-14T13:47:00Z">
                <w:pPr>
                  <w:pStyle w:val="aff1"/>
                </w:pPr>
              </w:pPrChange>
            </w:pPr>
            <w:r>
              <w:t xml:space="preserve"> 8     if( tradeType != null &amp;&amp; tradeType.length() &gt; 0 &amp;&amp; amount != null &amp;&amp; amount.length() &gt; 0 )</w:t>
            </w:r>
          </w:p>
          <w:p w14:paraId="1C4FDD32" w14:textId="77777777" w:rsidR="001140F8" w:rsidRDefault="001140F8">
            <w:pPr>
              <w:pStyle w:val="1b"/>
              <w:pPrChange w:id="715" w:author="IRK" w:date="2020-04-14T13:47:00Z">
                <w:pPr>
                  <w:pStyle w:val="aff1"/>
                </w:pPr>
              </w:pPrChange>
            </w:pPr>
            <w:r>
              <w:t xml:space="preserve"> 9     {</w:t>
            </w:r>
          </w:p>
          <w:p w14:paraId="3EE58FD8" w14:textId="4F4A5A79" w:rsidR="001140F8" w:rsidRDefault="001140F8">
            <w:pPr>
              <w:pStyle w:val="1b"/>
              <w:pPrChange w:id="716" w:author="IRK" w:date="2020-04-14T13:47:00Z">
                <w:pPr>
                  <w:pStyle w:val="aff1"/>
                </w:pPr>
              </w:pPrChange>
            </w:pPr>
            <w:r>
              <w:t>10         RuleReq req = new RuleReq(</w:t>
            </w:r>
            <w:r w:rsidR="002E16D8">
              <w:rPr>
                <w:rFonts w:hint="eastAsia"/>
              </w:rPr>
              <w:t xml:space="preserve"> NumericMode.IEEE754 </w:t>
            </w:r>
            <w:r>
              <w:t>);</w:t>
            </w:r>
          </w:p>
          <w:p w14:paraId="07CC32A8" w14:textId="77777777" w:rsidR="001140F8" w:rsidRDefault="001140F8">
            <w:pPr>
              <w:pStyle w:val="1b"/>
              <w:pPrChange w:id="717" w:author="IRK" w:date="2020-04-14T13:47:00Z">
                <w:pPr>
                  <w:pStyle w:val="aff1"/>
                </w:pPr>
              </w:pPrChange>
            </w:pPr>
            <w:r>
              <w:t>11         req.setRuleCode( "COMMISSION" );</w:t>
            </w:r>
          </w:p>
          <w:p w14:paraId="3FBFFAB3" w14:textId="77777777" w:rsidR="001140F8" w:rsidRDefault="001140F8">
            <w:pPr>
              <w:pStyle w:val="1b"/>
              <w:pPrChange w:id="718" w:author="IRK" w:date="2020-04-14T13:47:00Z">
                <w:pPr>
                  <w:pStyle w:val="aff1"/>
                </w:pPr>
              </w:pPrChange>
            </w:pPr>
            <w:r>
              <w:t>12         req.setDate( "2013-07-01" );</w:t>
            </w:r>
          </w:p>
          <w:p w14:paraId="43016A30" w14:textId="77777777" w:rsidR="001140F8" w:rsidRDefault="001140F8">
            <w:pPr>
              <w:pStyle w:val="1b"/>
              <w:pPrChange w:id="719" w:author="IRK" w:date="2020-04-14T13:47:00Z">
                <w:pPr>
                  <w:pStyle w:val="aff1"/>
                </w:pPr>
              </w:pPrChange>
            </w:pPr>
            <w:r>
              <w:t>13</w:t>
            </w:r>
            <w:del w:id="720" w:author="IRK" w:date="2020-03-13T09:31:00Z">
              <w:r w:rsidDel="00C27399">
                <w:delText xml:space="preserve">         </w:delText>
              </w:r>
            </w:del>
          </w:p>
          <w:p w14:paraId="28538004" w14:textId="77777777" w:rsidR="001140F8" w:rsidRDefault="001140F8">
            <w:pPr>
              <w:pStyle w:val="1b"/>
              <w:pPrChange w:id="721" w:author="IRK" w:date="2020-04-14T13:47:00Z">
                <w:pPr>
                  <w:pStyle w:val="aff1"/>
                </w:pPr>
              </w:pPrChange>
            </w:pPr>
            <w:r>
              <w:t>14         req.addStringItem( "TRDTYP" ).add( tradeType );</w:t>
            </w:r>
          </w:p>
          <w:p w14:paraId="2662E55B" w14:textId="77777777" w:rsidR="001140F8" w:rsidRDefault="001140F8">
            <w:pPr>
              <w:pStyle w:val="1b"/>
              <w:pPrChange w:id="722" w:author="IRK" w:date="2020-04-14T13:47:00Z">
                <w:pPr>
                  <w:pStyle w:val="aff1"/>
                </w:pPr>
              </w:pPrChange>
            </w:pPr>
            <w:r>
              <w:t>15         req.addNumberItem( "AMT" ).add( Double.parseDouble( amount ) );</w:t>
            </w:r>
          </w:p>
          <w:p w14:paraId="3B05ADF9" w14:textId="77777777" w:rsidR="001140F8" w:rsidRDefault="001140F8">
            <w:pPr>
              <w:pStyle w:val="1b"/>
              <w:pPrChange w:id="723" w:author="IRK" w:date="2020-04-14T13:47:00Z">
                <w:pPr>
                  <w:pStyle w:val="aff1"/>
                </w:pPr>
              </w:pPrChange>
            </w:pPr>
            <w:r>
              <w:t>16</w:t>
            </w:r>
            <w:del w:id="724" w:author="IRK" w:date="2020-03-13T09:31:00Z">
              <w:r w:rsidDel="00C27399">
                <w:delText xml:space="preserve">         </w:delText>
              </w:r>
            </w:del>
          </w:p>
          <w:p w14:paraId="63F00218" w14:textId="77777777" w:rsidR="001140F8" w:rsidRDefault="001140F8">
            <w:pPr>
              <w:pStyle w:val="1b"/>
              <w:pPrChange w:id="725" w:author="IRK" w:date="2020-04-14T13:47:00Z">
                <w:pPr>
                  <w:pStyle w:val="aff1"/>
                </w:pPr>
              </w:pPrChange>
            </w:pPr>
            <w:r>
              <w:t>17         ResultSet rs = null;</w:t>
            </w:r>
          </w:p>
          <w:p w14:paraId="098D4E5B" w14:textId="77777777" w:rsidR="001140F8" w:rsidRDefault="001140F8">
            <w:pPr>
              <w:pStyle w:val="1b"/>
              <w:pPrChange w:id="726" w:author="IRK" w:date="2020-04-14T13:47:00Z">
                <w:pPr>
                  <w:pStyle w:val="aff1"/>
                </w:pPr>
              </w:pPrChange>
            </w:pPr>
            <w:r>
              <w:t>18         RuleInterface intf = ClusterManager.getInterface();</w:t>
            </w:r>
          </w:p>
          <w:p w14:paraId="0D03A14C" w14:textId="77777777" w:rsidR="001140F8" w:rsidRDefault="001140F8">
            <w:pPr>
              <w:pStyle w:val="1b"/>
              <w:pPrChange w:id="727" w:author="IRK" w:date="2020-04-14T13:47:00Z">
                <w:pPr>
                  <w:pStyle w:val="aff1"/>
                </w:pPr>
              </w:pPrChange>
            </w:pPr>
            <w:r>
              <w:t>19</w:t>
            </w:r>
            <w:del w:id="728" w:author="IRK" w:date="2020-03-13T09:31:00Z">
              <w:r w:rsidDel="00C27399">
                <w:delText xml:space="preserve">         </w:delText>
              </w:r>
            </w:del>
          </w:p>
          <w:p w14:paraId="5F4FA8D7" w14:textId="77777777" w:rsidR="001140F8" w:rsidRDefault="001140F8">
            <w:pPr>
              <w:pStyle w:val="1b"/>
              <w:pPrChange w:id="729" w:author="IRK" w:date="2020-04-14T13:47:00Z">
                <w:pPr>
                  <w:pStyle w:val="aff1"/>
                </w:pPr>
              </w:pPrChange>
            </w:pPr>
            <w:r>
              <w:t>20         try</w:t>
            </w:r>
          </w:p>
          <w:p w14:paraId="0E0D1DD8" w14:textId="77777777" w:rsidR="001140F8" w:rsidRDefault="001140F8">
            <w:pPr>
              <w:pStyle w:val="1b"/>
              <w:pPrChange w:id="730" w:author="IRK" w:date="2020-04-14T13:47:00Z">
                <w:pPr>
                  <w:pStyle w:val="aff1"/>
                </w:pPr>
              </w:pPrChange>
            </w:pPr>
            <w:r>
              <w:t>21         {</w:t>
            </w:r>
          </w:p>
          <w:p w14:paraId="283EA3DD" w14:textId="77777777" w:rsidR="001140F8" w:rsidRDefault="001140F8">
            <w:pPr>
              <w:pStyle w:val="1b"/>
              <w:pPrChange w:id="731" w:author="IRK" w:date="2020-04-14T13:47:00Z">
                <w:pPr>
                  <w:pStyle w:val="aff1"/>
                </w:pPr>
              </w:pPrChange>
            </w:pPr>
            <w:r>
              <w:t>22             rs = intf.execute( req, Constants.CODETYPE_ALIAS );</w:t>
            </w:r>
          </w:p>
          <w:p w14:paraId="06211833" w14:textId="77777777" w:rsidR="001140F8" w:rsidRDefault="001140F8">
            <w:pPr>
              <w:pStyle w:val="1b"/>
              <w:pPrChange w:id="732" w:author="IRK" w:date="2020-04-14T13:47:00Z">
                <w:pPr>
                  <w:pStyle w:val="aff1"/>
                </w:pPr>
              </w:pPrChange>
            </w:pPr>
            <w:r>
              <w:t>23         }</w:t>
            </w:r>
          </w:p>
          <w:p w14:paraId="3EAA17DF" w14:textId="77777777" w:rsidR="001140F8" w:rsidRDefault="001140F8">
            <w:pPr>
              <w:pStyle w:val="1b"/>
              <w:pPrChange w:id="733" w:author="IRK" w:date="2020-04-14T13:47:00Z">
                <w:pPr>
                  <w:pStyle w:val="aff1"/>
                </w:pPr>
              </w:pPrChange>
            </w:pPr>
            <w:r>
              <w:t>24         catch( RulesException e )</w:t>
            </w:r>
          </w:p>
          <w:p w14:paraId="1E629A75" w14:textId="77777777" w:rsidR="001140F8" w:rsidRDefault="001140F8">
            <w:pPr>
              <w:pStyle w:val="1b"/>
              <w:pPrChange w:id="734" w:author="IRK" w:date="2020-04-14T13:47:00Z">
                <w:pPr>
                  <w:pStyle w:val="aff1"/>
                </w:pPr>
              </w:pPrChange>
            </w:pPr>
            <w:r>
              <w:t>25         {</w:t>
            </w:r>
          </w:p>
          <w:p w14:paraId="47CC492E" w14:textId="77777777" w:rsidR="001140F8" w:rsidRDefault="001140F8">
            <w:pPr>
              <w:pStyle w:val="1b"/>
              <w:pPrChange w:id="735" w:author="IRK" w:date="2020-04-14T13:47:00Z">
                <w:pPr>
                  <w:pStyle w:val="aff1"/>
                </w:pPr>
              </w:pPrChange>
            </w:pPr>
            <w:r>
              <w:t>26             message = "ERROR: " + e.getMessage();</w:t>
            </w:r>
          </w:p>
          <w:p w14:paraId="032038EA" w14:textId="77777777" w:rsidR="001140F8" w:rsidRDefault="001140F8">
            <w:pPr>
              <w:pStyle w:val="1b"/>
              <w:pPrChange w:id="736" w:author="IRK" w:date="2020-04-14T13:47:00Z">
                <w:pPr>
                  <w:pStyle w:val="aff1"/>
                </w:pPr>
              </w:pPrChange>
            </w:pPr>
            <w:r>
              <w:t>27         }</w:t>
            </w:r>
          </w:p>
          <w:p w14:paraId="06341C43" w14:textId="77777777" w:rsidR="001140F8" w:rsidRDefault="001140F8">
            <w:pPr>
              <w:pStyle w:val="1b"/>
              <w:pPrChange w:id="737" w:author="IRK" w:date="2020-04-14T13:47:00Z">
                <w:pPr>
                  <w:pStyle w:val="aff1"/>
                </w:pPr>
              </w:pPrChange>
            </w:pPr>
            <w:r>
              <w:t>28         finally</w:t>
            </w:r>
          </w:p>
          <w:p w14:paraId="182CF31D" w14:textId="77777777" w:rsidR="001140F8" w:rsidRDefault="001140F8">
            <w:pPr>
              <w:pStyle w:val="1b"/>
              <w:pPrChange w:id="738" w:author="IRK" w:date="2020-04-14T13:47:00Z">
                <w:pPr>
                  <w:pStyle w:val="aff1"/>
                </w:pPr>
              </w:pPrChange>
            </w:pPr>
            <w:r>
              <w:t>29         {</w:t>
            </w:r>
          </w:p>
          <w:p w14:paraId="0F774F8F" w14:textId="77777777" w:rsidR="001140F8" w:rsidRDefault="001140F8">
            <w:pPr>
              <w:pStyle w:val="1b"/>
              <w:pPrChange w:id="739" w:author="IRK" w:date="2020-04-14T13:47:00Z">
                <w:pPr>
                  <w:pStyle w:val="aff1"/>
                </w:pPr>
              </w:pPrChange>
            </w:pPr>
            <w:r>
              <w:t>30             intf.close();</w:t>
            </w:r>
          </w:p>
          <w:p w14:paraId="6F33D5BC" w14:textId="77777777" w:rsidR="001140F8" w:rsidRDefault="001140F8">
            <w:pPr>
              <w:pStyle w:val="1b"/>
              <w:pPrChange w:id="740" w:author="IRK" w:date="2020-04-14T13:47:00Z">
                <w:pPr>
                  <w:pStyle w:val="aff1"/>
                </w:pPr>
              </w:pPrChange>
            </w:pPr>
            <w:r>
              <w:t>31         }</w:t>
            </w:r>
          </w:p>
          <w:p w14:paraId="329B7902" w14:textId="77777777" w:rsidR="001140F8" w:rsidRDefault="001140F8">
            <w:pPr>
              <w:pStyle w:val="1b"/>
              <w:pPrChange w:id="741" w:author="IRK" w:date="2020-04-14T13:47:00Z">
                <w:pPr>
                  <w:pStyle w:val="aff1"/>
                </w:pPr>
              </w:pPrChange>
            </w:pPr>
            <w:r>
              <w:t>32</w:t>
            </w:r>
            <w:del w:id="742" w:author="IRK" w:date="2020-03-13T09:31:00Z">
              <w:r w:rsidDel="00C27399">
                <w:delText xml:space="preserve">         </w:delText>
              </w:r>
            </w:del>
          </w:p>
          <w:p w14:paraId="117E0C95" w14:textId="77777777" w:rsidR="001140F8" w:rsidRDefault="001140F8">
            <w:pPr>
              <w:pStyle w:val="1b"/>
              <w:pPrChange w:id="743" w:author="IRK" w:date="2020-04-14T13:47:00Z">
                <w:pPr>
                  <w:pStyle w:val="aff1"/>
                </w:pPr>
              </w:pPrChange>
            </w:pPr>
            <w:r>
              <w:t>33         if( rs != null &amp;&amp; rs.next() )</w:t>
            </w:r>
          </w:p>
          <w:p w14:paraId="2BB57537" w14:textId="77777777" w:rsidR="001140F8" w:rsidRDefault="001140F8">
            <w:pPr>
              <w:pStyle w:val="1b"/>
              <w:pPrChange w:id="744" w:author="IRK" w:date="2020-04-14T13:47:00Z">
                <w:pPr>
                  <w:pStyle w:val="aff1"/>
                </w:pPr>
              </w:pPrChange>
            </w:pPr>
            <w:r>
              <w:lastRenderedPageBreak/>
              <w:t>34         {</w:t>
            </w:r>
          </w:p>
          <w:p w14:paraId="6B5E8496" w14:textId="77777777" w:rsidR="001140F8" w:rsidRDefault="001140F8">
            <w:pPr>
              <w:pStyle w:val="1b"/>
              <w:pPrChange w:id="745" w:author="IRK" w:date="2020-04-14T13:47:00Z">
                <w:pPr>
                  <w:pStyle w:val="aff1"/>
                </w:pPr>
              </w:pPrChange>
            </w:pPr>
            <w:r>
              <w:t>35             String rate = rs.getString( "CMSRATE" );</w:t>
            </w:r>
          </w:p>
          <w:p w14:paraId="241164E2" w14:textId="77777777" w:rsidR="001140F8" w:rsidRDefault="001140F8">
            <w:pPr>
              <w:pStyle w:val="1b"/>
              <w:pPrChange w:id="746" w:author="IRK" w:date="2020-04-14T13:47:00Z">
                <w:pPr>
                  <w:pStyle w:val="aff1"/>
                </w:pPr>
              </w:pPrChange>
            </w:pPr>
            <w:r>
              <w:t>36             String commission = rs.getString( "CMSAMT" );</w:t>
            </w:r>
          </w:p>
          <w:p w14:paraId="4A57E547" w14:textId="77777777" w:rsidR="001140F8" w:rsidRDefault="001140F8">
            <w:pPr>
              <w:pStyle w:val="1b"/>
              <w:pPrChange w:id="747" w:author="IRK" w:date="2020-04-14T13:47:00Z">
                <w:pPr>
                  <w:pStyle w:val="aff1"/>
                </w:pPr>
              </w:pPrChange>
            </w:pPr>
            <w:r>
              <w:t>37             message = "Commission is " + commission + ". Rate is " + rate + ".";</w:t>
            </w:r>
          </w:p>
          <w:p w14:paraId="2903B0F5" w14:textId="77777777" w:rsidR="001140F8" w:rsidRDefault="001140F8">
            <w:pPr>
              <w:pStyle w:val="1b"/>
              <w:pPrChange w:id="748" w:author="IRK" w:date="2020-04-14T13:47:00Z">
                <w:pPr>
                  <w:pStyle w:val="aff1"/>
                </w:pPr>
              </w:pPrChange>
            </w:pPr>
            <w:r>
              <w:t>38         }</w:t>
            </w:r>
          </w:p>
          <w:p w14:paraId="0DA86A85" w14:textId="77777777" w:rsidR="001140F8" w:rsidRDefault="001140F8">
            <w:pPr>
              <w:pStyle w:val="1b"/>
              <w:pPrChange w:id="749" w:author="IRK" w:date="2020-04-14T13:47:00Z">
                <w:pPr>
                  <w:pStyle w:val="aff1"/>
                </w:pPr>
              </w:pPrChange>
            </w:pPr>
            <w:r>
              <w:t>39     }</w:t>
            </w:r>
          </w:p>
          <w:p w14:paraId="110B16AF" w14:textId="77777777" w:rsidR="001140F8" w:rsidRDefault="001140F8">
            <w:pPr>
              <w:pStyle w:val="1b"/>
              <w:pPrChange w:id="750" w:author="IRK" w:date="2020-04-14T13:47:00Z">
                <w:pPr>
                  <w:pStyle w:val="aff1"/>
                </w:pPr>
              </w:pPrChange>
            </w:pPr>
            <w:r>
              <w:t>40     else</w:t>
            </w:r>
          </w:p>
          <w:p w14:paraId="7171EB0C" w14:textId="77777777" w:rsidR="001140F8" w:rsidRDefault="001140F8">
            <w:pPr>
              <w:pStyle w:val="1b"/>
              <w:pPrChange w:id="751" w:author="IRK" w:date="2020-04-14T13:47:00Z">
                <w:pPr>
                  <w:pStyle w:val="aff1"/>
                </w:pPr>
              </w:pPrChange>
            </w:pPr>
            <w:r>
              <w:t>41         tradeType = amount = "";</w:t>
            </w:r>
          </w:p>
          <w:p w14:paraId="3A532365" w14:textId="77777777" w:rsidR="001140F8" w:rsidRDefault="001140F8">
            <w:pPr>
              <w:pStyle w:val="1b"/>
              <w:pPrChange w:id="752" w:author="IRK" w:date="2020-04-14T13:47:00Z">
                <w:pPr>
                  <w:pStyle w:val="aff1"/>
                </w:pPr>
              </w:pPrChange>
            </w:pPr>
            <w:r>
              <w:t>42 %&gt;</w:t>
            </w:r>
          </w:p>
          <w:p w14:paraId="2281B33C" w14:textId="77777777" w:rsidR="001140F8" w:rsidRDefault="001140F8">
            <w:pPr>
              <w:pStyle w:val="1b"/>
              <w:pPrChange w:id="753" w:author="IRK" w:date="2020-04-14T13:47:00Z">
                <w:pPr>
                  <w:pStyle w:val="aff1"/>
                </w:pPr>
              </w:pPrChange>
            </w:pPr>
            <w:r>
              <w:t>43</w:t>
            </w:r>
            <w:del w:id="754" w:author="IRK" w:date="2020-03-13T09:31:00Z">
              <w:r w:rsidDel="00C27399">
                <w:delText xml:space="preserve"> </w:delText>
              </w:r>
            </w:del>
          </w:p>
          <w:p w14:paraId="64C5BA98" w14:textId="77777777" w:rsidR="001140F8" w:rsidRDefault="001140F8">
            <w:pPr>
              <w:pStyle w:val="1b"/>
              <w:pPrChange w:id="755" w:author="IRK" w:date="2020-04-14T13:47:00Z">
                <w:pPr>
                  <w:pStyle w:val="aff1"/>
                </w:pPr>
              </w:pPrChange>
            </w:pPr>
            <w:r>
              <w:t>44 &lt;html&gt;</w:t>
            </w:r>
          </w:p>
          <w:p w14:paraId="10944318" w14:textId="77777777" w:rsidR="001140F8" w:rsidRDefault="001140F8">
            <w:pPr>
              <w:pStyle w:val="1b"/>
              <w:pPrChange w:id="756" w:author="IRK" w:date="2020-04-14T13:47:00Z">
                <w:pPr>
                  <w:pStyle w:val="aff1"/>
                </w:pPr>
              </w:pPrChange>
            </w:pPr>
            <w:r>
              <w:t>45     &lt;body&gt;</w:t>
            </w:r>
          </w:p>
          <w:p w14:paraId="22DEBC73" w14:textId="77777777" w:rsidR="001140F8" w:rsidRDefault="001140F8">
            <w:pPr>
              <w:pStyle w:val="1b"/>
              <w:pPrChange w:id="757" w:author="IRK" w:date="2020-04-14T13:47:00Z">
                <w:pPr>
                  <w:pStyle w:val="aff1"/>
                </w:pPr>
              </w:pPrChange>
            </w:pPr>
            <w:r>
              <w:t>46         &lt;form id="commission-form" method="post"&gt;</w:t>
            </w:r>
          </w:p>
          <w:p w14:paraId="55F03B41" w14:textId="77777777" w:rsidR="001140F8" w:rsidRDefault="001140F8">
            <w:pPr>
              <w:pStyle w:val="1b"/>
              <w:pPrChange w:id="758" w:author="IRK" w:date="2020-04-14T13:47:00Z">
                <w:pPr>
                  <w:pStyle w:val="aff1"/>
                </w:pPr>
              </w:pPrChange>
            </w:pPr>
            <w:r>
              <w:t>47             &lt;li&gt;</w:t>
            </w:r>
          </w:p>
          <w:p w14:paraId="7C1DFE48" w14:textId="77777777" w:rsidR="001140F8" w:rsidRDefault="001140F8">
            <w:pPr>
              <w:pStyle w:val="1b"/>
              <w:pPrChange w:id="759" w:author="IRK" w:date="2020-04-14T13:47:00Z">
                <w:pPr>
                  <w:pStyle w:val="aff1"/>
                </w:pPr>
              </w:pPrChange>
            </w:pPr>
            <w:r>
              <w:t>48                 &lt;label for="TRDTYP"&gt;Trade Type:&lt;/label&gt;</w:t>
            </w:r>
          </w:p>
          <w:p w14:paraId="25B10FE9" w14:textId="77777777" w:rsidR="001140F8" w:rsidRDefault="001140F8">
            <w:pPr>
              <w:pStyle w:val="1b"/>
              <w:pPrChange w:id="760" w:author="IRK" w:date="2020-04-14T13:47:00Z">
                <w:pPr>
                  <w:pStyle w:val="aff1"/>
                </w:pPr>
              </w:pPrChange>
            </w:pPr>
            <w:r>
              <w:t>49                 &lt;input type="text" name="TRDTYP" id="TRDTYP" value="&lt;%=tradeType%&gt;"/&gt;</w:t>
            </w:r>
          </w:p>
          <w:p w14:paraId="14BC2BF3" w14:textId="77777777" w:rsidR="001140F8" w:rsidRDefault="001140F8">
            <w:pPr>
              <w:pStyle w:val="1b"/>
              <w:pPrChange w:id="761" w:author="IRK" w:date="2020-04-14T13:47:00Z">
                <w:pPr>
                  <w:pStyle w:val="aff1"/>
                </w:pPr>
              </w:pPrChange>
            </w:pPr>
            <w:r>
              <w:t>50             &lt;/li&gt;</w:t>
            </w:r>
          </w:p>
          <w:p w14:paraId="11EEB5A3" w14:textId="77777777" w:rsidR="001140F8" w:rsidRDefault="001140F8">
            <w:pPr>
              <w:pStyle w:val="1b"/>
              <w:pPrChange w:id="762" w:author="IRK" w:date="2020-04-14T13:47:00Z">
                <w:pPr>
                  <w:pStyle w:val="aff1"/>
                </w:pPr>
              </w:pPrChange>
            </w:pPr>
            <w:r>
              <w:t>51             &lt;li&gt;</w:t>
            </w:r>
          </w:p>
          <w:p w14:paraId="0DBAF613" w14:textId="77777777" w:rsidR="001140F8" w:rsidRDefault="001140F8">
            <w:pPr>
              <w:pStyle w:val="1b"/>
              <w:pPrChange w:id="763" w:author="IRK" w:date="2020-04-14T13:47:00Z">
                <w:pPr>
                  <w:pStyle w:val="aff1"/>
                </w:pPr>
              </w:pPrChange>
            </w:pPr>
            <w:r>
              <w:t>52                 &lt;label for="AMT"&gt;Amount:&lt;/label&gt;</w:t>
            </w:r>
          </w:p>
          <w:p w14:paraId="587EF1CB" w14:textId="77777777" w:rsidR="001140F8" w:rsidRDefault="001140F8">
            <w:pPr>
              <w:pStyle w:val="1b"/>
              <w:pPrChange w:id="764" w:author="IRK" w:date="2020-04-14T13:47:00Z">
                <w:pPr>
                  <w:pStyle w:val="aff1"/>
                </w:pPr>
              </w:pPrChange>
            </w:pPr>
            <w:r>
              <w:t>53                 &lt;input type="text" name="AMT" id="AMT" value="&lt;%=amount%&gt;"/&gt;</w:t>
            </w:r>
          </w:p>
          <w:p w14:paraId="190EF01C" w14:textId="77777777" w:rsidR="001140F8" w:rsidRDefault="001140F8">
            <w:pPr>
              <w:pStyle w:val="1b"/>
              <w:pPrChange w:id="765" w:author="IRK" w:date="2020-04-14T13:47:00Z">
                <w:pPr>
                  <w:pStyle w:val="aff1"/>
                </w:pPr>
              </w:pPrChange>
            </w:pPr>
            <w:r>
              <w:t>54             &lt;/li&gt;</w:t>
            </w:r>
          </w:p>
          <w:p w14:paraId="6D1E2335" w14:textId="77777777" w:rsidR="001140F8" w:rsidRDefault="001140F8">
            <w:pPr>
              <w:pStyle w:val="1b"/>
              <w:pPrChange w:id="766" w:author="IRK" w:date="2020-04-14T13:47:00Z">
                <w:pPr>
                  <w:pStyle w:val="aff1"/>
                </w:pPr>
              </w:pPrChange>
            </w:pPr>
            <w:r>
              <w:t>55             &lt;li&gt;</w:t>
            </w:r>
          </w:p>
          <w:p w14:paraId="38399B92" w14:textId="77777777" w:rsidR="001140F8" w:rsidRDefault="001140F8">
            <w:pPr>
              <w:pStyle w:val="1b"/>
              <w:pPrChange w:id="767" w:author="IRK" w:date="2020-04-14T13:47:00Z">
                <w:pPr>
                  <w:pStyle w:val="aff1"/>
                </w:pPr>
              </w:pPrChange>
            </w:pPr>
            <w:r>
              <w:t>56                     &lt;input type="submit" value="submit"/&gt;</w:t>
            </w:r>
          </w:p>
          <w:p w14:paraId="1511F87F" w14:textId="77777777" w:rsidR="001140F8" w:rsidRPr="003941C4" w:rsidRDefault="001140F8">
            <w:pPr>
              <w:pStyle w:val="1b"/>
              <w:rPr>
                <w:lang w:val="de-DE"/>
              </w:rPr>
              <w:pPrChange w:id="768" w:author="IRK" w:date="2020-04-14T13:47:00Z">
                <w:pPr>
                  <w:pStyle w:val="aff1"/>
                </w:pPr>
              </w:pPrChange>
            </w:pPr>
            <w:r>
              <w:t>57             &lt;/li&gt;</w:t>
            </w:r>
          </w:p>
          <w:p w14:paraId="6D76EC69" w14:textId="77777777" w:rsidR="001140F8" w:rsidRPr="003941C4" w:rsidRDefault="001140F8">
            <w:pPr>
              <w:pStyle w:val="1b"/>
              <w:rPr>
                <w:lang w:val="de-DE"/>
              </w:rPr>
              <w:pPrChange w:id="769" w:author="IRK" w:date="2020-04-14T13:47:00Z">
                <w:pPr>
                  <w:pStyle w:val="aff1"/>
                </w:pPr>
              </w:pPrChange>
            </w:pPr>
            <w:r>
              <w:t>58         &lt;/form&gt;</w:t>
            </w:r>
          </w:p>
          <w:p w14:paraId="065874E7" w14:textId="77777777" w:rsidR="001140F8" w:rsidRPr="003941C4" w:rsidRDefault="001140F8">
            <w:pPr>
              <w:pStyle w:val="1b"/>
              <w:rPr>
                <w:lang w:val="de-DE"/>
              </w:rPr>
              <w:pPrChange w:id="770" w:author="IRK" w:date="2020-04-14T13:47:00Z">
                <w:pPr>
                  <w:pStyle w:val="aff1"/>
                </w:pPr>
              </w:pPrChange>
            </w:pPr>
            <w:r>
              <w:t>59         &lt;%=message != null ? message : "&amp;nbsp"%&gt;</w:t>
            </w:r>
          </w:p>
          <w:p w14:paraId="0A898608" w14:textId="77777777" w:rsidR="001140F8" w:rsidRDefault="001140F8">
            <w:pPr>
              <w:pStyle w:val="1b"/>
              <w:pPrChange w:id="771" w:author="IRK" w:date="2020-04-14T13:47:00Z">
                <w:pPr>
                  <w:pStyle w:val="aff1"/>
                </w:pPr>
              </w:pPrChange>
            </w:pPr>
            <w:r>
              <w:t>60     &lt;/body&gt;</w:t>
            </w:r>
          </w:p>
          <w:p w14:paraId="58E798A7" w14:textId="77777777" w:rsidR="001140F8" w:rsidRDefault="001140F8">
            <w:pPr>
              <w:pStyle w:val="1b"/>
              <w:pPrChange w:id="772" w:author="IRK" w:date="2020-04-14T13:47:00Z">
                <w:pPr>
                  <w:pStyle w:val="aff1"/>
                </w:pPr>
              </w:pPrChange>
            </w:pPr>
            <w:r>
              <w:t>61 &lt;/html&gt;</w:t>
            </w:r>
          </w:p>
        </w:tc>
      </w:tr>
    </w:tbl>
    <w:p w14:paraId="48FFFB96" w14:textId="77777777" w:rsidR="001140F8" w:rsidRDefault="001140F8" w:rsidP="00F93119"/>
    <w:p w14:paraId="1F638D13" w14:textId="6B38CD96" w:rsidR="001140F8" w:rsidRPr="007A4FA6" w:rsidRDefault="00C47FD4" w:rsidP="00F93119">
      <w:ins w:id="773" w:author="IRK" w:date="2020-05-12T14:20:00Z">
        <w:r>
          <w:rPr>
            <w:rFonts w:hint="eastAsia"/>
          </w:rPr>
          <w:t>[</w:t>
        </w:r>
      </w:ins>
      <w:r w:rsidR="001140F8" w:rsidRPr="007A4FA6">
        <w:t>44</w:t>
      </w:r>
      <w:r w:rsidR="001B7556">
        <w:t>~</w:t>
      </w:r>
      <w:r w:rsidR="001140F8" w:rsidRPr="007A4FA6">
        <w:t>61</w:t>
      </w:r>
      <w:r w:rsidR="009445B0">
        <w:rPr>
          <w:rFonts w:hint="eastAsia"/>
        </w:rPr>
        <w:t>行目</w:t>
      </w:r>
      <w:ins w:id="774" w:author="IRK" w:date="2020-05-12T14:20:00Z">
        <w:r>
          <w:rPr>
            <w:rFonts w:hint="eastAsia"/>
          </w:rPr>
          <w:t>]</w:t>
        </w:r>
      </w:ins>
      <w:r w:rsidR="001140F8" w:rsidRPr="007A4FA6">
        <w:t>は、ユーザから入力を受け取るための</w:t>
      </w:r>
      <w:r w:rsidR="001140F8" w:rsidRPr="007A4FA6">
        <w:t>HTML</w:t>
      </w:r>
      <w:r w:rsidR="001140F8" w:rsidRPr="007A4FA6">
        <w:t>コードである。</w:t>
      </w:r>
      <w:r w:rsidR="001140F8" w:rsidRPr="007A4FA6">
        <w:t>HTML</w:t>
      </w:r>
      <w:r w:rsidR="001140F8" w:rsidRPr="007A4FA6">
        <w:t>は、取引の類型と取引金額が入力され再びこのページを呼び出すフォームを構成する。</w:t>
      </w:r>
      <w:ins w:id="775" w:author="IRK" w:date="2020-05-12T14:20:00Z">
        <w:r>
          <w:rPr>
            <w:rFonts w:hint="eastAsia"/>
          </w:rPr>
          <w:t>[</w:t>
        </w:r>
      </w:ins>
      <w:r w:rsidR="001140F8" w:rsidRPr="007A4FA6">
        <w:t>4</w:t>
      </w:r>
      <w:r w:rsidR="001B7556">
        <w:t>~</w:t>
      </w:r>
      <w:r w:rsidR="001140F8" w:rsidRPr="007A4FA6">
        <w:t>8</w:t>
      </w:r>
      <w:r w:rsidR="009445B0">
        <w:rPr>
          <w:rFonts w:hint="eastAsia"/>
        </w:rPr>
        <w:t>行目</w:t>
      </w:r>
      <w:ins w:id="776" w:author="IRK" w:date="2020-05-12T14:20:00Z">
        <w:r>
          <w:rPr>
            <w:rFonts w:hint="eastAsia"/>
          </w:rPr>
          <w:t>]</w:t>
        </w:r>
      </w:ins>
      <w:r w:rsidR="001140F8" w:rsidRPr="007A4FA6">
        <w:t>は、フォームからの入力値を読み込んで有効性を検証するコードである。</w:t>
      </w:r>
      <w:ins w:id="777" w:author="IRK" w:date="2020-05-12T14:21:00Z">
        <w:r>
          <w:rPr>
            <w:rFonts w:hint="eastAsia"/>
          </w:rPr>
          <w:t>[</w:t>
        </w:r>
      </w:ins>
      <w:r w:rsidR="001140F8" w:rsidRPr="007A4FA6">
        <w:t>10</w:t>
      </w:r>
      <w:r w:rsidR="001B7556">
        <w:t>~</w:t>
      </w:r>
      <w:r w:rsidR="001140F8" w:rsidRPr="007A4FA6">
        <w:t>38</w:t>
      </w:r>
      <w:r w:rsidR="009445B0">
        <w:rPr>
          <w:rFonts w:hint="eastAsia"/>
        </w:rPr>
        <w:t>行目</w:t>
      </w:r>
      <w:ins w:id="778" w:author="IRK" w:date="2020-05-12T14:21:00Z">
        <w:r>
          <w:rPr>
            <w:rFonts w:hint="eastAsia"/>
          </w:rPr>
          <w:t>]</w:t>
        </w:r>
      </w:ins>
      <w:r w:rsidR="001140F8" w:rsidRPr="007A4FA6">
        <w:t>はルールサービスを呼び出すコードで、フォームから入力された値を利用して手数料計算ルールを呼び出して結果メッセージを作成する。</w:t>
      </w:r>
    </w:p>
    <w:p w14:paraId="4927D4BD" w14:textId="312D28BF" w:rsidR="001140F8" w:rsidRPr="007A4FA6" w:rsidRDefault="00C47FD4" w:rsidP="00F93119">
      <w:ins w:id="779" w:author="IRK" w:date="2020-05-12T14:21:00Z">
        <w:r>
          <w:rPr>
            <w:rFonts w:hint="eastAsia"/>
          </w:rPr>
          <w:t>[</w:t>
        </w:r>
      </w:ins>
      <w:r w:rsidR="001140F8" w:rsidRPr="007A4FA6">
        <w:t>10</w:t>
      </w:r>
      <w:r w:rsidR="001B7556">
        <w:t>~</w:t>
      </w:r>
      <w:r w:rsidR="001140F8" w:rsidRPr="007A4FA6">
        <w:t>12</w:t>
      </w:r>
      <w:r w:rsidR="009445B0">
        <w:rPr>
          <w:rFonts w:hint="eastAsia"/>
        </w:rPr>
        <w:t>行目</w:t>
      </w:r>
      <w:ins w:id="780" w:author="IRK" w:date="2020-05-12T14:21:00Z">
        <w:r>
          <w:rPr>
            <w:rFonts w:hint="eastAsia"/>
          </w:rPr>
          <w:t>]</w:t>
        </w:r>
      </w:ins>
      <w:r w:rsidR="001140F8" w:rsidRPr="007A4FA6">
        <w:t>では</w:t>
      </w:r>
      <w:r w:rsidR="001140F8" w:rsidRPr="00F728C5">
        <w:rPr>
          <w:rStyle w:val="aff2"/>
          <w:rFonts w:asciiTheme="majorHAnsi" w:eastAsia="ＭＳ Ｐゴシック" w:hAnsiTheme="majorHAnsi" w:cstheme="majorHAnsi"/>
          <w:sz w:val="20"/>
          <w:szCs w:val="20"/>
        </w:rPr>
        <w:t>RuleReq</w:t>
      </w:r>
      <w:r w:rsidR="001140F8" w:rsidRPr="007A4FA6">
        <w:t>オブジェクトを生成して呼び出すルールのエイリアスである</w:t>
      </w:r>
      <w:r w:rsidR="001140F8" w:rsidRPr="007A4FA6">
        <w:t>“COMMISSION”</w:t>
      </w:r>
      <w:r w:rsidR="001140F8" w:rsidRPr="007A4FA6">
        <w:t>を設定し、ルール</w:t>
      </w:r>
      <w:r w:rsidR="009A261C">
        <w:rPr>
          <w:rFonts w:hint="eastAsia"/>
        </w:rPr>
        <w:t>実行</w:t>
      </w:r>
      <w:r w:rsidR="001140F8" w:rsidRPr="007A4FA6">
        <w:t>の基準日を</w:t>
      </w:r>
      <w:r w:rsidR="001140F8" w:rsidRPr="007A4FA6">
        <w:t>“2013-07-01”</w:t>
      </w:r>
      <w:r w:rsidR="001140F8" w:rsidRPr="007A4FA6">
        <w:t>に設定している。</w:t>
      </w:r>
      <w:ins w:id="781" w:author="IRK" w:date="2020-04-13T12:34:00Z">
        <w:r w:rsidR="00630AFD">
          <w:rPr>
            <w:rFonts w:hint="eastAsia"/>
          </w:rPr>
          <w:t>基準日に</w:t>
        </w:r>
      </w:ins>
      <w:r w:rsidR="001140F8" w:rsidRPr="007A4FA6">
        <w:t>システム</w:t>
      </w:r>
      <w:del w:id="782" w:author="IRK" w:date="2020-04-13T12:34:00Z">
        <w:r w:rsidR="001140F8" w:rsidRPr="007A4FA6" w:rsidDel="00630AFD">
          <w:delText>の現在の</w:delText>
        </w:r>
      </w:del>
      <w:r w:rsidR="001140F8" w:rsidRPr="007A4FA6">
        <w:t>日付を使用</w:t>
      </w:r>
      <w:r w:rsidR="001140F8" w:rsidRPr="007A4FA6">
        <w:rPr>
          <w:rFonts w:hint="eastAsia"/>
        </w:rPr>
        <w:t>する</w:t>
      </w:r>
      <w:r w:rsidR="001140F8" w:rsidRPr="007A4FA6">
        <w:t>場合は、</w:t>
      </w:r>
      <w:ins w:id="783" w:author="IRK" w:date="2020-05-12T14:21:00Z">
        <w:r>
          <w:rPr>
            <w:rFonts w:hint="eastAsia"/>
          </w:rPr>
          <w:t>[</w:t>
        </w:r>
      </w:ins>
      <w:r w:rsidR="001140F8" w:rsidRPr="007A4FA6">
        <w:t>12</w:t>
      </w:r>
      <w:r w:rsidR="009445B0">
        <w:rPr>
          <w:rFonts w:hint="eastAsia"/>
        </w:rPr>
        <w:t>行目</w:t>
      </w:r>
      <w:ins w:id="784" w:author="IRK" w:date="2020-05-12T14:21:00Z">
        <w:r>
          <w:rPr>
            <w:rFonts w:hint="eastAsia"/>
          </w:rPr>
          <w:t>]</w:t>
        </w:r>
      </w:ins>
      <w:r w:rsidR="001140F8" w:rsidRPr="007A4FA6">
        <w:rPr>
          <w:rFonts w:hint="eastAsia"/>
        </w:rPr>
        <w:t>の</w:t>
      </w:r>
      <w:del w:id="785" w:author="IRK" w:date="2020-04-13T12:35:00Z">
        <w:r w:rsidR="001140F8" w:rsidRPr="007A4FA6" w:rsidDel="00630AFD">
          <w:delText>削除</w:delText>
        </w:r>
        <w:r w:rsidR="001140F8" w:rsidRPr="007A4FA6" w:rsidDel="00630AFD">
          <w:rPr>
            <w:rFonts w:hint="eastAsia"/>
          </w:rPr>
          <w:delText>または</w:delText>
        </w:r>
        <w:r w:rsidR="001140F8" w:rsidRPr="000D5ED3" w:rsidDel="00630AFD">
          <w:delText>null</w:delText>
        </w:r>
        <w:r w:rsidR="001140F8" w:rsidRPr="000D5ED3" w:rsidDel="00630AFD">
          <w:rPr>
            <w:rFonts w:hint="eastAsia"/>
          </w:rPr>
          <w:delText>を</w:delText>
        </w:r>
        <w:r w:rsidR="001140F8" w:rsidRPr="000D5ED3" w:rsidDel="00630AFD">
          <w:delText>設定</w:delText>
        </w:r>
        <w:r w:rsidR="001140F8" w:rsidRPr="000D5ED3" w:rsidDel="00630AFD">
          <w:rPr>
            <w:rFonts w:hint="eastAsia"/>
          </w:rPr>
          <w:delText>できる</w:delText>
        </w:r>
      </w:del>
      <w:ins w:id="786" w:author="IRK" w:date="2020-04-13T12:35:00Z">
        <w:r w:rsidR="00630AFD">
          <w:rPr>
            <w:rFonts w:hint="eastAsia"/>
          </w:rPr>
          <w:t>引数に</w:t>
        </w:r>
        <w:r w:rsidR="00630AFD">
          <w:rPr>
            <w:rFonts w:hint="eastAsia"/>
          </w:rPr>
          <w:t>null</w:t>
        </w:r>
        <w:r w:rsidR="00630AFD">
          <w:rPr>
            <w:rFonts w:hint="eastAsia"/>
          </w:rPr>
          <w:t>を設定するか、</w:t>
        </w:r>
        <w:r w:rsidR="00630AFD">
          <w:rPr>
            <w:rFonts w:hint="eastAsia"/>
          </w:rPr>
          <w:t>12</w:t>
        </w:r>
        <w:r w:rsidR="00630AFD">
          <w:rPr>
            <w:rFonts w:hint="eastAsia"/>
          </w:rPr>
          <w:t>行自体を削除する</w:t>
        </w:r>
      </w:ins>
      <w:r w:rsidR="001140F8" w:rsidRPr="000D5ED3">
        <w:t>。</w:t>
      </w:r>
      <w:ins w:id="787" w:author="IRK" w:date="2020-05-12T14:21:00Z">
        <w:r>
          <w:rPr>
            <w:rFonts w:hint="eastAsia"/>
          </w:rPr>
          <w:t>[</w:t>
        </w:r>
      </w:ins>
      <w:r w:rsidR="001140F8" w:rsidRPr="000D5ED3">
        <w:t>14</w:t>
      </w:r>
      <w:r w:rsidR="001B7556" w:rsidRPr="000D5ED3">
        <w:t>~</w:t>
      </w:r>
      <w:r w:rsidR="001140F8" w:rsidRPr="000D5ED3">
        <w:t>15</w:t>
      </w:r>
      <w:r w:rsidR="009445B0">
        <w:rPr>
          <w:rFonts w:hint="eastAsia"/>
        </w:rPr>
        <w:t>行目</w:t>
      </w:r>
      <w:ins w:id="788" w:author="IRK" w:date="2020-05-12T14:21:00Z">
        <w:r>
          <w:rPr>
            <w:rFonts w:hint="eastAsia"/>
          </w:rPr>
          <w:t>]</w:t>
        </w:r>
      </w:ins>
      <w:r w:rsidR="001140F8" w:rsidRPr="000D5ED3">
        <w:t>では、入力項目の値を設定している。このルールは</w:t>
      </w:r>
      <w:r w:rsidR="001140F8" w:rsidRPr="000D5ED3">
        <w:t>2</w:t>
      </w:r>
      <w:r w:rsidR="001140F8" w:rsidRPr="000D5ED3">
        <w:t>つの項目を必要とし、そのエイリアスはそれぞれ</w:t>
      </w:r>
      <w:r w:rsidR="001140F8" w:rsidRPr="000D5ED3">
        <w:t>TRDTYP</w:t>
      </w:r>
      <w:r w:rsidR="001140F8" w:rsidRPr="000D5ED3">
        <w:t>と</w:t>
      </w:r>
      <w:r w:rsidR="001140F8" w:rsidRPr="000D5ED3">
        <w:t>AMT</w:t>
      </w:r>
      <w:r w:rsidR="001140F8" w:rsidRPr="000D5ED3">
        <w:t>である。</w:t>
      </w:r>
      <w:ins w:id="789" w:author="IRK" w:date="2020-05-12T14:21:00Z">
        <w:r>
          <w:rPr>
            <w:rFonts w:hint="eastAsia"/>
          </w:rPr>
          <w:t>[</w:t>
        </w:r>
      </w:ins>
      <w:r w:rsidR="001140F8" w:rsidRPr="000D5ED3">
        <w:t>18</w:t>
      </w:r>
      <w:r w:rsidR="009445B0">
        <w:rPr>
          <w:rFonts w:hint="eastAsia"/>
        </w:rPr>
        <w:t>行目</w:t>
      </w:r>
      <w:ins w:id="790" w:author="IRK" w:date="2020-05-12T14:21:00Z">
        <w:r>
          <w:rPr>
            <w:rFonts w:hint="eastAsia"/>
          </w:rPr>
          <w:t>]</w:t>
        </w:r>
      </w:ins>
      <w:r w:rsidR="001140F8" w:rsidRPr="000D5ED3">
        <w:t>ではルールインタフェースクラスタで</w:t>
      </w:r>
      <w:r w:rsidR="000E3844" w:rsidRPr="00AB2487">
        <w:rPr>
          <w:rFonts w:ascii="ＭＳ Ｐゴシック" w:hAnsi="ＭＳ Ｐゴシック" w:hint="eastAsia"/>
        </w:rPr>
        <w:t>マネージャ</w:t>
      </w:r>
      <w:r w:rsidR="001140F8" w:rsidRPr="000D5ED3">
        <w:t>からルールインタフェースを</w:t>
      </w:r>
      <w:r w:rsidR="000E3844" w:rsidRPr="00AB2487">
        <w:rPr>
          <w:rFonts w:ascii="ＭＳ Ｐゴシック" w:hAnsi="ＭＳ Ｐゴシック" w:hint="eastAsia"/>
        </w:rPr>
        <w:t>取得</w:t>
      </w:r>
      <w:r w:rsidR="001140F8" w:rsidRPr="000D5ED3">
        <w:t>し</w:t>
      </w:r>
      <w:r w:rsidR="001140F8" w:rsidRPr="000D5ED3">
        <w:rPr>
          <w:rFonts w:hint="eastAsia"/>
        </w:rPr>
        <w:t>ており</w:t>
      </w:r>
      <w:r w:rsidR="001140F8" w:rsidRPr="000D5ED3">
        <w:t>、そ</w:t>
      </w:r>
      <w:r w:rsidR="001140F8" w:rsidRPr="000D5ED3">
        <w:rPr>
          <w:rFonts w:hint="eastAsia"/>
        </w:rPr>
        <w:t>の結果</w:t>
      </w:r>
      <w:r w:rsidR="001140F8" w:rsidRPr="000D5ED3">
        <w:t>を利用して</w:t>
      </w:r>
      <w:ins w:id="791" w:author="IRK" w:date="2020-05-12T14:21:00Z">
        <w:r>
          <w:rPr>
            <w:rFonts w:hint="eastAsia"/>
          </w:rPr>
          <w:t>[</w:t>
        </w:r>
      </w:ins>
      <w:r w:rsidR="001140F8" w:rsidRPr="000D5ED3">
        <w:t>22</w:t>
      </w:r>
      <w:r w:rsidR="009445B0">
        <w:rPr>
          <w:rFonts w:hint="eastAsia"/>
        </w:rPr>
        <w:t>行目</w:t>
      </w:r>
      <w:ins w:id="792" w:author="IRK" w:date="2020-05-12T14:21:00Z">
        <w:r>
          <w:rPr>
            <w:rFonts w:hint="eastAsia"/>
          </w:rPr>
          <w:t>]</w:t>
        </w:r>
      </w:ins>
      <w:r w:rsidR="001140F8" w:rsidRPr="000D5ED3">
        <w:t>で</w:t>
      </w:r>
      <w:r w:rsidR="001140F8" w:rsidRPr="000D5ED3">
        <w:lastRenderedPageBreak/>
        <w:t>ルールサービスを呼び出し、</w:t>
      </w:r>
      <w:ins w:id="793" w:author="IRK" w:date="2020-05-12T14:21:00Z">
        <w:r>
          <w:rPr>
            <w:rFonts w:hint="eastAsia"/>
          </w:rPr>
          <w:t>[</w:t>
        </w:r>
      </w:ins>
      <w:r w:rsidR="001140F8" w:rsidRPr="000D5ED3">
        <w:t>30</w:t>
      </w:r>
      <w:r w:rsidR="009445B0">
        <w:rPr>
          <w:rFonts w:hint="eastAsia"/>
        </w:rPr>
        <w:t>行目</w:t>
      </w:r>
      <w:ins w:id="794" w:author="IRK" w:date="2020-05-12T14:22:00Z">
        <w:r>
          <w:rPr>
            <w:rFonts w:hint="eastAsia"/>
          </w:rPr>
          <w:t>]</w:t>
        </w:r>
      </w:ins>
      <w:r w:rsidR="001140F8" w:rsidRPr="000D5ED3">
        <w:t>でクラスタに返している。</w:t>
      </w:r>
      <w:r w:rsidR="001140F8" w:rsidRPr="000D5ED3">
        <w:t>try-finally</w:t>
      </w:r>
      <w:r w:rsidR="001140F8" w:rsidRPr="007A4FA6">
        <w:t>ブロックを利用</w:t>
      </w:r>
      <w:r w:rsidR="001140F8" w:rsidRPr="007A4FA6">
        <w:rPr>
          <w:rFonts w:hint="eastAsia"/>
        </w:rPr>
        <w:t>することで</w:t>
      </w:r>
      <w:r w:rsidR="001140F8" w:rsidRPr="007A4FA6">
        <w:t>、ルール呼び出し中に例外が</w:t>
      </w:r>
      <w:r w:rsidR="007D7C74">
        <w:rPr>
          <w:rFonts w:hint="eastAsia"/>
        </w:rPr>
        <w:t>投げられ</w:t>
      </w:r>
      <w:r w:rsidR="001140F8" w:rsidRPr="007A4FA6">
        <w:rPr>
          <w:rFonts w:hint="eastAsia"/>
        </w:rPr>
        <w:t>た場合でも</w:t>
      </w:r>
      <w:r w:rsidR="001140F8" w:rsidRPr="007A4FA6">
        <w:t>ルールインタフェースがクラスタに返されるよう保障する。</w:t>
      </w:r>
      <w:ins w:id="795" w:author="IRK" w:date="2020-05-12T14:22:00Z">
        <w:r>
          <w:rPr>
            <w:rFonts w:hint="eastAsia"/>
          </w:rPr>
          <w:t>[</w:t>
        </w:r>
      </w:ins>
      <w:r w:rsidR="001140F8" w:rsidRPr="007A4FA6">
        <w:t>24</w:t>
      </w:r>
      <w:r w:rsidR="001B7556">
        <w:t>~</w:t>
      </w:r>
      <w:r w:rsidR="001140F8" w:rsidRPr="007A4FA6">
        <w:t>27</w:t>
      </w:r>
      <w:r w:rsidR="009445B0">
        <w:rPr>
          <w:rFonts w:hint="eastAsia"/>
        </w:rPr>
        <w:t>行目</w:t>
      </w:r>
      <w:ins w:id="796" w:author="IRK" w:date="2020-05-12T14:22:00Z">
        <w:r>
          <w:rPr>
            <w:rFonts w:hint="eastAsia"/>
          </w:rPr>
          <w:t>]</w:t>
        </w:r>
      </w:ins>
      <w:r w:rsidR="001140F8" w:rsidRPr="007A4FA6">
        <w:t>では、ルール呼び出し中に投げられるエラーを処理している。呼び出すルールと項目の値を指定する際、コード体系としてエイリアスを使用して</w:t>
      </w:r>
      <w:r w:rsidR="001140F8" w:rsidRPr="007A4FA6">
        <w:rPr>
          <w:rFonts w:hint="eastAsia"/>
        </w:rPr>
        <w:t>いるため</w:t>
      </w:r>
      <w:r w:rsidR="001140F8" w:rsidRPr="007A4FA6">
        <w:t>、</w:t>
      </w:r>
      <w:ins w:id="797" w:author="IRK" w:date="2020-05-12T14:22:00Z">
        <w:r>
          <w:rPr>
            <w:rFonts w:hint="eastAsia"/>
          </w:rPr>
          <w:t>[</w:t>
        </w:r>
      </w:ins>
      <w:r w:rsidR="001140F8" w:rsidRPr="007A4FA6">
        <w:t>22</w:t>
      </w:r>
      <w:r w:rsidR="009445B0">
        <w:rPr>
          <w:rFonts w:hint="eastAsia"/>
        </w:rPr>
        <w:t>行目</w:t>
      </w:r>
      <w:ins w:id="798" w:author="IRK" w:date="2020-05-12T14:22:00Z">
        <w:r>
          <w:rPr>
            <w:rFonts w:hint="eastAsia"/>
          </w:rPr>
          <w:t>]</w:t>
        </w:r>
      </w:ins>
      <w:r w:rsidR="001140F8" w:rsidRPr="007A4FA6">
        <w:t>の</w:t>
      </w:r>
      <w:r w:rsidR="001140F8" w:rsidRPr="000D5ED3">
        <w:t>execute</w:t>
      </w:r>
      <w:r w:rsidR="001140F8" w:rsidRPr="000D5ED3">
        <w:t>メソッドのパラメータとして</w:t>
      </w:r>
      <w:r w:rsidR="001140F8" w:rsidRPr="000D5ED3">
        <w:t>Constants.CODETYPE_ALIAS</w:t>
      </w:r>
      <w:r w:rsidR="001140F8" w:rsidRPr="000D5ED3">
        <w:t>が引き渡されて</w:t>
      </w:r>
      <w:r w:rsidR="001140F8" w:rsidRPr="007A4FA6">
        <w:t>いる。</w:t>
      </w:r>
    </w:p>
    <w:p w14:paraId="18193167" w14:textId="2D4381E6" w:rsidR="001140F8" w:rsidRPr="007A4FA6" w:rsidRDefault="00C47FD4" w:rsidP="00F93119">
      <w:ins w:id="799" w:author="IRK" w:date="2020-05-12T14:22:00Z">
        <w:r>
          <w:rPr>
            <w:rFonts w:hint="eastAsia"/>
          </w:rPr>
          <w:t>[</w:t>
        </w:r>
      </w:ins>
      <w:r w:rsidR="001140F8" w:rsidRPr="007A4FA6">
        <w:t>33</w:t>
      </w:r>
      <w:r w:rsidR="001B7556">
        <w:t>~</w:t>
      </w:r>
      <w:r w:rsidR="001140F8" w:rsidRPr="007A4FA6">
        <w:t>38</w:t>
      </w:r>
      <w:r w:rsidR="009445B0">
        <w:rPr>
          <w:rFonts w:hint="eastAsia"/>
        </w:rPr>
        <w:t>行目</w:t>
      </w:r>
      <w:ins w:id="800" w:author="IRK" w:date="2020-05-12T14:22:00Z">
        <w:r>
          <w:rPr>
            <w:rFonts w:hint="eastAsia"/>
          </w:rPr>
          <w:t>]</w:t>
        </w:r>
      </w:ins>
      <w:r w:rsidR="001140F8" w:rsidRPr="007A4FA6">
        <w:t>では、ルール呼び出しの結果を抽出してメッセージを作成している。手数料計算ルールは単一ルールであるため、結果の</w:t>
      </w:r>
      <w:r w:rsidR="00594315">
        <w:t>行数</w:t>
      </w:r>
      <w:r w:rsidR="001140F8" w:rsidRPr="007A4FA6">
        <w:t>は常に</w:t>
      </w:r>
      <w:r w:rsidR="001140F8" w:rsidRPr="007A4FA6">
        <w:t>1</w:t>
      </w:r>
      <w:r w:rsidR="000E3844" w:rsidRPr="00AB2487">
        <w:rPr>
          <w:rFonts w:ascii="ＭＳ Ｐゴシック" w:hAnsi="ＭＳ Ｐゴシック" w:hint="eastAsia"/>
        </w:rPr>
        <w:t>行</w:t>
      </w:r>
      <w:r w:rsidR="001140F8" w:rsidRPr="007A4FA6">
        <w:t>で、</w:t>
      </w:r>
      <w:r w:rsidR="001140F8" w:rsidRPr="007A4FA6">
        <w:t>rs.next()</w:t>
      </w:r>
      <w:r w:rsidR="001140F8" w:rsidRPr="007A4FA6">
        <w:t>が</w:t>
      </w:r>
      <w:r w:rsidR="001140F8" w:rsidRPr="000D5ED3">
        <w:t>if</w:t>
      </w:r>
      <w:r w:rsidR="001140F8" w:rsidRPr="000D5ED3">
        <w:t>文の条件</w:t>
      </w:r>
      <w:r w:rsidR="00281BBD">
        <w:rPr>
          <w:rFonts w:hint="eastAsia"/>
        </w:rPr>
        <w:t>式</w:t>
      </w:r>
      <w:r w:rsidR="001140F8" w:rsidRPr="000D5ED3">
        <w:t>に使用されているが、呼び出したルールが多重ルールである場合は</w:t>
      </w:r>
      <w:r w:rsidR="001140F8" w:rsidRPr="000D5ED3">
        <w:t>rs.next()</w:t>
      </w:r>
      <w:r w:rsidR="001140F8" w:rsidRPr="000D5ED3">
        <w:t>を</w:t>
      </w:r>
      <w:r w:rsidR="001140F8" w:rsidRPr="000D5ED3">
        <w:t>while</w:t>
      </w:r>
      <w:r w:rsidR="001140F8" w:rsidRPr="000D5ED3">
        <w:t>文</w:t>
      </w:r>
      <w:r w:rsidR="001140F8" w:rsidRPr="007A4FA6">
        <w:t>の条件</w:t>
      </w:r>
      <w:r w:rsidR="000E3844" w:rsidRPr="00AB2487">
        <w:rPr>
          <w:rFonts w:ascii="ＭＳ Ｐゴシック" w:hAnsi="ＭＳ Ｐゴシック" w:hint="eastAsia"/>
        </w:rPr>
        <w:t>式</w:t>
      </w:r>
      <w:r w:rsidR="001140F8" w:rsidRPr="00AB2487">
        <w:rPr>
          <w:rFonts w:ascii="ＭＳ Ｐゴシック" w:hAnsi="ＭＳ Ｐゴシック" w:hint="eastAsia"/>
        </w:rPr>
        <w:t>に</w:t>
      </w:r>
      <w:r w:rsidR="001140F8" w:rsidRPr="007A4FA6">
        <w:t>使用することもある。</w:t>
      </w:r>
      <w:ins w:id="801" w:author="IRK" w:date="2020-05-12T14:22:00Z">
        <w:r>
          <w:rPr>
            <w:rFonts w:hint="eastAsia"/>
          </w:rPr>
          <w:t>[</w:t>
        </w:r>
      </w:ins>
      <w:r w:rsidR="001140F8" w:rsidRPr="007A4FA6">
        <w:t>35</w:t>
      </w:r>
      <w:r w:rsidR="009445B0">
        <w:rPr>
          <w:rFonts w:hint="eastAsia"/>
        </w:rPr>
        <w:t>行目</w:t>
      </w:r>
      <w:ins w:id="802" w:author="IRK" w:date="2020-05-12T14:22:00Z">
        <w:r>
          <w:rPr>
            <w:rFonts w:hint="eastAsia"/>
          </w:rPr>
          <w:t>]</w:t>
        </w:r>
      </w:ins>
      <w:r w:rsidR="001140F8" w:rsidRPr="007A4FA6">
        <w:t>と</w:t>
      </w:r>
      <w:ins w:id="803" w:author="IRK" w:date="2020-05-12T14:22:00Z">
        <w:r>
          <w:rPr>
            <w:rFonts w:hint="eastAsia"/>
          </w:rPr>
          <w:t>[</w:t>
        </w:r>
      </w:ins>
      <w:r w:rsidR="001140F8" w:rsidRPr="007A4FA6">
        <w:t>36</w:t>
      </w:r>
      <w:r w:rsidR="009445B0">
        <w:rPr>
          <w:rFonts w:hint="eastAsia"/>
        </w:rPr>
        <w:t>行目</w:t>
      </w:r>
      <w:ins w:id="804" w:author="IRK" w:date="2020-05-12T14:22:00Z">
        <w:r>
          <w:rPr>
            <w:rFonts w:hint="eastAsia"/>
          </w:rPr>
          <w:t>]</w:t>
        </w:r>
      </w:ins>
      <w:r w:rsidR="001140F8" w:rsidRPr="007A4FA6">
        <w:t>では、ルールの結果から手数料率と手数料金額を抽出している。ルール呼び出しに使用されたコード体系がエイリアス</w:t>
      </w:r>
      <w:r w:rsidR="001140F8" w:rsidRPr="007A4FA6">
        <w:rPr>
          <w:rFonts w:hint="eastAsia"/>
        </w:rPr>
        <w:t>であるため</w:t>
      </w:r>
      <w:r w:rsidR="001140F8" w:rsidRPr="007A4FA6">
        <w:t>、ここでもルールリターンのエイリアスが使用されている。</w:t>
      </w:r>
    </w:p>
    <w:p w14:paraId="1988EE9F" w14:textId="77777777" w:rsidR="001140F8" w:rsidRPr="007A4FA6" w:rsidRDefault="001140F8" w:rsidP="00F93119"/>
    <w:p w14:paraId="35371810" w14:textId="77777777" w:rsidR="001140F8" w:rsidRPr="007A4FA6" w:rsidRDefault="001140F8" w:rsidP="00F93119">
      <w:r w:rsidRPr="007A4FA6">
        <w:t>例では、次の順序でルールサービスが呼び出されている。</w:t>
      </w:r>
    </w:p>
    <w:p w14:paraId="1DA2F089" w14:textId="77777777" w:rsidR="001140F8" w:rsidRPr="00C841DE" w:rsidRDefault="001140F8">
      <w:pPr>
        <w:pStyle w:val="1"/>
        <w:pPrChange w:id="805" w:author="IRK" w:date="2020-05-11T10:50:00Z">
          <w:pPr>
            <w:pStyle w:val="12"/>
          </w:pPr>
        </w:pPrChange>
      </w:pPr>
      <w:r w:rsidRPr="00C841DE">
        <w:t>RuleReq</w:t>
      </w:r>
      <w:r w:rsidRPr="00C841DE">
        <w:t>オブジェクト</w:t>
      </w:r>
      <w:r w:rsidRPr="00C841DE">
        <w:rPr>
          <w:rStyle w:val="aff2"/>
          <w:rFonts w:ascii="Arial" w:eastAsia="ＭＳ Ｐゴシック" w:hAnsi="Arial" w:cs="Arial"/>
          <w:sz w:val="20"/>
          <w:szCs w:val="20"/>
        </w:rPr>
        <w:t>設定</w:t>
      </w:r>
    </w:p>
    <w:p w14:paraId="0EF27FA1" w14:textId="36C844CB" w:rsidR="001140F8" w:rsidRPr="00E920B4" w:rsidRDefault="001140F8">
      <w:pPr>
        <w:pStyle w:val="1"/>
        <w:pPrChange w:id="806" w:author="IRK" w:date="2020-05-11T10:50:00Z">
          <w:pPr>
            <w:pStyle w:val="12"/>
          </w:pPr>
        </w:pPrChange>
      </w:pPr>
      <w:r w:rsidRPr="00E920B4">
        <w:t>ルールインタフェースの</w:t>
      </w:r>
      <w:r w:rsidR="000E3844" w:rsidRPr="00E920B4">
        <w:rPr>
          <w:rFonts w:hint="eastAsia"/>
        </w:rPr>
        <w:t>取得</w:t>
      </w:r>
    </w:p>
    <w:p w14:paraId="0816FE63" w14:textId="77777777" w:rsidR="001140F8" w:rsidRPr="00E920B4" w:rsidRDefault="001140F8">
      <w:pPr>
        <w:pStyle w:val="1"/>
        <w:pPrChange w:id="807" w:author="IRK" w:date="2020-05-11T10:50:00Z">
          <w:pPr>
            <w:pStyle w:val="12"/>
          </w:pPr>
        </w:pPrChange>
      </w:pPr>
      <w:r w:rsidRPr="00E920B4">
        <w:t>ルールの呼び出し</w:t>
      </w:r>
    </w:p>
    <w:p w14:paraId="7529C699" w14:textId="77777777" w:rsidR="001140F8" w:rsidRPr="00E920B4" w:rsidRDefault="001140F8">
      <w:pPr>
        <w:pStyle w:val="1"/>
        <w:pPrChange w:id="808" w:author="IRK" w:date="2020-05-11T10:50:00Z">
          <w:pPr>
            <w:pStyle w:val="12"/>
          </w:pPr>
        </w:pPrChange>
      </w:pPr>
      <w:r w:rsidRPr="00E920B4">
        <w:t>ルールインタフェースの返却</w:t>
      </w:r>
    </w:p>
    <w:p w14:paraId="5EB4C2FB" w14:textId="77777777" w:rsidR="001140F8" w:rsidRPr="00E920B4" w:rsidRDefault="001140F8">
      <w:pPr>
        <w:pStyle w:val="1"/>
        <w:pPrChange w:id="809" w:author="IRK" w:date="2020-05-11T10:50:00Z">
          <w:pPr>
            <w:pStyle w:val="12"/>
          </w:pPr>
        </w:pPrChange>
      </w:pPr>
      <w:r w:rsidRPr="00E920B4">
        <w:t>ルール結果の使用</w:t>
      </w:r>
    </w:p>
    <w:p w14:paraId="06B6F397" w14:textId="77777777" w:rsidR="00C841DE" w:rsidRDefault="00C841DE" w:rsidP="00F93119"/>
    <w:p w14:paraId="0B0498E2" w14:textId="7D6E5979" w:rsidR="001140F8" w:rsidRPr="007A4FA6" w:rsidRDefault="001140F8" w:rsidP="00F93119">
      <w:r w:rsidRPr="007A4FA6">
        <w:t>ルールインタフェースは、ルールインタフェースクラスタのプールで管理される。あるアプリケーションがインタフェースを</w:t>
      </w:r>
      <w:r w:rsidRPr="007A4FA6">
        <w:rPr>
          <w:rFonts w:hint="eastAsia"/>
        </w:rPr>
        <w:t>使用中の場合</w:t>
      </w:r>
      <w:r w:rsidRPr="007A4FA6">
        <w:t>、別のアプリケーションはそのインタフェースを使用できない。</w:t>
      </w:r>
      <w:r w:rsidRPr="007A4FA6">
        <w:rPr>
          <w:rFonts w:hint="eastAsia"/>
        </w:rPr>
        <w:t>そのため、ルールインタフェースの占有時間を短く設定することを推奨する。</w:t>
      </w:r>
      <w:r w:rsidRPr="007A4FA6">
        <w:t>アプリケーションが必要以上にルールインタフェースを参照して</w:t>
      </w:r>
      <w:r w:rsidRPr="007A4FA6">
        <w:rPr>
          <w:rFonts w:hint="eastAsia"/>
        </w:rPr>
        <w:t>いる場合</w:t>
      </w:r>
      <w:r w:rsidRPr="007A4FA6">
        <w:t>、別のアプリケーションがインタフェースの取得のため待機状況とな</w:t>
      </w:r>
      <w:r w:rsidRPr="007A4FA6">
        <w:rPr>
          <w:rFonts w:hint="eastAsia"/>
        </w:rPr>
        <w:t>る</w:t>
      </w:r>
      <w:r w:rsidRPr="007A4FA6">
        <w:t>可能性もある。これはアプリケーションの性能を低下させる要因となる</w:t>
      </w:r>
      <w:r w:rsidRPr="007A4FA6">
        <w:rPr>
          <w:rFonts w:hint="eastAsia"/>
        </w:rPr>
        <w:t>ため</w:t>
      </w:r>
      <w:r w:rsidRPr="007A4FA6">
        <w:t>、ルールインタフェースを使用しないコード、つまり</w:t>
      </w:r>
      <w:r w:rsidRPr="007A4FA6">
        <w:t>RuleReq</w:t>
      </w:r>
      <w:r w:rsidRPr="007A4FA6">
        <w:t>オブジェクトの設定やルール結果の使用などは、ルールインタフェースを</w:t>
      </w:r>
      <w:r w:rsidR="000E3844" w:rsidRPr="00AB2487">
        <w:rPr>
          <w:rFonts w:ascii="ＭＳ Ｐゴシック" w:hAnsi="ＭＳ Ｐゴシック" w:hint="eastAsia"/>
        </w:rPr>
        <w:t>取得</w:t>
      </w:r>
      <w:r w:rsidRPr="00AB2487">
        <w:rPr>
          <w:rFonts w:ascii="ＭＳ Ｐゴシック" w:hAnsi="ＭＳ Ｐゴシック" w:hint="eastAsia"/>
        </w:rPr>
        <w:t>す</w:t>
      </w:r>
      <w:r w:rsidRPr="007A4FA6">
        <w:t>る前やルールインタフェースを返した後に実行</w:t>
      </w:r>
      <w:r w:rsidRPr="007A4FA6">
        <w:rPr>
          <w:rFonts w:hint="eastAsia"/>
        </w:rPr>
        <w:t>することを推奨する。</w:t>
      </w:r>
    </w:p>
    <w:p w14:paraId="4A69DB69" w14:textId="0D6B7E35" w:rsidR="001140F8" w:rsidRPr="007A4FA6" w:rsidRDefault="001140F8" w:rsidP="00F93119">
      <w:r w:rsidRPr="007A4FA6">
        <w:rPr>
          <w:rFonts w:hint="eastAsia"/>
        </w:rPr>
        <w:t>ただし、</w:t>
      </w:r>
      <w:r w:rsidRPr="007A4FA6">
        <w:t>アプリケーションの特性によっては、</w:t>
      </w:r>
      <w:r w:rsidRPr="007A4FA6">
        <w:rPr>
          <w:rFonts w:hint="eastAsia"/>
        </w:rPr>
        <w:t>異なることもあり、</w:t>
      </w:r>
      <w:r w:rsidRPr="007A4FA6">
        <w:t>バッチアプリケーションのように他のアプリケーションとルールインタフェースを共有して使用しない環境では、毎回ルールを呼び出すたびにルールインタフェースを</w:t>
      </w:r>
      <w:r w:rsidR="000E3844" w:rsidRPr="00AB2487">
        <w:rPr>
          <w:rFonts w:ascii="ＭＳ Ｐゴシック" w:hAnsi="ＭＳ Ｐゴシック" w:hint="eastAsia"/>
        </w:rPr>
        <w:t>取得</w:t>
      </w:r>
      <w:r w:rsidRPr="00AB2487">
        <w:rPr>
          <w:rFonts w:ascii="ＭＳ Ｐゴシック" w:hAnsi="ＭＳ Ｐゴシック" w:hint="eastAsia"/>
        </w:rPr>
        <w:t>し</w:t>
      </w:r>
      <w:r w:rsidR="000E3844" w:rsidRPr="00AB2487">
        <w:rPr>
          <w:rFonts w:ascii="ＭＳ Ｐゴシック" w:hAnsi="ＭＳ Ｐゴシック" w:hint="eastAsia"/>
        </w:rPr>
        <w:t>、</w:t>
      </w:r>
      <w:r w:rsidRPr="00AB2487">
        <w:rPr>
          <w:rFonts w:ascii="ＭＳ Ｐゴシック" w:hAnsi="ＭＳ Ｐゴシック" w:hint="eastAsia"/>
        </w:rPr>
        <w:t>返</w:t>
      </w:r>
      <w:r w:rsidRPr="007A4FA6">
        <w:t>す必要はない。バッチアプリケーションのような場合は、アプリケーションが初期化される時にルールインタフェースを取得し、終了する時に返</w:t>
      </w:r>
      <w:r w:rsidRPr="007A4FA6">
        <w:rPr>
          <w:rFonts w:hint="eastAsia"/>
        </w:rPr>
        <w:t>す方</w:t>
      </w:r>
      <w:r w:rsidRPr="007A4FA6">
        <w:t>がより良い結果</w:t>
      </w:r>
      <w:r w:rsidRPr="007A4FA6">
        <w:rPr>
          <w:rFonts w:hint="eastAsia"/>
        </w:rPr>
        <w:t>となることもある</w:t>
      </w:r>
      <w:r w:rsidRPr="007A4FA6">
        <w:t>。</w:t>
      </w:r>
    </w:p>
    <w:p w14:paraId="5A1325A8" w14:textId="77777777" w:rsidR="001140F8" w:rsidRDefault="001140F8" w:rsidP="00F93119"/>
    <w:p w14:paraId="2B98880E" w14:textId="77777777" w:rsidR="001140F8" w:rsidRDefault="001140F8" w:rsidP="00F93119">
      <w:pPr>
        <w:pStyle w:val="32"/>
      </w:pPr>
      <w:bookmarkStart w:id="810" w:name="_Toc385838754"/>
      <w:bookmarkStart w:id="811" w:name="_Toc426449605"/>
      <w:bookmarkStart w:id="812" w:name="_Toc426449701"/>
      <w:bookmarkStart w:id="813" w:name="_Toc434858879"/>
      <w:bookmarkStart w:id="814" w:name="_Ref34983511"/>
      <w:bookmarkStart w:id="815" w:name="_Ref34983516"/>
      <w:bookmarkStart w:id="816" w:name="_Ref34986503"/>
      <w:bookmarkStart w:id="817" w:name="_Ref34986505"/>
      <w:bookmarkStart w:id="818" w:name="_Toc34988262"/>
      <w:bookmarkStart w:id="819" w:name="_Toc40799104"/>
      <w:r>
        <w:t>I/O</w:t>
      </w:r>
      <w:r>
        <w:t>アダプタ</w:t>
      </w:r>
      <w:r w:rsidRPr="00785150">
        <w:t>方式</w:t>
      </w:r>
      <w:bookmarkEnd w:id="810"/>
      <w:bookmarkEnd w:id="811"/>
      <w:bookmarkEnd w:id="812"/>
      <w:bookmarkEnd w:id="813"/>
      <w:bookmarkEnd w:id="814"/>
      <w:bookmarkEnd w:id="815"/>
      <w:bookmarkEnd w:id="816"/>
      <w:bookmarkEnd w:id="817"/>
      <w:bookmarkEnd w:id="818"/>
      <w:bookmarkEnd w:id="819"/>
    </w:p>
    <w:p w14:paraId="15A85BC1" w14:textId="0BC09D6B" w:rsidR="001140F8" w:rsidRPr="00F93119" w:rsidRDefault="001140F8" w:rsidP="00F93119">
      <w:r w:rsidRPr="00F93119">
        <w:t>ルールサービスの入力として使用されるデータは、様々な場所に位置している場合がある。あるデータ</w:t>
      </w:r>
      <w:r w:rsidR="000E3844" w:rsidRPr="00F93119">
        <w:rPr>
          <w:rFonts w:hint="eastAsia"/>
        </w:rPr>
        <w:t>は</w:t>
      </w:r>
      <w:r w:rsidRPr="00F93119">
        <w:rPr>
          <w:rFonts w:hint="eastAsia"/>
        </w:rPr>
        <w:t>値</w:t>
      </w:r>
      <w:r w:rsidRPr="00F93119">
        <w:t>オブジェクト</w:t>
      </w:r>
      <w:r w:rsidRPr="00F93119">
        <w:t>(Value Object)</w:t>
      </w:r>
      <w:r w:rsidRPr="00F93119">
        <w:t>やマップ</w:t>
      </w:r>
      <w:del w:id="820" w:author="IRK" w:date="2020-05-11T15:46:00Z">
        <w:r w:rsidRPr="00F93119" w:rsidDel="00D36EBC">
          <w:delText>、</w:delText>
        </w:r>
        <w:r w:rsidRPr="00F93119" w:rsidDel="00D36EBC">
          <w:delText>JavaBeans</w:delText>
        </w:r>
      </w:del>
      <w:r w:rsidRPr="00F93119">
        <w:t>のようなビジネスアプリケーションのデータオブジェクトに存在している</w:t>
      </w:r>
      <w:r w:rsidRPr="00F93119">
        <w:rPr>
          <w:rFonts w:hint="eastAsia"/>
        </w:rPr>
        <w:t>場合や</w:t>
      </w:r>
      <w:r w:rsidRPr="00F93119">
        <w:t>、あるデータ</w:t>
      </w:r>
      <w:r w:rsidRPr="00F93119">
        <w:rPr>
          <w:rFonts w:hint="eastAsia"/>
        </w:rPr>
        <w:t>が</w:t>
      </w:r>
      <w:r w:rsidRPr="00F93119">
        <w:t>データベーステーブル上に存在している</w:t>
      </w:r>
      <w:r w:rsidRPr="00F93119">
        <w:rPr>
          <w:rFonts w:hint="eastAsia"/>
        </w:rPr>
        <w:t>場合</w:t>
      </w:r>
      <w:r w:rsidRPr="00F93119">
        <w:t>もある。</w:t>
      </w:r>
      <w:r w:rsidRPr="00F93119">
        <w:rPr>
          <w:rFonts w:hint="eastAsia"/>
        </w:rPr>
        <w:t>さらに、</w:t>
      </w:r>
      <w:r w:rsidRPr="00F93119">
        <w:t>あるデータ</w:t>
      </w:r>
      <w:r w:rsidRPr="00F93119">
        <w:rPr>
          <w:rFonts w:hint="eastAsia"/>
        </w:rPr>
        <w:t>が</w:t>
      </w:r>
      <w:r w:rsidRPr="00F93119">
        <w:t>値オブジェクトまたはデータベーステーブルに存在するデータを加工して作成</w:t>
      </w:r>
      <w:r w:rsidRPr="00F93119">
        <w:rPr>
          <w:rFonts w:hint="eastAsia"/>
        </w:rPr>
        <w:t>されている</w:t>
      </w:r>
      <w:r w:rsidRPr="00F93119">
        <w:t>場合もある。</w:t>
      </w:r>
    </w:p>
    <w:p w14:paraId="76D4A658" w14:textId="15FD7B10" w:rsidR="001140F8" w:rsidRDefault="001140F8" w:rsidP="00F93119">
      <w:r>
        <w:t>ルールには、そのルールを実行するために必要な項目が定義される。これらの項目内のある項目は、ルールが実行されるたびに使用されることもあれば、ある項目は特定条件</w:t>
      </w:r>
      <w:r>
        <w:rPr>
          <w:rFonts w:hint="eastAsia"/>
        </w:rPr>
        <w:t>を満たす</w:t>
      </w:r>
      <w:r>
        <w:t>時のみ使用されることもある。ルールアプリケーションはルール</w:t>
      </w:r>
      <w:r>
        <w:rPr>
          <w:rFonts w:hint="eastAsia"/>
        </w:rPr>
        <w:t>の構成を認識</w:t>
      </w:r>
      <w:r w:rsidR="000E3844" w:rsidRPr="00AB2487">
        <w:rPr>
          <w:rFonts w:ascii="ＭＳ Ｐゴシック" w:hAnsi="ＭＳ Ｐゴシック" w:hint="eastAsia"/>
        </w:rPr>
        <w:t>できない</w:t>
      </w:r>
      <w:r>
        <w:rPr>
          <w:rFonts w:hint="eastAsia"/>
        </w:rPr>
        <w:t>ため</w:t>
      </w:r>
      <w:r>
        <w:t>、ルールの入力として定義された項目のうち</w:t>
      </w:r>
      <w:r>
        <w:rPr>
          <w:rFonts w:hint="eastAsia"/>
        </w:rPr>
        <w:t>、</w:t>
      </w:r>
      <w:r>
        <w:t>どの項目が実際に使用</w:t>
      </w:r>
      <w:r>
        <w:rPr>
          <w:rFonts w:hint="eastAsia"/>
        </w:rPr>
        <w:t>される項目かを把握すること</w:t>
      </w:r>
      <w:r w:rsidR="000E3844" w:rsidRPr="00AB2487">
        <w:rPr>
          <w:rFonts w:ascii="ＭＳ Ｐゴシック" w:hAnsi="ＭＳ Ｐゴシック" w:hint="eastAsia"/>
        </w:rPr>
        <w:t>ができない</w:t>
      </w:r>
      <w:r w:rsidRPr="00AB2487">
        <w:rPr>
          <w:rFonts w:ascii="ＭＳ Ｐゴシック" w:hAnsi="ＭＳ Ｐゴシック" w:hint="eastAsia"/>
        </w:rPr>
        <w:t>。</w:t>
      </w:r>
      <w:r>
        <w:t>そのため、</w:t>
      </w:r>
      <w:r>
        <w:t>I/O</w:t>
      </w:r>
      <w:r>
        <w:t>オブジェクト方式ではルールを呼び出す時にルールに定義さ</w:t>
      </w:r>
      <w:r>
        <w:lastRenderedPageBreak/>
        <w:t>れたすべての入力項目の値を</w:t>
      </w:r>
      <w:r w:rsidRPr="003B7639">
        <w:t>RuleReq</w:t>
      </w:r>
      <w:r>
        <w:t>オブジェクトに格納する必要がある。</w:t>
      </w:r>
      <w:r w:rsidR="00926A42">
        <w:rPr>
          <w:rFonts w:hint="eastAsia"/>
        </w:rPr>
        <w:t>もし、</w:t>
      </w:r>
      <w:r>
        <w:t>この</w:t>
      </w:r>
      <w:r w:rsidR="00926A42">
        <w:rPr>
          <w:rFonts w:hint="eastAsia"/>
        </w:rPr>
        <w:t>入力</w:t>
      </w:r>
      <w:r>
        <w:t>項目の値がデータベースに存在する</w:t>
      </w:r>
      <w:r>
        <w:rPr>
          <w:rFonts w:hint="eastAsia"/>
        </w:rPr>
        <w:t>場合</w:t>
      </w:r>
      <w:r>
        <w:t>、その値の使用有無に問わず、アプリケーションはクエリを実行して値を読み込む必要がある。</w:t>
      </w:r>
    </w:p>
    <w:p w14:paraId="56FE76C1" w14:textId="77777777" w:rsidR="001140F8" w:rsidRDefault="001140F8" w:rsidP="00F93119"/>
    <w:p w14:paraId="7B1E9C75" w14:textId="7D03B53E" w:rsidR="001140F8" w:rsidRDefault="001140F8" w:rsidP="00F93119">
      <w:r>
        <w:t>ルールの入力項目が変更される場合にも、アプリケーションのメンテナンス</w:t>
      </w:r>
      <w:r w:rsidR="000E3844" w:rsidRPr="00AB2487">
        <w:rPr>
          <w:rFonts w:ascii="ＭＳ Ｐゴシック" w:hAnsi="ＭＳ Ｐゴシック" w:hint="eastAsia"/>
        </w:rPr>
        <w:t>に</w:t>
      </w:r>
      <w:r w:rsidRPr="00AB2487">
        <w:rPr>
          <w:rFonts w:ascii="ＭＳ Ｐゴシック" w:hAnsi="ＭＳ Ｐゴシック" w:hint="eastAsia"/>
        </w:rPr>
        <w:t>問</w:t>
      </w:r>
      <w:r>
        <w:t>題がある可能性がある。</w:t>
      </w:r>
      <w:r>
        <w:t>“age”</w:t>
      </w:r>
      <w:r>
        <w:t>および</w:t>
      </w:r>
      <w:r>
        <w:t xml:space="preserve"> “gender”</w:t>
      </w:r>
      <w:r>
        <w:t>というフィールドを持つアプリケーションデータオブジェクトを</w:t>
      </w:r>
      <w:r>
        <w:rPr>
          <w:rFonts w:hint="eastAsia"/>
        </w:rPr>
        <w:t>想定し、</w:t>
      </w:r>
      <w:r>
        <w:t>あるルールで</w:t>
      </w:r>
      <w:r>
        <w:t>“age”</w:t>
      </w:r>
      <w:r>
        <w:rPr>
          <w:rFonts w:hint="eastAsia"/>
        </w:rPr>
        <w:t>のみを</w:t>
      </w:r>
      <w:r>
        <w:t>使用し</w:t>
      </w:r>
      <w:r>
        <w:rPr>
          <w:rFonts w:hint="eastAsia"/>
        </w:rPr>
        <w:t>た判定を行う場合、</w:t>
      </w:r>
      <w:r>
        <w:t>I/O</w:t>
      </w:r>
      <w:r>
        <w:t>オブジェクト方式を使用するアプリケーションは、データオブジェクトのフィールドのうち</w:t>
      </w:r>
      <w:r>
        <w:t>“age”</w:t>
      </w:r>
      <w:r>
        <w:t>のみを</w:t>
      </w:r>
      <w:r>
        <w:t>RuleReq</w:t>
      </w:r>
      <w:r>
        <w:t>に設定してルールを呼び出す。しかし、ルールの判定規則が</w:t>
      </w:r>
      <w:r w:rsidR="000E3844" w:rsidRPr="00AB2487">
        <w:rPr>
          <w:rFonts w:ascii="ＭＳ Ｐゴシック" w:hAnsi="ＭＳ Ｐゴシック" w:hint="eastAsia"/>
        </w:rPr>
        <w:t>変更</w:t>
      </w:r>
      <w:r w:rsidRPr="00AB2487">
        <w:rPr>
          <w:rFonts w:ascii="ＭＳ Ｐゴシック" w:hAnsi="ＭＳ Ｐゴシック" w:hint="eastAsia"/>
        </w:rPr>
        <w:t>さ</w:t>
      </w:r>
      <w:r>
        <w:t>れ</w:t>
      </w:r>
      <w:r>
        <w:t>“gender”</w:t>
      </w:r>
      <w:r>
        <w:t>を追加で使用する場合、アプリケーションコード</w:t>
      </w:r>
      <w:r>
        <w:rPr>
          <w:rFonts w:hint="eastAsia"/>
        </w:rPr>
        <w:t>の</w:t>
      </w:r>
      <w:r>
        <w:t>修正</w:t>
      </w:r>
      <w:r>
        <w:rPr>
          <w:rFonts w:hint="eastAsia"/>
        </w:rPr>
        <w:t>が必要である</w:t>
      </w:r>
      <w:r>
        <w:t>。アプリケーションデータオブジェクトにはすでに</w:t>
      </w:r>
      <w:r>
        <w:t>“gender”</w:t>
      </w:r>
      <w:r>
        <w:t>という</w:t>
      </w:r>
      <w:r w:rsidR="000E3844" w:rsidRPr="00AB2487">
        <w:rPr>
          <w:rFonts w:ascii="ＭＳ Ｐゴシック" w:hAnsi="ＭＳ Ｐゴシック" w:hint="eastAsia"/>
        </w:rPr>
        <w:t>フィールドはあるが、</w:t>
      </w:r>
      <w:r>
        <w:t>RuleReq</w:t>
      </w:r>
      <w:r>
        <w:t>に設定して</w:t>
      </w:r>
      <w:r>
        <w:rPr>
          <w:rFonts w:hint="eastAsia"/>
        </w:rPr>
        <w:t>おらず</w:t>
      </w:r>
      <w:r>
        <w:t>、このフィールドの値を設定するようにアプリケーションコードを修正する必要がある。ルールの入力項目が変更される時にアプリケーションを修正しないためには、最初から</w:t>
      </w:r>
      <w:r>
        <w:t>RuleReq</w:t>
      </w:r>
      <w:r>
        <w:t>に</w:t>
      </w:r>
      <w:r>
        <w:t>“age”</w:t>
      </w:r>
      <w:r>
        <w:t>のみでなく</w:t>
      </w:r>
      <w:r>
        <w:t>“gender”</w:t>
      </w:r>
      <w:r>
        <w:t>も設定する</w:t>
      </w:r>
      <w:r>
        <w:rPr>
          <w:rFonts w:hint="eastAsia"/>
        </w:rPr>
        <w:t>ことであるが</w:t>
      </w:r>
      <w:r>
        <w:t>、実際の環境ではアプリケーションデータオブジェクトには数多くのフィールドがあるため、現実的には不可能である。</w:t>
      </w:r>
      <w:r w:rsidR="000E3844" w:rsidRPr="00AB2487">
        <w:rPr>
          <w:rFonts w:ascii="ＭＳ Ｐゴシック" w:hAnsi="ＭＳ Ｐゴシック" w:hint="eastAsia"/>
        </w:rPr>
        <w:t>もし</w:t>
      </w:r>
      <w:r w:rsidRPr="00AB2487">
        <w:rPr>
          <w:rFonts w:ascii="ＭＳ Ｐゴシック" w:hAnsi="ＭＳ Ｐゴシック" w:hint="eastAsia"/>
        </w:rPr>
        <w:t>ア</w:t>
      </w:r>
      <w:r>
        <w:t>プリケーションがルールにどの項目値を設定すべきか考慮せずに、ルール</w:t>
      </w:r>
      <w:r w:rsidR="009A261C">
        <w:rPr>
          <w:rFonts w:hint="eastAsia"/>
        </w:rPr>
        <w:t>エンジン</w:t>
      </w:r>
      <w:r>
        <w:t>が必要とする項目をアプリケーションデータオブジェクトから</w:t>
      </w:r>
      <w:r w:rsidR="000E3844" w:rsidRPr="00AB2487">
        <w:rPr>
          <w:rFonts w:ascii="ＭＳ Ｐゴシック" w:hAnsi="ＭＳ Ｐゴシック" w:hint="eastAsia"/>
        </w:rPr>
        <w:t>取得</w:t>
      </w:r>
      <w:r w:rsidRPr="00AB2487">
        <w:rPr>
          <w:rFonts w:ascii="ＭＳ Ｐゴシック" w:hAnsi="ＭＳ Ｐゴシック" w:hint="eastAsia"/>
        </w:rPr>
        <w:t>す</w:t>
      </w:r>
      <w:r>
        <w:rPr>
          <w:rFonts w:hint="eastAsia"/>
        </w:rPr>
        <w:t>ることで</w:t>
      </w:r>
      <w:r>
        <w:t>、こうした問題</w:t>
      </w:r>
      <w:r w:rsidRPr="00AB2487">
        <w:rPr>
          <w:rFonts w:ascii="ＭＳ Ｐゴシック" w:hAnsi="ＭＳ Ｐゴシック" w:hint="eastAsia"/>
        </w:rPr>
        <w:t>解</w:t>
      </w:r>
      <w:r>
        <w:t>決に</w:t>
      </w:r>
      <w:r>
        <w:rPr>
          <w:rFonts w:hint="eastAsia"/>
        </w:rPr>
        <w:t>効果がある</w:t>
      </w:r>
      <w:r>
        <w:t>。</w:t>
      </w:r>
    </w:p>
    <w:p w14:paraId="6065263E" w14:textId="77777777" w:rsidR="001140F8" w:rsidRPr="002B5E59" w:rsidRDefault="001140F8" w:rsidP="00F93119"/>
    <w:p w14:paraId="23790E8A" w14:textId="4ED67FAC" w:rsidR="001140F8" w:rsidRDefault="001140F8" w:rsidP="00F93119">
      <w:r>
        <w:t>I/O</w:t>
      </w:r>
      <w:r>
        <w:t>アダプタ方式は、ルールの実行に必要な項目の値をルール呼び出</w:t>
      </w:r>
      <w:r>
        <w:rPr>
          <w:rFonts w:hint="eastAsia"/>
        </w:rPr>
        <w:t>し時</w:t>
      </w:r>
      <w:r>
        <w:t>に引き渡すのではなく、ルール</w:t>
      </w:r>
      <w:r w:rsidR="000E3844" w:rsidRPr="00AB2487">
        <w:rPr>
          <w:rFonts w:ascii="ＭＳ Ｐゴシック" w:hAnsi="ＭＳ Ｐゴシック" w:hint="eastAsia"/>
        </w:rPr>
        <w:t>エンジン</w:t>
      </w:r>
      <w:r>
        <w:t>がルールを実行</w:t>
      </w:r>
      <w:r w:rsidR="000E3844" w:rsidRPr="00AB2487">
        <w:rPr>
          <w:rFonts w:ascii="ＭＳ Ｐゴシック" w:hAnsi="ＭＳ Ｐゴシック" w:hint="eastAsia"/>
        </w:rPr>
        <w:t>している</w:t>
      </w:r>
      <w:r w:rsidRPr="00AB2487">
        <w:rPr>
          <w:rFonts w:ascii="ＭＳ Ｐゴシック" w:hAnsi="ＭＳ Ｐゴシック" w:hint="eastAsia"/>
        </w:rPr>
        <w:t>最</w:t>
      </w:r>
      <w:r>
        <w:t>中に必要な項目値をアプリケーションに</w:t>
      </w:r>
      <w:r w:rsidR="000E3844" w:rsidRPr="00AB2487">
        <w:rPr>
          <w:rFonts w:ascii="ＭＳ Ｐゴシック" w:hAnsi="ＭＳ Ｐゴシック" w:hint="eastAsia"/>
        </w:rPr>
        <w:t>問い合わせ</w:t>
      </w:r>
      <w:r>
        <w:t>する方式である。この方式では、ルールを呼び出す際は呼び出すルールのコードと基準日のみを引き渡す。</w:t>
      </w:r>
    </w:p>
    <w:p w14:paraId="762F7AD4" w14:textId="77777777" w:rsidR="001140F8" w:rsidRPr="002D35BB" w:rsidRDefault="001140F8" w:rsidP="00F93119"/>
    <w:p w14:paraId="168807C9" w14:textId="396B73CB" w:rsidR="00785150" w:rsidRDefault="00D72327">
      <w:pPr>
        <w:pStyle w:val="af9"/>
        <w:ind w:left="380" w:hanging="380"/>
      </w:pPr>
      <w:r>
        <w:object w:dxaOrig="5187" w:dyaOrig="1218" w14:anchorId="737D7773">
          <v:shape id="_x0000_i1026" type="#_x0000_t75" style="width:257.25pt;height:66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1" ShapeID="_x0000_i1026" DrawAspect="Content" ObjectID="_1652686995" r:id="rId17"/>
        </w:object>
      </w:r>
    </w:p>
    <w:p w14:paraId="7B9F6BBA" w14:textId="10464B6A" w:rsidR="00785150" w:rsidRPr="00785150" w:rsidRDefault="00785150" w:rsidP="00F93119">
      <w:pPr>
        <w:pStyle w:val="af5"/>
        <w:rPr>
          <w:rFonts w:eastAsia="Malgun Gothic"/>
        </w:rPr>
      </w:pPr>
      <w:bookmarkStart w:id="821" w:name="_Ref34982889"/>
      <w:bookmarkStart w:id="822" w:name="_Toc40799199"/>
      <w:r>
        <w:t>[</w:t>
      </w:r>
      <w:del w:id="823" w:author="IRK" w:date="2020-03-12T14:55:00Z">
        <w:r w:rsidRPr="00B0778D" w:rsidDel="00E83DE0">
          <w:rPr>
            <w:rFonts w:hint="eastAsia"/>
          </w:rPr>
          <w:delText>図</w:delText>
        </w:r>
        <w:r w:rsidDel="00E83DE0">
          <w:delText xml:space="preserve"> </w:delText>
        </w:r>
        <w:r w:rsidR="00E65728" w:rsidDel="00E83DE0">
          <w:fldChar w:fldCharType="begin"/>
        </w:r>
        <w:r w:rsidR="000D23BF" w:rsidDel="00E83DE0">
          <w:delInstrText xml:space="preserve"> SEQ [</w:delInstrText>
        </w:r>
        <w:r w:rsidR="000D23BF" w:rsidDel="00E83DE0">
          <w:delInstrText>図</w:delInstrText>
        </w:r>
        <w:r w:rsidR="000D23BF" w:rsidDel="00E83DE0">
          <w:delInstrText xml:space="preserve"> \* ARABIC </w:delInstrText>
        </w:r>
        <w:r w:rsidR="00E65728" w:rsidDel="00E83DE0">
          <w:fldChar w:fldCharType="separate"/>
        </w:r>
        <w:r w:rsidR="004E7A9C" w:rsidDel="00E83DE0">
          <w:rPr>
            <w:noProof/>
          </w:rPr>
          <w:delText>2</w:delText>
        </w:r>
        <w:r w:rsidR="00E65728" w:rsidDel="00E83DE0">
          <w:rPr>
            <w:noProof/>
          </w:rPr>
          <w:fldChar w:fldCharType="end"/>
        </w:r>
        <w:r w:rsidR="00872032" w:rsidDel="00E83DE0">
          <w:rPr>
            <w:rFonts w:hint="eastAsia"/>
          </w:rPr>
          <w:delText xml:space="preserve">　</w:delText>
        </w:r>
      </w:del>
      <w:ins w:id="824" w:author="IRK" w:date="2020-03-12T14:55:00Z">
        <w:r w:rsidR="00E83DE0">
          <w:rPr>
            <w:rFonts w:hint="eastAsia"/>
          </w:rPr>
          <w:t>図</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図</w:instrText>
        </w:r>
        <w:r w:rsidR="00E83DE0">
          <w:rPr>
            <w:rFonts w:hint="eastAsia"/>
          </w:rPr>
          <w:instrText xml:space="preserve"> \* ARABIC</w:instrText>
        </w:r>
        <w:r w:rsidR="00E83DE0">
          <w:instrText xml:space="preserve"> </w:instrText>
        </w:r>
      </w:ins>
      <w:r w:rsidR="00E83DE0">
        <w:fldChar w:fldCharType="separate"/>
      </w:r>
      <w:r w:rsidR="0092459D">
        <w:rPr>
          <w:noProof/>
        </w:rPr>
        <w:t>2</w:t>
      </w:r>
      <w:ins w:id="825" w:author="IRK" w:date="2020-03-12T14:55:00Z">
        <w:r w:rsidR="00E83DE0">
          <w:fldChar w:fldCharType="end"/>
        </w:r>
        <w:r w:rsidR="00E83DE0">
          <w:rPr>
            <w:rFonts w:hint="eastAsia"/>
          </w:rPr>
          <w:t xml:space="preserve"> </w:t>
        </w:r>
      </w:ins>
      <w:r>
        <w:rPr>
          <w:noProof/>
        </w:rPr>
        <w:t>I/O</w:t>
      </w:r>
      <w:r>
        <w:rPr>
          <w:noProof/>
        </w:rPr>
        <w:t>アダプタ方式のルールサービスの呼び出し</w:t>
      </w:r>
      <w:r>
        <w:rPr>
          <w:rFonts w:eastAsia="Malgun Gothic" w:hint="eastAsia"/>
          <w:noProof/>
        </w:rPr>
        <w:t>]</w:t>
      </w:r>
      <w:bookmarkEnd w:id="821"/>
      <w:bookmarkEnd w:id="822"/>
    </w:p>
    <w:p w14:paraId="2DF4CA3D" w14:textId="77777777" w:rsidR="001140F8" w:rsidRPr="00AE1F77" w:rsidRDefault="001140F8" w:rsidP="00F93119"/>
    <w:p w14:paraId="22FF4FD1" w14:textId="557AD1B5" w:rsidR="001140F8" w:rsidRPr="00785150" w:rsidRDefault="001140F8" w:rsidP="00F93119">
      <w:del w:id="826" w:author="IRK" w:date="2020-03-13T09:07:00Z">
        <w:r w:rsidRPr="00785150" w:rsidDel="00D71F97">
          <w:delText>図</w:delText>
        </w:r>
        <w:r w:rsidRPr="00785150" w:rsidDel="00D71F97">
          <w:delText>2</w:delText>
        </w:r>
      </w:del>
      <w:ins w:id="827" w:author="IRK" w:date="2020-03-13T09:07:00Z">
        <w:r w:rsidR="00D71F97">
          <w:fldChar w:fldCharType="begin"/>
        </w:r>
        <w:r w:rsidR="00D71F97">
          <w:instrText xml:space="preserve"> REF _Ref34982889 \h </w:instrText>
        </w:r>
      </w:ins>
      <w:r w:rsidR="00D71F97">
        <w:fldChar w:fldCharType="separate"/>
      </w:r>
      <w:r w:rsidR="0092459D">
        <w:t>[</w:t>
      </w:r>
      <w:ins w:id="828" w:author="IRK" w:date="2020-03-12T14:55:00Z">
        <w:r w:rsidR="0092459D">
          <w:rPr>
            <w:rFonts w:hint="eastAsia"/>
          </w:rPr>
          <w:t>図</w:t>
        </w:r>
        <w:r w:rsidR="0092459D">
          <w:rPr>
            <w:rFonts w:hint="eastAsia"/>
          </w:rPr>
          <w:t xml:space="preserve"> </w:t>
        </w:r>
      </w:ins>
      <w:r w:rsidR="0092459D">
        <w:rPr>
          <w:noProof/>
        </w:rPr>
        <w:t>2</w:t>
      </w:r>
      <w:ins w:id="829" w:author="IRK" w:date="2020-03-12T14:55:00Z">
        <w:r w:rsidR="0092459D">
          <w:rPr>
            <w:rFonts w:hint="eastAsia"/>
          </w:rPr>
          <w:t xml:space="preserve"> </w:t>
        </w:r>
      </w:ins>
      <w:r w:rsidR="0092459D">
        <w:rPr>
          <w:noProof/>
        </w:rPr>
        <w:t>I/O</w:t>
      </w:r>
      <w:r w:rsidR="0092459D">
        <w:rPr>
          <w:noProof/>
        </w:rPr>
        <w:t>アダプタ方式のルールサービスの呼び出し</w:t>
      </w:r>
      <w:r w:rsidR="0092459D">
        <w:rPr>
          <w:rFonts w:eastAsia="Malgun Gothic" w:hint="eastAsia"/>
          <w:noProof/>
        </w:rPr>
        <w:t>]</w:t>
      </w:r>
      <w:ins w:id="830" w:author="IRK" w:date="2020-03-13T09:07:00Z">
        <w:r w:rsidR="00D71F97">
          <w:fldChar w:fldCharType="end"/>
        </w:r>
      </w:ins>
      <w:r w:rsidRPr="00785150">
        <w:t>は、</w:t>
      </w:r>
      <w:r w:rsidRPr="00785150">
        <w:t>I/O</w:t>
      </w:r>
      <w:r w:rsidRPr="00785150">
        <w:t>アダプタ方式でルールサービスを呼び出すプロセスを</w:t>
      </w:r>
      <w:r w:rsidR="007950D0">
        <w:rPr>
          <w:rFonts w:hint="eastAsia"/>
        </w:rPr>
        <w:t>示す</w:t>
      </w:r>
      <w:r w:rsidRPr="00785150">
        <w:t>。</w:t>
      </w:r>
      <w:r w:rsidRPr="00785150">
        <w:t>1</w:t>
      </w:r>
      <w:r w:rsidRPr="00785150">
        <w:t>のプロセスで、アプリケーションはルールコードと基準日を引き渡してルールサービスを呼び出す。ルール</w:t>
      </w:r>
      <w:r w:rsidR="009A261C">
        <w:rPr>
          <w:rFonts w:hint="eastAsia"/>
        </w:rPr>
        <w:t>エンジン</w:t>
      </w:r>
      <w:r w:rsidRPr="00785150">
        <w:t>はルールを実行し、実行中に必要な項目値があ</w:t>
      </w:r>
      <w:r w:rsidRPr="00785150">
        <w:rPr>
          <w:rFonts w:hint="eastAsia"/>
        </w:rPr>
        <w:t>る場合、</w:t>
      </w:r>
      <w:r w:rsidRPr="00785150">
        <w:t>アプリケーション側にその項目の値</w:t>
      </w:r>
      <w:r w:rsidR="000E3844" w:rsidRPr="00AB2487">
        <w:rPr>
          <w:rFonts w:ascii="ＭＳ Ｐゴシック" w:hAnsi="ＭＳ Ｐゴシック" w:hint="eastAsia"/>
        </w:rPr>
        <w:t>を問い合わせする</w:t>
      </w:r>
      <w:r w:rsidRPr="00785150">
        <w:t>(2</w:t>
      </w:r>
      <w:r w:rsidRPr="00785150">
        <w:t>のプロセス</w:t>
      </w:r>
      <w:r w:rsidRPr="00785150">
        <w:t>)</w:t>
      </w:r>
      <w:r w:rsidRPr="00785150">
        <w:t>。アプリケーション側では、その項目の値を探してルール</w:t>
      </w:r>
      <w:r w:rsidR="009A261C">
        <w:rPr>
          <w:rFonts w:hint="eastAsia"/>
        </w:rPr>
        <w:t>エンジンが</w:t>
      </w:r>
      <w:r w:rsidRPr="00785150">
        <w:t>送る</w:t>
      </w:r>
      <w:r w:rsidRPr="00785150">
        <w:t>(3</w:t>
      </w:r>
      <w:r w:rsidRPr="00785150">
        <w:t>のプロセス</w:t>
      </w:r>
      <w:r w:rsidRPr="00785150">
        <w:t>)</w:t>
      </w:r>
      <w:r w:rsidRPr="00785150">
        <w:t>。ルール</w:t>
      </w:r>
      <w:r w:rsidR="009A261C">
        <w:rPr>
          <w:rFonts w:hint="eastAsia"/>
        </w:rPr>
        <w:t>エンジン</w:t>
      </w:r>
      <w:r w:rsidRPr="00785150">
        <w:t>はルールの残りの部分を実行し、追加の項目が必要な</w:t>
      </w:r>
      <w:r w:rsidRPr="00785150">
        <w:rPr>
          <w:rFonts w:hint="eastAsia"/>
        </w:rPr>
        <w:t>場合</w:t>
      </w:r>
      <w:r w:rsidRPr="00785150">
        <w:t>2</w:t>
      </w:r>
      <w:r w:rsidRPr="00785150">
        <w:t>と</w:t>
      </w:r>
      <w:r w:rsidRPr="00785150">
        <w:t>3</w:t>
      </w:r>
      <w:r w:rsidRPr="00785150">
        <w:t>のプロセスを繰り返す。ルール</w:t>
      </w:r>
      <w:r w:rsidR="00347E5A" w:rsidRPr="00E32EB1">
        <w:rPr>
          <w:rFonts w:hint="eastAsia"/>
        </w:rPr>
        <w:t>エンジン</w:t>
      </w:r>
      <w:r w:rsidRPr="00785150">
        <w:t>はルールの実行を終え、結果をアプリケーション側に設定する</w:t>
      </w:r>
      <w:r w:rsidRPr="00785150">
        <w:t>(4</w:t>
      </w:r>
      <w:r w:rsidRPr="00785150">
        <w:t>のプロセス</w:t>
      </w:r>
      <w:r w:rsidRPr="00785150">
        <w:t>)</w:t>
      </w:r>
      <w:r w:rsidRPr="00785150">
        <w:t>。</w:t>
      </w:r>
    </w:p>
    <w:p w14:paraId="37A5CD9B" w14:textId="77777777" w:rsidR="001140F8" w:rsidRPr="00785150" w:rsidRDefault="001140F8" w:rsidP="00F93119"/>
    <w:p w14:paraId="6ECD947D" w14:textId="3A0C8625" w:rsidR="001140F8" w:rsidRPr="00785150" w:rsidRDefault="001140F8" w:rsidP="00F93119">
      <w:del w:id="831" w:author="IRK" w:date="2020-03-12T17:07:00Z">
        <w:r w:rsidRPr="00785150" w:rsidDel="004473DB">
          <w:delText>表</w:delText>
        </w:r>
        <w:r w:rsidRPr="00785150" w:rsidDel="004473DB">
          <w:delText>17</w:delText>
        </w:r>
      </w:del>
      <w:ins w:id="832" w:author="IRK" w:date="2020-03-12T17:11:00Z">
        <w:r w:rsidR="004473DB">
          <w:rPr>
            <w:rFonts w:hint="eastAsia"/>
          </w:rPr>
          <w:t>次の表</w:t>
        </w:r>
      </w:ins>
      <w:r w:rsidRPr="00785150">
        <w:t>は、</w:t>
      </w:r>
      <w:del w:id="833" w:author="IRK" w:date="2020-03-12T17:11:00Z">
        <w:r w:rsidRPr="00785150" w:rsidDel="004473DB">
          <w:delText>表</w:delText>
        </w:r>
        <w:r w:rsidRPr="00785150" w:rsidDel="004473DB">
          <w:delText>6</w:delText>
        </w:r>
      </w:del>
      <w:ins w:id="834" w:author="IRK" w:date="2020-03-12T17:11:00Z">
        <w:r w:rsidR="004473DB">
          <w:fldChar w:fldCharType="begin"/>
        </w:r>
        <w:r w:rsidR="004473DB">
          <w:instrText xml:space="preserve"> REF _Ref34924700 \h </w:instrText>
        </w:r>
      </w:ins>
      <w:r w:rsidR="004473DB">
        <w:fldChar w:fldCharType="separate"/>
      </w:r>
      <w:r w:rsidR="0092459D">
        <w:t>[</w:t>
      </w:r>
      <w:ins w:id="835" w:author="IRK" w:date="2020-03-12T14:53:00Z">
        <w:r w:rsidR="0092459D">
          <w:rPr>
            <w:rFonts w:hint="eastAsia"/>
          </w:rPr>
          <w:t>表</w:t>
        </w:r>
        <w:r w:rsidR="0092459D">
          <w:rPr>
            <w:rFonts w:hint="eastAsia"/>
          </w:rPr>
          <w:t xml:space="preserve"> </w:t>
        </w:r>
      </w:ins>
      <w:r w:rsidR="0092459D">
        <w:rPr>
          <w:noProof/>
        </w:rPr>
        <w:t>6</w:t>
      </w:r>
      <w:ins w:id="836" w:author="IRK" w:date="2020-03-12T16:57:00Z">
        <w:r w:rsidR="0092459D">
          <w:rPr>
            <w:rFonts w:hint="eastAsia"/>
          </w:rPr>
          <w:t xml:space="preserve"> </w:t>
        </w:r>
      </w:ins>
      <w:r w:rsidR="0092459D">
        <w:t>com.innoexpert.rulesclient.RuleInterface</w:t>
      </w:r>
      <w:r w:rsidR="0092459D">
        <w:rPr>
          <w:rFonts w:hint="eastAsia"/>
        </w:rPr>
        <w:t>]</w:t>
      </w:r>
      <w:ins w:id="837" w:author="IRK" w:date="2020-03-12T17:11:00Z">
        <w:r w:rsidR="004473DB">
          <w:fldChar w:fldCharType="end"/>
        </w:r>
      </w:ins>
      <w:r w:rsidRPr="00785150">
        <w:t>の</w:t>
      </w:r>
      <w:r w:rsidRPr="003B7639">
        <w:t>RuleInterface</w:t>
      </w:r>
      <w:r w:rsidRPr="003B7639">
        <w:t>のメソッドのうち</w:t>
      </w:r>
      <w:r w:rsidRPr="003B7639">
        <w:t>I/O</w:t>
      </w:r>
      <w:r w:rsidRPr="003B7639">
        <w:t>アダプタ方式の</w:t>
      </w:r>
      <w:r w:rsidRPr="003B7639">
        <w:t>execute</w:t>
      </w:r>
      <w:r w:rsidRPr="003B7639">
        <w:t>メソッドのリストである。</w:t>
      </w:r>
      <w:r w:rsidRPr="003B7639">
        <w:t>execute</w:t>
      </w:r>
      <w:r w:rsidRPr="003B7639">
        <w:t>メソッドを呼び出す場合、コード体系を指定する</w:t>
      </w:r>
      <w:r w:rsidRPr="003B7639">
        <w:t>codetype</w:t>
      </w:r>
      <w:r w:rsidRPr="00785150">
        <w:t>に</w:t>
      </w:r>
      <w:del w:id="838" w:author="IRK" w:date="2020-03-12T17:08:00Z">
        <w:r w:rsidRPr="00785150" w:rsidDel="004473DB">
          <w:delText>1.2.3</w:delText>
        </w:r>
        <w:r w:rsidRPr="00785150" w:rsidDel="004473DB">
          <w:delText>コード体系</w:delText>
        </w:r>
      </w:del>
      <w:ins w:id="839" w:author="IRK" w:date="2020-03-12T17:08:00Z">
        <w:r w:rsidR="004473DB">
          <w:rPr>
            <w:rFonts w:hint="eastAsia"/>
          </w:rPr>
          <w:t>「</w:t>
        </w:r>
      </w:ins>
      <w:ins w:id="840" w:author="IRK" w:date="2020-03-12T17:09:00Z">
        <w:r w:rsidR="004473DB">
          <w:fldChar w:fldCharType="begin"/>
        </w:r>
        <w:r w:rsidR="004473DB">
          <w:instrText xml:space="preserve"> </w:instrText>
        </w:r>
        <w:r w:rsidR="004473DB">
          <w:rPr>
            <w:rFonts w:hint="eastAsia"/>
          </w:rPr>
          <w:instrText>REF _Ref34925359 \r \h</w:instrText>
        </w:r>
        <w:r w:rsidR="004473DB">
          <w:instrText xml:space="preserve"> </w:instrText>
        </w:r>
      </w:ins>
      <w:r w:rsidR="004473DB">
        <w:fldChar w:fldCharType="separate"/>
      </w:r>
      <w:r w:rsidR="0092459D">
        <w:t xml:space="preserve">1.2.3 </w:t>
      </w:r>
      <w:ins w:id="841" w:author="IRK" w:date="2020-03-12T17:09:00Z">
        <w:r w:rsidR="004473DB">
          <w:fldChar w:fldCharType="end"/>
        </w:r>
        <w:r w:rsidR="004473DB">
          <w:fldChar w:fldCharType="begin"/>
        </w:r>
        <w:r w:rsidR="004473DB">
          <w:instrText xml:space="preserve"> REF _Ref34925361 \h </w:instrText>
        </w:r>
      </w:ins>
      <w:r w:rsidR="004473DB">
        <w:fldChar w:fldCharType="separate"/>
      </w:r>
      <w:r w:rsidR="0092459D" w:rsidRPr="00531F55">
        <w:t>コード</w:t>
      </w:r>
      <w:r w:rsidR="0092459D" w:rsidRPr="005E282E">
        <w:t>体系</w:t>
      </w:r>
      <w:ins w:id="842" w:author="IRK" w:date="2020-03-12T17:09:00Z">
        <w:r w:rsidR="004473DB">
          <w:fldChar w:fldCharType="end"/>
        </w:r>
      </w:ins>
      <w:ins w:id="843" w:author="IRK" w:date="2020-03-12T17:08:00Z">
        <w:r w:rsidR="004473DB">
          <w:rPr>
            <w:rFonts w:hint="eastAsia"/>
          </w:rPr>
          <w:t>」</w:t>
        </w:r>
      </w:ins>
      <w:r w:rsidRPr="00785150">
        <w:t>以外の値が指定される</w:t>
      </w:r>
      <w:r w:rsidRPr="003B7639">
        <w:t>と</w:t>
      </w:r>
      <w:r w:rsidRPr="003B7639">
        <w:t>IllegalArgumentException</w:t>
      </w:r>
      <w:r w:rsidRPr="00785150">
        <w:t>が発生する。</w:t>
      </w:r>
    </w:p>
    <w:p w14:paraId="5FC66FCD" w14:textId="787D0209" w:rsidR="004D3F25" w:rsidRDefault="004D3F25" w:rsidP="00F93119">
      <w:del w:id="844" w:author="IRK" w:date="2020-04-13T12:47:00Z">
        <w:r w:rsidDel="00166351">
          <w:br w:type="page"/>
        </w:r>
      </w:del>
    </w:p>
    <w:p w14:paraId="5ABBF6FE" w14:textId="70652949" w:rsidR="00A9144D" w:rsidRPr="00A9144D" w:rsidRDefault="00A9144D" w:rsidP="00F93119">
      <w:pPr>
        <w:pStyle w:val="af5"/>
        <w:rPr>
          <w:rFonts w:eastAsia="Malgun Gothic"/>
        </w:rPr>
      </w:pPr>
      <w:bookmarkStart w:id="845" w:name="_Ref34925690"/>
      <w:bookmarkStart w:id="846" w:name="_Toc40799241"/>
      <w:r>
        <w:lastRenderedPageBreak/>
        <w:t>[</w:t>
      </w:r>
      <w:del w:id="847" w:author="IRK" w:date="2020-03-12T14:55: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2E16D8" w:rsidDel="00E83DE0">
          <w:rPr>
            <w:noProof/>
          </w:rPr>
          <w:delText>18</w:delText>
        </w:r>
        <w:r w:rsidR="00E65728" w:rsidDel="00E83DE0">
          <w:rPr>
            <w:noProof/>
          </w:rPr>
          <w:fldChar w:fldCharType="end"/>
        </w:r>
      </w:del>
      <w:ins w:id="848" w:author="IRK" w:date="2020-03-12T14:55: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18</w:t>
      </w:r>
      <w:ins w:id="849" w:author="IRK" w:date="2020-03-12T14:55:00Z">
        <w:r w:rsidR="00E83DE0">
          <w:fldChar w:fldCharType="end"/>
        </w:r>
      </w:ins>
      <w:r>
        <w:t xml:space="preserve"> </w:t>
      </w:r>
      <w:r>
        <w:rPr>
          <w:noProof/>
        </w:rPr>
        <w:t>I/O</w:t>
      </w:r>
      <w:r>
        <w:rPr>
          <w:noProof/>
        </w:rPr>
        <w:t>アダプタ方式の</w:t>
      </w:r>
      <w:r>
        <w:rPr>
          <w:noProof/>
        </w:rPr>
        <w:t>execute</w:t>
      </w:r>
      <w:r>
        <w:rPr>
          <w:noProof/>
        </w:rPr>
        <w:t>メソッド</w:t>
      </w:r>
      <w:r>
        <w:rPr>
          <w:rFonts w:eastAsia="Malgun Gothic" w:hint="eastAsia"/>
          <w:noProof/>
        </w:rPr>
        <w:t>]</w:t>
      </w:r>
      <w:bookmarkEnd w:id="845"/>
      <w:bookmarkEnd w:id="846"/>
    </w:p>
    <w:tbl>
      <w:tblPr>
        <w:tblStyle w:val="af4"/>
        <w:tblW w:w="0" w:type="auto"/>
        <w:jc w:val="center"/>
        <w:tblLook w:val="04A0" w:firstRow="1" w:lastRow="0" w:firstColumn="1" w:lastColumn="0" w:noHBand="0" w:noVBand="1"/>
        <w:tblPrChange w:id="850" w:author="IRK" w:date="2020-04-14T15:32:00Z">
          <w:tblPr>
            <w:tblStyle w:val="af4"/>
            <w:tblW w:w="0" w:type="auto"/>
            <w:tblInd w:w="108" w:type="dxa"/>
            <w:tblLook w:val="04A0" w:firstRow="1" w:lastRow="0" w:firstColumn="1" w:lastColumn="0" w:noHBand="0" w:noVBand="1"/>
          </w:tblPr>
        </w:tblPrChange>
      </w:tblPr>
      <w:tblGrid>
        <w:gridCol w:w="9463"/>
        <w:tblGridChange w:id="851">
          <w:tblGrid>
            <w:gridCol w:w="9463"/>
          </w:tblGrid>
        </w:tblGridChange>
      </w:tblGrid>
      <w:tr w:rsidR="001140F8" w14:paraId="08264FB3" w14:textId="77777777" w:rsidTr="005D0672">
        <w:trPr>
          <w:jc w:val="center"/>
        </w:trPr>
        <w:tc>
          <w:tcPr>
            <w:tcW w:w="9463" w:type="dxa"/>
            <w:tcPrChange w:id="852" w:author="IRK" w:date="2020-04-14T15:32:00Z">
              <w:tcPr>
                <w:tcW w:w="9463" w:type="dxa"/>
              </w:tcPr>
            </w:tcPrChange>
          </w:tcPr>
          <w:p w14:paraId="77FF6136" w14:textId="353DA6FE" w:rsidR="00E32EB1" w:rsidRDefault="007E6E4B">
            <w:pPr>
              <w:pStyle w:val="1b"/>
              <w:pPrChange w:id="853" w:author="IRK" w:date="2020-04-14T13:47:00Z">
                <w:pPr>
                  <w:pStyle w:val="aff1"/>
                </w:pPr>
              </w:pPrChange>
            </w:pPr>
            <w:ins w:id="854" w:author="IRK" w:date="2020-04-14T16:17:00Z">
              <w:r>
                <w:t xml:space="preserve"> </w:t>
              </w:r>
            </w:ins>
            <w:r w:rsidR="00E32EB1">
              <w:t>1 package com.innoexpert.rulesclient;</w:t>
            </w:r>
          </w:p>
          <w:p w14:paraId="1B4146E3" w14:textId="77777777" w:rsidR="00E32EB1" w:rsidRDefault="00E32EB1">
            <w:pPr>
              <w:pStyle w:val="1b"/>
              <w:pPrChange w:id="855" w:author="IRK" w:date="2020-04-14T13:47:00Z">
                <w:pPr>
                  <w:pStyle w:val="aff1"/>
                </w:pPr>
              </w:pPrChange>
            </w:pPr>
            <w:r>
              <w:t xml:space="preserve"> 2</w:t>
            </w:r>
            <w:del w:id="856" w:author="IRK" w:date="2020-03-13T09:32:00Z">
              <w:r w:rsidDel="00C27399">
                <w:delText xml:space="preserve"> </w:delText>
              </w:r>
            </w:del>
          </w:p>
          <w:p w14:paraId="32492617" w14:textId="77777777" w:rsidR="00E32EB1" w:rsidRDefault="00E32EB1">
            <w:pPr>
              <w:pStyle w:val="1b"/>
              <w:pPrChange w:id="857" w:author="IRK" w:date="2020-04-14T13:47:00Z">
                <w:pPr>
                  <w:pStyle w:val="aff1"/>
                </w:pPr>
              </w:pPrChange>
            </w:pPr>
            <w:r>
              <w:t xml:space="preserve"> 3 public interface RuleInterface</w:t>
            </w:r>
          </w:p>
          <w:p w14:paraId="3B471FF7" w14:textId="77777777" w:rsidR="00E32EB1" w:rsidRDefault="00E32EB1">
            <w:pPr>
              <w:pStyle w:val="1b"/>
              <w:pPrChange w:id="858" w:author="IRK" w:date="2020-04-14T13:47:00Z">
                <w:pPr>
                  <w:pStyle w:val="aff1"/>
                </w:pPr>
              </w:pPrChange>
            </w:pPr>
            <w:r>
              <w:t xml:space="preserve"> 4 {</w:t>
            </w:r>
          </w:p>
          <w:p w14:paraId="32A217E1" w14:textId="77777777" w:rsidR="00E32EB1" w:rsidRDefault="00E32EB1">
            <w:pPr>
              <w:pStyle w:val="1b"/>
              <w:pPrChange w:id="859" w:author="IRK" w:date="2020-04-14T13:47:00Z">
                <w:pPr>
                  <w:pStyle w:val="aff1"/>
                </w:pPr>
              </w:pPrChange>
            </w:pPr>
            <w:r>
              <w:t xml:space="preserve"> 5     void execute( String rule, ItemProvider itemProvider, ResultConsumer consumer, </w:t>
            </w:r>
          </w:p>
          <w:p w14:paraId="0F7AE1B7" w14:textId="77777777" w:rsidR="00E32EB1" w:rsidRDefault="00E32EB1">
            <w:pPr>
              <w:pStyle w:val="1b"/>
              <w:pPrChange w:id="860" w:author="IRK" w:date="2020-04-14T13:47:00Z">
                <w:pPr>
                  <w:pStyle w:val="aff1"/>
                </w:pPr>
              </w:pPrChange>
            </w:pPr>
            <w:r>
              <w:t xml:space="preserve"> 6                       int codetype, String date, Object ctx )</w:t>
            </w:r>
          </w:p>
          <w:p w14:paraId="7831EE30" w14:textId="77777777" w:rsidR="00E32EB1" w:rsidRDefault="00E32EB1">
            <w:pPr>
              <w:pStyle w:val="1b"/>
              <w:pPrChange w:id="861" w:author="IRK" w:date="2020-04-14T13:47:00Z">
                <w:pPr>
                  <w:pStyle w:val="aff1"/>
                </w:pPr>
              </w:pPrChange>
            </w:pPr>
            <w:r>
              <w:t xml:space="preserve"> 7                       throws RulesException, IllegalArgumentException;</w:t>
            </w:r>
          </w:p>
          <w:p w14:paraId="2E8B96EF" w14:textId="77777777" w:rsidR="00E32EB1" w:rsidRDefault="00E32EB1">
            <w:pPr>
              <w:pStyle w:val="1b"/>
              <w:pPrChange w:id="862" w:author="IRK" w:date="2020-04-14T13:47:00Z">
                <w:pPr>
                  <w:pStyle w:val="aff1"/>
                </w:pPr>
              </w:pPrChange>
            </w:pPr>
            <w:r>
              <w:t xml:space="preserve"> 8     void execute( String rule, ItemProvider itemProvider, ResultConsumer consumer,</w:t>
            </w:r>
            <w:del w:id="863" w:author="IRK" w:date="2020-03-13T09:32:00Z">
              <w:r w:rsidDel="00C27399">
                <w:delText xml:space="preserve"> </w:delText>
              </w:r>
            </w:del>
          </w:p>
          <w:p w14:paraId="3C2A0D17" w14:textId="77777777" w:rsidR="00E32EB1" w:rsidRDefault="00E32EB1">
            <w:pPr>
              <w:pStyle w:val="1b"/>
              <w:pPrChange w:id="864" w:author="IRK" w:date="2020-04-14T13:47:00Z">
                <w:pPr>
                  <w:pStyle w:val="aff1"/>
                </w:pPr>
              </w:pPrChange>
            </w:pPr>
            <w:r>
              <w:t xml:space="preserve"> 9                      int codetype, String date, Object ctx, Trace trace, Map callctx )</w:t>
            </w:r>
          </w:p>
          <w:p w14:paraId="34450306" w14:textId="77777777" w:rsidR="00E32EB1" w:rsidRDefault="00E32EB1">
            <w:pPr>
              <w:pStyle w:val="1b"/>
              <w:pPrChange w:id="865" w:author="IRK" w:date="2020-04-14T13:47:00Z">
                <w:pPr>
                  <w:pStyle w:val="aff1"/>
                </w:pPr>
              </w:pPrChange>
            </w:pPr>
            <w:r>
              <w:t>10                      throws RulesException, IllegalArgumentException;</w:t>
            </w:r>
          </w:p>
          <w:p w14:paraId="5691C496" w14:textId="77777777" w:rsidR="00E32EB1" w:rsidRDefault="00E32EB1">
            <w:pPr>
              <w:pStyle w:val="1b"/>
              <w:pPrChange w:id="866" w:author="IRK" w:date="2020-04-14T13:47:00Z">
                <w:pPr>
                  <w:pStyle w:val="aff1"/>
                </w:pPr>
              </w:pPrChange>
            </w:pPr>
            <w:r>
              <w:t>11     …</w:t>
            </w:r>
          </w:p>
          <w:p w14:paraId="312F8C4E" w14:textId="77777777" w:rsidR="001140F8" w:rsidRDefault="00E32EB1">
            <w:pPr>
              <w:pStyle w:val="1b"/>
              <w:pPrChange w:id="867" w:author="IRK" w:date="2020-04-14T13:47:00Z">
                <w:pPr>
                  <w:pStyle w:val="aff1"/>
                </w:pPr>
              </w:pPrChange>
            </w:pPr>
            <w:r>
              <w:t>12 }</w:t>
            </w:r>
          </w:p>
        </w:tc>
      </w:tr>
    </w:tbl>
    <w:p w14:paraId="40CC44D1" w14:textId="6E10FEEC" w:rsidR="001140F8" w:rsidRDefault="001140F8" w:rsidP="00F93119"/>
    <w:p w14:paraId="02D90767" w14:textId="2BECEA91" w:rsidR="002E16D8" w:rsidRDefault="002E16D8" w:rsidP="00F93119">
      <w:pPr>
        <w:pStyle w:val="42"/>
      </w:pPr>
      <w:r>
        <w:t>com.</w:t>
      </w:r>
      <w:r w:rsidRPr="00A9144D">
        <w:t>innoexpert</w:t>
      </w:r>
      <w:r>
        <w:t>.rulesclient.</w:t>
      </w:r>
      <w:r w:rsidRPr="002E16D8">
        <w:t>NumericModeSelector</w:t>
      </w:r>
    </w:p>
    <w:p w14:paraId="1D109EFE" w14:textId="4A86B608" w:rsidR="002E16D8" w:rsidRDefault="002E16D8" w:rsidP="00F93119">
      <w:r w:rsidRPr="003B7639">
        <w:t>com.innoexpert.rulesclient</w:t>
      </w:r>
      <w:r>
        <w:t>.NumericModeSelector</w:t>
      </w:r>
      <w:r>
        <w:rPr>
          <w:rFonts w:hint="eastAsia"/>
        </w:rPr>
        <w:t>インタフェースは</w:t>
      </w:r>
      <w:r>
        <w:rPr>
          <w:rFonts w:hint="eastAsia"/>
        </w:rPr>
        <w:t>I</w:t>
      </w:r>
      <w:r>
        <w:t>/O</w:t>
      </w:r>
      <w:r>
        <w:rPr>
          <w:rFonts w:hint="eastAsia"/>
        </w:rPr>
        <w:t>アダプタ方式で使用される</w:t>
      </w:r>
      <w:r>
        <w:t>com.innoexpert.</w:t>
      </w:r>
      <w:r w:rsidR="0063192B">
        <w:t>rulesclient.ItemProvider</w:t>
      </w:r>
      <w:r w:rsidR="0063192B">
        <w:rPr>
          <w:rFonts w:hint="eastAsia"/>
        </w:rPr>
        <w:t>を</w:t>
      </w:r>
      <w:r w:rsidR="0063192B" w:rsidRPr="00630AFD">
        <w:rPr>
          <w:rFonts w:hint="eastAsia"/>
          <w:rPrChange w:id="868" w:author="IRK" w:date="2020-04-13T12:38:00Z">
            <w:rPr>
              <w:rFonts w:ascii="Malgun Gothic" w:eastAsiaTheme="minorEastAsia" w:hAnsi="Malgun Gothic" w:cs="Malgun Gothic" w:hint="eastAsia"/>
            </w:rPr>
          </w:rPrChange>
        </w:rPr>
        <w:t>実装</w:t>
      </w:r>
      <w:r w:rsidR="0063192B" w:rsidRPr="00C27399">
        <w:rPr>
          <w:rFonts w:hint="eastAsia"/>
          <w:rPrChange w:id="869" w:author="IRK" w:date="2020-03-13T09:33:00Z">
            <w:rPr>
              <w:rFonts w:ascii="Malgun Gothic" w:eastAsiaTheme="minorEastAsia" w:hAnsi="Malgun Gothic" w:cs="Malgun Gothic" w:hint="eastAsia"/>
            </w:rPr>
          </w:rPrChange>
        </w:rPr>
        <w:t>した</w:t>
      </w:r>
      <w:r w:rsidR="0063192B">
        <w:rPr>
          <w:rFonts w:hint="eastAsia"/>
        </w:rPr>
        <w:t>クラスに数値型モードを定義するためのインタフェースである。ユーザが</w:t>
      </w:r>
      <w:r w:rsidR="0063192B">
        <w:rPr>
          <w:rFonts w:hint="eastAsia"/>
        </w:rPr>
        <w:t>ItemProvider</w:t>
      </w:r>
      <w:r w:rsidR="0063192B">
        <w:rPr>
          <w:rFonts w:hint="eastAsia"/>
        </w:rPr>
        <w:t>を実装したクラスに</w:t>
      </w:r>
      <w:r w:rsidR="0063192B">
        <w:rPr>
          <w:rFonts w:hint="eastAsia"/>
        </w:rPr>
        <w:t>NumericModeSelector</w:t>
      </w:r>
      <w:r w:rsidR="0063192B">
        <w:rPr>
          <w:rFonts w:hint="eastAsia"/>
        </w:rPr>
        <w:t>インタフェースを実装しない場合、ルールエンジンは</w:t>
      </w:r>
      <w:r w:rsidR="0063192B" w:rsidRPr="0063192B">
        <w:rPr>
          <w:rFonts w:hint="eastAsia"/>
        </w:rPr>
        <w:t>倍精度浮動小数点数</w:t>
      </w:r>
      <w:r w:rsidR="0063192B">
        <w:rPr>
          <w:rFonts w:hint="eastAsia"/>
        </w:rPr>
        <w:t>モード</w:t>
      </w:r>
      <w:del w:id="870" w:author="IRK" w:date="2020-04-13T12:39:00Z">
        <w:r w:rsidR="0063192B" w:rsidDel="00630AFD">
          <w:rPr>
            <w:rFonts w:hint="eastAsia"/>
          </w:rPr>
          <w:delText>に</w:delText>
        </w:r>
      </w:del>
      <w:ins w:id="871" w:author="IRK" w:date="2020-04-13T12:39:00Z">
        <w:r w:rsidR="00630AFD">
          <w:rPr>
            <w:rFonts w:hint="eastAsia"/>
          </w:rPr>
          <w:t>で</w:t>
        </w:r>
      </w:ins>
      <w:r w:rsidR="0063192B">
        <w:rPr>
          <w:rFonts w:hint="eastAsia"/>
        </w:rPr>
        <w:t>動作する。</w:t>
      </w:r>
    </w:p>
    <w:p w14:paraId="55FC6358" w14:textId="2EEB5641" w:rsidR="0063192B" w:rsidRDefault="0063192B" w:rsidP="00F93119"/>
    <w:p w14:paraId="1558B6E2" w14:textId="7E1F3DB2" w:rsidR="0063192B" w:rsidRDefault="0063192B" w:rsidP="00F93119">
      <w:del w:id="872" w:author="IRK" w:date="2020-03-12T17:11:00Z">
        <w:r w:rsidDel="004473DB">
          <w:rPr>
            <w:rFonts w:hint="eastAsia"/>
          </w:rPr>
          <w:delText>表</w:delText>
        </w:r>
        <w:r w:rsidDel="004473DB">
          <w:rPr>
            <w:rFonts w:hint="eastAsia"/>
          </w:rPr>
          <w:delText>19</w:delText>
        </w:r>
      </w:del>
      <w:ins w:id="873" w:author="IRK" w:date="2020-03-12T17:11:00Z">
        <w:r w:rsidR="004473DB">
          <w:rPr>
            <w:rFonts w:hint="eastAsia"/>
          </w:rPr>
          <w:t>次の表</w:t>
        </w:r>
      </w:ins>
      <w:r>
        <w:rPr>
          <w:rFonts w:hint="eastAsia"/>
        </w:rPr>
        <w:t>は</w:t>
      </w:r>
      <w:r>
        <w:rPr>
          <w:rFonts w:hint="eastAsia"/>
        </w:rPr>
        <w:t>NumericModeSelector</w:t>
      </w:r>
      <w:r>
        <w:rPr>
          <w:rFonts w:hint="eastAsia"/>
        </w:rPr>
        <w:t>インタフェースに定義されたメソッドである。</w:t>
      </w:r>
    </w:p>
    <w:p w14:paraId="4D78F650" w14:textId="77777777" w:rsidR="0063192B" w:rsidRDefault="0063192B" w:rsidP="00F93119"/>
    <w:p w14:paraId="113ADE98" w14:textId="75A77BCA" w:rsidR="0063192B" w:rsidRPr="00246C7D" w:rsidRDefault="0063192B" w:rsidP="00F93119">
      <w:pPr>
        <w:pStyle w:val="af5"/>
        <w:rPr>
          <w:rFonts w:eastAsia="Malgun Gothic"/>
        </w:rPr>
      </w:pPr>
      <w:bookmarkStart w:id="874" w:name="_Toc40799242"/>
      <w:r>
        <w:t>[</w:t>
      </w:r>
      <w:del w:id="875" w:author="IRK" w:date="2020-03-12T14:55:00Z">
        <w:r w:rsidDel="00E83DE0">
          <w:delText>表</w:delText>
        </w:r>
        <w:r w:rsidDel="00E83DE0">
          <w:delText xml:space="preserve"> </w:delText>
        </w:r>
        <w:r w:rsidDel="00E83DE0">
          <w:fldChar w:fldCharType="begin"/>
        </w:r>
        <w:r w:rsidDel="00E83DE0">
          <w:delInstrText xml:space="preserve"> SEQ [</w:delInstrText>
        </w:r>
        <w:r w:rsidDel="00E83DE0">
          <w:delInstrText>表</w:delInstrText>
        </w:r>
        <w:r w:rsidDel="00E83DE0">
          <w:delInstrText xml:space="preserve"> \* ARABIC </w:delInstrText>
        </w:r>
        <w:r w:rsidDel="00E83DE0">
          <w:fldChar w:fldCharType="separate"/>
        </w:r>
        <w:r w:rsidDel="00E83DE0">
          <w:rPr>
            <w:noProof/>
          </w:rPr>
          <w:delText>19</w:delText>
        </w:r>
        <w:r w:rsidDel="00E83DE0">
          <w:rPr>
            <w:noProof/>
          </w:rPr>
          <w:fldChar w:fldCharType="end"/>
        </w:r>
      </w:del>
      <w:ins w:id="876" w:author="IRK" w:date="2020-03-12T14:55:00Z">
        <w:r w:rsidR="00E83DE0">
          <w:rPr>
            <w:rFonts w:hint="eastAsia"/>
          </w:rPr>
          <w:t>表</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表</w:instrText>
        </w:r>
        <w:r w:rsidR="00E83DE0">
          <w:rPr>
            <w:rFonts w:hint="eastAsia"/>
          </w:rPr>
          <w:instrText xml:space="preserve"> \* ARABIC</w:instrText>
        </w:r>
        <w:r w:rsidR="00E83DE0">
          <w:instrText xml:space="preserve"> </w:instrText>
        </w:r>
      </w:ins>
      <w:r w:rsidR="00E83DE0">
        <w:fldChar w:fldCharType="separate"/>
      </w:r>
      <w:r w:rsidR="0092459D">
        <w:rPr>
          <w:noProof/>
        </w:rPr>
        <w:t>19</w:t>
      </w:r>
      <w:ins w:id="877" w:author="IRK" w:date="2020-03-12T14:55:00Z">
        <w:r w:rsidR="00E83DE0">
          <w:fldChar w:fldCharType="end"/>
        </w:r>
      </w:ins>
      <w:r>
        <w:t xml:space="preserve"> </w:t>
      </w:r>
      <w:r w:rsidR="00C64861">
        <w:rPr>
          <w:noProof/>
        </w:rPr>
        <w:t>com.innoexpert.rulesclient.NumericModeSelector</w:t>
      </w:r>
      <w:r>
        <w:rPr>
          <w:rFonts w:eastAsia="Malgun Gothic" w:hint="eastAsia"/>
          <w:noProof/>
        </w:rPr>
        <w:t>]</w:t>
      </w:r>
      <w:bookmarkEnd w:id="874"/>
    </w:p>
    <w:tbl>
      <w:tblPr>
        <w:tblStyle w:val="af4"/>
        <w:tblW w:w="0" w:type="auto"/>
        <w:jc w:val="center"/>
        <w:tblLook w:val="04A0" w:firstRow="1" w:lastRow="0" w:firstColumn="1" w:lastColumn="0" w:noHBand="0" w:noVBand="1"/>
        <w:tblPrChange w:id="878" w:author="IRK" w:date="2020-04-14T15:32:00Z">
          <w:tblPr>
            <w:tblStyle w:val="af4"/>
            <w:tblW w:w="0" w:type="auto"/>
            <w:tblLook w:val="04A0" w:firstRow="1" w:lastRow="0" w:firstColumn="1" w:lastColumn="0" w:noHBand="0" w:noVBand="1"/>
          </w:tblPr>
        </w:tblPrChange>
      </w:tblPr>
      <w:tblGrid>
        <w:gridCol w:w="9724"/>
        <w:tblGridChange w:id="879">
          <w:tblGrid>
            <w:gridCol w:w="9724"/>
          </w:tblGrid>
        </w:tblGridChange>
      </w:tblGrid>
      <w:tr w:rsidR="0063192B" w14:paraId="47D07A10" w14:textId="77777777" w:rsidTr="005D0672">
        <w:trPr>
          <w:jc w:val="center"/>
        </w:trPr>
        <w:tc>
          <w:tcPr>
            <w:tcW w:w="9724" w:type="dxa"/>
            <w:tcBorders>
              <w:top w:val="single" w:sz="4" w:space="0" w:color="auto"/>
              <w:left w:val="single" w:sz="4" w:space="0" w:color="auto"/>
              <w:bottom w:val="single" w:sz="4" w:space="0" w:color="auto"/>
              <w:right w:val="single" w:sz="4" w:space="0" w:color="auto"/>
            </w:tcBorders>
            <w:hideMark/>
            <w:tcPrChange w:id="880" w:author="IRK" w:date="2020-04-14T15:32:00Z">
              <w:tcPr>
                <w:tcW w:w="9724" w:type="dxa"/>
                <w:tcBorders>
                  <w:top w:val="single" w:sz="4" w:space="0" w:color="auto"/>
                  <w:left w:val="single" w:sz="4" w:space="0" w:color="auto"/>
                  <w:bottom w:val="single" w:sz="4" w:space="0" w:color="auto"/>
                  <w:right w:val="single" w:sz="4" w:space="0" w:color="auto"/>
                </w:tcBorders>
                <w:hideMark/>
              </w:tcPr>
            </w:tcPrChange>
          </w:tcPr>
          <w:p w14:paraId="1A7A306F" w14:textId="77777777" w:rsidR="0063192B" w:rsidRDefault="0063192B">
            <w:pPr>
              <w:pStyle w:val="1b"/>
              <w:pPrChange w:id="881" w:author="IRK" w:date="2020-04-14T13:47:00Z">
                <w:pPr/>
              </w:pPrChange>
            </w:pPr>
            <w:r>
              <w:t>1 package com.innoexpert.rulesclient;</w:t>
            </w:r>
          </w:p>
          <w:p w14:paraId="7A5C1ADE" w14:textId="77777777" w:rsidR="005D0672" w:rsidRDefault="0063192B">
            <w:pPr>
              <w:pStyle w:val="1b"/>
              <w:rPr>
                <w:ins w:id="882" w:author="IRK" w:date="2020-04-14T15:32:00Z"/>
              </w:rPr>
              <w:pPrChange w:id="883" w:author="IRK" w:date="2020-04-14T13:47:00Z">
                <w:pPr/>
              </w:pPrChange>
            </w:pPr>
            <w:r>
              <w:t>2</w:t>
            </w:r>
          </w:p>
          <w:p w14:paraId="5CA0C32D" w14:textId="3A7FB966" w:rsidR="0063192B" w:rsidDel="00630AFD" w:rsidRDefault="0063192B">
            <w:pPr>
              <w:pStyle w:val="1b"/>
              <w:rPr>
                <w:del w:id="884" w:author="IRK" w:date="2020-03-13T09:33:00Z"/>
              </w:rPr>
              <w:pPrChange w:id="885" w:author="IRK" w:date="2020-04-14T13:47:00Z">
                <w:pPr/>
              </w:pPrChange>
            </w:pPr>
            <w:del w:id="886" w:author="IRK" w:date="2020-03-13T09:33:00Z">
              <w:r w:rsidDel="00C27399">
                <w:delText xml:space="preserve"> </w:delText>
              </w:r>
            </w:del>
          </w:p>
          <w:p w14:paraId="1E6C7FAC" w14:textId="77777777" w:rsidR="0063192B" w:rsidRDefault="0063192B">
            <w:pPr>
              <w:pStyle w:val="1b"/>
              <w:pPrChange w:id="887" w:author="IRK" w:date="2020-04-14T13:47:00Z">
                <w:pPr/>
              </w:pPrChange>
            </w:pPr>
            <w:r>
              <w:t>3 public interface NumericModeSelector</w:t>
            </w:r>
          </w:p>
          <w:p w14:paraId="436AB9A8" w14:textId="77777777" w:rsidR="0063192B" w:rsidRDefault="0063192B">
            <w:pPr>
              <w:pStyle w:val="1b"/>
              <w:pPrChange w:id="888" w:author="IRK" w:date="2020-04-14T13:47:00Z">
                <w:pPr/>
              </w:pPrChange>
            </w:pPr>
            <w:r>
              <w:t>4 {</w:t>
            </w:r>
          </w:p>
          <w:p w14:paraId="70614981" w14:textId="77777777" w:rsidR="0063192B" w:rsidRDefault="0063192B">
            <w:pPr>
              <w:pStyle w:val="1b"/>
              <w:pPrChange w:id="889" w:author="IRK" w:date="2020-04-14T13:47:00Z">
                <w:pPr/>
              </w:pPrChange>
            </w:pPr>
            <w:r>
              <w:t>5     NumericMode getNumericMode();</w:t>
            </w:r>
          </w:p>
          <w:p w14:paraId="5F4DD425" w14:textId="77777777" w:rsidR="0063192B" w:rsidRDefault="0063192B">
            <w:pPr>
              <w:pStyle w:val="1b"/>
              <w:pPrChange w:id="890" w:author="IRK" w:date="2020-04-14T13:47:00Z">
                <w:pPr/>
              </w:pPrChange>
            </w:pPr>
            <w:r>
              <w:t>6 }</w:t>
            </w:r>
          </w:p>
        </w:tc>
      </w:tr>
    </w:tbl>
    <w:p w14:paraId="05072495" w14:textId="583C9722" w:rsidR="0063192B" w:rsidRDefault="0063192B" w:rsidP="00F93119"/>
    <w:p w14:paraId="45AF8CB0" w14:textId="04D7F89E" w:rsidR="00C64861" w:rsidRPr="002A2B43" w:rsidRDefault="00C64861" w:rsidP="00F93119">
      <w:del w:id="891" w:author="IRK" w:date="2020-03-12T14:37:00Z">
        <w:r w:rsidRPr="00AB2487" w:rsidDel="00A55E2C">
          <w:rPr>
            <w:rFonts w:ascii="ＭＳ Ｐゴシック" w:hAnsi="ＭＳ Ｐゴシック" w:hint="eastAsia"/>
          </w:rPr>
          <w:delText>以下</w:delText>
        </w:r>
      </w:del>
      <w:ins w:id="892" w:author="IRK" w:date="2020-03-12T14:37:00Z">
        <w:r w:rsidR="00A55E2C">
          <w:rPr>
            <w:rFonts w:hint="eastAsia"/>
          </w:rPr>
          <w:t>次</w:t>
        </w:r>
      </w:ins>
      <w:r w:rsidRPr="00AB2487">
        <w:rPr>
          <w:rFonts w:ascii="ＭＳ Ｐゴシック" w:hAnsi="ＭＳ Ｐゴシック" w:hint="eastAsia"/>
        </w:rPr>
        <w:t>は</w:t>
      </w:r>
      <w:r w:rsidRPr="002A2B43">
        <w:t>、各メソッドに関する説明である。</w:t>
      </w:r>
    </w:p>
    <w:p w14:paraId="28ADD920" w14:textId="77777777" w:rsidR="00C64861" w:rsidRDefault="00C64861" w:rsidP="00F93119"/>
    <w:p w14:paraId="277EC746" w14:textId="0AD857D2" w:rsidR="00C64861" w:rsidRDefault="00C64861" w:rsidP="00F93119">
      <w:r w:rsidRPr="00C64861">
        <w:t>NumericMode getNumericMode()</w:t>
      </w:r>
    </w:p>
    <w:p w14:paraId="568123FB" w14:textId="04E65E1E" w:rsidR="00C64861" w:rsidRDefault="00C64861" w:rsidP="00F93119">
      <w:r w:rsidRPr="00C27399">
        <w:rPr>
          <w:rFonts w:hint="eastAsia"/>
          <w:rPrChange w:id="893" w:author="IRK" w:date="2020-03-13T09:33:00Z">
            <w:rPr>
              <w:rFonts w:eastAsiaTheme="minorEastAsia" w:hint="eastAsia"/>
            </w:rPr>
          </w:rPrChange>
        </w:rPr>
        <w:t>ルールエンジンがルールを実行する途中、数値型項目の値を処理する前にこのメソッドを呼び出す。たとえ数値型項目の値が</w:t>
      </w:r>
      <w:r w:rsidRPr="00C27399">
        <w:rPr>
          <w:rPrChange w:id="894" w:author="IRK" w:date="2020-03-13T09:33:00Z">
            <w:rPr>
              <w:rFonts w:eastAsiaTheme="minorEastAsia"/>
            </w:rPr>
          </w:rPrChange>
        </w:rPr>
        <w:t>NumericModeSelector</w:t>
      </w:r>
      <w:r w:rsidRPr="00C27399">
        <w:rPr>
          <w:rFonts w:hint="eastAsia"/>
          <w:rPrChange w:id="895" w:author="IRK" w:date="2020-03-13T09:33:00Z">
            <w:rPr>
              <w:rFonts w:eastAsiaTheme="minorEastAsia" w:hint="eastAsia"/>
            </w:rPr>
          </w:rPrChange>
        </w:rPr>
        <w:t>インタフェースを実装しないとルールエンジンは</w:t>
      </w:r>
      <w:r>
        <w:rPr>
          <w:rFonts w:hint="eastAsia"/>
        </w:rPr>
        <w:t>数値型項目の値を</w:t>
      </w:r>
      <w:r w:rsidRPr="0063192B">
        <w:rPr>
          <w:rFonts w:hint="eastAsia"/>
        </w:rPr>
        <w:t>倍精度浮動小数点数</w:t>
      </w:r>
      <w:r>
        <w:rPr>
          <w:rFonts w:hint="eastAsia"/>
        </w:rPr>
        <w:t>モード</w:t>
      </w:r>
      <w:del w:id="896" w:author="IRK" w:date="2020-04-13T12:39:00Z">
        <w:r w:rsidDel="001E0234">
          <w:rPr>
            <w:rFonts w:hint="eastAsia"/>
          </w:rPr>
          <w:delText>に</w:delText>
        </w:r>
      </w:del>
      <w:ins w:id="897" w:author="IRK" w:date="2020-04-13T12:39:00Z">
        <w:r w:rsidR="001E0234">
          <w:rPr>
            <w:rFonts w:hint="eastAsia"/>
          </w:rPr>
          <w:t>で</w:t>
        </w:r>
      </w:ins>
      <w:r>
        <w:rPr>
          <w:rFonts w:hint="eastAsia"/>
        </w:rPr>
        <w:t>処理する。</w:t>
      </w:r>
    </w:p>
    <w:p w14:paraId="340E6C59" w14:textId="28F0EE24" w:rsidR="00C64861" w:rsidRPr="00246C7D" w:rsidDel="004651A8" w:rsidRDefault="00C64861" w:rsidP="00F93119">
      <w:pPr>
        <w:rPr>
          <w:del w:id="898" w:author="IRK" w:date="2020-04-13T10:04:00Z"/>
        </w:rPr>
      </w:pPr>
    </w:p>
    <w:p w14:paraId="12CBC58B" w14:textId="3DECA28F" w:rsidR="00C64861" w:rsidRPr="00246C7D" w:rsidDel="004651A8" w:rsidRDefault="00C64861" w:rsidP="00F93119">
      <w:pPr>
        <w:rPr>
          <w:del w:id="899" w:author="IRK" w:date="2020-04-13T10:04:00Z"/>
        </w:rPr>
      </w:pPr>
    </w:p>
    <w:p w14:paraId="138821F9" w14:textId="77777777" w:rsidR="002E16D8" w:rsidRPr="0063192B" w:rsidRDefault="002E16D8" w:rsidP="00F93119"/>
    <w:p w14:paraId="7778E801" w14:textId="77777777" w:rsidR="001140F8" w:rsidRDefault="001140F8" w:rsidP="00F93119">
      <w:pPr>
        <w:pStyle w:val="42"/>
      </w:pPr>
      <w:bookmarkStart w:id="900" w:name="_Ref34925763"/>
      <w:r>
        <w:t>com.</w:t>
      </w:r>
      <w:r w:rsidRPr="00A9144D">
        <w:t>innoexpert</w:t>
      </w:r>
      <w:r>
        <w:t>.rulesclient.ItemProvider</w:t>
      </w:r>
      <w:bookmarkEnd w:id="900"/>
    </w:p>
    <w:p w14:paraId="746965A5" w14:textId="0C3AE375" w:rsidR="001140F8" w:rsidRPr="00A9144D" w:rsidRDefault="001140F8" w:rsidP="00F93119">
      <w:r w:rsidRPr="003B7639">
        <w:t>com.innoexpert.rulesclient.ItemProvider</w:t>
      </w:r>
      <w:r w:rsidRPr="003B7639">
        <w:t>インタフェースは、ルール</w:t>
      </w:r>
      <w:r w:rsidR="00347E5A">
        <w:rPr>
          <w:rFonts w:hint="eastAsia"/>
        </w:rPr>
        <w:t>エンジン</w:t>
      </w:r>
      <w:r w:rsidRPr="003B7639">
        <w:t>に項目値を提供するために定義されたインタフェースである。</w:t>
      </w:r>
      <w:r w:rsidRPr="003B7639">
        <w:t>ItemProvider</w:t>
      </w:r>
      <w:r w:rsidRPr="003B7639">
        <w:t>には、項目のデータ</w:t>
      </w:r>
      <w:del w:id="901" w:author="IRK" w:date="2020-04-13T12:15:00Z">
        <w:r w:rsidRPr="003B7639" w:rsidDel="0039608D">
          <w:delText>形式</w:delText>
        </w:r>
      </w:del>
      <w:ins w:id="902" w:author="IRK" w:date="2020-04-13T12:15:00Z">
        <w:r w:rsidR="0039608D">
          <w:rPr>
            <w:rFonts w:hint="eastAsia"/>
          </w:rPr>
          <w:t>型</w:t>
        </w:r>
      </w:ins>
      <w:r w:rsidRPr="003B7639">
        <w:t>によ</w:t>
      </w:r>
      <w:r w:rsidRPr="003B7639">
        <w:rPr>
          <w:rFonts w:hint="eastAsia"/>
        </w:rPr>
        <w:t>り</w:t>
      </w:r>
      <w:r w:rsidR="00932E9C">
        <w:rPr>
          <w:rFonts w:hint="eastAsia"/>
        </w:rPr>
        <w:t>、</w:t>
      </w:r>
      <w:r w:rsidRPr="003B7639">
        <w:t>その値を提供するメソッドが定義されている。アプリケーションは、</w:t>
      </w:r>
      <w:del w:id="903" w:author="IRK" w:date="2020-03-13T09:08:00Z">
        <w:r w:rsidRPr="003B7639" w:rsidDel="00D71F97">
          <w:delText>図</w:delText>
        </w:r>
        <w:r w:rsidRPr="003B7639" w:rsidDel="00D71F97">
          <w:delText>3</w:delText>
        </w:r>
      </w:del>
      <w:ins w:id="904" w:author="IRK" w:date="2020-03-13T09:08:00Z">
        <w:r w:rsidR="00D71F97">
          <w:rPr>
            <w:rFonts w:hint="eastAsia"/>
          </w:rPr>
          <w:t>次の図</w:t>
        </w:r>
      </w:ins>
      <w:r w:rsidRPr="003B7639">
        <w:t>のように、アプリケーションデータオブジェクト</w:t>
      </w:r>
      <w:r w:rsidRPr="003B7639">
        <w:rPr>
          <w:rFonts w:hint="eastAsia"/>
        </w:rPr>
        <w:t>へ</w:t>
      </w:r>
      <w:r w:rsidR="00D13942">
        <w:rPr>
          <w:rFonts w:hint="eastAsia"/>
        </w:rPr>
        <w:t>アクセス</w:t>
      </w:r>
      <w:r w:rsidRPr="003B7639">
        <w:rPr>
          <w:rFonts w:hint="eastAsia"/>
        </w:rPr>
        <w:t>、または</w:t>
      </w:r>
      <w:r w:rsidRPr="003B7639">
        <w:t>データベースに</w:t>
      </w:r>
      <w:r w:rsidR="00D13942">
        <w:rPr>
          <w:rFonts w:hint="eastAsia"/>
        </w:rPr>
        <w:t>アクセス</w:t>
      </w:r>
      <w:r w:rsidRPr="003B7639">
        <w:t>して項目値を提供する</w:t>
      </w:r>
      <w:r w:rsidRPr="003B7639">
        <w:t>ItemProvider</w:t>
      </w:r>
      <w:r w:rsidRPr="003B7639">
        <w:t>オブジェクトを作成し、</w:t>
      </w:r>
      <w:r w:rsidRPr="003B7639">
        <w:t>execute</w:t>
      </w:r>
      <w:r w:rsidRPr="003B7639">
        <w:t>メソッドにパラメータとして引き渡す。</w:t>
      </w:r>
      <w:r w:rsidRPr="003B7639">
        <w:t>ItemProvider</w:t>
      </w:r>
      <w:r w:rsidRPr="003B7639">
        <w:t>は、業務データが保存されている場所または使用されるオブジェクトの形式などによって様々な</w:t>
      </w:r>
      <w:r w:rsidRPr="003B7639">
        <w:rPr>
          <w:rFonts w:hint="eastAsia"/>
        </w:rPr>
        <w:t>形式</w:t>
      </w:r>
      <w:r w:rsidRPr="003B7639">
        <w:t>で</w:t>
      </w:r>
      <w:r w:rsidRPr="003B7639">
        <w:rPr>
          <w:rFonts w:hint="eastAsia"/>
        </w:rPr>
        <w:t>実装</w:t>
      </w:r>
      <w:r w:rsidRPr="003B7639">
        <w:t>される。しかし、アプリケーションが使用するデータオブジェクトの形式が</w:t>
      </w:r>
      <w:r w:rsidRPr="003B7639">
        <w:rPr>
          <w:rFonts w:hint="eastAsia"/>
        </w:rPr>
        <w:t>同一の</w:t>
      </w:r>
      <w:r w:rsidRPr="003B7639">
        <w:t>場合、</w:t>
      </w:r>
      <w:r w:rsidRPr="003B7639">
        <w:t>1</w:t>
      </w:r>
      <w:r w:rsidRPr="003B7639">
        <w:t>つの</w:t>
      </w:r>
      <w:r w:rsidRPr="003B7639">
        <w:t>ItemProvider</w:t>
      </w:r>
      <w:r w:rsidRPr="003B7639">
        <w:rPr>
          <w:rFonts w:hint="eastAsia"/>
        </w:rPr>
        <w:t>実装</w:t>
      </w:r>
      <w:r w:rsidRPr="003B7639">
        <w:t>クラスを作成してすべてのアプリケーションが共有</w:t>
      </w:r>
      <w:r w:rsidRPr="00A9144D">
        <w:t>することもできる。ルール</w:t>
      </w:r>
      <w:r w:rsidR="007F19B6">
        <w:rPr>
          <w:rFonts w:hint="eastAsia"/>
        </w:rPr>
        <w:t>エンジン</w:t>
      </w:r>
      <w:r w:rsidRPr="00A9144D">
        <w:t>は、ルールの実行中に項目の値が必要な場合に</w:t>
      </w:r>
      <w:r w:rsidRPr="003B7639">
        <w:t>ItemProvider</w:t>
      </w:r>
      <w:r w:rsidRPr="003B7639">
        <w:t>インタフェースを利用して値を</w:t>
      </w:r>
      <w:r w:rsidR="00233191" w:rsidRPr="00AB2487">
        <w:rPr>
          <w:rFonts w:ascii="ＭＳ Ｐゴシック" w:hAnsi="ＭＳ Ｐゴシック" w:hint="eastAsia"/>
        </w:rPr>
        <w:t>問い合わせ</w:t>
      </w:r>
      <w:r w:rsidRPr="00AB2487">
        <w:rPr>
          <w:rFonts w:ascii="ＭＳ Ｐゴシック" w:hAnsi="ＭＳ Ｐゴシック" w:hint="eastAsia"/>
        </w:rPr>
        <w:t>す</w:t>
      </w:r>
      <w:r w:rsidRPr="003B7639">
        <w:t>る。ローカルルール</w:t>
      </w:r>
      <w:r w:rsidR="007F19B6">
        <w:rPr>
          <w:rFonts w:hint="eastAsia"/>
        </w:rPr>
        <w:t>エンジン</w:t>
      </w:r>
      <w:r w:rsidRPr="003B7639">
        <w:t>構成での</w:t>
      </w:r>
      <w:r w:rsidR="00233191" w:rsidRPr="00AB2487">
        <w:rPr>
          <w:rFonts w:ascii="ＭＳ Ｐゴシック" w:hAnsi="ＭＳ Ｐゴシック" w:hint="eastAsia"/>
        </w:rPr>
        <w:t>問い合わせ</w:t>
      </w:r>
      <w:r w:rsidRPr="00AB2487">
        <w:rPr>
          <w:rFonts w:ascii="ＭＳ Ｐゴシック" w:hAnsi="ＭＳ Ｐゴシック" w:hint="eastAsia"/>
        </w:rPr>
        <w:t>は</w:t>
      </w:r>
      <w:r w:rsidRPr="003B7639">
        <w:t>、単に実装された</w:t>
      </w:r>
      <w:r w:rsidRPr="003B7639">
        <w:t>ItemProvider</w:t>
      </w:r>
      <w:r w:rsidRPr="003B7639">
        <w:t>オブジェクトのメソッドを呼び出す</w:t>
      </w:r>
      <w:r w:rsidRPr="003B7639">
        <w:rPr>
          <w:rFonts w:hint="eastAsia"/>
        </w:rPr>
        <w:t>場合</w:t>
      </w:r>
      <w:r w:rsidR="00233191" w:rsidRPr="00AB2487">
        <w:rPr>
          <w:rFonts w:ascii="ＭＳ Ｐゴシック" w:hAnsi="ＭＳ Ｐゴシック" w:hint="eastAsia"/>
        </w:rPr>
        <w:t>もあるが</w:t>
      </w:r>
      <w:r w:rsidRPr="003B7639">
        <w:t>、</w:t>
      </w:r>
      <w:r w:rsidRPr="003B7639">
        <w:t>TCP/IP</w:t>
      </w:r>
      <w:r w:rsidRPr="003B7639">
        <w:t>リモートルール</w:t>
      </w:r>
      <w:r w:rsidR="007F19B6">
        <w:rPr>
          <w:rFonts w:hint="eastAsia"/>
        </w:rPr>
        <w:t>エンジン</w:t>
      </w:r>
      <w:r w:rsidRPr="003B7639">
        <w:t>構成</w:t>
      </w:r>
      <w:r w:rsidR="00233191" w:rsidRPr="00AB2487">
        <w:rPr>
          <w:rFonts w:ascii="ＭＳ Ｐゴシック" w:hAnsi="ＭＳ Ｐゴシック" w:hint="eastAsia"/>
        </w:rPr>
        <w:t>のように</w:t>
      </w:r>
      <w:r w:rsidRPr="00AB2487">
        <w:rPr>
          <w:rFonts w:ascii="ＭＳ Ｐゴシック" w:hAnsi="ＭＳ Ｐゴシック"/>
        </w:rPr>
        <w:t>T</w:t>
      </w:r>
      <w:r w:rsidRPr="003B7639">
        <w:t>CP/IP</w:t>
      </w:r>
      <w:r w:rsidRPr="003B7639">
        <w:t>通信を伴う複雑な作業になる場合もある。ローカルルール</w:t>
      </w:r>
      <w:r w:rsidR="007F19B6">
        <w:rPr>
          <w:rFonts w:hint="eastAsia"/>
        </w:rPr>
        <w:t>エンジン</w:t>
      </w:r>
      <w:r w:rsidRPr="003B7639">
        <w:t>構成とリモートルール</w:t>
      </w:r>
      <w:r w:rsidR="007F19B6">
        <w:rPr>
          <w:rFonts w:hint="eastAsia"/>
        </w:rPr>
        <w:t>エンジン</w:t>
      </w:r>
      <w:r w:rsidRPr="003B7639">
        <w:t>構成における性能比較は、</w:t>
      </w:r>
      <w:del w:id="905" w:author="IRK" w:date="2020-04-08T17:20:00Z">
        <w:r w:rsidRPr="003B7639" w:rsidDel="0076745D">
          <w:delText>1</w:delText>
        </w:r>
      </w:del>
      <w:del w:id="906" w:author="IRK" w:date="2020-04-08T17:21:00Z">
        <w:r w:rsidRPr="003B7639" w:rsidDel="0076745D">
          <w:delText>.2.</w:delText>
        </w:r>
        <w:r w:rsidR="00C64861" w:rsidDel="0076745D">
          <w:rPr>
            <w:rFonts w:hint="eastAsia"/>
          </w:rPr>
          <w:delText>8</w:delText>
        </w:r>
        <w:r w:rsidR="00C64861" w:rsidDel="0076745D">
          <w:rPr>
            <w:rFonts w:hint="eastAsia"/>
          </w:rPr>
          <w:delText>ルールエンジンの構成方式に基づく</w:delText>
        </w:r>
        <w:r w:rsidR="00C64861" w:rsidDel="0076745D">
          <w:rPr>
            <w:rFonts w:hint="eastAsia"/>
          </w:rPr>
          <w:delText>I/O</w:delText>
        </w:r>
        <w:r w:rsidR="00C64861" w:rsidDel="0076745D">
          <w:rPr>
            <w:rFonts w:hint="eastAsia"/>
          </w:rPr>
          <w:delText>オブジェクト方式と</w:delText>
        </w:r>
        <w:r w:rsidR="00C64861" w:rsidDel="0076745D">
          <w:rPr>
            <w:rFonts w:hint="eastAsia"/>
          </w:rPr>
          <w:delText>I/O</w:delText>
        </w:r>
        <w:r w:rsidR="00C64861" w:rsidDel="0076745D">
          <w:rPr>
            <w:rFonts w:hint="eastAsia"/>
          </w:rPr>
          <w:delText>アダプタ方式の性能比較</w:delText>
        </w:r>
      </w:del>
      <w:ins w:id="907" w:author="IRK" w:date="2020-04-08T17:22:00Z">
        <w:r w:rsidR="0076745D">
          <w:rPr>
            <w:rFonts w:hint="eastAsia"/>
          </w:rPr>
          <w:t>「</w:t>
        </w:r>
      </w:ins>
      <w:ins w:id="908" w:author="IRK" w:date="2020-04-08T17:21:00Z">
        <w:r w:rsidR="0076745D">
          <w:fldChar w:fldCharType="begin"/>
        </w:r>
        <w:r w:rsidR="0076745D">
          <w:instrText xml:space="preserve"> REF _Ref37258876 \w \h </w:instrText>
        </w:r>
      </w:ins>
      <w:ins w:id="909" w:author="IRK" w:date="2020-04-08T17:21:00Z">
        <w:r w:rsidR="0076745D">
          <w:fldChar w:fldCharType="separate"/>
        </w:r>
      </w:ins>
      <w:r w:rsidR="0092459D">
        <w:t xml:space="preserve">1.2.8 </w:t>
      </w:r>
      <w:ins w:id="910" w:author="IRK" w:date="2020-04-08T17:21:00Z">
        <w:r w:rsidR="0076745D">
          <w:fldChar w:fldCharType="end"/>
        </w:r>
        <w:r w:rsidR="0076745D">
          <w:fldChar w:fldCharType="begin"/>
        </w:r>
        <w:r w:rsidR="0076745D">
          <w:instrText xml:space="preserve"> REF _Ref37258881 \h </w:instrText>
        </w:r>
      </w:ins>
      <w:ins w:id="911" w:author="IRK" w:date="2020-04-08T17:21:00Z">
        <w:r w:rsidR="0076745D">
          <w:fldChar w:fldCharType="separate"/>
        </w:r>
      </w:ins>
      <w:r w:rsidR="0092459D">
        <w:t>ルール</w:t>
      </w:r>
      <w:r w:rsidR="0092459D">
        <w:rPr>
          <w:rFonts w:hint="eastAsia"/>
        </w:rPr>
        <w:t>エンジン</w:t>
      </w:r>
      <w:r w:rsidR="0092459D">
        <w:t>の構成方式に基づく</w:t>
      </w:r>
      <w:r w:rsidR="0092459D">
        <w:t>I/O</w:t>
      </w:r>
      <w:r w:rsidR="0092459D">
        <w:t>オブジェクト方式と</w:t>
      </w:r>
      <w:r w:rsidR="0092459D">
        <w:t>I/O</w:t>
      </w:r>
      <w:r w:rsidR="0092459D">
        <w:t>アダプタ方式の性能比較</w:t>
      </w:r>
      <w:ins w:id="912" w:author="IRK" w:date="2020-04-08T17:21:00Z">
        <w:r w:rsidR="0076745D">
          <w:fldChar w:fldCharType="end"/>
        </w:r>
      </w:ins>
      <w:ins w:id="913" w:author="IRK" w:date="2020-04-08T17:23:00Z">
        <w:r w:rsidR="0076745D">
          <w:rPr>
            <w:rFonts w:hint="eastAsia"/>
          </w:rPr>
          <w:t>」</w:t>
        </w:r>
      </w:ins>
      <w:r w:rsidRPr="003B7639">
        <w:t>で詳しく扱う。単に</w:t>
      </w:r>
      <w:r w:rsidRPr="003B7639">
        <w:t>Java</w:t>
      </w:r>
      <w:r w:rsidRPr="003B7639">
        <w:t>メソッドを呼び出す</w:t>
      </w:r>
      <w:r w:rsidRPr="003B7639">
        <w:rPr>
          <w:rFonts w:hint="eastAsia"/>
        </w:rPr>
        <w:t>場合や</w:t>
      </w:r>
      <w:r w:rsidRPr="003B7639">
        <w:t>、</w:t>
      </w:r>
      <w:r w:rsidRPr="003B7639">
        <w:t>TCP/IP</w:t>
      </w:r>
      <w:r w:rsidRPr="003B7639">
        <w:t>通信</w:t>
      </w:r>
      <w:r w:rsidRPr="003B7639">
        <w:rPr>
          <w:rFonts w:hint="eastAsia"/>
        </w:rPr>
        <w:t>の場合においても</w:t>
      </w:r>
      <w:r w:rsidRPr="003B7639">
        <w:t>、</w:t>
      </w:r>
      <w:r w:rsidRPr="003B7639">
        <w:t>ItemProvider</w:t>
      </w:r>
      <w:r w:rsidRPr="00A9144D">
        <w:t>実装クラスのメソッドが呼び出される。</w:t>
      </w:r>
    </w:p>
    <w:p w14:paraId="0A6D71BE" w14:textId="77777777" w:rsidR="001140F8" w:rsidRDefault="001140F8" w:rsidP="00F93119"/>
    <w:p w14:paraId="23B130CF" w14:textId="4574BFFC" w:rsidR="00C20099" w:rsidRDefault="00D72327">
      <w:pPr>
        <w:pStyle w:val="af9"/>
        <w:ind w:left="380" w:hanging="380"/>
      </w:pPr>
      <w:r>
        <w:object w:dxaOrig="5981" w:dyaOrig="2352" w14:anchorId="2F5C6A18">
          <v:shape id="_x0000_i1027" type="#_x0000_t75" style="width:306pt;height:123.7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1" ShapeID="_x0000_i1027" DrawAspect="Content" ObjectID="_1652686996" r:id="rId19"/>
        </w:object>
      </w:r>
    </w:p>
    <w:p w14:paraId="5FAA442C" w14:textId="247D626D" w:rsidR="001140F8" w:rsidRPr="00C20099" w:rsidRDefault="00C20099" w:rsidP="00F93119">
      <w:pPr>
        <w:pStyle w:val="af5"/>
        <w:rPr>
          <w:rFonts w:eastAsia="Malgun Gothic"/>
        </w:rPr>
      </w:pPr>
      <w:bookmarkStart w:id="914" w:name="_Toc40799200"/>
      <w:r>
        <w:t>[</w:t>
      </w:r>
      <w:del w:id="915" w:author="IRK" w:date="2020-03-12T14:55:00Z">
        <w:r w:rsidDel="00E83DE0">
          <w:delText>図</w:delText>
        </w:r>
        <w:r w:rsidDel="00E83DE0">
          <w:delText xml:space="preserve"> </w:delText>
        </w:r>
        <w:r w:rsidR="00E65728" w:rsidDel="00E83DE0">
          <w:fldChar w:fldCharType="begin"/>
        </w:r>
        <w:r w:rsidR="000D23BF" w:rsidDel="00E83DE0">
          <w:delInstrText xml:space="preserve"> SEQ [</w:delInstrText>
        </w:r>
        <w:r w:rsidR="000D23BF" w:rsidDel="00E83DE0">
          <w:delInstrText>図</w:delInstrText>
        </w:r>
        <w:r w:rsidR="000D23BF" w:rsidDel="00E83DE0">
          <w:delInstrText xml:space="preserve"> \* ARABIC </w:delInstrText>
        </w:r>
        <w:r w:rsidR="00E65728" w:rsidDel="00E83DE0">
          <w:fldChar w:fldCharType="separate"/>
        </w:r>
        <w:r w:rsidR="004E7A9C" w:rsidDel="00E83DE0">
          <w:rPr>
            <w:noProof/>
          </w:rPr>
          <w:delText>3</w:delText>
        </w:r>
        <w:r w:rsidR="00E65728" w:rsidDel="00E83DE0">
          <w:rPr>
            <w:noProof/>
          </w:rPr>
          <w:fldChar w:fldCharType="end"/>
        </w:r>
        <w:r w:rsidR="00872032" w:rsidDel="00E83DE0">
          <w:rPr>
            <w:rFonts w:hint="eastAsia"/>
          </w:rPr>
          <w:delText xml:space="preserve">　</w:delText>
        </w:r>
      </w:del>
      <w:ins w:id="916" w:author="IRK" w:date="2020-03-12T14:55:00Z">
        <w:r w:rsidR="00E83DE0">
          <w:rPr>
            <w:rFonts w:hint="eastAsia"/>
          </w:rPr>
          <w:t>図</w:t>
        </w:r>
        <w:r w:rsidR="00E83DE0">
          <w:rPr>
            <w:rFonts w:hint="eastAsia"/>
          </w:rPr>
          <w:t xml:space="preserve"> </w:t>
        </w:r>
        <w:r w:rsidR="00E83DE0">
          <w:fldChar w:fldCharType="begin"/>
        </w:r>
        <w:r w:rsidR="00E83DE0">
          <w:instrText xml:space="preserve"> </w:instrText>
        </w:r>
        <w:r w:rsidR="00E83DE0">
          <w:rPr>
            <w:rFonts w:hint="eastAsia"/>
          </w:rPr>
          <w:instrText xml:space="preserve">SEQ </w:instrText>
        </w:r>
        <w:r w:rsidR="00E83DE0">
          <w:rPr>
            <w:rFonts w:hint="eastAsia"/>
          </w:rPr>
          <w:instrText>図</w:instrText>
        </w:r>
        <w:r w:rsidR="00E83DE0">
          <w:rPr>
            <w:rFonts w:hint="eastAsia"/>
          </w:rPr>
          <w:instrText xml:space="preserve"> \* ARABIC</w:instrText>
        </w:r>
        <w:r w:rsidR="00E83DE0">
          <w:instrText xml:space="preserve"> </w:instrText>
        </w:r>
      </w:ins>
      <w:r w:rsidR="00E83DE0">
        <w:fldChar w:fldCharType="separate"/>
      </w:r>
      <w:r w:rsidR="0092459D">
        <w:rPr>
          <w:noProof/>
        </w:rPr>
        <w:t>3</w:t>
      </w:r>
      <w:ins w:id="917" w:author="IRK" w:date="2020-03-12T14:55:00Z">
        <w:r w:rsidR="00E83DE0">
          <w:fldChar w:fldCharType="end"/>
        </w:r>
        <w:r w:rsidR="00E83DE0">
          <w:rPr>
            <w:rFonts w:hint="eastAsia"/>
          </w:rPr>
          <w:t xml:space="preserve"> </w:t>
        </w:r>
      </w:ins>
      <w:r>
        <w:rPr>
          <w:noProof/>
        </w:rPr>
        <w:t>ItemProvider</w:t>
      </w:r>
      <w:r w:rsidR="009445B0">
        <w:rPr>
          <w:noProof/>
        </w:rPr>
        <w:t>ダイアグラム</w:t>
      </w:r>
      <w:r>
        <w:rPr>
          <w:rFonts w:eastAsia="Malgun Gothic" w:hint="eastAsia"/>
          <w:noProof/>
        </w:rPr>
        <w:t>]</w:t>
      </w:r>
      <w:bookmarkEnd w:id="914"/>
    </w:p>
    <w:p w14:paraId="2206370F" w14:textId="6EC41C16" w:rsidR="004D3F25" w:rsidRDefault="004D3F25" w:rsidP="00F93119">
      <w:del w:id="918" w:author="IRK" w:date="2020-04-13T12:47:00Z">
        <w:r w:rsidDel="00166351">
          <w:br w:type="page"/>
        </w:r>
      </w:del>
    </w:p>
    <w:p w14:paraId="637B0394" w14:textId="0C81B154" w:rsidR="001140F8" w:rsidRPr="00E36B9B" w:rsidRDefault="001140F8" w:rsidP="00F93119">
      <w:del w:id="919" w:author="IRK" w:date="2020-03-12T17:11:00Z">
        <w:r w:rsidRPr="00E36B9B" w:rsidDel="004473DB">
          <w:lastRenderedPageBreak/>
          <w:delText>表</w:delText>
        </w:r>
        <w:r w:rsidR="00C64861" w:rsidDel="004473DB">
          <w:rPr>
            <w:rFonts w:hint="eastAsia"/>
          </w:rPr>
          <w:delText>20</w:delText>
        </w:r>
      </w:del>
      <w:ins w:id="920" w:author="IRK" w:date="2020-03-12T17:11:00Z">
        <w:r w:rsidR="004473DB">
          <w:rPr>
            <w:rFonts w:hint="eastAsia"/>
          </w:rPr>
          <w:t>次の表</w:t>
        </w:r>
      </w:ins>
      <w:r w:rsidRPr="00E36B9B">
        <w:t>は、</w:t>
      </w:r>
      <w:r w:rsidRPr="003B7639">
        <w:t>ItemProvider</w:t>
      </w:r>
      <w:r w:rsidRPr="003B7639">
        <w:t>に定義</w:t>
      </w:r>
      <w:r w:rsidRPr="00E36B9B">
        <w:t>されたメソッドである。</w:t>
      </w:r>
    </w:p>
    <w:p w14:paraId="01452966" w14:textId="77777777" w:rsidR="001140F8" w:rsidRDefault="001140F8" w:rsidP="00F93119"/>
    <w:p w14:paraId="5551DF5B" w14:textId="0419F5EE" w:rsidR="00C20099" w:rsidRDefault="00C20099" w:rsidP="00F93119">
      <w:pPr>
        <w:pStyle w:val="af5"/>
      </w:pPr>
      <w:bookmarkStart w:id="921" w:name="_Toc40799243"/>
      <w:r>
        <w:t>[</w:t>
      </w:r>
      <w:del w:id="922" w:author="IRK" w:date="2020-03-12T14:56:00Z">
        <w:r w:rsidDel="00E83DE0">
          <w:delText>表</w:delText>
        </w:r>
        <w:r w:rsidDel="00E83DE0">
          <w:delText xml:space="preserve"> </w:delText>
        </w:r>
        <w:r w:rsidR="00E65728" w:rsidDel="00E83DE0">
          <w:fldChar w:fldCharType="begin"/>
        </w:r>
        <w:r w:rsidR="000D23BF" w:rsidDel="00E83DE0">
          <w:delInstrText xml:space="preserve"> SEQ [</w:delInstrText>
        </w:r>
        <w:r w:rsidR="000D23BF" w:rsidDel="00E83DE0">
          <w:delInstrText>表</w:delInstrText>
        </w:r>
        <w:r w:rsidR="000D23BF" w:rsidDel="00E83DE0">
          <w:delInstrText xml:space="preserve"> \* ARABIC </w:delInstrText>
        </w:r>
        <w:r w:rsidR="00E65728" w:rsidDel="00E83DE0">
          <w:fldChar w:fldCharType="separate"/>
        </w:r>
        <w:r w:rsidR="00C64861" w:rsidDel="00E83DE0">
          <w:rPr>
            <w:noProof/>
          </w:rPr>
          <w:delText>20</w:delText>
        </w:r>
        <w:r w:rsidR="00E65728" w:rsidDel="00E83DE0">
          <w:rPr>
            <w:noProof/>
          </w:rPr>
          <w:fldChar w:fldCharType="end"/>
        </w:r>
      </w:del>
      <w:ins w:id="923" w:author="IRK" w:date="2020-03-12T14:56:00Z">
        <w:r w:rsidR="001322B9">
          <w:rPr>
            <w:rFonts w:hint="eastAsia"/>
          </w:rPr>
          <w:t>表</w:t>
        </w:r>
        <w:r w:rsidR="001322B9">
          <w:rPr>
            <w:rFonts w:hint="eastAsia"/>
          </w:rPr>
          <w:t xml:space="preserve"> </w:t>
        </w:r>
        <w:r w:rsidR="001322B9">
          <w:fldChar w:fldCharType="begin"/>
        </w:r>
        <w:r w:rsidR="001322B9">
          <w:instrText xml:space="preserve"> </w:instrText>
        </w:r>
        <w:r w:rsidR="001322B9">
          <w:rPr>
            <w:rFonts w:hint="eastAsia"/>
          </w:rPr>
          <w:instrText xml:space="preserve">SEQ </w:instrText>
        </w:r>
        <w:r w:rsidR="001322B9">
          <w:rPr>
            <w:rFonts w:hint="eastAsia"/>
          </w:rPr>
          <w:instrText>表</w:instrText>
        </w:r>
        <w:r w:rsidR="001322B9">
          <w:rPr>
            <w:rFonts w:hint="eastAsia"/>
          </w:rPr>
          <w:instrText xml:space="preserve"> \* ARABIC</w:instrText>
        </w:r>
        <w:r w:rsidR="001322B9">
          <w:instrText xml:space="preserve"> </w:instrText>
        </w:r>
      </w:ins>
      <w:r w:rsidR="001322B9">
        <w:fldChar w:fldCharType="separate"/>
      </w:r>
      <w:r w:rsidR="0092459D">
        <w:rPr>
          <w:noProof/>
        </w:rPr>
        <w:t>20</w:t>
      </w:r>
      <w:ins w:id="924" w:author="IRK" w:date="2020-03-12T14:56:00Z">
        <w:r w:rsidR="001322B9">
          <w:fldChar w:fldCharType="end"/>
        </w:r>
      </w:ins>
      <w:r>
        <w:t xml:space="preserve"> </w:t>
      </w:r>
      <w:r>
        <w:rPr>
          <w:noProof/>
        </w:rPr>
        <w:t>com.innoexpert.rulesclient.ItemProvider]</w:t>
      </w:r>
      <w:bookmarkEnd w:id="921"/>
    </w:p>
    <w:tbl>
      <w:tblPr>
        <w:tblStyle w:val="af4"/>
        <w:tblW w:w="0" w:type="auto"/>
        <w:jc w:val="center"/>
        <w:tblLook w:val="04A0" w:firstRow="1" w:lastRow="0" w:firstColumn="1" w:lastColumn="0" w:noHBand="0" w:noVBand="1"/>
        <w:tblPrChange w:id="925" w:author="IRK" w:date="2020-04-14T15:32:00Z">
          <w:tblPr>
            <w:tblStyle w:val="af4"/>
            <w:tblW w:w="0" w:type="auto"/>
            <w:tblInd w:w="108" w:type="dxa"/>
            <w:tblLook w:val="04A0" w:firstRow="1" w:lastRow="0" w:firstColumn="1" w:lastColumn="0" w:noHBand="0" w:noVBand="1"/>
          </w:tblPr>
        </w:tblPrChange>
      </w:tblPr>
      <w:tblGrid>
        <w:gridCol w:w="9463"/>
        <w:tblGridChange w:id="926">
          <w:tblGrid>
            <w:gridCol w:w="9463"/>
          </w:tblGrid>
        </w:tblGridChange>
      </w:tblGrid>
      <w:tr w:rsidR="001140F8" w14:paraId="59FD2A73" w14:textId="77777777" w:rsidTr="005D0672">
        <w:trPr>
          <w:jc w:val="center"/>
        </w:trPr>
        <w:tc>
          <w:tcPr>
            <w:tcW w:w="9463" w:type="dxa"/>
            <w:tcPrChange w:id="927" w:author="IRK" w:date="2020-04-14T15:32:00Z">
              <w:tcPr>
                <w:tcW w:w="9463" w:type="dxa"/>
              </w:tcPr>
            </w:tcPrChange>
          </w:tcPr>
          <w:p w14:paraId="40F293D4" w14:textId="3A68DC2B" w:rsidR="001140F8" w:rsidRPr="003B1CAC" w:rsidRDefault="007E6E4B">
            <w:pPr>
              <w:pStyle w:val="1b"/>
              <w:pPrChange w:id="928" w:author="IRK" w:date="2020-04-14T13:47:00Z">
                <w:pPr>
                  <w:pStyle w:val="aff1"/>
                </w:pPr>
              </w:pPrChange>
            </w:pPr>
            <w:ins w:id="929" w:author="IRK" w:date="2020-04-14T16:17:00Z">
              <w:r>
                <w:t xml:space="preserve"> </w:t>
              </w:r>
            </w:ins>
            <w:r w:rsidR="001140F8">
              <w:t>1 package com.innoexpert.rulesclient;</w:t>
            </w:r>
          </w:p>
          <w:p w14:paraId="351E154A" w14:textId="77777777" w:rsidR="001140F8" w:rsidRPr="003B1CAC" w:rsidRDefault="001140F8">
            <w:pPr>
              <w:pStyle w:val="1b"/>
              <w:pPrChange w:id="930" w:author="IRK" w:date="2020-04-14T13:47:00Z">
                <w:pPr>
                  <w:pStyle w:val="aff1"/>
                </w:pPr>
              </w:pPrChange>
            </w:pPr>
            <w:r>
              <w:t xml:space="preserve"> 2</w:t>
            </w:r>
            <w:del w:id="931" w:author="IRK" w:date="2020-03-13T09:38:00Z">
              <w:r w:rsidDel="00A524EA">
                <w:delText xml:space="preserve"> </w:delText>
              </w:r>
            </w:del>
          </w:p>
          <w:p w14:paraId="5E239996" w14:textId="77777777" w:rsidR="001140F8" w:rsidRPr="003B1CAC" w:rsidRDefault="001140F8">
            <w:pPr>
              <w:pStyle w:val="1b"/>
              <w:pPrChange w:id="932" w:author="IRK" w:date="2020-04-14T13:47:00Z">
                <w:pPr>
                  <w:pStyle w:val="aff1"/>
                </w:pPr>
              </w:pPrChange>
            </w:pPr>
            <w:r>
              <w:t xml:space="preserve"> 3 public interface ItemProvider</w:t>
            </w:r>
          </w:p>
          <w:p w14:paraId="16C80A4D" w14:textId="77777777" w:rsidR="001140F8" w:rsidRPr="003B1CAC" w:rsidRDefault="001140F8">
            <w:pPr>
              <w:pStyle w:val="1b"/>
              <w:pPrChange w:id="933" w:author="IRK" w:date="2020-04-14T13:47:00Z">
                <w:pPr>
                  <w:pStyle w:val="aff1"/>
                </w:pPr>
              </w:pPrChange>
            </w:pPr>
            <w:r>
              <w:t xml:space="preserve"> 4 {</w:t>
            </w:r>
          </w:p>
          <w:p w14:paraId="133FFAA7" w14:textId="77777777" w:rsidR="001140F8" w:rsidRPr="003B1CAC" w:rsidRDefault="001140F8">
            <w:pPr>
              <w:pStyle w:val="1b"/>
              <w:pPrChange w:id="934" w:author="IRK" w:date="2020-04-14T13:47:00Z">
                <w:pPr>
                  <w:pStyle w:val="aff1"/>
                </w:pPr>
              </w:pPrChange>
            </w:pPr>
            <w:r>
              <w:t xml:space="preserve"> 5     Object getAsNumber( String itemCode ) throws RulesException;</w:t>
            </w:r>
          </w:p>
          <w:p w14:paraId="187F8182" w14:textId="77777777" w:rsidR="001140F8" w:rsidRPr="003B1CAC" w:rsidRDefault="001140F8">
            <w:pPr>
              <w:pStyle w:val="1b"/>
              <w:pPrChange w:id="935" w:author="IRK" w:date="2020-04-14T13:47:00Z">
                <w:pPr>
                  <w:pStyle w:val="aff1"/>
                </w:pPr>
              </w:pPrChange>
            </w:pPr>
            <w:r>
              <w:t xml:space="preserve"> 6     Object getAsString( String itemCode ) throws RulesException;</w:t>
            </w:r>
          </w:p>
          <w:p w14:paraId="6E980B7A" w14:textId="77777777" w:rsidR="001140F8" w:rsidRDefault="001140F8">
            <w:pPr>
              <w:pStyle w:val="1b"/>
              <w:pPrChange w:id="936" w:author="IRK" w:date="2020-04-14T13:47:00Z">
                <w:pPr>
                  <w:pStyle w:val="aff1"/>
                </w:pPr>
              </w:pPrChange>
            </w:pPr>
            <w:r>
              <w:t xml:space="preserve"> 7</w:t>
            </w:r>
            <w:r w:rsidR="001746DC">
              <w:t xml:space="preserve"> </w:t>
            </w:r>
            <w:r>
              <w:t>}</w:t>
            </w:r>
          </w:p>
        </w:tc>
      </w:tr>
    </w:tbl>
    <w:p w14:paraId="6052639A" w14:textId="77777777" w:rsidR="00E4155C" w:rsidRDefault="00E4155C" w:rsidP="00F93119"/>
    <w:p w14:paraId="53C40561" w14:textId="2748E44A" w:rsidR="001140F8" w:rsidRPr="00C20099" w:rsidRDefault="00233191" w:rsidP="00F93119">
      <w:del w:id="937" w:author="IRK" w:date="2020-03-12T14:37:00Z">
        <w:r w:rsidRPr="00AB2487" w:rsidDel="00A55E2C">
          <w:rPr>
            <w:rFonts w:ascii="ＭＳ Ｐゴシック" w:hAnsi="ＭＳ Ｐゴシック" w:hint="eastAsia"/>
          </w:rPr>
          <w:delText>以下</w:delText>
        </w:r>
      </w:del>
      <w:ins w:id="938" w:author="IRK" w:date="2020-03-12T14:37:00Z">
        <w:r w:rsidR="00A55E2C">
          <w:rPr>
            <w:rFonts w:hint="eastAsia"/>
          </w:rPr>
          <w:t>次</w:t>
        </w:r>
      </w:ins>
      <w:r w:rsidR="001140F8" w:rsidRPr="00C20099">
        <w:t>は、各メソッドに関する説明である。</w:t>
      </w:r>
    </w:p>
    <w:p w14:paraId="220F2C70" w14:textId="77777777" w:rsidR="001140F8" w:rsidRPr="00C20099" w:rsidRDefault="001140F8" w:rsidP="00F93119"/>
    <w:p w14:paraId="3B288221" w14:textId="77777777" w:rsidR="001140F8" w:rsidRPr="00C20099" w:rsidRDefault="001140F8" w:rsidP="00F93119">
      <w:r w:rsidRPr="00C20099">
        <w:t>Object getAsNumber( String itemCode ) throws RulesException</w:t>
      </w:r>
    </w:p>
    <w:p w14:paraId="1C1503BB" w14:textId="14201517" w:rsidR="001140F8" w:rsidRPr="00C20099" w:rsidRDefault="001140F8" w:rsidP="00F93119">
      <w:r w:rsidRPr="00C20099">
        <w:t>ルール</w:t>
      </w:r>
      <w:r w:rsidR="007F19B6">
        <w:rPr>
          <w:rFonts w:hint="eastAsia"/>
        </w:rPr>
        <w:t>エンジン</w:t>
      </w:r>
      <w:r w:rsidRPr="00C20099">
        <w:t>がルール実行中に数値型の項目の値を</w:t>
      </w:r>
      <w:r w:rsidR="00233191" w:rsidRPr="00AB2487">
        <w:rPr>
          <w:rFonts w:ascii="ＭＳ Ｐゴシック" w:hAnsi="ＭＳ Ｐゴシック" w:hint="eastAsia"/>
        </w:rPr>
        <w:t>問い合わせ</w:t>
      </w:r>
      <w:r w:rsidRPr="00AB2487">
        <w:rPr>
          <w:rFonts w:ascii="ＭＳ Ｐゴシック" w:hAnsi="ＭＳ Ｐゴシック" w:hint="eastAsia"/>
        </w:rPr>
        <w:t>す</w:t>
      </w:r>
      <w:r w:rsidRPr="00C20099">
        <w:t>るために、このメソッドを呼び出す。項目のコードは、</w:t>
      </w:r>
      <w:r w:rsidRPr="00C20099">
        <w:t>itemCode</w:t>
      </w:r>
      <w:r w:rsidRPr="00C20099">
        <w:t>パラメータに引き渡される。項目のコードは、</w:t>
      </w:r>
      <w:r w:rsidRPr="00C20099">
        <w:t>RuleInterface.execute</w:t>
      </w:r>
      <w:r w:rsidRPr="00C20099">
        <w:t>に引き渡されたコード体系に基づくコードである。例えば、</w:t>
      </w:r>
      <w:r w:rsidRPr="00C20099">
        <w:t>execute</w:t>
      </w:r>
      <w:r w:rsidRPr="00C20099">
        <w:t>メソッドにコード体系として</w:t>
      </w:r>
      <w:r w:rsidRPr="00C20099">
        <w:t>ID</w:t>
      </w:r>
      <w:r w:rsidRPr="00C20099">
        <w:t>を指定した場合、</w:t>
      </w:r>
      <w:r w:rsidRPr="00C20099">
        <w:t>itemCode</w:t>
      </w:r>
      <w:r w:rsidRPr="00C20099">
        <w:t>パラメータは項目の</w:t>
      </w:r>
      <w:r w:rsidRPr="00C20099">
        <w:t>ID</w:t>
      </w:r>
      <w:r w:rsidRPr="00C20099">
        <w:t>が引き渡される。</w:t>
      </w:r>
    </w:p>
    <w:p w14:paraId="6D3CEB4E" w14:textId="6DE71F61" w:rsidR="001140F8" w:rsidRPr="00E32EB1" w:rsidRDefault="001140F8" w:rsidP="00F93119">
      <w:r w:rsidRPr="00C20099">
        <w:t>このメソッドでは、要求された項目の値をアプリケーションデータオブジェクトなどから抽出し返す必要がある。</w:t>
      </w:r>
      <w:r w:rsidR="005A522A" w:rsidRPr="005A522A">
        <w:rPr>
          <w:rFonts w:hint="eastAsia"/>
        </w:rPr>
        <w:t>戻り値</w:t>
      </w:r>
      <w:r w:rsidRPr="00C20099">
        <w:t>の形式は</w:t>
      </w:r>
      <w:r w:rsidR="00C64861">
        <w:rPr>
          <w:rFonts w:hint="eastAsia"/>
        </w:rPr>
        <w:t>数値型モードの値により</w:t>
      </w:r>
      <w:r w:rsidR="00C64861" w:rsidRPr="00C64861">
        <w:rPr>
          <w:rFonts w:hint="eastAsia"/>
        </w:rPr>
        <w:t>倍精度浮動小数点数</w:t>
      </w:r>
      <w:r w:rsidR="00C64861">
        <w:rPr>
          <w:rFonts w:hint="eastAsia"/>
        </w:rPr>
        <w:t>の場合</w:t>
      </w:r>
      <w:r w:rsidRPr="003B7639">
        <w:t>java.lang.Double</w:t>
      </w:r>
      <w:r w:rsidRPr="003B7639">
        <w:t>または</w:t>
      </w:r>
      <w:r w:rsidRPr="003B7639">
        <w:t>double</w:t>
      </w:r>
      <w:r w:rsidR="002821A4" w:rsidRPr="003B7639">
        <w:t>[]</w:t>
      </w:r>
      <w:r w:rsidRPr="003B7639">
        <w:t>のみが許可され</w:t>
      </w:r>
      <w:r w:rsidR="005414DA">
        <w:rPr>
          <w:rFonts w:hint="eastAsia"/>
        </w:rPr>
        <w:t>、</w:t>
      </w:r>
      <w:r w:rsidR="005414DA">
        <w:rPr>
          <w:rFonts w:hint="eastAsia"/>
        </w:rPr>
        <w:t>BigDecimal</w:t>
      </w:r>
      <w:r w:rsidR="005414DA">
        <w:rPr>
          <w:rFonts w:hint="eastAsia"/>
        </w:rPr>
        <w:t>モードの場合は</w:t>
      </w:r>
      <w:r w:rsidR="005414DA">
        <w:rPr>
          <w:rFonts w:hint="eastAsia"/>
        </w:rPr>
        <w:t>j</w:t>
      </w:r>
      <w:r w:rsidR="005414DA">
        <w:t>ava.math.BigDecimal</w:t>
      </w:r>
      <w:r w:rsidR="005414DA" w:rsidRPr="00733763">
        <w:rPr>
          <w:rFonts w:hint="eastAsia"/>
          <w:rPrChange w:id="939" w:author="IRK" w:date="2020-04-13T12:44:00Z">
            <w:rPr>
              <w:rFonts w:eastAsiaTheme="minorEastAsia" w:hint="eastAsia"/>
            </w:rPr>
          </w:rPrChange>
        </w:rPr>
        <w:t>または</w:t>
      </w:r>
      <w:r w:rsidR="005414DA" w:rsidRPr="00733763">
        <w:rPr>
          <w:rPrChange w:id="940" w:author="IRK" w:date="2020-04-13T12:44:00Z">
            <w:rPr>
              <w:rFonts w:eastAsiaTheme="minorEastAsia"/>
            </w:rPr>
          </w:rPrChange>
        </w:rPr>
        <w:t>java.math.BigDecimal[]</w:t>
      </w:r>
      <w:r w:rsidR="005414DA" w:rsidRPr="00733763">
        <w:rPr>
          <w:rFonts w:hint="eastAsia"/>
          <w:rPrChange w:id="941" w:author="IRK" w:date="2020-04-13T12:44:00Z">
            <w:rPr>
              <w:rFonts w:eastAsiaTheme="minorEastAsia" w:hint="eastAsia"/>
            </w:rPr>
          </w:rPrChange>
        </w:rPr>
        <w:t>のみが許可される。</w:t>
      </w:r>
      <w:r w:rsidRPr="003B7639">
        <w:t>そうでない場合は、ルール</w:t>
      </w:r>
      <w:r w:rsidR="007F19B6">
        <w:rPr>
          <w:rFonts w:hint="eastAsia"/>
        </w:rPr>
        <w:t>エンジン</w:t>
      </w:r>
      <w:r w:rsidRPr="003B7639">
        <w:t>は例外</w:t>
      </w:r>
      <w:r w:rsidR="007F19B6">
        <w:rPr>
          <w:rFonts w:hint="eastAsia"/>
        </w:rPr>
        <w:t>(</w:t>
      </w:r>
      <w:r w:rsidR="007F19B6">
        <w:rPr>
          <w:rFonts w:hint="eastAsia"/>
        </w:rPr>
        <w:t>エラーコード</w:t>
      </w:r>
      <w:r w:rsidR="007F19B6">
        <w:rPr>
          <w:rFonts w:hint="eastAsia"/>
        </w:rPr>
        <w:t>1011)</w:t>
      </w:r>
      <w:r w:rsidRPr="003B7639">
        <w:t>を</w:t>
      </w:r>
      <w:r w:rsidR="007F19B6">
        <w:rPr>
          <w:rFonts w:hint="eastAsia"/>
        </w:rPr>
        <w:t>投げて</w:t>
      </w:r>
      <w:r w:rsidRPr="003B7639">
        <w:t>ルールの実行が終了</w:t>
      </w:r>
      <w:r w:rsidR="007D7C74">
        <w:rPr>
          <w:rFonts w:hint="eastAsia"/>
        </w:rPr>
        <w:t>す</w:t>
      </w:r>
      <w:r w:rsidRPr="003B7639">
        <w:t>る。アプリケーションデータオブジェクトなどに保存された項目値が</w:t>
      </w:r>
      <w:r w:rsidR="005414DA">
        <w:rPr>
          <w:rFonts w:hint="eastAsia"/>
        </w:rPr>
        <w:t>指定された数値型モードに使用できない値ならこれらの形式に適切に変換を行う必要がある。変換ができない場合は</w:t>
      </w:r>
      <w:r w:rsidR="005414DA">
        <w:rPr>
          <w:rFonts w:hint="eastAsia"/>
        </w:rPr>
        <w:t>RuleException</w:t>
      </w:r>
      <w:r w:rsidR="005414DA">
        <w:rPr>
          <w:rFonts w:hint="eastAsia"/>
        </w:rPr>
        <w:t>を投げることもある。</w:t>
      </w:r>
      <w:r w:rsidR="005414DA" w:rsidRPr="003B7639" w:rsidDel="005414DA">
        <w:t xml:space="preserve"> </w:t>
      </w:r>
      <w:r w:rsidRPr="00C20099">
        <w:t>double</w:t>
      </w:r>
      <w:r w:rsidR="002821A4">
        <w:t>[]</w:t>
      </w:r>
      <w:r w:rsidR="005414DA">
        <w:rPr>
          <w:rFonts w:hint="eastAsia"/>
        </w:rPr>
        <w:t>または</w:t>
      </w:r>
      <w:r w:rsidR="005414DA">
        <w:rPr>
          <w:rFonts w:hint="eastAsia"/>
        </w:rPr>
        <w:t>j</w:t>
      </w:r>
      <w:r w:rsidR="005414DA">
        <w:t>ava.math.BigDecimal</w:t>
      </w:r>
      <w:r w:rsidR="005414DA">
        <w:rPr>
          <w:rFonts w:hint="eastAsia"/>
        </w:rPr>
        <w:t>[</w:t>
      </w:r>
      <w:r w:rsidR="005414DA">
        <w:t>]</w:t>
      </w:r>
      <w:r w:rsidRPr="00C20099">
        <w:t>を返す場合は、配列の長さは</w:t>
      </w:r>
      <w:r w:rsidRPr="00C20099">
        <w:t>1</w:t>
      </w:r>
      <w:r w:rsidRPr="00C20099">
        <w:t>以上とする。そうでない場合は、ルールの実行が失敗して例外が</w:t>
      </w:r>
      <w:r w:rsidRPr="00C20099">
        <w:rPr>
          <w:rFonts w:hint="eastAsia"/>
        </w:rPr>
        <w:t>投げられる</w:t>
      </w:r>
      <w:r w:rsidRPr="00C20099">
        <w:t>可能性がある。</w:t>
      </w:r>
      <w:r w:rsidR="00E32EB1" w:rsidRPr="00E32EB1">
        <w:rPr>
          <w:rFonts w:hint="eastAsia"/>
        </w:rPr>
        <w:t>(</w:t>
      </w:r>
      <w:r w:rsidR="00E32EB1" w:rsidRPr="00E32EB1">
        <w:rPr>
          <w:rFonts w:hint="eastAsia"/>
        </w:rPr>
        <w:t>エラーコード</w:t>
      </w:r>
      <w:r w:rsidR="00E32EB1">
        <w:rPr>
          <w:rFonts w:hint="eastAsia"/>
        </w:rPr>
        <w:t>1011</w:t>
      </w:r>
      <w:r w:rsidR="00E32EB1" w:rsidRPr="00E32EB1">
        <w:rPr>
          <w:rFonts w:hint="eastAsia"/>
        </w:rPr>
        <w:t>)</w:t>
      </w:r>
    </w:p>
    <w:p w14:paraId="551C0F63" w14:textId="12170079" w:rsidR="001140F8" w:rsidRPr="00C20099" w:rsidRDefault="001140F8" w:rsidP="00F93119">
      <w:r w:rsidRPr="00C20099">
        <w:t>アプリケーションデータオブジェクトなどでこの項目の値が見つからない場合は、</w:t>
      </w:r>
      <w:r w:rsidRPr="00C20099">
        <w:t>null</w:t>
      </w:r>
      <w:r w:rsidRPr="00C20099">
        <w:t>を返すことがある。この時、ルール</w:t>
      </w:r>
      <w:r w:rsidR="00E32EB1">
        <w:rPr>
          <w:rFonts w:hint="eastAsia"/>
        </w:rPr>
        <w:t>エンジン</w:t>
      </w:r>
      <w:r w:rsidRPr="00C20099">
        <w:t>は項目値が入力されていないとみなし、例外を</w:t>
      </w:r>
      <w:r w:rsidR="007D7C74">
        <w:rPr>
          <w:rFonts w:hint="eastAsia"/>
        </w:rPr>
        <w:t>投げ</w:t>
      </w:r>
      <w:r w:rsidRPr="00C20099">
        <w:t>てルールの実行は終了</w:t>
      </w:r>
      <w:r w:rsidR="007D7C74">
        <w:rPr>
          <w:rFonts w:hint="eastAsia"/>
        </w:rPr>
        <w:t>す</w:t>
      </w:r>
      <w:r w:rsidRPr="00C20099">
        <w:t>る</w:t>
      </w:r>
      <w:r w:rsidR="00E32EB1">
        <w:rPr>
          <w:rFonts w:hint="eastAsia"/>
        </w:rPr>
        <w:t>(</w:t>
      </w:r>
      <w:r w:rsidR="00E32EB1">
        <w:rPr>
          <w:rFonts w:hint="eastAsia"/>
        </w:rPr>
        <w:t>エラーコード</w:t>
      </w:r>
      <w:r w:rsidR="00E32EB1">
        <w:rPr>
          <w:rFonts w:hint="eastAsia"/>
        </w:rPr>
        <w:t>1000)</w:t>
      </w:r>
      <w:r w:rsidRPr="00C20099">
        <w:t>。アプリケーションデータオブジェクトなどから項目値を</w:t>
      </w:r>
      <w:r w:rsidR="00233191" w:rsidRPr="00AB2487">
        <w:rPr>
          <w:rFonts w:ascii="ＭＳ Ｐゴシック" w:hAnsi="ＭＳ Ｐゴシック" w:hint="eastAsia"/>
        </w:rPr>
        <w:t>取得</w:t>
      </w:r>
      <w:r w:rsidRPr="00AB2487">
        <w:rPr>
          <w:rFonts w:ascii="ＭＳ Ｐゴシック" w:hAnsi="ＭＳ Ｐゴシック" w:hint="eastAsia"/>
        </w:rPr>
        <w:t>す</w:t>
      </w:r>
      <w:r w:rsidRPr="00C20099">
        <w:t>るプロセスでエラーが発生し項目値を提供できない場合は、</w:t>
      </w:r>
      <w:r w:rsidRPr="00C20099">
        <w:t>RulesException</w:t>
      </w:r>
      <w:r w:rsidRPr="00C20099">
        <w:t>を</w:t>
      </w:r>
      <w:r w:rsidRPr="00C20099">
        <w:rPr>
          <w:rFonts w:hint="eastAsia"/>
        </w:rPr>
        <w:t>投げる</w:t>
      </w:r>
      <w:r w:rsidRPr="00C20099">
        <w:t>ことがある。この</w:t>
      </w:r>
      <w:r w:rsidR="00233191" w:rsidRPr="00AB2487">
        <w:rPr>
          <w:rFonts w:ascii="ＭＳ Ｐゴシック" w:hAnsi="ＭＳ Ｐゴシック" w:hint="eastAsia"/>
        </w:rPr>
        <w:t>場合</w:t>
      </w:r>
      <w:r w:rsidRPr="00AB2487">
        <w:rPr>
          <w:rFonts w:ascii="ＭＳ Ｐゴシック" w:hAnsi="ＭＳ Ｐゴシック" w:hint="eastAsia"/>
        </w:rPr>
        <w:t>も</w:t>
      </w:r>
      <w:r w:rsidRPr="00C20099">
        <w:t>、ルール</w:t>
      </w:r>
      <w:r w:rsidR="00233191" w:rsidRPr="00AB2487">
        <w:rPr>
          <w:rFonts w:ascii="ＭＳ Ｐゴシック" w:hAnsi="ＭＳ Ｐゴシック" w:hint="eastAsia"/>
        </w:rPr>
        <w:t>エンジン</w:t>
      </w:r>
      <w:r w:rsidRPr="00C20099">
        <w:t>は例外を</w:t>
      </w:r>
      <w:r w:rsidRPr="00C20099">
        <w:rPr>
          <w:rFonts w:hint="eastAsia"/>
        </w:rPr>
        <w:t>投げ</w:t>
      </w:r>
      <w:r w:rsidRPr="00C20099">
        <w:t>ルールの実行は終了</w:t>
      </w:r>
      <w:r w:rsidR="007D7C74">
        <w:rPr>
          <w:rFonts w:hint="eastAsia"/>
        </w:rPr>
        <w:t>す</w:t>
      </w:r>
      <w:r w:rsidRPr="00C20099">
        <w:t>る</w:t>
      </w:r>
      <w:r w:rsidR="00F324F7" w:rsidRPr="00E32EB1">
        <w:rPr>
          <w:rFonts w:hint="eastAsia"/>
        </w:rPr>
        <w:t>(</w:t>
      </w:r>
      <w:r w:rsidR="00F324F7" w:rsidRPr="00E32EB1">
        <w:rPr>
          <w:rFonts w:hint="eastAsia"/>
        </w:rPr>
        <w:t>エラーコード</w:t>
      </w:r>
      <w:r w:rsidR="00F324F7" w:rsidRPr="00E32EB1">
        <w:rPr>
          <w:rFonts w:hint="eastAsia"/>
        </w:rPr>
        <w:t>1000)</w:t>
      </w:r>
      <w:r w:rsidRPr="00C20099">
        <w:t>。</w:t>
      </w:r>
    </w:p>
    <w:p w14:paraId="30873324" w14:textId="77777777" w:rsidR="001140F8" w:rsidRPr="00C20099" w:rsidRDefault="001140F8" w:rsidP="00F93119"/>
    <w:p w14:paraId="4DC1AE50" w14:textId="77777777" w:rsidR="001140F8" w:rsidRPr="00C20099" w:rsidRDefault="001140F8" w:rsidP="00F93119">
      <w:r w:rsidRPr="00C20099">
        <w:t>Object getAsString( String itemCode ) throws RulesException</w:t>
      </w:r>
    </w:p>
    <w:p w14:paraId="1A4922C9" w14:textId="7737629C" w:rsidR="001140F8" w:rsidRPr="00C20099" w:rsidRDefault="001140F8" w:rsidP="00F93119">
      <w:r w:rsidRPr="00C20099">
        <w:t>ルール</w:t>
      </w:r>
      <w:r w:rsidR="00F324F7">
        <w:rPr>
          <w:rFonts w:hint="eastAsia"/>
        </w:rPr>
        <w:t>エンジン</w:t>
      </w:r>
      <w:r w:rsidRPr="00C20099">
        <w:t>がルール実行中に文字型の項目の値を</w:t>
      </w:r>
      <w:r w:rsidR="00233191" w:rsidRPr="00AB2487">
        <w:rPr>
          <w:rFonts w:ascii="ＭＳ Ｐゴシック" w:hAnsi="ＭＳ Ｐゴシック" w:hint="eastAsia"/>
        </w:rPr>
        <w:t>問い合わせ</w:t>
      </w:r>
      <w:r w:rsidRPr="00AB2487">
        <w:rPr>
          <w:rFonts w:ascii="ＭＳ Ｐゴシック" w:hAnsi="ＭＳ Ｐゴシック" w:hint="eastAsia"/>
        </w:rPr>
        <w:t>す</w:t>
      </w:r>
      <w:r w:rsidRPr="00C20099">
        <w:t>るために、このメソッドを呼び出す。項目のコードは、</w:t>
      </w:r>
      <w:r w:rsidRPr="00C20099">
        <w:t>itemCode</w:t>
      </w:r>
      <w:r w:rsidRPr="00C20099">
        <w:t>パラメータに引き渡される。項目のコードは、</w:t>
      </w:r>
      <w:r w:rsidRPr="00C20099">
        <w:t>RuleInterface.execute</w:t>
      </w:r>
      <w:r w:rsidRPr="00C20099">
        <w:t>に引き渡されたコード体系に基づくコードである。このメソッドでは、要求された項目の値をアプリケーションデータオブジェクトなど</w:t>
      </w:r>
      <w:r w:rsidRPr="003B7639">
        <w:t>から</w:t>
      </w:r>
      <w:r w:rsidRPr="003B7639">
        <w:t>java.lang.String</w:t>
      </w:r>
      <w:r w:rsidRPr="003B7639">
        <w:t>または</w:t>
      </w:r>
      <w:r w:rsidRPr="003B7639">
        <w:t>java.lang.String</w:t>
      </w:r>
      <w:r w:rsidR="002821A4" w:rsidRPr="003B7639">
        <w:t>[]</w:t>
      </w:r>
      <w:r w:rsidRPr="003B7639">
        <w:t>形式で返す。この形式以外のオブジェクトを返す</w:t>
      </w:r>
      <w:r w:rsidRPr="003B7639">
        <w:rPr>
          <w:rFonts w:hint="eastAsia"/>
        </w:rPr>
        <w:t>場合</w:t>
      </w:r>
      <w:r w:rsidRPr="003B7639">
        <w:t>、ルール</w:t>
      </w:r>
      <w:r w:rsidR="00F324F7">
        <w:rPr>
          <w:rFonts w:hint="eastAsia"/>
        </w:rPr>
        <w:t>エンジン</w:t>
      </w:r>
      <w:r w:rsidRPr="003B7639">
        <w:t>は例外</w:t>
      </w:r>
      <w:r w:rsidR="00F324F7">
        <w:rPr>
          <w:rFonts w:hint="eastAsia"/>
        </w:rPr>
        <w:t>(</w:t>
      </w:r>
      <w:r w:rsidR="00F324F7">
        <w:rPr>
          <w:rFonts w:hint="eastAsia"/>
        </w:rPr>
        <w:t>エラーコード</w:t>
      </w:r>
      <w:r w:rsidR="00F324F7">
        <w:rPr>
          <w:rFonts w:hint="eastAsia"/>
        </w:rPr>
        <w:t>1011)</w:t>
      </w:r>
      <w:r w:rsidR="00F324F7">
        <w:t>を</w:t>
      </w:r>
      <w:r w:rsidR="00F324F7">
        <w:rPr>
          <w:rFonts w:hint="eastAsia"/>
        </w:rPr>
        <w:t>投げて</w:t>
      </w:r>
      <w:r w:rsidRPr="003B7639">
        <w:t>ルールの実行が終了</w:t>
      </w:r>
      <w:r w:rsidR="007D7C74">
        <w:rPr>
          <w:rFonts w:hint="eastAsia"/>
        </w:rPr>
        <w:t>す</w:t>
      </w:r>
      <w:r w:rsidRPr="003B7639">
        <w:t>る。アプリケーションデータオブジェクトなどに保存された項目</w:t>
      </w:r>
      <w:r w:rsidRPr="003B7639">
        <w:lastRenderedPageBreak/>
        <w:t>値が</w:t>
      </w:r>
      <w:r w:rsidRPr="003B7639">
        <w:t>java.lang.String</w:t>
      </w:r>
      <w:r w:rsidRPr="003B7639">
        <w:t>または</w:t>
      </w:r>
      <w:r w:rsidRPr="003B7639">
        <w:t>java.lang.String</w:t>
      </w:r>
      <w:r w:rsidR="002821A4" w:rsidRPr="003B7639">
        <w:t>[]</w:t>
      </w:r>
      <w:r w:rsidRPr="003B7639">
        <w:t>でない場合は、適切に変換する必要がある。変換できない場合は、</w:t>
      </w:r>
      <w:r w:rsidRPr="003B7639">
        <w:t>RulesException</w:t>
      </w:r>
      <w:r w:rsidRPr="00C20099">
        <w:t>を</w:t>
      </w:r>
      <w:r w:rsidRPr="00C20099">
        <w:rPr>
          <w:rFonts w:hint="eastAsia"/>
        </w:rPr>
        <w:t>投げる</w:t>
      </w:r>
      <w:r w:rsidRPr="00C20099">
        <w:t>ことができる</w:t>
      </w:r>
      <w:r w:rsidRPr="003B7639">
        <w:t>。</w:t>
      </w:r>
      <w:r w:rsidRPr="003B7639">
        <w:t>java.lang.String</w:t>
      </w:r>
      <w:r w:rsidR="002821A4" w:rsidRPr="003B7639">
        <w:t>[]</w:t>
      </w:r>
      <w:r w:rsidRPr="003B7639">
        <w:t>を返す場合、配列の長さは</w:t>
      </w:r>
      <w:r w:rsidRPr="003B7639">
        <w:t>1</w:t>
      </w:r>
      <w:r w:rsidRPr="003B7639">
        <w:t>以上とし、配列内に</w:t>
      </w:r>
      <w:r w:rsidRPr="003B7639">
        <w:t>null</w:t>
      </w:r>
      <w:r w:rsidRPr="003B7639">
        <w:t>値</w:t>
      </w:r>
      <w:r w:rsidRPr="003B7639">
        <w:rPr>
          <w:rFonts w:hint="eastAsia"/>
        </w:rPr>
        <w:t>を許可しない</w:t>
      </w:r>
      <w:r w:rsidRPr="00C20099">
        <w:t>。そうでない場合は、ルールの実行が失敗して例外が</w:t>
      </w:r>
      <w:r w:rsidRPr="00C20099">
        <w:rPr>
          <w:rFonts w:hint="eastAsia"/>
        </w:rPr>
        <w:t>投げる</w:t>
      </w:r>
      <w:r w:rsidRPr="00C20099">
        <w:t>可能性がある</w:t>
      </w:r>
      <w:r w:rsidR="00F324F7">
        <w:rPr>
          <w:rFonts w:hint="eastAsia"/>
        </w:rPr>
        <w:t>(</w:t>
      </w:r>
      <w:r w:rsidR="00F324F7">
        <w:rPr>
          <w:rFonts w:hint="eastAsia"/>
        </w:rPr>
        <w:t>エラーコード</w:t>
      </w:r>
      <w:r w:rsidR="00F324F7">
        <w:rPr>
          <w:rFonts w:hint="eastAsia"/>
        </w:rPr>
        <w:t>1011)</w:t>
      </w:r>
      <w:r w:rsidRPr="00C20099">
        <w:t>。</w:t>
      </w:r>
    </w:p>
    <w:p w14:paraId="02C825D5" w14:textId="793BF7F7" w:rsidR="001140F8" w:rsidRPr="00C20099" w:rsidRDefault="001140F8" w:rsidP="00F93119">
      <w:r w:rsidRPr="00C20099">
        <w:t>アプリケーションデータオブジェクトなどからこの項目の値が見つからない場合は</w:t>
      </w:r>
      <w:r w:rsidRPr="003B7639">
        <w:t>null</w:t>
      </w:r>
      <w:r w:rsidRPr="003B7639">
        <w:t>を返すことがあり、この</w:t>
      </w:r>
      <w:r w:rsidR="00233191" w:rsidRPr="00AB2487">
        <w:rPr>
          <w:rFonts w:ascii="ＭＳ Ｐゴシック" w:hAnsi="ＭＳ Ｐゴシック" w:hint="eastAsia"/>
        </w:rPr>
        <w:t>場合</w:t>
      </w:r>
      <w:r w:rsidRPr="003B7639">
        <w:t>のルール</w:t>
      </w:r>
      <w:r w:rsidR="00F324F7">
        <w:rPr>
          <w:rFonts w:hint="eastAsia"/>
        </w:rPr>
        <w:t>エンジン</w:t>
      </w:r>
      <w:r w:rsidRPr="003B7639">
        <w:t>の動作方式は</w:t>
      </w:r>
      <w:r w:rsidRPr="003B7639">
        <w:t>getAsNumber</w:t>
      </w:r>
      <w:r w:rsidRPr="003B7639">
        <w:t>メ</w:t>
      </w:r>
      <w:r w:rsidRPr="00C20099">
        <w:t>ソッドと</w:t>
      </w:r>
      <w:r w:rsidRPr="00C20099">
        <w:rPr>
          <w:rFonts w:hint="eastAsia"/>
        </w:rPr>
        <w:t>同一</w:t>
      </w:r>
      <w:r w:rsidRPr="00C20099">
        <w:t>である。</w:t>
      </w:r>
    </w:p>
    <w:p w14:paraId="53600151" w14:textId="77777777" w:rsidR="003B7639" w:rsidRPr="00C20099" w:rsidRDefault="003B7639" w:rsidP="00F93119"/>
    <w:p w14:paraId="251F6F53" w14:textId="4B41802C" w:rsidR="001140F8" w:rsidRPr="00C20099" w:rsidRDefault="001140F8" w:rsidP="00F93119">
      <w:r w:rsidRPr="003B7639">
        <w:t>java.util.Properties</w:t>
      </w:r>
      <w:r w:rsidRPr="003B7639">
        <w:t>を</w:t>
      </w:r>
      <w:r w:rsidRPr="00C20099">
        <w:t>データオブジェクトとして使用するアプリケーション</w:t>
      </w:r>
      <w:r w:rsidR="00233191" w:rsidRPr="00AB2487">
        <w:rPr>
          <w:rFonts w:ascii="ＭＳ Ｐゴシック" w:hAnsi="ＭＳ Ｐゴシック" w:hint="eastAsia"/>
        </w:rPr>
        <w:t>があるとしたら、</w:t>
      </w:r>
      <w:r w:rsidRPr="00AB2487">
        <w:rPr>
          <w:rFonts w:ascii="ＭＳ Ｐゴシック" w:hAnsi="ＭＳ Ｐゴシック" w:hint="eastAsia"/>
        </w:rPr>
        <w:t>こ</w:t>
      </w:r>
      <w:r w:rsidRPr="00C20099">
        <w:t>のアプリケーションは、</w:t>
      </w:r>
      <w:del w:id="942" w:author="IRK" w:date="2020-03-12T17:12:00Z">
        <w:r w:rsidRPr="00C20099" w:rsidDel="004473DB">
          <w:delText>表</w:delText>
        </w:r>
        <w:r w:rsidR="005414DA" w:rsidDel="004473DB">
          <w:rPr>
            <w:rFonts w:hint="eastAsia"/>
          </w:rPr>
          <w:delText>21</w:delText>
        </w:r>
      </w:del>
      <w:ins w:id="943" w:author="IRK" w:date="2020-03-12T17:12:00Z">
        <w:r w:rsidR="004473DB">
          <w:rPr>
            <w:rFonts w:hint="eastAsia"/>
          </w:rPr>
          <w:t>次の表</w:t>
        </w:r>
      </w:ins>
      <w:r w:rsidRPr="00C20099">
        <w:t>のようなデータ</w:t>
      </w:r>
      <w:r w:rsidRPr="003B7639">
        <w:t>を</w:t>
      </w:r>
      <w:r w:rsidRPr="003B7639">
        <w:t>java.util.Properties</w:t>
      </w:r>
      <w:r w:rsidRPr="003B7639">
        <w:t>に保存する</w:t>
      </w:r>
      <w:r w:rsidRPr="00C20099">
        <w:t>。プロパティのキーが項目のエイリアスと一致する</w:t>
      </w:r>
      <w:r w:rsidRPr="00C20099">
        <w:rPr>
          <w:rFonts w:hint="eastAsia"/>
        </w:rPr>
        <w:t>場合を</w:t>
      </w:r>
      <w:r w:rsidR="00233191" w:rsidRPr="00AB2487">
        <w:rPr>
          <w:rFonts w:ascii="ＭＳ Ｐゴシック" w:hAnsi="ＭＳ Ｐゴシック" w:hint="eastAsia"/>
        </w:rPr>
        <w:t>想定</w:t>
      </w:r>
      <w:r w:rsidRPr="00AB2487">
        <w:rPr>
          <w:rFonts w:ascii="ＭＳ Ｐゴシック" w:hAnsi="ＭＳ Ｐゴシック" w:hint="eastAsia"/>
        </w:rPr>
        <w:t>す</w:t>
      </w:r>
      <w:r w:rsidRPr="00C20099">
        <w:rPr>
          <w:rFonts w:hint="eastAsia"/>
        </w:rPr>
        <w:t>る</w:t>
      </w:r>
      <w:r w:rsidRPr="00C20099">
        <w:t>。</w:t>
      </w:r>
    </w:p>
    <w:p w14:paraId="41FE870A" w14:textId="77777777" w:rsidR="001140F8" w:rsidRPr="00C20099" w:rsidRDefault="001140F8" w:rsidP="00F93119"/>
    <w:p w14:paraId="5C8F53D6" w14:textId="6E30B40A" w:rsidR="006F7ADC" w:rsidRPr="006F7ADC" w:rsidRDefault="006F7ADC" w:rsidP="00F93119">
      <w:pPr>
        <w:pStyle w:val="af5"/>
        <w:rPr>
          <w:rFonts w:eastAsia="Malgun Gothic"/>
        </w:rPr>
      </w:pPr>
      <w:bookmarkStart w:id="944" w:name="_Ref34917461"/>
      <w:bookmarkStart w:id="945" w:name="_Toc40799244"/>
      <w:r>
        <w:t>[</w:t>
      </w:r>
      <w:del w:id="946" w:author="IRK" w:date="2020-03-12T14:57:00Z">
        <w:r w:rsidDel="001322B9">
          <w:delText>表</w:delText>
        </w:r>
        <w:r w:rsidDel="001322B9">
          <w:delText xml:space="preserve"> </w:delText>
        </w:r>
        <w:r w:rsidR="00E65728" w:rsidDel="001322B9">
          <w:fldChar w:fldCharType="begin"/>
        </w:r>
        <w:r w:rsidR="000D23BF" w:rsidDel="001322B9">
          <w:delInstrText xml:space="preserve"> SEQ [</w:delInstrText>
        </w:r>
        <w:r w:rsidR="000D23BF" w:rsidDel="001322B9">
          <w:delInstrText>表</w:delInstrText>
        </w:r>
        <w:r w:rsidR="000D23BF" w:rsidDel="001322B9">
          <w:delInstrText xml:space="preserve"> \* ARABIC </w:delInstrText>
        </w:r>
        <w:r w:rsidR="00E65728" w:rsidDel="001322B9">
          <w:fldChar w:fldCharType="separate"/>
        </w:r>
        <w:r w:rsidR="005414DA" w:rsidDel="001322B9">
          <w:rPr>
            <w:noProof/>
          </w:rPr>
          <w:delText>21</w:delText>
        </w:r>
        <w:r w:rsidR="00E65728" w:rsidDel="001322B9">
          <w:rPr>
            <w:noProof/>
          </w:rPr>
          <w:fldChar w:fldCharType="end"/>
        </w:r>
      </w:del>
      <w:ins w:id="947" w:author="IRK" w:date="2020-03-12T14:57:00Z">
        <w:r w:rsidR="001322B9">
          <w:rPr>
            <w:rFonts w:hint="eastAsia"/>
          </w:rPr>
          <w:t>表</w:t>
        </w:r>
        <w:r w:rsidR="001322B9">
          <w:rPr>
            <w:rFonts w:hint="eastAsia"/>
          </w:rPr>
          <w:t xml:space="preserve"> </w:t>
        </w:r>
        <w:r w:rsidR="001322B9">
          <w:fldChar w:fldCharType="begin"/>
        </w:r>
        <w:r w:rsidR="001322B9">
          <w:instrText xml:space="preserve"> </w:instrText>
        </w:r>
        <w:r w:rsidR="001322B9">
          <w:rPr>
            <w:rFonts w:hint="eastAsia"/>
          </w:rPr>
          <w:instrText xml:space="preserve">SEQ </w:instrText>
        </w:r>
        <w:r w:rsidR="001322B9">
          <w:rPr>
            <w:rFonts w:hint="eastAsia"/>
          </w:rPr>
          <w:instrText>表</w:instrText>
        </w:r>
        <w:r w:rsidR="001322B9">
          <w:rPr>
            <w:rFonts w:hint="eastAsia"/>
          </w:rPr>
          <w:instrText xml:space="preserve"> \* ARABIC</w:instrText>
        </w:r>
        <w:r w:rsidR="001322B9">
          <w:instrText xml:space="preserve"> </w:instrText>
        </w:r>
      </w:ins>
      <w:r w:rsidR="001322B9">
        <w:fldChar w:fldCharType="separate"/>
      </w:r>
      <w:r w:rsidR="0092459D">
        <w:rPr>
          <w:noProof/>
        </w:rPr>
        <w:t>21</w:t>
      </w:r>
      <w:ins w:id="948" w:author="IRK" w:date="2020-03-12T14:57:00Z">
        <w:r w:rsidR="001322B9">
          <w:fldChar w:fldCharType="end"/>
        </w:r>
      </w:ins>
      <w:r>
        <w:t xml:space="preserve"> </w:t>
      </w:r>
      <w:r>
        <w:rPr>
          <w:noProof/>
        </w:rPr>
        <w:t>アプリケーションデータオブジェクト例</w:t>
      </w:r>
      <w:r>
        <w:rPr>
          <w:noProof/>
        </w:rPr>
        <w:t xml:space="preserve"> - Java</w:t>
      </w:r>
      <w:r>
        <w:rPr>
          <w:noProof/>
        </w:rPr>
        <w:t>プロパティ</w:t>
      </w:r>
      <w:r>
        <w:rPr>
          <w:rFonts w:eastAsia="Malgun Gothic" w:hint="eastAsia"/>
          <w:noProof/>
        </w:rPr>
        <w:t>]</w:t>
      </w:r>
      <w:bookmarkEnd w:id="944"/>
      <w:bookmarkEnd w:id="945"/>
    </w:p>
    <w:tbl>
      <w:tblPr>
        <w:tblStyle w:val="af4"/>
        <w:tblW w:w="0" w:type="auto"/>
        <w:jc w:val="center"/>
        <w:tblLook w:val="04A0" w:firstRow="1" w:lastRow="0" w:firstColumn="1" w:lastColumn="0" w:noHBand="0" w:noVBand="1"/>
        <w:tblPrChange w:id="949" w:author="IRK" w:date="2020-04-14T15:33:00Z">
          <w:tblPr>
            <w:tblStyle w:val="af4"/>
            <w:tblW w:w="0" w:type="auto"/>
            <w:tblInd w:w="108" w:type="dxa"/>
            <w:tblLook w:val="04A0" w:firstRow="1" w:lastRow="0" w:firstColumn="1" w:lastColumn="0" w:noHBand="0" w:noVBand="1"/>
          </w:tblPr>
        </w:tblPrChange>
      </w:tblPr>
      <w:tblGrid>
        <w:gridCol w:w="9463"/>
        <w:tblGridChange w:id="950">
          <w:tblGrid>
            <w:gridCol w:w="9463"/>
          </w:tblGrid>
        </w:tblGridChange>
      </w:tblGrid>
      <w:tr w:rsidR="001140F8" w14:paraId="46F74C11" w14:textId="77777777" w:rsidTr="005D0672">
        <w:trPr>
          <w:jc w:val="center"/>
        </w:trPr>
        <w:tc>
          <w:tcPr>
            <w:tcW w:w="9463" w:type="dxa"/>
            <w:tcPrChange w:id="951" w:author="IRK" w:date="2020-04-14T15:33:00Z">
              <w:tcPr>
                <w:tcW w:w="9463" w:type="dxa"/>
              </w:tcPr>
            </w:tcPrChange>
          </w:tcPr>
          <w:p w14:paraId="01902458" w14:textId="77777777" w:rsidR="001140F8" w:rsidRDefault="001140F8">
            <w:pPr>
              <w:pStyle w:val="1b"/>
              <w:pPrChange w:id="952" w:author="IRK" w:date="2020-04-14T13:47:00Z">
                <w:pPr>
                  <w:pStyle w:val="aff1"/>
                </w:pPr>
              </w:pPrChange>
            </w:pPr>
            <w:r>
              <w:t>TRDTYPE=Lease</w:t>
            </w:r>
          </w:p>
          <w:p w14:paraId="11CEF127" w14:textId="77777777" w:rsidR="001140F8" w:rsidRDefault="001140F8">
            <w:pPr>
              <w:pStyle w:val="1b"/>
              <w:pPrChange w:id="953" w:author="IRK" w:date="2020-04-14T13:47:00Z">
                <w:pPr>
                  <w:pStyle w:val="aff1"/>
                </w:pPr>
              </w:pPrChange>
            </w:pPr>
            <w:r>
              <w:t>AMT=250000000</w:t>
            </w:r>
          </w:p>
          <w:p w14:paraId="4B062CF3" w14:textId="77777777" w:rsidR="001140F8" w:rsidRDefault="001140F8">
            <w:pPr>
              <w:pStyle w:val="1b"/>
              <w:pPrChange w:id="954" w:author="IRK" w:date="2020-04-14T13:47:00Z">
                <w:pPr>
                  <w:pStyle w:val="aff1"/>
                </w:pPr>
              </w:pPrChange>
            </w:pPr>
            <w:r>
              <w:t>PROPTYPE=APARTMENT</w:t>
            </w:r>
          </w:p>
        </w:tc>
      </w:tr>
    </w:tbl>
    <w:p w14:paraId="182E0BFC" w14:textId="77777777" w:rsidR="001140F8" w:rsidRPr="00E36B9B" w:rsidRDefault="001140F8" w:rsidP="00F93119"/>
    <w:p w14:paraId="398E73ED" w14:textId="27814E00" w:rsidR="001140F8" w:rsidRPr="00E36B9B" w:rsidRDefault="001140F8" w:rsidP="00F93119">
      <w:del w:id="955" w:author="IRK" w:date="2020-03-12T14:57:00Z">
        <w:r w:rsidRPr="00E36B9B" w:rsidDel="001322B9">
          <w:delText>表</w:delText>
        </w:r>
        <w:r w:rsidR="005414DA" w:rsidDel="001322B9">
          <w:rPr>
            <w:rFonts w:hint="eastAsia"/>
          </w:rPr>
          <w:delText>22</w:delText>
        </w:r>
      </w:del>
      <w:ins w:id="956" w:author="IRK" w:date="2020-03-12T14:57:00Z">
        <w:r w:rsidR="001322B9">
          <w:rPr>
            <w:rFonts w:hint="eastAsia"/>
          </w:rPr>
          <w:t>次の表</w:t>
        </w:r>
      </w:ins>
      <w:r w:rsidRPr="00E36B9B">
        <w:t>は、</w:t>
      </w:r>
      <w:del w:id="957" w:author="IRK" w:date="2020-03-12T14:57:00Z">
        <w:r w:rsidRPr="00E36B9B" w:rsidDel="001322B9">
          <w:delText>表</w:delText>
        </w:r>
        <w:r w:rsidR="005414DA" w:rsidDel="001322B9">
          <w:rPr>
            <w:rFonts w:hint="eastAsia"/>
          </w:rPr>
          <w:delText>21</w:delText>
        </w:r>
      </w:del>
      <w:ins w:id="958" w:author="IRK" w:date="2020-03-12T14:57:00Z">
        <w:r w:rsidR="001322B9">
          <w:fldChar w:fldCharType="begin"/>
        </w:r>
        <w:r w:rsidR="001322B9">
          <w:instrText xml:space="preserve"> </w:instrText>
        </w:r>
        <w:r w:rsidR="001322B9">
          <w:rPr>
            <w:rFonts w:hint="eastAsia"/>
          </w:rPr>
          <w:instrText>REF _Ref34917461 \h</w:instrText>
        </w:r>
        <w:r w:rsidR="001322B9">
          <w:instrText xml:space="preserve"> </w:instrText>
        </w:r>
      </w:ins>
      <w:r w:rsidR="001322B9">
        <w:fldChar w:fldCharType="separate"/>
      </w:r>
      <w:r w:rsidR="0092459D">
        <w:t>[</w:t>
      </w:r>
      <w:ins w:id="959" w:author="IRK" w:date="2020-03-12T14:57:00Z">
        <w:r w:rsidR="0092459D">
          <w:rPr>
            <w:rFonts w:hint="eastAsia"/>
          </w:rPr>
          <w:t>表</w:t>
        </w:r>
        <w:r w:rsidR="0092459D">
          <w:rPr>
            <w:rFonts w:hint="eastAsia"/>
          </w:rPr>
          <w:t xml:space="preserve"> </w:t>
        </w:r>
      </w:ins>
      <w:r w:rsidR="0092459D">
        <w:rPr>
          <w:noProof/>
        </w:rPr>
        <w:t>21</w:t>
      </w:r>
      <w:r w:rsidR="0092459D">
        <w:t xml:space="preserve"> </w:t>
      </w:r>
      <w:r w:rsidR="0092459D">
        <w:rPr>
          <w:noProof/>
        </w:rPr>
        <w:t>アプリケーションデータオブジェクト例</w:t>
      </w:r>
      <w:r w:rsidR="0092459D">
        <w:rPr>
          <w:noProof/>
        </w:rPr>
        <w:t xml:space="preserve"> - Java</w:t>
      </w:r>
      <w:r w:rsidR="0092459D">
        <w:rPr>
          <w:noProof/>
        </w:rPr>
        <w:t>プロパティ</w:t>
      </w:r>
      <w:r w:rsidR="0092459D">
        <w:rPr>
          <w:rFonts w:eastAsia="Malgun Gothic" w:hint="eastAsia"/>
          <w:noProof/>
        </w:rPr>
        <w:t>]</w:t>
      </w:r>
      <w:ins w:id="960" w:author="IRK" w:date="2020-03-12T14:57:00Z">
        <w:r w:rsidR="001322B9">
          <w:fldChar w:fldCharType="end"/>
        </w:r>
      </w:ins>
      <w:r w:rsidRPr="00E36B9B">
        <w:t>のような</w:t>
      </w:r>
      <w:r w:rsidRPr="003B7639">
        <w:t>java.util.Properties</w:t>
      </w:r>
      <w:r w:rsidRPr="003B7639">
        <w:t>オブジェクトから項目値を提供する</w:t>
      </w:r>
      <w:r w:rsidRPr="003B7639">
        <w:t>ItemProvider</w:t>
      </w:r>
      <w:r w:rsidRPr="00E36B9B">
        <w:t>の実装例である。</w:t>
      </w:r>
    </w:p>
    <w:p w14:paraId="29021979" w14:textId="77777777" w:rsidR="001140F8" w:rsidRDefault="001140F8" w:rsidP="00F93119"/>
    <w:p w14:paraId="1B71BDBB" w14:textId="2EE1D456" w:rsidR="005414DA" w:rsidRPr="00246C7D" w:rsidRDefault="00613B1A" w:rsidP="00F93119">
      <w:pPr>
        <w:pStyle w:val="af5"/>
        <w:rPr>
          <w:noProof/>
        </w:rPr>
      </w:pPr>
      <w:bookmarkStart w:id="961" w:name="_Ref34925649"/>
      <w:bookmarkStart w:id="962" w:name="_Toc40799245"/>
      <w:r>
        <w:t>[</w:t>
      </w:r>
      <w:del w:id="963" w:author="IRK" w:date="2020-03-12T14:57:00Z">
        <w:r w:rsidDel="001322B9">
          <w:delText>表</w:delText>
        </w:r>
        <w:r w:rsidDel="001322B9">
          <w:delText xml:space="preserve"> </w:delText>
        </w:r>
        <w:r w:rsidR="00E65728" w:rsidDel="001322B9">
          <w:fldChar w:fldCharType="begin"/>
        </w:r>
        <w:r w:rsidR="000D23BF" w:rsidDel="001322B9">
          <w:delInstrText xml:space="preserve"> SEQ [</w:delInstrText>
        </w:r>
        <w:r w:rsidR="000D23BF" w:rsidDel="001322B9">
          <w:delInstrText>表</w:delInstrText>
        </w:r>
        <w:r w:rsidR="000D23BF" w:rsidDel="001322B9">
          <w:delInstrText xml:space="preserve"> \* ARABIC </w:delInstrText>
        </w:r>
        <w:r w:rsidR="00E65728" w:rsidDel="001322B9">
          <w:fldChar w:fldCharType="separate"/>
        </w:r>
        <w:r w:rsidR="005414DA" w:rsidDel="001322B9">
          <w:rPr>
            <w:noProof/>
          </w:rPr>
          <w:delText>22</w:delText>
        </w:r>
        <w:r w:rsidR="00E65728" w:rsidDel="001322B9">
          <w:rPr>
            <w:noProof/>
          </w:rPr>
          <w:fldChar w:fldCharType="end"/>
        </w:r>
      </w:del>
      <w:ins w:id="964" w:author="IRK" w:date="2020-03-12T14:57:00Z">
        <w:r w:rsidR="001322B9">
          <w:rPr>
            <w:rFonts w:hint="eastAsia"/>
          </w:rPr>
          <w:t>表</w:t>
        </w:r>
        <w:r w:rsidR="001322B9">
          <w:rPr>
            <w:rFonts w:hint="eastAsia"/>
          </w:rPr>
          <w:t xml:space="preserve"> </w:t>
        </w:r>
        <w:r w:rsidR="001322B9">
          <w:fldChar w:fldCharType="begin"/>
        </w:r>
        <w:r w:rsidR="001322B9">
          <w:instrText xml:space="preserve"> </w:instrText>
        </w:r>
        <w:r w:rsidR="001322B9">
          <w:rPr>
            <w:rFonts w:hint="eastAsia"/>
          </w:rPr>
          <w:instrText xml:space="preserve">SEQ </w:instrText>
        </w:r>
        <w:r w:rsidR="001322B9">
          <w:rPr>
            <w:rFonts w:hint="eastAsia"/>
          </w:rPr>
          <w:instrText>表</w:instrText>
        </w:r>
        <w:r w:rsidR="001322B9">
          <w:rPr>
            <w:rFonts w:hint="eastAsia"/>
          </w:rPr>
          <w:instrText xml:space="preserve"> \* ARABIC</w:instrText>
        </w:r>
        <w:r w:rsidR="001322B9">
          <w:instrText xml:space="preserve"> </w:instrText>
        </w:r>
      </w:ins>
      <w:r w:rsidR="001322B9">
        <w:fldChar w:fldCharType="separate"/>
      </w:r>
      <w:r w:rsidR="0092459D">
        <w:rPr>
          <w:noProof/>
        </w:rPr>
        <w:t>22</w:t>
      </w:r>
      <w:ins w:id="965" w:author="IRK" w:date="2020-03-12T14:57:00Z">
        <w:r w:rsidR="001322B9">
          <w:fldChar w:fldCharType="end"/>
        </w:r>
      </w:ins>
      <w:r>
        <w:t xml:space="preserve"> </w:t>
      </w:r>
      <w:r>
        <w:rPr>
          <w:noProof/>
        </w:rPr>
        <w:t xml:space="preserve">ItemProvider </w:t>
      </w:r>
      <w:r>
        <w:rPr>
          <w:noProof/>
        </w:rPr>
        <w:t>の実装例</w:t>
      </w:r>
      <w:r>
        <w:rPr>
          <w:noProof/>
        </w:rPr>
        <w:t xml:space="preserve"> – PropertiesProvider]</w:t>
      </w:r>
      <w:bookmarkEnd w:id="961"/>
      <w:bookmarkEnd w:id="962"/>
    </w:p>
    <w:tbl>
      <w:tblPr>
        <w:tblStyle w:val="af4"/>
        <w:tblW w:w="0" w:type="auto"/>
        <w:jc w:val="center"/>
        <w:tblLook w:val="04A0" w:firstRow="1" w:lastRow="0" w:firstColumn="1" w:lastColumn="0" w:noHBand="0" w:noVBand="1"/>
        <w:tblPrChange w:id="966" w:author="IRK" w:date="2020-04-14T15:33:00Z">
          <w:tblPr>
            <w:tblStyle w:val="af4"/>
            <w:tblW w:w="0" w:type="auto"/>
            <w:tblLook w:val="04A0" w:firstRow="1" w:lastRow="0" w:firstColumn="1" w:lastColumn="0" w:noHBand="0" w:noVBand="1"/>
          </w:tblPr>
        </w:tblPrChange>
      </w:tblPr>
      <w:tblGrid>
        <w:gridCol w:w="9724"/>
        <w:tblGridChange w:id="967">
          <w:tblGrid>
            <w:gridCol w:w="9724"/>
          </w:tblGrid>
        </w:tblGridChange>
      </w:tblGrid>
      <w:tr w:rsidR="005414DA" w14:paraId="1F3FCDE6" w14:textId="77777777" w:rsidTr="005D0672">
        <w:trPr>
          <w:jc w:val="center"/>
        </w:trPr>
        <w:tc>
          <w:tcPr>
            <w:tcW w:w="9724" w:type="dxa"/>
            <w:tcBorders>
              <w:top w:val="single" w:sz="4" w:space="0" w:color="auto"/>
              <w:left w:val="single" w:sz="4" w:space="0" w:color="auto"/>
              <w:bottom w:val="single" w:sz="4" w:space="0" w:color="auto"/>
              <w:right w:val="single" w:sz="4" w:space="0" w:color="auto"/>
            </w:tcBorders>
            <w:hideMark/>
            <w:tcPrChange w:id="968" w:author="IRK" w:date="2020-04-14T15:33:00Z">
              <w:tcPr>
                <w:tcW w:w="9724" w:type="dxa"/>
                <w:tcBorders>
                  <w:top w:val="single" w:sz="4" w:space="0" w:color="auto"/>
                  <w:left w:val="single" w:sz="4" w:space="0" w:color="auto"/>
                  <w:bottom w:val="single" w:sz="4" w:space="0" w:color="auto"/>
                  <w:right w:val="single" w:sz="4" w:space="0" w:color="auto"/>
                </w:tcBorders>
                <w:hideMark/>
              </w:tcPr>
            </w:tcPrChange>
          </w:tcPr>
          <w:p w14:paraId="75887C8E" w14:textId="5F6D99DA" w:rsidR="005414DA" w:rsidRDefault="007E6E4B">
            <w:pPr>
              <w:pStyle w:val="1b"/>
              <w:pPrChange w:id="969" w:author="IRK" w:date="2020-04-14T13:47:00Z">
                <w:pPr>
                  <w:ind w:firstLineChars="50" w:firstLine="98"/>
                </w:pPr>
              </w:pPrChange>
            </w:pPr>
            <w:ins w:id="970" w:author="IRK" w:date="2020-04-14T16:17:00Z">
              <w:r>
                <w:t xml:space="preserve"> </w:t>
              </w:r>
            </w:ins>
            <w:r w:rsidR="005414DA">
              <w:t>1 import java.util.*;</w:t>
            </w:r>
          </w:p>
          <w:p w14:paraId="101F5AAF" w14:textId="77777777" w:rsidR="005414DA" w:rsidRDefault="005414DA">
            <w:pPr>
              <w:pStyle w:val="1b"/>
              <w:pPrChange w:id="971" w:author="IRK" w:date="2020-04-14T13:47:00Z">
                <w:pPr/>
              </w:pPrChange>
            </w:pPr>
            <w:r>
              <w:t xml:space="preserve"> 2 import com.innoexpert.rulesclient.*;</w:t>
            </w:r>
          </w:p>
          <w:p w14:paraId="1DE6B23C" w14:textId="77777777" w:rsidR="005414DA" w:rsidRDefault="005414DA">
            <w:pPr>
              <w:pStyle w:val="1b"/>
              <w:pPrChange w:id="972" w:author="IRK" w:date="2020-04-14T13:47:00Z">
                <w:pPr/>
              </w:pPrChange>
            </w:pPr>
            <w:r>
              <w:t xml:space="preserve"> 3</w:t>
            </w:r>
            <w:del w:id="973" w:author="IRK" w:date="2020-03-13T09:40:00Z">
              <w:r w:rsidDel="00A524EA">
                <w:delText xml:space="preserve"> </w:delText>
              </w:r>
            </w:del>
          </w:p>
          <w:p w14:paraId="3650664A" w14:textId="77777777" w:rsidR="005414DA" w:rsidRDefault="005414DA">
            <w:pPr>
              <w:pStyle w:val="1b"/>
              <w:pPrChange w:id="974" w:author="IRK" w:date="2020-04-14T13:47:00Z">
                <w:pPr/>
              </w:pPrChange>
            </w:pPr>
            <w:r>
              <w:t xml:space="preserve"> 4 public class PropertiesProvider implements ItemProvider, NumericModeSelector</w:t>
            </w:r>
          </w:p>
          <w:p w14:paraId="4570EB17" w14:textId="77777777" w:rsidR="005414DA" w:rsidRDefault="005414DA">
            <w:pPr>
              <w:pStyle w:val="1b"/>
              <w:pPrChange w:id="975" w:author="IRK" w:date="2020-04-14T13:47:00Z">
                <w:pPr/>
              </w:pPrChange>
            </w:pPr>
            <w:r>
              <w:t xml:space="preserve"> 5 {</w:t>
            </w:r>
          </w:p>
          <w:p w14:paraId="17F7B2C4" w14:textId="77777777" w:rsidR="005414DA" w:rsidRDefault="005414DA">
            <w:pPr>
              <w:pStyle w:val="1b"/>
              <w:pPrChange w:id="976" w:author="IRK" w:date="2020-04-14T13:47:00Z">
                <w:pPr/>
              </w:pPrChange>
            </w:pPr>
            <w:r>
              <w:t xml:space="preserve"> 6     private final Properties props;</w:t>
            </w:r>
          </w:p>
          <w:p w14:paraId="1491C1C7" w14:textId="77777777" w:rsidR="005414DA" w:rsidRDefault="005414DA">
            <w:pPr>
              <w:pStyle w:val="1b"/>
              <w:pPrChange w:id="977" w:author="IRK" w:date="2020-04-14T13:47:00Z">
                <w:pPr/>
              </w:pPrChange>
            </w:pPr>
            <w:r>
              <w:t xml:space="preserve"> 7</w:t>
            </w:r>
            <w:del w:id="978" w:author="IRK" w:date="2020-03-13T09:40:00Z">
              <w:r w:rsidDel="00A524EA">
                <w:delText xml:space="preserve"> </w:delText>
              </w:r>
            </w:del>
          </w:p>
          <w:p w14:paraId="36C3A817" w14:textId="77777777" w:rsidR="005414DA" w:rsidRDefault="005414DA">
            <w:pPr>
              <w:pStyle w:val="1b"/>
              <w:pPrChange w:id="979" w:author="IRK" w:date="2020-04-14T13:47:00Z">
                <w:pPr/>
              </w:pPrChange>
            </w:pPr>
            <w:r>
              <w:t xml:space="preserve"> 8     public PropertiesProvider( Properties props )</w:t>
            </w:r>
          </w:p>
          <w:p w14:paraId="0B14480F" w14:textId="77777777" w:rsidR="005414DA" w:rsidRDefault="005414DA">
            <w:pPr>
              <w:pStyle w:val="1b"/>
              <w:pPrChange w:id="980" w:author="IRK" w:date="2020-04-14T13:47:00Z">
                <w:pPr/>
              </w:pPrChange>
            </w:pPr>
            <w:r>
              <w:t xml:space="preserve"> 9     {</w:t>
            </w:r>
          </w:p>
          <w:p w14:paraId="241D28CA" w14:textId="77777777" w:rsidR="005414DA" w:rsidRDefault="005414DA">
            <w:pPr>
              <w:pStyle w:val="1b"/>
              <w:pPrChange w:id="981" w:author="IRK" w:date="2020-04-14T13:47:00Z">
                <w:pPr/>
              </w:pPrChange>
            </w:pPr>
            <w:r>
              <w:t>10         this.props = props;</w:t>
            </w:r>
          </w:p>
          <w:p w14:paraId="0DB28FD9" w14:textId="77777777" w:rsidR="005414DA" w:rsidRDefault="005414DA">
            <w:pPr>
              <w:pStyle w:val="1b"/>
              <w:pPrChange w:id="982" w:author="IRK" w:date="2020-04-14T13:47:00Z">
                <w:pPr/>
              </w:pPrChange>
            </w:pPr>
            <w:r>
              <w:t>11     }</w:t>
            </w:r>
          </w:p>
          <w:p w14:paraId="16452FBB" w14:textId="77777777" w:rsidR="005414DA" w:rsidRDefault="005414DA">
            <w:pPr>
              <w:pStyle w:val="1b"/>
              <w:pPrChange w:id="983" w:author="IRK" w:date="2020-04-14T13:47:00Z">
                <w:pPr/>
              </w:pPrChange>
            </w:pPr>
            <w:r>
              <w:t>12</w:t>
            </w:r>
            <w:del w:id="984" w:author="IRK" w:date="2020-03-13T09:40:00Z">
              <w:r w:rsidDel="00A524EA">
                <w:delText xml:space="preserve"> </w:delText>
              </w:r>
            </w:del>
          </w:p>
          <w:p w14:paraId="7744DFBD" w14:textId="77777777" w:rsidR="005414DA" w:rsidRDefault="005414DA">
            <w:pPr>
              <w:pStyle w:val="1b"/>
              <w:pPrChange w:id="985" w:author="IRK" w:date="2020-04-14T13:47:00Z">
                <w:pPr/>
              </w:pPrChange>
            </w:pPr>
            <w:r>
              <w:t>13     public Object getAsNumber( String code ) throws RulesException</w:t>
            </w:r>
          </w:p>
          <w:p w14:paraId="28484874" w14:textId="77777777" w:rsidR="005414DA" w:rsidRDefault="005414DA">
            <w:pPr>
              <w:pStyle w:val="1b"/>
              <w:pPrChange w:id="986" w:author="IRK" w:date="2020-04-14T13:47:00Z">
                <w:pPr/>
              </w:pPrChange>
            </w:pPr>
            <w:r>
              <w:t>14     {</w:t>
            </w:r>
          </w:p>
          <w:p w14:paraId="7810481A" w14:textId="77777777" w:rsidR="005414DA" w:rsidRDefault="005414DA">
            <w:pPr>
              <w:pStyle w:val="1b"/>
              <w:pPrChange w:id="987" w:author="IRK" w:date="2020-04-14T13:47:00Z">
                <w:pPr/>
              </w:pPrChange>
            </w:pPr>
            <w:r>
              <w:t>15         String value = props.getProperty( code );</w:t>
            </w:r>
          </w:p>
          <w:p w14:paraId="23AB15F7" w14:textId="77777777" w:rsidR="005414DA" w:rsidRDefault="005414DA">
            <w:pPr>
              <w:pStyle w:val="1b"/>
              <w:pPrChange w:id="988" w:author="IRK" w:date="2020-04-14T13:47:00Z">
                <w:pPr/>
              </w:pPrChange>
            </w:pPr>
            <w:r>
              <w:t>16         try</w:t>
            </w:r>
          </w:p>
          <w:p w14:paraId="75767CC5" w14:textId="77777777" w:rsidR="005414DA" w:rsidRDefault="005414DA">
            <w:pPr>
              <w:pStyle w:val="1b"/>
              <w:pPrChange w:id="989" w:author="IRK" w:date="2020-04-14T13:47:00Z">
                <w:pPr/>
              </w:pPrChange>
            </w:pPr>
            <w:r>
              <w:t>17         {</w:t>
            </w:r>
          </w:p>
          <w:p w14:paraId="5D9D7BD0" w14:textId="77777777" w:rsidR="005414DA" w:rsidRDefault="005414DA">
            <w:pPr>
              <w:pStyle w:val="1b"/>
              <w:pPrChange w:id="990" w:author="IRK" w:date="2020-04-14T13:47:00Z">
                <w:pPr/>
              </w:pPrChange>
            </w:pPr>
            <w:r>
              <w:t>18             return value != null ? Double.valueOf( value ) : null;</w:t>
            </w:r>
          </w:p>
          <w:p w14:paraId="7DA3CA47" w14:textId="77777777" w:rsidR="005414DA" w:rsidRDefault="005414DA">
            <w:pPr>
              <w:pStyle w:val="1b"/>
              <w:pPrChange w:id="991" w:author="IRK" w:date="2020-04-14T13:47:00Z">
                <w:pPr/>
              </w:pPrChange>
            </w:pPr>
            <w:r>
              <w:t>19         }</w:t>
            </w:r>
          </w:p>
          <w:p w14:paraId="0F93FF54" w14:textId="77777777" w:rsidR="005414DA" w:rsidRDefault="005414DA">
            <w:pPr>
              <w:pStyle w:val="1b"/>
              <w:pPrChange w:id="992" w:author="IRK" w:date="2020-04-14T13:47:00Z">
                <w:pPr/>
              </w:pPrChange>
            </w:pPr>
            <w:r>
              <w:lastRenderedPageBreak/>
              <w:t>20         catch( NumberFormatException e )</w:t>
            </w:r>
          </w:p>
          <w:p w14:paraId="3BB704F8" w14:textId="77777777" w:rsidR="005414DA" w:rsidRDefault="005414DA">
            <w:pPr>
              <w:pStyle w:val="1b"/>
              <w:pPrChange w:id="993" w:author="IRK" w:date="2020-04-14T13:47:00Z">
                <w:pPr/>
              </w:pPrChange>
            </w:pPr>
            <w:r>
              <w:t>21         {</w:t>
            </w:r>
          </w:p>
          <w:p w14:paraId="7746748F" w14:textId="77777777" w:rsidR="005414DA" w:rsidRDefault="005414DA">
            <w:pPr>
              <w:pStyle w:val="1b"/>
              <w:pPrChange w:id="994" w:author="IRK" w:date="2020-04-14T13:47:00Z">
                <w:pPr/>
              </w:pPrChange>
            </w:pPr>
            <w:r>
              <w:t>22             throw new RulesException( e.getMessage(), e );</w:t>
            </w:r>
          </w:p>
          <w:p w14:paraId="64F28350" w14:textId="77777777" w:rsidR="005414DA" w:rsidRDefault="005414DA">
            <w:pPr>
              <w:pStyle w:val="1b"/>
              <w:pPrChange w:id="995" w:author="IRK" w:date="2020-04-14T13:47:00Z">
                <w:pPr/>
              </w:pPrChange>
            </w:pPr>
            <w:r>
              <w:t>23         }</w:t>
            </w:r>
          </w:p>
          <w:p w14:paraId="46A48D85" w14:textId="77777777" w:rsidR="005414DA" w:rsidRDefault="005414DA">
            <w:pPr>
              <w:pStyle w:val="1b"/>
              <w:pPrChange w:id="996" w:author="IRK" w:date="2020-04-14T13:47:00Z">
                <w:pPr/>
              </w:pPrChange>
            </w:pPr>
            <w:r>
              <w:t>24     }</w:t>
            </w:r>
          </w:p>
          <w:p w14:paraId="31D61204" w14:textId="77777777" w:rsidR="005414DA" w:rsidRDefault="005414DA">
            <w:pPr>
              <w:pStyle w:val="1b"/>
              <w:pPrChange w:id="997" w:author="IRK" w:date="2020-04-14T13:47:00Z">
                <w:pPr/>
              </w:pPrChange>
            </w:pPr>
            <w:r>
              <w:t>25</w:t>
            </w:r>
            <w:del w:id="998" w:author="IRK" w:date="2020-03-13T09:40:00Z">
              <w:r w:rsidDel="00A524EA">
                <w:delText xml:space="preserve"> </w:delText>
              </w:r>
            </w:del>
          </w:p>
          <w:p w14:paraId="7C7DF01A" w14:textId="77777777" w:rsidR="005414DA" w:rsidRDefault="005414DA">
            <w:pPr>
              <w:pStyle w:val="1b"/>
              <w:pPrChange w:id="999" w:author="IRK" w:date="2020-04-14T13:47:00Z">
                <w:pPr/>
              </w:pPrChange>
            </w:pPr>
            <w:r>
              <w:t>26     public Object getAsString( String code ) throws RulesException</w:t>
            </w:r>
          </w:p>
          <w:p w14:paraId="06710EAF" w14:textId="77777777" w:rsidR="005414DA" w:rsidRDefault="005414DA">
            <w:pPr>
              <w:pStyle w:val="1b"/>
              <w:pPrChange w:id="1000" w:author="IRK" w:date="2020-04-14T13:47:00Z">
                <w:pPr/>
              </w:pPrChange>
            </w:pPr>
            <w:r>
              <w:t>27     {</w:t>
            </w:r>
          </w:p>
          <w:p w14:paraId="3A4CFF28" w14:textId="77777777" w:rsidR="005414DA" w:rsidRDefault="005414DA">
            <w:pPr>
              <w:pStyle w:val="1b"/>
              <w:pPrChange w:id="1001" w:author="IRK" w:date="2020-04-14T13:47:00Z">
                <w:pPr/>
              </w:pPrChange>
            </w:pPr>
            <w:r>
              <w:t>28         return props.getProperty( code );</w:t>
            </w:r>
          </w:p>
          <w:p w14:paraId="36E5621F" w14:textId="77777777" w:rsidR="005414DA" w:rsidRDefault="005414DA">
            <w:pPr>
              <w:pStyle w:val="1b"/>
              <w:pPrChange w:id="1002" w:author="IRK" w:date="2020-04-14T13:47:00Z">
                <w:pPr/>
              </w:pPrChange>
            </w:pPr>
            <w:r>
              <w:t>29     }</w:t>
            </w:r>
          </w:p>
          <w:p w14:paraId="18F208C5" w14:textId="77777777" w:rsidR="005414DA" w:rsidRDefault="005414DA">
            <w:pPr>
              <w:pStyle w:val="1b"/>
              <w:pPrChange w:id="1003" w:author="IRK" w:date="2020-04-14T13:47:00Z">
                <w:pPr/>
              </w:pPrChange>
            </w:pPr>
            <w:r>
              <w:t>30</w:t>
            </w:r>
            <w:del w:id="1004" w:author="IRK" w:date="2020-03-13T09:40:00Z">
              <w:r w:rsidDel="00A524EA">
                <w:delText xml:space="preserve"> </w:delText>
              </w:r>
            </w:del>
          </w:p>
          <w:p w14:paraId="18472850" w14:textId="77777777" w:rsidR="005414DA" w:rsidRDefault="005414DA">
            <w:pPr>
              <w:pStyle w:val="1b"/>
              <w:pPrChange w:id="1005" w:author="IRK" w:date="2020-04-14T13:47:00Z">
                <w:pPr/>
              </w:pPrChange>
            </w:pPr>
            <w:r>
              <w:t>31     public NumericMode getNumericMode()</w:t>
            </w:r>
          </w:p>
          <w:p w14:paraId="7CE2481F" w14:textId="77777777" w:rsidR="005414DA" w:rsidRDefault="005414DA">
            <w:pPr>
              <w:pStyle w:val="1b"/>
              <w:pPrChange w:id="1006" w:author="IRK" w:date="2020-04-14T13:47:00Z">
                <w:pPr/>
              </w:pPrChange>
            </w:pPr>
            <w:r>
              <w:t>32     {</w:t>
            </w:r>
          </w:p>
          <w:p w14:paraId="0FF5BCE8" w14:textId="77777777" w:rsidR="005414DA" w:rsidRDefault="005414DA">
            <w:pPr>
              <w:pStyle w:val="1b"/>
              <w:pPrChange w:id="1007" w:author="IRK" w:date="2020-04-14T13:47:00Z">
                <w:pPr/>
              </w:pPrChange>
            </w:pPr>
            <w:r>
              <w:t>33         return NumericMode.IEEE754;</w:t>
            </w:r>
          </w:p>
          <w:p w14:paraId="615CDCA2" w14:textId="77777777" w:rsidR="005414DA" w:rsidRDefault="005414DA">
            <w:pPr>
              <w:pStyle w:val="1b"/>
              <w:pPrChange w:id="1008" w:author="IRK" w:date="2020-04-14T13:47:00Z">
                <w:pPr/>
              </w:pPrChange>
            </w:pPr>
            <w:r>
              <w:t>34     }</w:t>
            </w:r>
          </w:p>
          <w:p w14:paraId="42891036" w14:textId="77777777" w:rsidR="005414DA" w:rsidRDefault="005414DA">
            <w:pPr>
              <w:pStyle w:val="1b"/>
              <w:pPrChange w:id="1009" w:author="IRK" w:date="2020-04-14T13:47:00Z">
                <w:pPr/>
              </w:pPrChange>
            </w:pPr>
            <w:r>
              <w:t>35 }</w:t>
            </w:r>
          </w:p>
        </w:tc>
      </w:tr>
    </w:tbl>
    <w:p w14:paraId="5A7A9515" w14:textId="77777777" w:rsidR="005414DA" w:rsidRPr="00246C7D" w:rsidRDefault="005414DA" w:rsidP="00F93119"/>
    <w:p w14:paraId="753177F4" w14:textId="1DC10AB2" w:rsidR="001140F8" w:rsidRPr="003B7639" w:rsidRDefault="001140F8" w:rsidP="00F93119">
      <w:r w:rsidRPr="0005465A">
        <w:t>このクラスは</w:t>
      </w:r>
      <w:ins w:id="1010" w:author="IRK" w:date="2020-05-12T14:22:00Z">
        <w:r w:rsidR="00C47FD4">
          <w:rPr>
            <w:rFonts w:hint="eastAsia"/>
          </w:rPr>
          <w:t>[</w:t>
        </w:r>
      </w:ins>
      <w:r w:rsidR="005414DA">
        <w:rPr>
          <w:rFonts w:hint="eastAsia"/>
        </w:rPr>
        <w:t>4</w:t>
      </w:r>
      <w:r w:rsidR="005414DA">
        <w:rPr>
          <w:rFonts w:hint="eastAsia"/>
        </w:rPr>
        <w:t>行目</w:t>
      </w:r>
      <w:ins w:id="1011" w:author="IRK" w:date="2020-05-12T14:22:00Z">
        <w:r w:rsidR="00C47FD4">
          <w:rPr>
            <w:rFonts w:hint="eastAsia"/>
          </w:rPr>
          <w:t>]</w:t>
        </w:r>
      </w:ins>
      <w:r w:rsidR="005414DA">
        <w:rPr>
          <w:rFonts w:hint="eastAsia"/>
        </w:rPr>
        <w:t>で</w:t>
      </w:r>
      <w:r w:rsidRPr="003B7639">
        <w:t>com.innoexpert.rulesclient.ItemProvider</w:t>
      </w:r>
      <w:r w:rsidRPr="003B7639">
        <w:t>インタフェース</w:t>
      </w:r>
      <w:r w:rsidR="005414DA">
        <w:rPr>
          <w:rFonts w:hint="eastAsia"/>
        </w:rPr>
        <w:t>と</w:t>
      </w:r>
      <w:r w:rsidR="005414DA">
        <w:rPr>
          <w:rFonts w:hint="eastAsia"/>
        </w:rPr>
        <w:t>NumericModeSelector</w:t>
      </w:r>
      <w:r w:rsidRPr="003B7639">
        <w:t>を実装しており、</w:t>
      </w:r>
      <w:r w:rsidRPr="003B7639">
        <w:t>getAsNumber</w:t>
      </w:r>
      <w:r w:rsidRPr="003B7639">
        <w:t>、</w:t>
      </w:r>
      <w:r w:rsidRPr="003B7639">
        <w:t>getAsString</w:t>
      </w:r>
      <w:r w:rsidR="005414DA" w:rsidRPr="003B7639">
        <w:t>、</w:t>
      </w:r>
      <w:r w:rsidR="005414DA">
        <w:rPr>
          <w:rFonts w:hint="eastAsia"/>
        </w:rPr>
        <w:t>g</w:t>
      </w:r>
      <w:r w:rsidR="005414DA">
        <w:t>etNumericMode</w:t>
      </w:r>
      <w:r w:rsidR="000C0792">
        <w:rPr>
          <w:rFonts w:hint="eastAsia"/>
        </w:rPr>
        <w:t>の</w:t>
      </w:r>
      <w:r w:rsidR="005414DA">
        <w:t>3</w:t>
      </w:r>
      <w:r w:rsidRPr="003B7639">
        <w:t>つのメソッドを実装している。コンストラクタは、</w:t>
      </w:r>
      <w:r w:rsidRPr="003B7639">
        <w:t>java.util.Properties</w:t>
      </w:r>
      <w:r w:rsidRPr="003B7639">
        <w:t>オブジェクトをパラメータとして受け取る。アプリケーションは自身が参照している</w:t>
      </w:r>
      <w:r w:rsidRPr="003B7639">
        <w:t>Properties</w:t>
      </w:r>
      <w:r w:rsidRPr="003B7639">
        <w:t>オブジェクトをコンストラクタに引き渡し、これは</w:t>
      </w:r>
      <w:r w:rsidRPr="003B7639">
        <w:t>PropertiesProvider</w:t>
      </w:r>
      <w:r w:rsidRPr="003B7639">
        <w:t>のコンストラクタからメンバ変数として参照される。</w:t>
      </w:r>
    </w:p>
    <w:p w14:paraId="05D3D37D" w14:textId="77777777" w:rsidR="001140F8" w:rsidRPr="0005465A" w:rsidRDefault="001140F8" w:rsidP="00F93119"/>
    <w:p w14:paraId="2A652207" w14:textId="5520BDE6" w:rsidR="001140F8" w:rsidRPr="0005465A" w:rsidRDefault="001140F8" w:rsidP="00F93119">
      <w:r w:rsidRPr="003B7639">
        <w:t>getAsNumber</w:t>
      </w:r>
      <w:r w:rsidRPr="003B7639">
        <w:t>では、</w:t>
      </w:r>
      <w:del w:id="1012" w:author="IRK" w:date="2020-05-12T14:22:00Z">
        <w:r w:rsidRPr="003B7639" w:rsidDel="00C47FD4">
          <w:delText>(</w:delText>
        </w:r>
      </w:del>
      <w:ins w:id="1013" w:author="IRK" w:date="2020-05-12T14:22:00Z">
        <w:r w:rsidR="00C47FD4">
          <w:rPr>
            <w:rFonts w:hint="eastAsia"/>
          </w:rPr>
          <w:t>[</w:t>
        </w:r>
      </w:ins>
      <w:r w:rsidR="005414DA" w:rsidRPr="003B7639">
        <w:t>1</w:t>
      </w:r>
      <w:r w:rsidR="005414DA">
        <w:t>3</w:t>
      </w:r>
      <w:r w:rsidR="001B7556" w:rsidRPr="003B7639">
        <w:t>~</w:t>
      </w:r>
      <w:r w:rsidR="005414DA" w:rsidRPr="003B7639">
        <w:t>2</w:t>
      </w:r>
      <w:r w:rsidR="005414DA">
        <w:t>4</w:t>
      </w:r>
      <w:r w:rsidR="00D13942">
        <w:rPr>
          <w:rFonts w:hint="eastAsia"/>
        </w:rPr>
        <w:t>行目</w:t>
      </w:r>
      <w:del w:id="1014" w:author="IRK" w:date="2020-05-12T14:22:00Z">
        <w:r w:rsidRPr="003B7639" w:rsidDel="00C47FD4">
          <w:delText>)</w:delText>
        </w:r>
      </w:del>
      <w:ins w:id="1015" w:author="IRK" w:date="2020-05-12T14:22:00Z">
        <w:r w:rsidR="00C47FD4">
          <w:rPr>
            <w:rFonts w:hint="eastAsia"/>
          </w:rPr>
          <w:t>]</w:t>
        </w:r>
      </w:ins>
      <w:r w:rsidRPr="003B7639">
        <w:t>パラメータとして引き渡されたコードをキーとしてプロパティから検索する。コードに該当する値がな</w:t>
      </w:r>
      <w:r w:rsidRPr="003B7639">
        <w:rPr>
          <w:rFonts w:hint="eastAsia"/>
        </w:rPr>
        <w:t>い場合</w:t>
      </w:r>
      <w:r w:rsidRPr="003B7639">
        <w:t>null</w:t>
      </w:r>
      <w:r w:rsidRPr="003B7639">
        <w:t>を返し、項目が</w:t>
      </w:r>
      <w:r w:rsidRPr="003B7639">
        <w:rPr>
          <w:rFonts w:hint="eastAsia"/>
        </w:rPr>
        <w:t>未入力であるとみなす</w:t>
      </w:r>
      <w:r w:rsidRPr="003B7639">
        <w:t>。プロパティに保存された値が正しい</w:t>
      </w:r>
      <w:r w:rsidRPr="003B7639">
        <w:rPr>
          <w:rFonts w:hint="eastAsia"/>
        </w:rPr>
        <w:t>数値型</w:t>
      </w:r>
      <w:r w:rsidRPr="003B7639">
        <w:t>の文字列でなければ</w:t>
      </w:r>
      <w:r w:rsidRPr="003B7639">
        <w:t>NumberFormatException</w:t>
      </w:r>
      <w:r w:rsidRPr="0005465A">
        <w:t>が投げられ</w:t>
      </w:r>
      <w:r w:rsidRPr="003B7639">
        <w:t>、</w:t>
      </w:r>
      <w:r w:rsidRPr="003B7639">
        <w:t>getAsNumber</w:t>
      </w:r>
      <w:r w:rsidRPr="003B7639">
        <w:t>はこれを</w:t>
      </w:r>
      <w:r w:rsidRPr="003B7639">
        <w:rPr>
          <w:rFonts w:hint="eastAsia"/>
        </w:rPr>
        <w:t>受け取り</w:t>
      </w:r>
      <w:r w:rsidRPr="003B7639">
        <w:t>RulesException</w:t>
      </w:r>
      <w:r w:rsidRPr="0005465A">
        <w:t>に変換して再び</w:t>
      </w:r>
      <w:r w:rsidRPr="0005465A">
        <w:rPr>
          <w:rFonts w:hint="eastAsia"/>
        </w:rPr>
        <w:t>投げる。</w:t>
      </w:r>
    </w:p>
    <w:p w14:paraId="04D72231" w14:textId="641A7CA3" w:rsidR="001140F8" w:rsidRPr="0005465A" w:rsidRDefault="001140F8" w:rsidP="00F93119">
      <w:r w:rsidRPr="003B7639">
        <w:t>getAsString</w:t>
      </w:r>
      <w:r w:rsidRPr="003B7639">
        <w:t>では、</w:t>
      </w:r>
      <w:r w:rsidRPr="003B7639">
        <w:t>(</w:t>
      </w:r>
      <w:ins w:id="1016" w:author="IRK" w:date="2020-05-12T14:22:00Z">
        <w:r w:rsidR="00C47FD4">
          <w:rPr>
            <w:rFonts w:hint="eastAsia"/>
          </w:rPr>
          <w:t>[</w:t>
        </w:r>
      </w:ins>
      <w:r w:rsidR="005414DA">
        <w:t>26~29</w:t>
      </w:r>
      <w:r w:rsidR="00D13942">
        <w:t>行目</w:t>
      </w:r>
      <w:ins w:id="1017" w:author="IRK" w:date="2020-05-12T14:29:00Z">
        <w:r w:rsidR="003F2FAC">
          <w:rPr>
            <w:rFonts w:hint="eastAsia"/>
          </w:rPr>
          <w:t>]</w:t>
        </w:r>
      </w:ins>
      <w:r w:rsidRPr="003B7639">
        <w:t>)</w:t>
      </w:r>
      <w:r w:rsidRPr="003B7639">
        <w:t>パラメータとして引き渡されたコードをキーとしてプロパティから検索された文字値を返す。コードに該当する値がない場合、</w:t>
      </w:r>
      <w:r w:rsidRPr="003B7639">
        <w:t>getAsString</w:t>
      </w:r>
      <w:r w:rsidRPr="003B7639">
        <w:t>は</w:t>
      </w:r>
      <w:r w:rsidRPr="003B7639">
        <w:t>Properties.getProperty</w:t>
      </w:r>
      <w:r w:rsidRPr="003B7639">
        <w:t>が返した</w:t>
      </w:r>
      <w:r w:rsidRPr="003B7639">
        <w:t>null</w:t>
      </w:r>
      <w:r w:rsidRPr="003B7639">
        <w:t>をそのまま返し</w:t>
      </w:r>
      <w:r w:rsidRPr="003B7639">
        <w:rPr>
          <w:rFonts w:hint="eastAsia"/>
        </w:rPr>
        <w:t>、</w:t>
      </w:r>
      <w:r w:rsidRPr="003B7639">
        <w:t>項目が入力されていないものとして処理する。</w:t>
      </w:r>
    </w:p>
    <w:p w14:paraId="4C475564" w14:textId="276BA3C4" w:rsidR="001140F8" w:rsidRDefault="001140F8" w:rsidP="00F93119"/>
    <w:p w14:paraId="6776639A" w14:textId="67C2C7B0" w:rsidR="005414DA" w:rsidRDefault="005414DA" w:rsidP="00F93119">
      <w:r w:rsidRPr="003B7639">
        <w:t>get</w:t>
      </w:r>
      <w:r>
        <w:t>NumericMode</w:t>
      </w:r>
      <w:r w:rsidRPr="003B7639">
        <w:t>では、</w:t>
      </w:r>
      <w:r>
        <w:rPr>
          <w:rFonts w:hint="eastAsia"/>
        </w:rPr>
        <w:t>(</w:t>
      </w:r>
      <w:ins w:id="1018" w:author="IRK" w:date="2020-05-12T14:22:00Z">
        <w:r w:rsidR="00C47FD4">
          <w:rPr>
            <w:rFonts w:hint="eastAsia"/>
          </w:rPr>
          <w:t>[</w:t>
        </w:r>
      </w:ins>
      <w:r>
        <w:t>31~34</w:t>
      </w:r>
      <w:r>
        <w:rPr>
          <w:rFonts w:hint="eastAsia"/>
        </w:rPr>
        <w:t>行目</w:t>
      </w:r>
      <w:ins w:id="1019" w:author="IRK" w:date="2020-05-12T14:22:00Z">
        <w:r w:rsidR="00C47FD4">
          <w:rPr>
            <w:rFonts w:hint="eastAsia"/>
          </w:rPr>
          <w:t>]</w:t>
        </w:r>
      </w:ins>
      <w:r>
        <w:t>)</w:t>
      </w:r>
      <w:del w:id="1020" w:author="IRK" w:date="2020-04-13T12:44:00Z">
        <w:r w:rsidR="00467C61" w:rsidRPr="00733763" w:rsidDel="00733763">
          <w:rPr>
            <w:rFonts w:hint="eastAsia"/>
          </w:rPr>
          <w:delText xml:space="preserve"> </w:delText>
        </w:r>
      </w:del>
      <w:r w:rsidR="007F15EA" w:rsidRPr="00D44565">
        <w:rPr>
          <w:rFonts w:hint="eastAsia"/>
        </w:rPr>
        <w:t>数値型</w:t>
      </w:r>
      <w:r w:rsidR="00467C61" w:rsidRPr="00733763">
        <w:rPr>
          <w:rFonts w:hint="eastAsia"/>
          <w:rPrChange w:id="1021" w:author="IRK" w:date="2020-04-13T12:44:00Z">
            <w:rPr>
              <w:rFonts w:ascii="Malgun Gothic" w:eastAsiaTheme="minorEastAsia" w:hAnsi="Malgun Gothic" w:cs="Malgun Gothic" w:hint="eastAsia"/>
            </w:rPr>
          </w:rPrChange>
        </w:rPr>
        <w:t>項目の</w:t>
      </w:r>
      <w:r w:rsidR="007F15EA">
        <w:rPr>
          <w:rFonts w:hint="eastAsia"/>
        </w:rPr>
        <w:t>値</w:t>
      </w:r>
      <w:r w:rsidR="00467C61">
        <w:rPr>
          <w:rFonts w:hint="eastAsia"/>
        </w:rPr>
        <w:t>が</w:t>
      </w:r>
      <w:r w:rsidR="00467C61" w:rsidRPr="00C64861">
        <w:rPr>
          <w:rFonts w:hint="eastAsia"/>
        </w:rPr>
        <w:t>倍精度浮動小数点数</w:t>
      </w:r>
      <w:r w:rsidR="00467C61">
        <w:rPr>
          <w:rFonts w:hint="eastAsia"/>
        </w:rPr>
        <w:t>であることをルールエンジンに伝える。</w:t>
      </w:r>
    </w:p>
    <w:p w14:paraId="207460B9" w14:textId="77777777" w:rsidR="005414DA" w:rsidRPr="0005465A" w:rsidRDefault="005414DA" w:rsidP="00F93119"/>
    <w:p w14:paraId="1051CBCD" w14:textId="653D278A" w:rsidR="001140F8" w:rsidRPr="0005465A" w:rsidRDefault="001140F8" w:rsidP="00F93119">
      <w:r w:rsidRPr="0005465A">
        <w:t>プロパティのキーが項目のエイリアスと一致しているため、この</w:t>
      </w:r>
      <w:r w:rsidRPr="00AB2487">
        <w:rPr>
          <w:rStyle w:val="aff2"/>
          <w:rFonts w:asciiTheme="majorHAnsi" w:eastAsia="ＭＳ Ｐゴシック" w:hAnsiTheme="majorHAnsi" w:cstheme="majorHAnsi"/>
          <w:sz w:val="20"/>
          <w:szCs w:val="20"/>
        </w:rPr>
        <w:t>PropertiesProvider</w:t>
      </w:r>
      <w:r w:rsidRPr="0005465A">
        <w:t>を使用する際は</w:t>
      </w:r>
      <w:r w:rsidRPr="00DC5585">
        <w:t>RuleInterface.execute</w:t>
      </w:r>
      <w:r w:rsidRPr="0005465A">
        <w:t>を呼び出す時にコード体系をエイリアスにする必要がある。</w:t>
      </w:r>
    </w:p>
    <w:p w14:paraId="2D044300" w14:textId="77777777" w:rsidR="001140F8" w:rsidRDefault="001140F8" w:rsidP="00F93119"/>
    <w:p w14:paraId="178B3470" w14:textId="77777777" w:rsidR="001140F8" w:rsidRDefault="001140F8" w:rsidP="00F93119">
      <w:pPr>
        <w:pStyle w:val="42"/>
      </w:pPr>
      <w:bookmarkStart w:id="1022" w:name="_Ref34925784"/>
      <w:r>
        <w:lastRenderedPageBreak/>
        <w:t>com.innoexpert.rulesclient.</w:t>
      </w:r>
      <w:r w:rsidRPr="00613B1A">
        <w:t>ResultConsumer</w:t>
      </w:r>
      <w:bookmarkEnd w:id="1022"/>
    </w:p>
    <w:p w14:paraId="52677392" w14:textId="77777777" w:rsidR="001140F8" w:rsidRPr="00613B1A" w:rsidRDefault="001140F8" w:rsidP="00F93119">
      <w:r w:rsidRPr="003B7639">
        <w:t>com.innoexpert.rulesclient.ResultConsumer</w:t>
      </w:r>
      <w:r w:rsidRPr="003B7639">
        <w:t>インタフェースは、ルール</w:t>
      </w:r>
      <w:r w:rsidR="00F324F7">
        <w:rPr>
          <w:rFonts w:hint="eastAsia"/>
        </w:rPr>
        <w:t>エンジンが</w:t>
      </w:r>
      <w:r w:rsidRPr="00613B1A">
        <w:t>ルール実行結果をアプリケーションデータ領域に設定するために定義されたインタフェースである。</w:t>
      </w:r>
    </w:p>
    <w:p w14:paraId="65C97B6F" w14:textId="77777777" w:rsidR="001140F8" w:rsidRPr="00613B1A" w:rsidRDefault="001140F8" w:rsidP="00F93119"/>
    <w:p w14:paraId="7D913187" w14:textId="0729D82B" w:rsidR="001140F8" w:rsidRPr="00613B1A" w:rsidRDefault="001140F8" w:rsidP="00F93119">
      <w:r w:rsidRPr="00613B1A">
        <w:t>ResultConsumer</w:t>
      </w:r>
      <w:r w:rsidRPr="00613B1A">
        <w:t>のメソッドを理解するためには、ルールのデータ</w:t>
      </w:r>
      <w:del w:id="1023" w:author="IRK" w:date="2020-04-13T12:15:00Z">
        <w:r w:rsidRPr="00613B1A" w:rsidDel="0039608D">
          <w:delText>形式</w:delText>
        </w:r>
      </w:del>
      <w:ins w:id="1024" w:author="IRK" w:date="2020-04-13T12:15:00Z">
        <w:r w:rsidR="0039608D">
          <w:rPr>
            <w:rFonts w:hint="eastAsia"/>
          </w:rPr>
          <w:t>型</w:t>
        </w:r>
      </w:ins>
      <w:r w:rsidRPr="00613B1A">
        <w:t>への理解が必要である。ルールは、</w:t>
      </w:r>
      <w:r w:rsidRPr="00613B1A">
        <w:t>1</w:t>
      </w:r>
      <w:r w:rsidRPr="00613B1A">
        <w:t>つ以上のリターン項目を持つ。各項目には名前が付けられており、</w:t>
      </w:r>
      <w:del w:id="1025" w:author="IRK" w:date="2020-04-08T17:32:00Z">
        <w:r w:rsidRPr="00613B1A" w:rsidDel="00F97F4D">
          <w:delText>選択的に</w:delText>
        </w:r>
      </w:del>
      <w:ins w:id="1026" w:author="IRK" w:date="2020-04-08T17:32:00Z">
        <w:r w:rsidR="00F97F4D" w:rsidRPr="00F97F4D">
          <w:rPr>
            <w:rFonts w:hint="eastAsia"/>
          </w:rPr>
          <w:t>任意で</w:t>
        </w:r>
      </w:ins>
      <w:r w:rsidRPr="00613B1A">
        <w:t>エイリアスが付けられることもある。また、各項目には数値型、文字型、論理型のうちの</w:t>
      </w:r>
      <w:r w:rsidRPr="00613B1A">
        <w:t>1</w:t>
      </w:r>
      <w:r w:rsidRPr="00613B1A">
        <w:t>つのデータ</w:t>
      </w:r>
      <w:del w:id="1027" w:author="IRK" w:date="2020-04-13T12:15:00Z">
        <w:r w:rsidRPr="00613B1A" w:rsidDel="0039608D">
          <w:delText>形式</w:delText>
        </w:r>
      </w:del>
      <w:ins w:id="1028" w:author="IRK" w:date="2020-04-13T12:15:00Z">
        <w:r w:rsidR="0039608D">
          <w:rPr>
            <w:rFonts w:hint="eastAsia"/>
          </w:rPr>
          <w:t>型</w:t>
        </w:r>
      </w:ins>
      <w:r w:rsidRPr="00613B1A">
        <w:t>が指定されている。ルールはリターン形式で、</w:t>
      </w:r>
      <w:r w:rsidRPr="000A265C">
        <w:rPr>
          <w:b/>
        </w:rPr>
        <w:t>単一</w:t>
      </w:r>
      <w:r w:rsidRPr="00613B1A">
        <w:t>または</w:t>
      </w:r>
      <w:r w:rsidRPr="000A265C">
        <w:rPr>
          <w:b/>
        </w:rPr>
        <w:t>多重</w:t>
      </w:r>
      <w:r w:rsidRPr="00613B1A">
        <w:t>のどちらか</w:t>
      </w:r>
      <w:r w:rsidRPr="00613B1A">
        <w:t>1</w:t>
      </w:r>
      <w:r w:rsidRPr="00613B1A">
        <w:t>つの形式を持つ。単一ルールは、ルール実行結果の</w:t>
      </w:r>
      <w:r w:rsidR="00594315">
        <w:t>行数</w:t>
      </w:r>
      <w:r w:rsidRPr="00613B1A">
        <w:t>が常に</w:t>
      </w:r>
      <w:r w:rsidRPr="00613B1A">
        <w:t>1</w:t>
      </w:r>
      <w:r w:rsidRPr="00613B1A">
        <w:t>つのルールである。一方、多重ルールはルール実行結果の</w:t>
      </w:r>
      <w:r w:rsidR="00594315">
        <w:t>行数</w:t>
      </w:r>
      <w:r w:rsidRPr="00613B1A">
        <w:t>が</w:t>
      </w:r>
      <w:r w:rsidRPr="00613B1A">
        <w:t>0</w:t>
      </w:r>
      <w:r w:rsidRPr="00613B1A">
        <w:t>または</w:t>
      </w:r>
      <w:r w:rsidRPr="00613B1A">
        <w:t>1</w:t>
      </w:r>
      <w:r w:rsidRPr="00613B1A">
        <w:t>つ以上の場合もあるルールである。</w:t>
      </w:r>
    </w:p>
    <w:p w14:paraId="462610F0" w14:textId="39E480A4" w:rsidR="004D3F25" w:rsidRDefault="004D3F25" w:rsidP="00F93119">
      <w:del w:id="1029" w:author="IRK" w:date="2020-04-13T12:45:00Z">
        <w:r w:rsidDel="00733763">
          <w:br w:type="page"/>
        </w:r>
      </w:del>
    </w:p>
    <w:p w14:paraId="3D649BA2" w14:textId="5CD14443" w:rsidR="001140F8" w:rsidRPr="003B7639" w:rsidRDefault="001140F8" w:rsidP="00F93119">
      <w:r w:rsidRPr="00613B1A">
        <w:lastRenderedPageBreak/>
        <w:t>ルール実行結果のデータ</w:t>
      </w:r>
      <w:del w:id="1030" w:author="IRK" w:date="2020-04-13T12:16:00Z">
        <w:r w:rsidRPr="00613B1A" w:rsidDel="0039608D">
          <w:delText>形式</w:delText>
        </w:r>
      </w:del>
      <w:ins w:id="1031" w:author="IRK" w:date="2020-04-13T12:16:00Z">
        <w:r w:rsidR="0039608D">
          <w:rPr>
            <w:rFonts w:hint="eastAsia"/>
          </w:rPr>
          <w:t>型</w:t>
        </w:r>
      </w:ins>
      <w:r w:rsidRPr="00613B1A">
        <w:t>は、ルールのリターン項目の形式とリターン形式によって決定される。実行結果は</w:t>
      </w:r>
      <w:r w:rsidRPr="00613B1A">
        <w:t>1</w:t>
      </w:r>
      <w:r w:rsidRPr="00613B1A">
        <w:t>つ以上のカラムで構成されるが、各カラムはルールのリターン項目に対応する。</w:t>
      </w:r>
      <w:r w:rsidR="00594315">
        <w:t>カラム数</w:t>
      </w:r>
      <w:r w:rsidRPr="00613B1A">
        <w:t>は、ルールのリターン項目の数と</w:t>
      </w:r>
      <w:r w:rsidRPr="00613B1A">
        <w:rPr>
          <w:rFonts w:hint="eastAsia"/>
        </w:rPr>
        <w:t>同一</w:t>
      </w:r>
      <w:r w:rsidRPr="00613B1A">
        <w:t>である。カラム値のデータ</w:t>
      </w:r>
      <w:del w:id="1032" w:author="IRK" w:date="2020-04-13T12:16:00Z">
        <w:r w:rsidRPr="00613B1A" w:rsidDel="0039608D">
          <w:delText>形式</w:delText>
        </w:r>
      </w:del>
      <w:ins w:id="1033" w:author="IRK" w:date="2020-04-13T12:16:00Z">
        <w:r w:rsidR="0039608D">
          <w:rPr>
            <w:rFonts w:hint="eastAsia"/>
          </w:rPr>
          <w:t>型</w:t>
        </w:r>
      </w:ins>
      <w:r w:rsidRPr="00613B1A">
        <w:t>は、ルールが単一ルールまたは多重ルールによ</w:t>
      </w:r>
      <w:r w:rsidRPr="00613B1A">
        <w:rPr>
          <w:spacing w:val="-4"/>
        </w:rPr>
        <w:t>って異なる。カラム値のデータ</w:t>
      </w:r>
      <w:del w:id="1034" w:author="IRK" w:date="2020-04-13T12:16:00Z">
        <w:r w:rsidRPr="00613B1A" w:rsidDel="0039608D">
          <w:rPr>
            <w:spacing w:val="-4"/>
          </w:rPr>
          <w:delText>形式</w:delText>
        </w:r>
      </w:del>
      <w:ins w:id="1035" w:author="IRK" w:date="2020-04-13T12:16:00Z">
        <w:r w:rsidR="0039608D">
          <w:rPr>
            <w:rFonts w:hint="eastAsia"/>
          </w:rPr>
          <w:t>型</w:t>
        </w:r>
      </w:ins>
      <w:r w:rsidRPr="00613B1A">
        <w:rPr>
          <w:spacing w:val="-4"/>
        </w:rPr>
        <w:t>は、単一ルールの場合にはルールリターン項目の形式が数値型、文字型、論理型</w:t>
      </w:r>
      <w:r w:rsidRPr="00613B1A">
        <w:rPr>
          <w:rFonts w:hint="eastAsia"/>
          <w:spacing w:val="-4"/>
        </w:rPr>
        <w:t>の場合</w:t>
      </w:r>
      <w:r w:rsidRPr="00613B1A">
        <w:rPr>
          <w:spacing w:val="-4"/>
        </w:rPr>
        <w:t>それぞれ</w:t>
      </w:r>
      <w:r w:rsidRPr="003B7639">
        <w:t>double</w:t>
      </w:r>
      <w:r w:rsidRPr="003B7639">
        <w:t>、</w:t>
      </w:r>
      <w:r w:rsidR="00467C61">
        <w:rPr>
          <w:rFonts w:hint="eastAsia"/>
        </w:rPr>
        <w:t>j</w:t>
      </w:r>
      <w:r w:rsidR="00467C61">
        <w:t>ava.math.BigDecimal</w:t>
      </w:r>
      <w:r w:rsidR="00467C61" w:rsidRPr="003B7639">
        <w:t>、</w:t>
      </w:r>
      <w:r w:rsidRPr="003B7639">
        <w:t>java.lang.String</w:t>
      </w:r>
      <w:r w:rsidRPr="003B7639">
        <w:t>、</w:t>
      </w:r>
      <w:r w:rsidRPr="003B7639">
        <w:t>boolean</w:t>
      </w:r>
      <w:r w:rsidRPr="003B7639">
        <w:t>であり、多重ルールの場合にはそれぞれ</w:t>
      </w:r>
      <w:r w:rsidRPr="003B7639">
        <w:t>double</w:t>
      </w:r>
      <w:r w:rsidR="002821A4" w:rsidRPr="003B7639">
        <w:t>[]</w:t>
      </w:r>
      <w:r w:rsidRPr="003B7639">
        <w:t>、</w:t>
      </w:r>
      <w:r w:rsidR="00467C61">
        <w:rPr>
          <w:rFonts w:hint="eastAsia"/>
        </w:rPr>
        <w:t>j</w:t>
      </w:r>
      <w:r w:rsidR="00467C61">
        <w:t>ava.math.BigDecimal[]</w:t>
      </w:r>
      <w:r w:rsidR="00467C61" w:rsidRPr="003B7639">
        <w:t>、</w:t>
      </w:r>
      <w:r w:rsidRPr="003B7639">
        <w:t>java.lang.String</w:t>
      </w:r>
      <w:r w:rsidR="002821A4" w:rsidRPr="003B7639">
        <w:t>[]</w:t>
      </w:r>
      <w:r w:rsidRPr="003B7639">
        <w:t>、</w:t>
      </w:r>
      <w:r w:rsidR="00B8575C" w:rsidRPr="003B7639">
        <w:t>boolean</w:t>
      </w:r>
      <w:r w:rsidR="00C862EA" w:rsidRPr="003B7639">
        <w:t>[]</w:t>
      </w:r>
      <w:r w:rsidRPr="003B7639">
        <w:t>である。</w:t>
      </w:r>
    </w:p>
    <w:p w14:paraId="57B36486" w14:textId="77777777" w:rsidR="001140F8" w:rsidRPr="00613B1A" w:rsidRDefault="001140F8" w:rsidP="00F93119"/>
    <w:p w14:paraId="18245E3F" w14:textId="2DF548C3" w:rsidR="001140F8" w:rsidRPr="00613B1A" w:rsidRDefault="001140F8" w:rsidP="00F93119">
      <w:r w:rsidRPr="003B7639">
        <w:t>ResultConsumer</w:t>
      </w:r>
      <w:r w:rsidRPr="003B7639">
        <w:t>には、単一ルールと多重ルールに対し数値型、文字型、論理型項目の結果を設定できる</w:t>
      </w:r>
      <w:del w:id="1036" w:author="IRK" w:date="2020-05-08T15:57:00Z">
        <w:r w:rsidRPr="003B7639" w:rsidDel="00F70E2E">
          <w:delText>6</w:delText>
        </w:r>
      </w:del>
      <w:ins w:id="1037" w:author="IRK" w:date="2020-05-08T15:57:00Z">
        <w:r w:rsidR="00F70E2E">
          <w:rPr>
            <w:rFonts w:hint="eastAsia"/>
          </w:rPr>
          <w:t>8</w:t>
        </w:r>
      </w:ins>
      <w:r w:rsidRPr="003B7639">
        <w:t>つの</w:t>
      </w:r>
      <w:r w:rsidRPr="003B7639">
        <w:t>set</w:t>
      </w:r>
      <w:r w:rsidRPr="00613B1A">
        <w:t>メソッドが存在する。ルール</w:t>
      </w:r>
      <w:r w:rsidR="00CB4ADB">
        <w:rPr>
          <w:rFonts w:hint="eastAsia"/>
        </w:rPr>
        <w:t>エンジン</w:t>
      </w:r>
      <w:r w:rsidRPr="00613B1A">
        <w:t>はルールの実行後、各結果カラム別に</w:t>
      </w:r>
      <w:r w:rsidRPr="003B7639">
        <w:t>ResultConsumer.set</w:t>
      </w:r>
      <w:r w:rsidRPr="003B7639">
        <w:t>を呼び出して</w:t>
      </w:r>
      <w:r w:rsidRPr="00613B1A">
        <w:t>アプリケーションデータ領域にルールの結果を設定する。</w:t>
      </w:r>
    </w:p>
    <w:p w14:paraId="46404A23" w14:textId="77777777" w:rsidR="001140F8" w:rsidRPr="00613B1A" w:rsidRDefault="001140F8" w:rsidP="00F93119"/>
    <w:p w14:paraId="2B6903D9" w14:textId="5D017C9F" w:rsidR="001140F8" w:rsidRPr="00613B1A" w:rsidRDefault="001140F8" w:rsidP="00F93119">
      <w:r w:rsidRPr="00613B1A">
        <w:t>ルール</w:t>
      </w:r>
      <w:r w:rsidR="00CB4ADB">
        <w:rPr>
          <w:rFonts w:hint="eastAsia"/>
        </w:rPr>
        <w:t>エンジン</w:t>
      </w:r>
      <w:r w:rsidRPr="00613B1A">
        <w:t>がルールの実行結果をアプリケーションデータ領域に設定するプロセスは、</w:t>
      </w:r>
      <w:del w:id="1038" w:author="IRK" w:date="2020-03-12T14:42:00Z">
        <w:r w:rsidRPr="00613B1A" w:rsidDel="00985441">
          <w:delText>図</w:delText>
        </w:r>
        <w:r w:rsidRPr="00613B1A" w:rsidDel="00985441">
          <w:delText>4</w:delText>
        </w:r>
      </w:del>
      <w:ins w:id="1039" w:author="IRK" w:date="2020-03-13T09:08:00Z">
        <w:r w:rsidR="00D71F97">
          <w:rPr>
            <w:rFonts w:hint="eastAsia"/>
          </w:rPr>
          <w:t>次の図</w:t>
        </w:r>
      </w:ins>
      <w:r w:rsidRPr="00613B1A">
        <w:t>の</w:t>
      </w:r>
      <w:del w:id="1040" w:author="IRK" w:date="2020-03-12T14:42:00Z">
        <w:r w:rsidRPr="00613B1A" w:rsidDel="00985441">
          <w:delText>通り</w:delText>
        </w:r>
      </w:del>
      <w:ins w:id="1041" w:author="IRK" w:date="2020-03-12T14:42:00Z">
        <w:r w:rsidR="00985441">
          <w:rPr>
            <w:rFonts w:hint="eastAsia"/>
          </w:rPr>
          <w:t>とおり</w:t>
        </w:r>
      </w:ins>
      <w:r w:rsidRPr="00613B1A">
        <w:t>である。</w:t>
      </w:r>
      <w:del w:id="1042" w:author="IRK" w:date="2020-03-13T09:08:00Z">
        <w:r w:rsidRPr="00613B1A" w:rsidDel="00D71F97">
          <w:delText>図</w:delText>
        </w:r>
        <w:r w:rsidRPr="00613B1A" w:rsidDel="00D71F97">
          <w:delText>4</w:delText>
        </w:r>
      </w:del>
      <w:ins w:id="1043" w:author="IRK" w:date="2020-03-13T09:08:00Z">
        <w:r w:rsidR="00D71F97">
          <w:rPr>
            <w:rFonts w:hint="eastAsia"/>
          </w:rPr>
          <w:t>次の図</w:t>
        </w:r>
      </w:ins>
      <w:r w:rsidRPr="00613B1A">
        <w:t>で例として挙げたルールは</w:t>
      </w:r>
      <w:r w:rsidRPr="00613B1A">
        <w:t>2</w:t>
      </w:r>
      <w:r w:rsidRPr="00613B1A">
        <w:t>つのリターン項目を持っており、</w:t>
      </w:r>
      <w:r w:rsidR="00CB4ADB">
        <w:t>項目名</w:t>
      </w:r>
      <w:r w:rsidRPr="00613B1A">
        <w:t>は</w:t>
      </w:r>
      <w:r w:rsidRPr="003B7639">
        <w:t>Rate</w:t>
      </w:r>
      <w:r w:rsidRPr="003B7639">
        <w:t>と</w:t>
      </w:r>
      <w:r w:rsidRPr="003B7639">
        <w:t>Amount</w:t>
      </w:r>
      <w:r w:rsidRPr="003B7639">
        <w:t>で、</w:t>
      </w:r>
      <w:r w:rsidRPr="00613B1A">
        <w:t>項目のデータ</w:t>
      </w:r>
      <w:del w:id="1044" w:author="IRK" w:date="2020-04-13T12:16:00Z">
        <w:r w:rsidRPr="00613B1A" w:rsidDel="0039608D">
          <w:delText>形式</w:delText>
        </w:r>
      </w:del>
      <w:ins w:id="1045" w:author="IRK" w:date="2020-04-13T12:16:00Z">
        <w:r w:rsidR="0039608D">
          <w:rPr>
            <w:rFonts w:hint="eastAsia"/>
          </w:rPr>
          <w:t>型</w:t>
        </w:r>
      </w:ins>
      <w:r w:rsidRPr="00613B1A">
        <w:t>はそれぞれ文字型と数値型である。このルールのリターン形式が単一</w:t>
      </w:r>
      <w:r w:rsidRPr="00613B1A">
        <w:rPr>
          <w:rFonts w:hint="eastAsia"/>
        </w:rPr>
        <w:t>の場合を想定する</w:t>
      </w:r>
      <w:r w:rsidRPr="00613B1A">
        <w:t>。アプリケーションは、このルールを呼び出すため</w:t>
      </w:r>
      <w:r w:rsidRPr="003B7639">
        <w:t>に</w:t>
      </w:r>
      <w:r w:rsidRPr="003B7639">
        <w:t>RuleInterface.execute</w:t>
      </w:r>
      <w:r w:rsidRPr="003B7639">
        <w:t>メソッドに</w:t>
      </w:r>
      <w:r w:rsidRPr="003B7639">
        <w:t>ResultConsumer</w:t>
      </w:r>
      <w:r w:rsidRPr="003B7639">
        <w:t>実装オブジェクトを引き渡す。</w:t>
      </w:r>
      <w:r w:rsidRPr="003B7639">
        <w:t>ResultConsumer</w:t>
      </w:r>
      <w:r w:rsidRPr="003B7639">
        <w:t>の</w:t>
      </w:r>
      <w:r w:rsidRPr="003B7639">
        <w:t>set</w:t>
      </w:r>
      <w:r w:rsidRPr="003B7639">
        <w:t>メソッドは、ルール</w:t>
      </w:r>
      <w:r w:rsidR="00CB4ADB">
        <w:rPr>
          <w:rFonts w:hint="eastAsia"/>
        </w:rPr>
        <w:t>エンジン</w:t>
      </w:r>
      <w:r w:rsidRPr="00613B1A">
        <w:t>が設定したカラム値を適切に変換し、アプリケーションデータ領域に保存するよう実装される。</w:t>
      </w:r>
    </w:p>
    <w:p w14:paraId="76C55B38" w14:textId="11C127F5" w:rsidR="001140F8" w:rsidRPr="00613B1A" w:rsidRDefault="001140F8" w:rsidP="00F93119">
      <w:r w:rsidRPr="00613B1A">
        <w:t>ルールリターン項目が</w:t>
      </w:r>
      <w:r w:rsidRPr="00613B1A">
        <w:t>2</w:t>
      </w:r>
      <w:r w:rsidRPr="00613B1A">
        <w:t>つ</w:t>
      </w:r>
      <w:r w:rsidR="0000243C" w:rsidRPr="00AB2487">
        <w:rPr>
          <w:rFonts w:ascii="ＭＳ Ｐゴシック" w:hAnsi="ＭＳ Ｐゴシック" w:hint="eastAsia"/>
        </w:rPr>
        <w:t>であるため</w:t>
      </w:r>
      <w:r w:rsidRPr="00613B1A">
        <w:t>、ルールの実行結果は</w:t>
      </w:r>
      <w:r w:rsidRPr="00613B1A">
        <w:t>2</w:t>
      </w:r>
      <w:r w:rsidRPr="00613B1A">
        <w:t>つのカラムを持つ。ルールのリターン形式が単一</w:t>
      </w:r>
      <w:r w:rsidRPr="00613B1A">
        <w:rPr>
          <w:rFonts w:hint="eastAsia"/>
        </w:rPr>
        <w:t>であるため</w:t>
      </w:r>
      <w:r w:rsidRPr="00613B1A">
        <w:t>、最初のカラム値の形式</w:t>
      </w:r>
      <w:r w:rsidRPr="003B7639">
        <w:t>は</w:t>
      </w:r>
      <w:r w:rsidRPr="003B7639">
        <w:t>java.lang.String</w:t>
      </w:r>
      <w:r w:rsidRPr="003B7639">
        <w:t>、</w:t>
      </w:r>
      <w:r w:rsidRPr="003B7639">
        <w:t>2</w:t>
      </w:r>
      <w:r w:rsidRPr="003B7639">
        <w:t>番目のカラム値の形式は</w:t>
      </w:r>
      <w:r w:rsidR="00467C61">
        <w:rPr>
          <w:rFonts w:hint="eastAsia"/>
        </w:rPr>
        <w:t>数値型モードにより</w:t>
      </w:r>
      <w:r w:rsidRPr="003B7639">
        <w:t>double</w:t>
      </w:r>
      <w:r w:rsidR="00467C61">
        <w:rPr>
          <w:rFonts w:hint="eastAsia"/>
        </w:rPr>
        <w:t>または</w:t>
      </w:r>
      <w:r w:rsidR="00467C61">
        <w:rPr>
          <w:rFonts w:hint="eastAsia"/>
        </w:rPr>
        <w:t>j</w:t>
      </w:r>
      <w:r w:rsidR="00467C61">
        <w:t>ava.math.BigDecimal</w:t>
      </w:r>
      <w:r w:rsidRPr="003B7639">
        <w:t>になる。</w:t>
      </w:r>
      <w:r w:rsidRPr="00613B1A">
        <w:t>ルール</w:t>
      </w:r>
      <w:r w:rsidR="00CB4ADB">
        <w:rPr>
          <w:rFonts w:hint="eastAsia"/>
        </w:rPr>
        <w:t>エンジン</w:t>
      </w:r>
      <w:r w:rsidRPr="00613B1A">
        <w:t>は、最初の項目の名前と</w:t>
      </w:r>
      <w:r w:rsidR="0000243C">
        <w:t>カラム値</w:t>
      </w:r>
      <w:r w:rsidRPr="00613B1A">
        <w:t>をパラメータとし、これをアプリケーションデータ領域に設定する。設定が成功</w:t>
      </w:r>
      <w:r w:rsidRPr="00613B1A">
        <w:rPr>
          <w:rFonts w:hint="eastAsia"/>
        </w:rPr>
        <w:t>した場合</w:t>
      </w:r>
      <w:r w:rsidRPr="00613B1A">
        <w:t>、</w:t>
      </w:r>
      <w:r w:rsidRPr="00613B1A">
        <w:t>2</w:t>
      </w:r>
      <w:r w:rsidRPr="00613B1A">
        <w:t>番目の項目の名前と</w:t>
      </w:r>
      <w:r w:rsidR="0000243C">
        <w:t>カラム値</w:t>
      </w:r>
      <w:r w:rsidRPr="00613B1A">
        <w:t>をパラメータとし、結果の</w:t>
      </w:r>
      <w:r w:rsidRPr="00613B1A">
        <w:t>2</w:t>
      </w:r>
      <w:r w:rsidRPr="00613B1A">
        <w:t>番目の</w:t>
      </w:r>
      <w:r w:rsidR="0000243C">
        <w:t>カラム値</w:t>
      </w:r>
      <w:r w:rsidRPr="00613B1A">
        <w:t>をアプリケーションデータ領域に設定する。ローカルルール</w:t>
      </w:r>
      <w:r w:rsidR="00CB4ADB">
        <w:rPr>
          <w:rFonts w:hint="eastAsia"/>
        </w:rPr>
        <w:t>エンジン</w:t>
      </w:r>
      <w:r w:rsidRPr="00613B1A">
        <w:t>構成では、結果の設定方法が単にルール</w:t>
      </w:r>
      <w:r w:rsidR="00CB4ADB">
        <w:rPr>
          <w:rFonts w:hint="eastAsia"/>
        </w:rPr>
        <w:t>エンジン</w:t>
      </w:r>
      <w:r w:rsidRPr="00613B1A">
        <w:t>が</w:t>
      </w:r>
      <w:r w:rsidRPr="003B7639">
        <w:t>ResultConsumer</w:t>
      </w:r>
      <w:r w:rsidRPr="00613B1A">
        <w:t>オブジェクト</w:t>
      </w:r>
      <w:r w:rsidRPr="003B7639">
        <w:t>の</w:t>
      </w:r>
      <w:r w:rsidRPr="003B7639">
        <w:t>set</w:t>
      </w:r>
      <w:r w:rsidRPr="003B7639">
        <w:t>メソッドを直接</w:t>
      </w:r>
      <w:r w:rsidRPr="00613B1A">
        <w:t>呼び出すこと</w:t>
      </w:r>
      <w:r w:rsidRPr="00613B1A">
        <w:rPr>
          <w:rFonts w:hint="eastAsia"/>
        </w:rPr>
        <w:t>になる可能性があるが</w:t>
      </w:r>
      <w:r w:rsidRPr="00613B1A">
        <w:t>、</w:t>
      </w:r>
      <w:r w:rsidRPr="00613B1A">
        <w:t>TCP/IP</w:t>
      </w:r>
      <w:r w:rsidRPr="00613B1A">
        <w:t>リモートルール</w:t>
      </w:r>
      <w:r w:rsidR="00CB4ADB">
        <w:rPr>
          <w:rFonts w:hint="eastAsia"/>
        </w:rPr>
        <w:t>エンジン</w:t>
      </w:r>
      <w:r w:rsidRPr="00613B1A">
        <w:t>構成では毎回カラム値を設定するたびに</w:t>
      </w:r>
      <w:r w:rsidRPr="00613B1A">
        <w:t>TCP/IP</w:t>
      </w:r>
      <w:r w:rsidRPr="00613B1A">
        <w:t>通信を伴う複雑なプロセスになってしまう</w:t>
      </w:r>
      <w:r w:rsidRPr="00613B1A">
        <w:rPr>
          <w:rFonts w:hint="eastAsia"/>
        </w:rPr>
        <w:t>可能性</w:t>
      </w:r>
      <w:r w:rsidRPr="00613B1A">
        <w:t>もある。</w:t>
      </w:r>
    </w:p>
    <w:p w14:paraId="0C4966D0" w14:textId="77777777" w:rsidR="001140F8" w:rsidRDefault="001140F8" w:rsidP="00F93119"/>
    <w:p w14:paraId="76F9E997" w14:textId="18D4BDDE" w:rsidR="004E3D35" w:rsidRDefault="00D72327">
      <w:pPr>
        <w:pStyle w:val="af9"/>
        <w:ind w:left="380" w:hanging="380"/>
      </w:pPr>
      <w:r>
        <w:object w:dxaOrig="8092" w:dyaOrig="2690" w14:anchorId="075EE32E">
          <v:shape id="_x0000_i1028" type="#_x0000_t75" style="width:404.25pt;height:141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5" ShapeID="_x0000_i1028" DrawAspect="Content" ObjectID="_1652686997" r:id="rId21"/>
        </w:object>
      </w:r>
    </w:p>
    <w:p w14:paraId="6C833040" w14:textId="5DBF59F7" w:rsidR="001140F8" w:rsidRPr="004E3D35" w:rsidRDefault="004E3D35" w:rsidP="00F93119">
      <w:pPr>
        <w:pStyle w:val="af5"/>
        <w:rPr>
          <w:rFonts w:eastAsia="Malgun Gothic"/>
        </w:rPr>
      </w:pPr>
      <w:bookmarkStart w:id="1046" w:name="_Toc40799201"/>
      <w:r w:rsidRPr="00675619">
        <w:t>[</w:t>
      </w:r>
      <w:del w:id="1047" w:author="IRK" w:date="2020-03-12T14:58:00Z">
        <w:r w:rsidRPr="00675619" w:rsidDel="00741612">
          <w:delText>図</w:delText>
        </w:r>
        <w:r w:rsidRPr="00675619" w:rsidDel="00741612">
          <w:delText xml:space="preserve"> </w:delText>
        </w:r>
        <w:r w:rsidR="00E65728" w:rsidRPr="00675619" w:rsidDel="00741612">
          <w:fldChar w:fldCharType="begin"/>
        </w:r>
        <w:r w:rsidR="000D23BF" w:rsidRPr="00675619" w:rsidDel="00741612">
          <w:delInstrText xml:space="preserve"> SEQ [</w:delInstrText>
        </w:r>
        <w:r w:rsidR="000D23BF" w:rsidRPr="00675619" w:rsidDel="00741612">
          <w:delInstrText>図</w:delInstrText>
        </w:r>
        <w:r w:rsidR="000D23BF" w:rsidRPr="00675619" w:rsidDel="00741612">
          <w:delInstrText xml:space="preserve"> \* ARABIC </w:delInstrText>
        </w:r>
        <w:r w:rsidR="00E65728" w:rsidRPr="00675619" w:rsidDel="00741612">
          <w:fldChar w:fldCharType="separate"/>
        </w:r>
        <w:r w:rsidR="004E7A9C" w:rsidDel="00741612">
          <w:rPr>
            <w:noProof/>
          </w:rPr>
          <w:delText>4</w:delText>
        </w:r>
        <w:r w:rsidR="00E65728" w:rsidRPr="00675619" w:rsidDel="00741612">
          <w:rPr>
            <w:noProof/>
          </w:rPr>
          <w:fldChar w:fldCharType="end"/>
        </w:r>
        <w:r w:rsidR="00872032" w:rsidRPr="00675619" w:rsidDel="00741612">
          <w:rPr>
            <w:rFonts w:hint="eastAsia"/>
          </w:rPr>
          <w:delText xml:space="preserve">　</w:delText>
        </w:r>
      </w:del>
      <w:ins w:id="1048" w:author="IRK" w:date="2020-03-12T14:58:00Z">
        <w:r w:rsidR="00741612">
          <w:rPr>
            <w:rFonts w:hint="eastAsia"/>
          </w:rPr>
          <w:t>図</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図</w:instrText>
        </w:r>
        <w:r w:rsidR="00741612">
          <w:rPr>
            <w:rFonts w:hint="eastAsia"/>
          </w:rPr>
          <w:instrText xml:space="preserve"> \* ARABIC</w:instrText>
        </w:r>
        <w:r w:rsidR="00741612">
          <w:instrText xml:space="preserve"> </w:instrText>
        </w:r>
      </w:ins>
      <w:r w:rsidR="00741612">
        <w:fldChar w:fldCharType="separate"/>
      </w:r>
      <w:r w:rsidR="0092459D">
        <w:rPr>
          <w:noProof/>
        </w:rPr>
        <w:t>4</w:t>
      </w:r>
      <w:ins w:id="1049" w:author="IRK" w:date="2020-03-12T14:58:00Z">
        <w:r w:rsidR="00741612">
          <w:fldChar w:fldCharType="end"/>
        </w:r>
        <w:r w:rsidR="00741612">
          <w:rPr>
            <w:rFonts w:hint="eastAsia"/>
          </w:rPr>
          <w:t xml:space="preserve"> </w:t>
        </w:r>
      </w:ins>
      <w:r w:rsidRPr="00675619">
        <w:t>ResultConsumer</w:t>
      </w:r>
      <w:del w:id="1050" w:author="IRK" w:date="2020-04-14T16:22:00Z">
        <w:r w:rsidRPr="00675619" w:rsidDel="00D71DA7">
          <w:delText xml:space="preserve"> </w:delText>
        </w:r>
      </w:del>
      <w:r w:rsidR="009445B0">
        <w:t>ダイアグラム</w:t>
      </w:r>
      <w:r w:rsidRPr="00675619">
        <w:rPr>
          <w:rFonts w:eastAsia="Malgun Gothic" w:hint="eastAsia"/>
        </w:rPr>
        <w:t>]</w:t>
      </w:r>
      <w:bookmarkEnd w:id="1046"/>
    </w:p>
    <w:p w14:paraId="7FDF04C0" w14:textId="77777777" w:rsidR="001140F8" w:rsidRPr="00981597" w:rsidRDefault="001140F8" w:rsidP="00F93119">
      <w:pPr>
        <w:pStyle w:val="af5"/>
      </w:pPr>
    </w:p>
    <w:p w14:paraId="29C6438B" w14:textId="039FE01D" w:rsidR="001140F8" w:rsidRDefault="001140F8" w:rsidP="00F93119">
      <w:del w:id="1051" w:author="IRK" w:date="2020-03-12T17:13:00Z">
        <w:r w:rsidDel="004473DB">
          <w:delText>表</w:delText>
        </w:r>
        <w:r w:rsidDel="004473DB">
          <w:delText>2</w:delText>
        </w:r>
        <w:r w:rsidR="00467C61" w:rsidDel="004473DB">
          <w:delText>3</w:delText>
        </w:r>
      </w:del>
      <w:ins w:id="1052" w:author="IRK" w:date="2020-03-12T17:13:00Z">
        <w:r w:rsidR="004473DB">
          <w:rPr>
            <w:rFonts w:hint="eastAsia"/>
          </w:rPr>
          <w:t>次の表</w:t>
        </w:r>
      </w:ins>
      <w:r>
        <w:t>は</w:t>
      </w:r>
      <w:r w:rsidRPr="003B7639">
        <w:t>、</w:t>
      </w:r>
      <w:r w:rsidRPr="003B7639">
        <w:t>ResultConsumer</w:t>
      </w:r>
      <w:r w:rsidRPr="003B7639">
        <w:t>インタフェースに定義された</w:t>
      </w:r>
      <w:r>
        <w:t>メソッドである。</w:t>
      </w:r>
    </w:p>
    <w:p w14:paraId="361A06D6" w14:textId="74766BC1" w:rsidR="004D3F25" w:rsidRDefault="004D3F25" w:rsidP="00F93119">
      <w:del w:id="1053" w:author="IRK" w:date="2020-04-13T12:47:00Z">
        <w:r w:rsidDel="00166351">
          <w:br w:type="page"/>
        </w:r>
      </w:del>
    </w:p>
    <w:p w14:paraId="62C5DD86" w14:textId="709602A9" w:rsidR="00467C61" w:rsidRPr="00246C7D" w:rsidRDefault="00222251" w:rsidP="00F93119">
      <w:pPr>
        <w:pStyle w:val="af5"/>
        <w:rPr>
          <w:rFonts w:eastAsia="Malgun Gothic"/>
        </w:rPr>
      </w:pPr>
      <w:bookmarkStart w:id="1054" w:name="_Ref37676898"/>
      <w:bookmarkStart w:id="1055" w:name="_Toc40799246"/>
      <w:r>
        <w:lastRenderedPageBreak/>
        <w:t>[</w:t>
      </w:r>
      <w:del w:id="1056" w:author="IRK" w:date="2020-03-12T14:5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67C61" w:rsidDel="00741612">
          <w:rPr>
            <w:noProof/>
          </w:rPr>
          <w:delText>23</w:delText>
        </w:r>
        <w:r w:rsidR="00E65728" w:rsidDel="00741612">
          <w:rPr>
            <w:noProof/>
          </w:rPr>
          <w:fldChar w:fldCharType="end"/>
        </w:r>
      </w:del>
      <w:ins w:id="1057" w:author="IRK" w:date="2020-03-12T14:5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23</w:t>
      </w:r>
      <w:ins w:id="1058" w:author="IRK" w:date="2020-03-12T14:58:00Z">
        <w:r w:rsidR="00741612">
          <w:fldChar w:fldCharType="end"/>
        </w:r>
      </w:ins>
      <w:r>
        <w:t xml:space="preserve"> </w:t>
      </w:r>
      <w:r>
        <w:rPr>
          <w:noProof/>
        </w:rPr>
        <w:t>com.innoexpert.rulesclient.ResultConsumer</w:t>
      </w:r>
      <w:r>
        <w:rPr>
          <w:rFonts w:eastAsia="Malgun Gothic" w:hint="eastAsia"/>
        </w:rPr>
        <w:t>]</w:t>
      </w:r>
      <w:bookmarkEnd w:id="1054"/>
      <w:bookmarkEnd w:id="1055"/>
    </w:p>
    <w:tbl>
      <w:tblPr>
        <w:tblStyle w:val="af4"/>
        <w:tblW w:w="0" w:type="auto"/>
        <w:jc w:val="center"/>
        <w:tblLook w:val="04A0" w:firstRow="1" w:lastRow="0" w:firstColumn="1" w:lastColumn="0" w:noHBand="0" w:noVBand="1"/>
        <w:tblPrChange w:id="1059" w:author="IRK" w:date="2020-04-14T15:34:00Z">
          <w:tblPr>
            <w:tblStyle w:val="af4"/>
            <w:tblW w:w="0" w:type="auto"/>
            <w:tblLook w:val="04A0" w:firstRow="1" w:lastRow="0" w:firstColumn="1" w:lastColumn="0" w:noHBand="0" w:noVBand="1"/>
          </w:tblPr>
        </w:tblPrChange>
      </w:tblPr>
      <w:tblGrid>
        <w:gridCol w:w="9724"/>
        <w:tblGridChange w:id="1060">
          <w:tblGrid>
            <w:gridCol w:w="9724"/>
          </w:tblGrid>
        </w:tblGridChange>
      </w:tblGrid>
      <w:tr w:rsidR="00467C61" w14:paraId="6649F2E1" w14:textId="77777777" w:rsidTr="00D829B0">
        <w:trPr>
          <w:jc w:val="center"/>
        </w:trPr>
        <w:tc>
          <w:tcPr>
            <w:tcW w:w="9724" w:type="dxa"/>
            <w:tcBorders>
              <w:top w:val="single" w:sz="4" w:space="0" w:color="auto"/>
              <w:left w:val="single" w:sz="4" w:space="0" w:color="auto"/>
              <w:bottom w:val="single" w:sz="4" w:space="0" w:color="auto"/>
              <w:right w:val="single" w:sz="4" w:space="0" w:color="auto"/>
            </w:tcBorders>
            <w:hideMark/>
            <w:tcPrChange w:id="1061" w:author="IRK" w:date="2020-04-14T15:34:00Z">
              <w:tcPr>
                <w:tcW w:w="9724" w:type="dxa"/>
                <w:tcBorders>
                  <w:top w:val="single" w:sz="4" w:space="0" w:color="auto"/>
                  <w:left w:val="single" w:sz="4" w:space="0" w:color="auto"/>
                  <w:bottom w:val="single" w:sz="4" w:space="0" w:color="auto"/>
                  <w:right w:val="single" w:sz="4" w:space="0" w:color="auto"/>
                </w:tcBorders>
                <w:hideMark/>
              </w:tcPr>
            </w:tcPrChange>
          </w:tcPr>
          <w:p w14:paraId="5BD03678" w14:textId="1F4D9186" w:rsidR="00467C61" w:rsidRDefault="007E6E4B">
            <w:pPr>
              <w:pStyle w:val="1b"/>
              <w:pPrChange w:id="1062" w:author="IRK" w:date="2020-04-14T13:47:00Z">
                <w:pPr>
                  <w:ind w:firstLineChars="50" w:firstLine="98"/>
                </w:pPr>
              </w:pPrChange>
            </w:pPr>
            <w:ins w:id="1063" w:author="IRK" w:date="2020-04-14T16:17:00Z">
              <w:r>
                <w:t xml:space="preserve"> </w:t>
              </w:r>
            </w:ins>
            <w:r w:rsidR="00467C61">
              <w:t>1 package com.innoexpert.rulesclient;</w:t>
            </w:r>
          </w:p>
          <w:p w14:paraId="5DC67CCC" w14:textId="77777777" w:rsidR="00467C61" w:rsidRDefault="00467C61">
            <w:pPr>
              <w:pStyle w:val="1b"/>
              <w:pPrChange w:id="1064" w:author="IRK" w:date="2020-04-14T13:47:00Z">
                <w:pPr/>
              </w:pPrChange>
            </w:pPr>
            <w:r>
              <w:t xml:space="preserve"> 2</w:t>
            </w:r>
            <w:del w:id="1065" w:author="IRK" w:date="2020-03-13T09:40:00Z">
              <w:r w:rsidDel="00A524EA">
                <w:delText xml:space="preserve"> </w:delText>
              </w:r>
            </w:del>
          </w:p>
          <w:p w14:paraId="22AE8AD5" w14:textId="77777777" w:rsidR="00467C61" w:rsidRDefault="00467C61">
            <w:pPr>
              <w:pStyle w:val="1b"/>
              <w:pPrChange w:id="1066" w:author="IRK" w:date="2020-04-14T13:47:00Z">
                <w:pPr/>
              </w:pPrChange>
            </w:pPr>
            <w:r>
              <w:t xml:space="preserve"> 3 import java.math.BigDecimal;</w:t>
            </w:r>
          </w:p>
          <w:p w14:paraId="1D10D65D" w14:textId="77777777" w:rsidR="00467C61" w:rsidRDefault="00467C61">
            <w:pPr>
              <w:pStyle w:val="1b"/>
              <w:pPrChange w:id="1067" w:author="IRK" w:date="2020-04-14T13:47:00Z">
                <w:pPr/>
              </w:pPrChange>
            </w:pPr>
            <w:r>
              <w:t xml:space="preserve"> 4</w:t>
            </w:r>
          </w:p>
          <w:p w14:paraId="29FC5E1E" w14:textId="77777777" w:rsidR="00467C61" w:rsidRDefault="00467C61">
            <w:pPr>
              <w:pStyle w:val="1b"/>
              <w:pPrChange w:id="1068" w:author="IRK" w:date="2020-04-14T13:47:00Z">
                <w:pPr/>
              </w:pPrChange>
            </w:pPr>
            <w:r>
              <w:t xml:space="preserve"> 5 public interface ResultConsumer</w:t>
            </w:r>
          </w:p>
          <w:p w14:paraId="51B35E71" w14:textId="77777777" w:rsidR="00467C61" w:rsidRDefault="00467C61">
            <w:pPr>
              <w:pStyle w:val="1b"/>
              <w:pPrChange w:id="1069" w:author="IRK" w:date="2020-04-14T13:47:00Z">
                <w:pPr/>
              </w:pPrChange>
            </w:pPr>
            <w:r>
              <w:t xml:space="preserve"> 6 {</w:t>
            </w:r>
          </w:p>
          <w:p w14:paraId="693B0212" w14:textId="77777777" w:rsidR="00467C61" w:rsidRDefault="00467C61">
            <w:pPr>
              <w:pStyle w:val="1b"/>
              <w:pPrChange w:id="1070" w:author="IRK" w:date="2020-04-14T13:47:00Z">
                <w:pPr/>
              </w:pPrChange>
            </w:pPr>
            <w:r>
              <w:t xml:space="preserve"> 7     void set( String column, double value ) throws RulesException;</w:t>
            </w:r>
          </w:p>
          <w:p w14:paraId="17CB5165" w14:textId="77777777" w:rsidR="00467C61" w:rsidRDefault="00467C61">
            <w:pPr>
              <w:pStyle w:val="1b"/>
              <w:pPrChange w:id="1071" w:author="IRK" w:date="2020-04-14T13:47:00Z">
                <w:pPr/>
              </w:pPrChange>
            </w:pPr>
            <w:r>
              <w:t xml:space="preserve"> 8     void set( String column, double[] arr, int offset, int size )</w:t>
            </w:r>
          </w:p>
          <w:p w14:paraId="6DFE55E6" w14:textId="77777777" w:rsidR="00467C61" w:rsidRDefault="00467C61">
            <w:pPr>
              <w:pStyle w:val="1b"/>
              <w:pPrChange w:id="1072" w:author="IRK" w:date="2020-04-14T13:47:00Z">
                <w:pPr/>
              </w:pPrChange>
            </w:pPr>
            <w:r>
              <w:t xml:space="preserve"> 9               throws RulesException;</w:t>
            </w:r>
          </w:p>
          <w:p w14:paraId="513239F6" w14:textId="77777777" w:rsidR="00467C61" w:rsidRDefault="00467C61">
            <w:pPr>
              <w:pStyle w:val="1b"/>
              <w:pPrChange w:id="1073" w:author="IRK" w:date="2020-04-14T13:47:00Z">
                <w:pPr/>
              </w:pPrChange>
            </w:pPr>
            <w:r>
              <w:t>10     void set( String column, BigDecimal value ) throws RulesException;</w:t>
            </w:r>
          </w:p>
          <w:p w14:paraId="0EE6714E" w14:textId="77777777" w:rsidR="00467C61" w:rsidRDefault="00467C61">
            <w:pPr>
              <w:pStyle w:val="1b"/>
              <w:pPrChange w:id="1074" w:author="IRK" w:date="2020-04-14T13:47:00Z">
                <w:pPr/>
              </w:pPrChange>
            </w:pPr>
            <w:r>
              <w:t>11     void set( String column, BigDecimal[] arr, int offset, int size )</w:t>
            </w:r>
            <w:del w:id="1075" w:author="IRK" w:date="2020-03-13T09:40:00Z">
              <w:r w:rsidDel="00A524EA">
                <w:delText xml:space="preserve"> </w:delText>
              </w:r>
            </w:del>
          </w:p>
          <w:p w14:paraId="39957622" w14:textId="77777777" w:rsidR="00467C61" w:rsidRDefault="00467C61">
            <w:pPr>
              <w:pStyle w:val="1b"/>
              <w:pPrChange w:id="1076" w:author="IRK" w:date="2020-04-14T13:47:00Z">
                <w:pPr/>
              </w:pPrChange>
            </w:pPr>
            <w:r>
              <w:t>12               throws RulesException;</w:t>
            </w:r>
          </w:p>
          <w:p w14:paraId="35E1C40E" w14:textId="77777777" w:rsidR="00467C61" w:rsidRDefault="00467C61">
            <w:pPr>
              <w:pStyle w:val="1b"/>
              <w:pPrChange w:id="1077" w:author="IRK" w:date="2020-04-14T13:47:00Z">
                <w:pPr/>
              </w:pPrChange>
            </w:pPr>
            <w:r>
              <w:t>13     void set( String column, String value ) throws RulesException;</w:t>
            </w:r>
          </w:p>
          <w:p w14:paraId="312B0E6D" w14:textId="77777777" w:rsidR="00467C61" w:rsidRDefault="00467C61">
            <w:pPr>
              <w:pStyle w:val="1b"/>
              <w:pPrChange w:id="1078" w:author="IRK" w:date="2020-04-14T13:47:00Z">
                <w:pPr/>
              </w:pPrChange>
            </w:pPr>
            <w:r>
              <w:t>14     void set( String column, String[] arr, int offset, int size )</w:t>
            </w:r>
          </w:p>
          <w:p w14:paraId="5BD52E0F" w14:textId="77777777" w:rsidR="00467C61" w:rsidRDefault="00467C61">
            <w:pPr>
              <w:pStyle w:val="1b"/>
              <w:pPrChange w:id="1079" w:author="IRK" w:date="2020-04-14T13:47:00Z">
                <w:pPr/>
              </w:pPrChange>
            </w:pPr>
            <w:r>
              <w:t>15               throws RulesException;</w:t>
            </w:r>
          </w:p>
          <w:p w14:paraId="1C54D3B6" w14:textId="77777777" w:rsidR="00467C61" w:rsidRDefault="00467C61">
            <w:pPr>
              <w:pStyle w:val="1b"/>
              <w:pPrChange w:id="1080" w:author="IRK" w:date="2020-04-14T13:47:00Z">
                <w:pPr/>
              </w:pPrChange>
            </w:pPr>
            <w:r>
              <w:t>16     void set( String column, boolean value ) throws RulesException;</w:t>
            </w:r>
          </w:p>
          <w:p w14:paraId="7D4AB3EC" w14:textId="77777777" w:rsidR="00467C61" w:rsidRDefault="00467C61">
            <w:pPr>
              <w:pStyle w:val="1b"/>
              <w:pPrChange w:id="1081" w:author="IRK" w:date="2020-04-14T13:47:00Z">
                <w:pPr/>
              </w:pPrChange>
            </w:pPr>
            <w:r>
              <w:t>17     void set( String column, boolean[] value, int offset, int size )</w:t>
            </w:r>
          </w:p>
          <w:p w14:paraId="35E55787" w14:textId="77777777" w:rsidR="00467C61" w:rsidRDefault="00467C61">
            <w:pPr>
              <w:pStyle w:val="1b"/>
              <w:pPrChange w:id="1082" w:author="IRK" w:date="2020-04-14T13:47:00Z">
                <w:pPr/>
              </w:pPrChange>
            </w:pPr>
            <w:r>
              <w:t>18               throws RulesException;</w:t>
            </w:r>
          </w:p>
          <w:p w14:paraId="3A5B9402" w14:textId="77777777" w:rsidR="00467C61" w:rsidRDefault="00467C61">
            <w:pPr>
              <w:pStyle w:val="1b"/>
              <w:pPrChange w:id="1083" w:author="IRK" w:date="2020-04-14T13:47:00Z">
                <w:pPr/>
              </w:pPrChange>
            </w:pPr>
            <w:r>
              <w:t>19 }</w:t>
            </w:r>
          </w:p>
        </w:tc>
      </w:tr>
    </w:tbl>
    <w:p w14:paraId="67CF1FB2" w14:textId="6374F1C3" w:rsidR="001140F8" w:rsidRPr="00446402" w:rsidRDefault="001140F8" w:rsidP="00F93119">
      <w:r w:rsidRPr="003B7639">
        <w:t>ResultConsumer</w:t>
      </w:r>
      <w:r w:rsidRPr="003B7639">
        <w:t>には</w:t>
      </w:r>
      <w:r w:rsidR="00467C61">
        <w:t>8</w:t>
      </w:r>
      <w:r w:rsidRPr="003B7639">
        <w:t>つの</w:t>
      </w:r>
      <w:r w:rsidRPr="003B7639">
        <w:t>set</w:t>
      </w:r>
      <w:r w:rsidRPr="00446402">
        <w:t>メソッドが存在し、どの</w:t>
      </w:r>
      <w:r w:rsidRPr="00446402">
        <w:t>set</w:t>
      </w:r>
      <w:r w:rsidRPr="00446402">
        <w:t>メソッドが呼び出されるのかはルールのリターン項目のデータ</w:t>
      </w:r>
      <w:del w:id="1084" w:author="IRK" w:date="2020-04-13T12:16:00Z">
        <w:r w:rsidRPr="00446402" w:rsidDel="0039608D">
          <w:delText>形式</w:delText>
        </w:r>
      </w:del>
      <w:ins w:id="1085" w:author="IRK" w:date="2020-04-13T12:16:00Z">
        <w:r w:rsidR="0039608D">
          <w:rPr>
            <w:rFonts w:hint="eastAsia"/>
          </w:rPr>
          <w:t>型</w:t>
        </w:r>
      </w:ins>
      <w:r w:rsidRPr="00446402">
        <w:t>によって決定される。次は、各メソッドに関する説明</w:t>
      </w:r>
      <w:r w:rsidRPr="003B7639">
        <w:t>である。</w:t>
      </w:r>
    </w:p>
    <w:p w14:paraId="0FFFDF16" w14:textId="77777777" w:rsidR="001140F8" w:rsidRPr="00446402" w:rsidRDefault="001140F8" w:rsidP="00F93119"/>
    <w:p w14:paraId="661E064A" w14:textId="77777777" w:rsidR="001140F8" w:rsidRPr="00446402" w:rsidRDefault="001140F8" w:rsidP="00F93119">
      <w:r w:rsidRPr="00446402">
        <w:t>void set( String column, double value ) throws RulesException</w:t>
      </w:r>
    </w:p>
    <w:p w14:paraId="28E420AC" w14:textId="33B855EB" w:rsidR="001140F8" w:rsidRDefault="001140F8" w:rsidP="00F93119">
      <w:r w:rsidRPr="00446402">
        <w:t>単一形式のルールで数値型のリターン項目の結果を設定するためのメソッドである。</w:t>
      </w:r>
      <w:r w:rsidRPr="003B7639">
        <w:t>value</w:t>
      </w:r>
      <w:r w:rsidRPr="003B7639">
        <w:t>パラメータに結果が引き渡される。</w:t>
      </w:r>
      <w:r w:rsidRPr="003B7639">
        <w:t>ResultConsumer</w:t>
      </w:r>
      <w:r w:rsidRPr="003B7639">
        <w:t>は、アプリケーションデータ領域に値を設定中</w:t>
      </w:r>
      <w:del w:id="1086" w:author="IRK" w:date="2020-04-13T13:22:00Z">
        <w:r w:rsidRPr="003B7639" w:rsidDel="00D44565">
          <w:delText>で</w:delText>
        </w:r>
      </w:del>
      <w:ins w:id="1087" w:author="IRK" w:date="2020-04-13T13:22:00Z">
        <w:r w:rsidR="00D44565">
          <w:rPr>
            <w:rFonts w:hint="eastAsia"/>
          </w:rPr>
          <w:t>に</w:t>
        </w:r>
      </w:ins>
      <w:r w:rsidRPr="003B7639">
        <w:t>エラーが発生する</w:t>
      </w:r>
      <w:del w:id="1088" w:author="IRK" w:date="2020-04-14T14:15:00Z">
        <w:r w:rsidRPr="003B7639" w:rsidDel="00E319FE">
          <w:delText>と</w:delText>
        </w:r>
      </w:del>
      <w:ins w:id="1089" w:author="IRK" w:date="2020-04-14T14:15:00Z">
        <w:r w:rsidR="00E319FE">
          <w:rPr>
            <w:rFonts w:hint="eastAsia"/>
          </w:rPr>
          <w:t>場合に</w:t>
        </w:r>
      </w:ins>
      <w:r w:rsidRPr="003B7639">
        <w:t>RulesException</w:t>
      </w:r>
      <w:r w:rsidRPr="00446402">
        <w:t>を</w:t>
      </w:r>
      <w:r w:rsidRPr="00446402">
        <w:rPr>
          <w:rFonts w:hint="eastAsia"/>
        </w:rPr>
        <w:t>投げる</w:t>
      </w:r>
      <w:r w:rsidRPr="00446402">
        <w:t>ことがある。</w:t>
      </w:r>
    </w:p>
    <w:p w14:paraId="52C62D84" w14:textId="77777777" w:rsidR="009702D8" w:rsidRPr="00446402" w:rsidRDefault="009702D8" w:rsidP="00F93119"/>
    <w:p w14:paraId="17CD024A" w14:textId="77777777" w:rsidR="001140F8" w:rsidRPr="00446402" w:rsidRDefault="001140F8" w:rsidP="00F93119">
      <w:r w:rsidRPr="00446402">
        <w:t>void set( String column, double</w:t>
      </w:r>
      <w:r w:rsidR="002821A4">
        <w:t>[ ]</w:t>
      </w:r>
      <w:r w:rsidRPr="00446402">
        <w:t xml:space="preserve"> arr, int offset, int size ) throws RulesException</w:t>
      </w:r>
    </w:p>
    <w:p w14:paraId="2EDD827D" w14:textId="0F87AD77" w:rsidR="001140F8" w:rsidRPr="00446402" w:rsidRDefault="001140F8" w:rsidP="00F93119">
      <w:r w:rsidRPr="00446402">
        <w:t>多重形式のルールで数値型のリターン項目の結果を設定するためのメソッドである</w:t>
      </w:r>
      <w:r w:rsidRPr="003B7639">
        <w:t>。</w:t>
      </w:r>
      <w:r w:rsidRPr="003B7639">
        <w:t>arr</w:t>
      </w:r>
      <w:r w:rsidRPr="003B7639">
        <w:t>パラメータが参照する配列の</w:t>
      </w:r>
      <w:r w:rsidRPr="003B7639">
        <w:t>offset</w:t>
      </w:r>
      <w:r w:rsidRPr="003B7639">
        <w:t>番目から</w:t>
      </w:r>
      <w:r w:rsidRPr="003B7639">
        <w:t>size</w:t>
      </w:r>
      <w:r w:rsidRPr="003B7639">
        <w:t>分の</w:t>
      </w:r>
      <w:r w:rsidRPr="00446402">
        <w:t>みの要素が有効な結果値である。アプリケーションデータ領域に値を設定中</w:t>
      </w:r>
      <w:del w:id="1090" w:author="IRK" w:date="2020-04-13T13:22:00Z">
        <w:r w:rsidRPr="00446402" w:rsidDel="00D44565">
          <w:delText>で</w:delText>
        </w:r>
      </w:del>
      <w:ins w:id="1091" w:author="IRK" w:date="2020-04-13T13:22:00Z">
        <w:r w:rsidR="00D44565">
          <w:rPr>
            <w:rFonts w:hint="eastAsia"/>
          </w:rPr>
          <w:t>に</w:t>
        </w:r>
      </w:ins>
      <w:r w:rsidRPr="00446402">
        <w:t>エラーが発生する</w:t>
      </w:r>
      <w:del w:id="1092" w:author="IRK" w:date="2020-04-14T14:16:00Z">
        <w:r w:rsidRPr="003B7639" w:rsidDel="00E319FE">
          <w:delText>と、</w:delText>
        </w:r>
      </w:del>
      <w:ins w:id="1093" w:author="IRK" w:date="2020-04-14T14:16:00Z">
        <w:r w:rsidR="00E319FE">
          <w:rPr>
            <w:rFonts w:hint="eastAsia"/>
          </w:rPr>
          <w:t>場合に</w:t>
        </w:r>
      </w:ins>
      <w:r w:rsidRPr="003B7639">
        <w:t>RulesException</w:t>
      </w:r>
      <w:r w:rsidRPr="003B7639">
        <w:t>を</w:t>
      </w:r>
      <w:r w:rsidRPr="003B7639">
        <w:rPr>
          <w:rFonts w:hint="eastAsia"/>
        </w:rPr>
        <w:t>投げる</w:t>
      </w:r>
      <w:r w:rsidRPr="003B7639">
        <w:t>こと</w:t>
      </w:r>
      <w:r w:rsidRPr="00446402">
        <w:t>がある。</w:t>
      </w:r>
    </w:p>
    <w:p w14:paraId="02E3B255" w14:textId="3247A2B2" w:rsidR="001140F8" w:rsidRDefault="001140F8" w:rsidP="00F93119"/>
    <w:p w14:paraId="1223BBEF" w14:textId="72F2112C" w:rsidR="00467C61" w:rsidRPr="00446402" w:rsidRDefault="00467C61" w:rsidP="00F93119">
      <w:r w:rsidRPr="00446402">
        <w:t xml:space="preserve">void set( String column, </w:t>
      </w:r>
      <w:r>
        <w:t>BigDecimal</w:t>
      </w:r>
      <w:r w:rsidRPr="00446402">
        <w:t xml:space="preserve"> value ) throws RulesException</w:t>
      </w:r>
    </w:p>
    <w:p w14:paraId="013966A7" w14:textId="6F5B4FA5" w:rsidR="00467C61" w:rsidRPr="00467C61" w:rsidRDefault="00467C61" w:rsidP="00F93119">
      <w:r w:rsidRPr="00446402">
        <w:t>単一形式のルールで</w:t>
      </w:r>
      <w:r>
        <w:rPr>
          <w:rFonts w:hint="eastAsia"/>
        </w:rPr>
        <w:t>数値</w:t>
      </w:r>
      <w:r w:rsidRPr="00446402">
        <w:t>型のリターン項目の結果を設定するためのメソッドである。</w:t>
      </w:r>
      <w:r w:rsidRPr="003B7639">
        <w:t>value</w:t>
      </w:r>
      <w:r w:rsidRPr="003B7639">
        <w:t>パラメータ</w:t>
      </w:r>
      <w:r w:rsidRPr="00446402">
        <w:t>に結果が</w:t>
      </w:r>
      <w:r w:rsidRPr="003B7639">
        <w:t>引き渡される。</w:t>
      </w:r>
      <w:r w:rsidRPr="003B7639">
        <w:t>ResultConsumer</w:t>
      </w:r>
      <w:r w:rsidRPr="003B7639">
        <w:t>は、アプリケーションデータ</w:t>
      </w:r>
      <w:r w:rsidRPr="00446402">
        <w:t>領域に値を設定中</w:t>
      </w:r>
      <w:del w:id="1094" w:author="IRK" w:date="2020-04-14T14:10:00Z">
        <w:r w:rsidRPr="00446402" w:rsidDel="001821EF">
          <w:delText>で</w:delText>
        </w:r>
      </w:del>
      <w:ins w:id="1095" w:author="IRK" w:date="2020-04-14T14:10:00Z">
        <w:r w:rsidR="001821EF">
          <w:rPr>
            <w:rFonts w:hint="eastAsia"/>
          </w:rPr>
          <w:t>に</w:t>
        </w:r>
      </w:ins>
      <w:r w:rsidRPr="00446402">
        <w:t>エラーが発生する</w:t>
      </w:r>
      <w:del w:id="1096" w:author="IRK" w:date="2020-04-14T14:16:00Z">
        <w:r w:rsidRPr="003B7639" w:rsidDel="00E319FE">
          <w:delText>と</w:delText>
        </w:r>
      </w:del>
      <w:ins w:id="1097" w:author="IRK" w:date="2020-04-14T14:16:00Z">
        <w:r w:rsidR="00E319FE">
          <w:rPr>
            <w:rFonts w:hint="eastAsia"/>
          </w:rPr>
          <w:t>場合に</w:t>
        </w:r>
      </w:ins>
      <w:r w:rsidRPr="003B7639">
        <w:t>RulesException</w:t>
      </w:r>
      <w:r w:rsidRPr="003B7639">
        <w:t>を</w:t>
      </w:r>
      <w:r w:rsidRPr="003B7639">
        <w:rPr>
          <w:rFonts w:hint="eastAsia"/>
        </w:rPr>
        <w:t>投げる</w:t>
      </w:r>
      <w:r w:rsidRPr="00446402">
        <w:rPr>
          <w:rFonts w:hint="eastAsia"/>
        </w:rPr>
        <w:t>場合がある</w:t>
      </w:r>
      <w:r w:rsidRPr="00446402">
        <w:t>。</w:t>
      </w:r>
    </w:p>
    <w:p w14:paraId="67E46173" w14:textId="628740DA" w:rsidR="00467C61" w:rsidRDefault="00467C61" w:rsidP="00F93119"/>
    <w:p w14:paraId="33E34F24" w14:textId="0A88BCCA" w:rsidR="00467C61" w:rsidRPr="00446402" w:rsidRDefault="00467C61" w:rsidP="00F93119">
      <w:r w:rsidRPr="00446402">
        <w:t xml:space="preserve">void set( String column, </w:t>
      </w:r>
      <w:r>
        <w:rPr>
          <w:rFonts w:hint="eastAsia"/>
        </w:rPr>
        <w:t>BigDecimal</w:t>
      </w:r>
      <w:r>
        <w:t>[ ]</w:t>
      </w:r>
      <w:r w:rsidRPr="00446402">
        <w:t xml:space="preserve"> arr, int offset, int size ) throws RulesException</w:t>
      </w:r>
    </w:p>
    <w:p w14:paraId="561AC518" w14:textId="39950029" w:rsidR="00467C61" w:rsidRPr="00446402" w:rsidRDefault="00467C61" w:rsidP="00F93119">
      <w:r w:rsidRPr="00446402">
        <w:lastRenderedPageBreak/>
        <w:t>多重形式のルールで数値型のリターン項目の結果を設定するためのメソッドである</w:t>
      </w:r>
      <w:r w:rsidRPr="003B7639">
        <w:t>。</w:t>
      </w:r>
      <w:r w:rsidRPr="003B7639">
        <w:t>arr</w:t>
      </w:r>
      <w:r w:rsidRPr="003B7639">
        <w:t>パラメータが参照する配列の</w:t>
      </w:r>
      <w:r w:rsidRPr="003B7639">
        <w:t>offset</w:t>
      </w:r>
      <w:r w:rsidRPr="003B7639">
        <w:t>番目から</w:t>
      </w:r>
      <w:r w:rsidRPr="003B7639">
        <w:t>size</w:t>
      </w:r>
      <w:r w:rsidRPr="003B7639">
        <w:t>分の</w:t>
      </w:r>
      <w:r w:rsidRPr="00446402">
        <w:t>みの要素が有効な結果値である。アプリケーションデータ領域に値を設定中</w:t>
      </w:r>
      <w:del w:id="1098" w:author="IRK" w:date="2020-04-13T13:23:00Z">
        <w:r w:rsidRPr="00446402" w:rsidDel="00D44565">
          <w:delText>で</w:delText>
        </w:r>
      </w:del>
      <w:ins w:id="1099" w:author="IRK" w:date="2020-04-13T13:23:00Z">
        <w:r w:rsidR="00D44565">
          <w:rPr>
            <w:rFonts w:hint="eastAsia"/>
          </w:rPr>
          <w:t>に</w:t>
        </w:r>
      </w:ins>
      <w:r w:rsidRPr="00446402">
        <w:t>エラーが発生する</w:t>
      </w:r>
      <w:del w:id="1100" w:author="IRK" w:date="2020-04-14T14:16:00Z">
        <w:r w:rsidRPr="003B7639" w:rsidDel="00E319FE">
          <w:delText>と、</w:delText>
        </w:r>
      </w:del>
      <w:ins w:id="1101" w:author="IRK" w:date="2020-04-14T14:16:00Z">
        <w:r w:rsidR="00E319FE">
          <w:rPr>
            <w:rFonts w:hint="eastAsia"/>
          </w:rPr>
          <w:t>場合に</w:t>
        </w:r>
      </w:ins>
      <w:r w:rsidRPr="003B7639">
        <w:t>RulesException</w:t>
      </w:r>
      <w:r w:rsidRPr="003B7639">
        <w:t>を</w:t>
      </w:r>
      <w:r w:rsidRPr="003B7639">
        <w:rPr>
          <w:rFonts w:hint="eastAsia"/>
        </w:rPr>
        <w:t>投げる</w:t>
      </w:r>
      <w:r w:rsidRPr="003B7639">
        <w:t>こと</w:t>
      </w:r>
      <w:r w:rsidRPr="00446402">
        <w:t>がある。</w:t>
      </w:r>
    </w:p>
    <w:p w14:paraId="79CFCC73" w14:textId="77777777" w:rsidR="00467C61" w:rsidRPr="00467C61" w:rsidRDefault="00467C61" w:rsidP="00F93119"/>
    <w:p w14:paraId="743D0DD7" w14:textId="77777777" w:rsidR="001140F8" w:rsidRPr="00446402" w:rsidRDefault="001140F8" w:rsidP="00F93119">
      <w:r w:rsidRPr="00446402">
        <w:t>void set( String column, String value ) throws RulesException</w:t>
      </w:r>
    </w:p>
    <w:p w14:paraId="6548DC54" w14:textId="09A0A753" w:rsidR="001140F8" w:rsidRPr="00446402" w:rsidRDefault="001140F8" w:rsidP="00F93119">
      <w:r w:rsidRPr="00446402">
        <w:t>単一形式のルールで文字型のリターン項目の結果を設定するためのメソッドである。</w:t>
      </w:r>
      <w:r w:rsidRPr="003B7639">
        <w:t>value</w:t>
      </w:r>
      <w:r w:rsidRPr="003B7639">
        <w:t>パラメータ</w:t>
      </w:r>
      <w:r w:rsidRPr="00446402">
        <w:t>に結果が</w:t>
      </w:r>
      <w:r w:rsidRPr="003B7639">
        <w:t>引き渡される。</w:t>
      </w:r>
      <w:r w:rsidRPr="003B7639">
        <w:t>ResultConsumer</w:t>
      </w:r>
      <w:r w:rsidRPr="003B7639">
        <w:t>は、アプリケーションデータ</w:t>
      </w:r>
      <w:r w:rsidRPr="00446402">
        <w:t>領域に値を設定中</w:t>
      </w:r>
      <w:del w:id="1102" w:author="IRK" w:date="2020-04-14T14:10:00Z">
        <w:r w:rsidRPr="00446402" w:rsidDel="001821EF">
          <w:delText>で</w:delText>
        </w:r>
      </w:del>
      <w:ins w:id="1103" w:author="IRK" w:date="2020-04-14T14:10:00Z">
        <w:r w:rsidR="001821EF">
          <w:rPr>
            <w:rFonts w:hint="eastAsia"/>
          </w:rPr>
          <w:t>に</w:t>
        </w:r>
      </w:ins>
      <w:r w:rsidRPr="00446402">
        <w:t>エラーが発生する</w:t>
      </w:r>
      <w:del w:id="1104" w:author="IRK" w:date="2020-04-14T14:16:00Z">
        <w:r w:rsidRPr="003B7639" w:rsidDel="00E319FE">
          <w:delText>と</w:delText>
        </w:r>
      </w:del>
      <w:ins w:id="1105" w:author="IRK" w:date="2020-04-14T14:16:00Z">
        <w:r w:rsidR="00E319FE">
          <w:rPr>
            <w:rFonts w:hint="eastAsia"/>
          </w:rPr>
          <w:t>場合に</w:t>
        </w:r>
      </w:ins>
      <w:r w:rsidRPr="003B7639">
        <w:t>RulesException</w:t>
      </w:r>
      <w:r w:rsidRPr="003B7639">
        <w:t>を</w:t>
      </w:r>
      <w:r w:rsidRPr="003B7639">
        <w:rPr>
          <w:rFonts w:hint="eastAsia"/>
        </w:rPr>
        <w:t>投げる</w:t>
      </w:r>
      <w:r w:rsidRPr="00446402">
        <w:rPr>
          <w:rFonts w:hint="eastAsia"/>
        </w:rPr>
        <w:t>場合がある</w:t>
      </w:r>
      <w:r w:rsidRPr="00446402">
        <w:t>。</w:t>
      </w:r>
    </w:p>
    <w:p w14:paraId="37397096" w14:textId="77777777" w:rsidR="001140F8" w:rsidRPr="00446402" w:rsidRDefault="001140F8" w:rsidP="00F93119"/>
    <w:p w14:paraId="31A0FDD0" w14:textId="77777777" w:rsidR="001140F8" w:rsidRPr="00446402" w:rsidRDefault="001140F8" w:rsidP="00F93119">
      <w:r w:rsidRPr="00446402">
        <w:t>void set( String column, String</w:t>
      </w:r>
      <w:r w:rsidR="002821A4">
        <w:t>[ ]</w:t>
      </w:r>
      <w:r w:rsidRPr="00446402">
        <w:t xml:space="preserve"> arr, int offset, int size ) throws RulesException</w:t>
      </w:r>
    </w:p>
    <w:p w14:paraId="0835EDCE" w14:textId="511B0359" w:rsidR="001140F8" w:rsidRDefault="001140F8" w:rsidP="00F93119">
      <w:r w:rsidRPr="00446402">
        <w:t>多重形式のルールで文字型のリターン項目の結果を設定するためのメソッドである。</w:t>
      </w:r>
      <w:r w:rsidRPr="003B7639">
        <w:t>arr</w:t>
      </w:r>
      <w:r w:rsidRPr="003B7639">
        <w:t>パラメータが参照する配列の</w:t>
      </w:r>
      <w:r w:rsidRPr="003B7639">
        <w:t>offset</w:t>
      </w:r>
      <w:r w:rsidRPr="003B7639">
        <w:t>番目から</w:t>
      </w:r>
      <w:r w:rsidRPr="003B7639">
        <w:t>size</w:t>
      </w:r>
      <w:r w:rsidRPr="003B7639">
        <w:t>分のみの要</w:t>
      </w:r>
      <w:r w:rsidRPr="00446402">
        <w:t>素が有効な結果値である。アプリケーションデータ領域に値を設定中</w:t>
      </w:r>
      <w:del w:id="1106" w:author="IRK" w:date="2020-04-14T14:11:00Z">
        <w:r w:rsidRPr="00446402" w:rsidDel="001821EF">
          <w:delText>で</w:delText>
        </w:r>
      </w:del>
      <w:ins w:id="1107" w:author="IRK" w:date="2020-04-14T14:11:00Z">
        <w:r w:rsidR="001821EF">
          <w:rPr>
            <w:rFonts w:hint="eastAsia"/>
          </w:rPr>
          <w:t>に</w:t>
        </w:r>
      </w:ins>
      <w:r w:rsidRPr="00446402">
        <w:t>エラーが発生する</w:t>
      </w:r>
      <w:del w:id="1108" w:author="IRK" w:date="2020-04-14T14:16:00Z">
        <w:r w:rsidRPr="003B7639" w:rsidDel="00E319FE">
          <w:delText>と、</w:delText>
        </w:r>
      </w:del>
      <w:ins w:id="1109" w:author="IRK" w:date="2020-04-14T14:16:00Z">
        <w:r w:rsidR="00E319FE">
          <w:rPr>
            <w:rFonts w:hint="eastAsia"/>
          </w:rPr>
          <w:t>場合に</w:t>
        </w:r>
      </w:ins>
      <w:r w:rsidRPr="003B7639">
        <w:t>RulesException</w:t>
      </w:r>
      <w:r w:rsidRPr="003B7639">
        <w:t>を</w:t>
      </w:r>
      <w:r w:rsidRPr="003B7639">
        <w:rPr>
          <w:rFonts w:hint="eastAsia"/>
        </w:rPr>
        <w:t>投げる場合がある</w:t>
      </w:r>
      <w:r w:rsidRPr="003B7639">
        <w:t>。</w:t>
      </w:r>
    </w:p>
    <w:p w14:paraId="17F0B821" w14:textId="77777777" w:rsidR="003B7639" w:rsidRPr="00446402" w:rsidRDefault="003B7639" w:rsidP="00F93119"/>
    <w:p w14:paraId="08D477A0" w14:textId="77777777" w:rsidR="001140F8" w:rsidRPr="00446402" w:rsidRDefault="001140F8" w:rsidP="00F93119">
      <w:r w:rsidRPr="00446402">
        <w:t>void set( String column, boolean value ) throws RulesException</w:t>
      </w:r>
    </w:p>
    <w:p w14:paraId="59FDD9FD" w14:textId="73D30896" w:rsidR="001140F8" w:rsidRPr="00446402" w:rsidRDefault="001140F8" w:rsidP="00F93119">
      <w:r w:rsidRPr="00446402">
        <w:t>単一形式のルールで論理型のリターン項目の結果を設定するためのメソッドである</w:t>
      </w:r>
      <w:r w:rsidRPr="003B7639">
        <w:t>。</w:t>
      </w:r>
      <w:r w:rsidRPr="003B7639">
        <w:t>value</w:t>
      </w:r>
      <w:r w:rsidRPr="003B7639">
        <w:t>パラメータに結果が引き渡される。</w:t>
      </w:r>
      <w:r w:rsidRPr="003B7639">
        <w:t>ResultConsumer</w:t>
      </w:r>
      <w:r w:rsidRPr="003B7639">
        <w:t>は、アプリケーションデータ領域に値を設定中</w:t>
      </w:r>
      <w:del w:id="1110" w:author="IRK" w:date="2020-04-14T14:14:00Z">
        <w:r w:rsidRPr="003B7639" w:rsidDel="00E319FE">
          <w:delText>で</w:delText>
        </w:r>
      </w:del>
      <w:ins w:id="1111" w:author="IRK" w:date="2020-04-14T14:14:00Z">
        <w:r w:rsidR="00E319FE">
          <w:rPr>
            <w:rFonts w:hint="eastAsia"/>
          </w:rPr>
          <w:t>に</w:t>
        </w:r>
      </w:ins>
      <w:r w:rsidRPr="003B7639">
        <w:t>エラーが発生する</w:t>
      </w:r>
      <w:del w:id="1112" w:author="IRK" w:date="2020-04-14T14:16:00Z">
        <w:r w:rsidRPr="003B7639" w:rsidDel="00E319FE">
          <w:delText>と</w:delText>
        </w:r>
      </w:del>
      <w:ins w:id="1113" w:author="IRK" w:date="2020-04-14T14:16:00Z">
        <w:r w:rsidR="00E319FE">
          <w:rPr>
            <w:rFonts w:hint="eastAsia"/>
          </w:rPr>
          <w:t>場合に</w:t>
        </w:r>
      </w:ins>
      <w:r w:rsidRPr="003B7639">
        <w:t>RulesException</w:t>
      </w:r>
      <w:r w:rsidRPr="00446402">
        <w:t>を</w:t>
      </w:r>
      <w:r w:rsidRPr="00446402">
        <w:rPr>
          <w:rFonts w:hint="eastAsia"/>
        </w:rPr>
        <w:t>投げる場合がある</w:t>
      </w:r>
      <w:r w:rsidRPr="00446402">
        <w:t>。</w:t>
      </w:r>
    </w:p>
    <w:p w14:paraId="7AA0A6D5" w14:textId="77777777" w:rsidR="001140F8" w:rsidRPr="00446402" w:rsidRDefault="001140F8" w:rsidP="00F93119"/>
    <w:p w14:paraId="002D371D" w14:textId="77777777" w:rsidR="001140F8" w:rsidRPr="00446402" w:rsidRDefault="001140F8" w:rsidP="00F93119">
      <w:r w:rsidRPr="00446402">
        <w:t xml:space="preserve">void set( String column, </w:t>
      </w:r>
      <w:r w:rsidR="00B8575C">
        <w:t>boolean</w:t>
      </w:r>
      <w:r w:rsidR="00C862EA">
        <w:t>[ ]</w:t>
      </w:r>
      <w:r w:rsidRPr="00446402">
        <w:t xml:space="preserve"> value, int offset, int size ) throws RulesException</w:t>
      </w:r>
    </w:p>
    <w:p w14:paraId="61A7FF37" w14:textId="612C965E" w:rsidR="001140F8" w:rsidRPr="00446402" w:rsidRDefault="001140F8" w:rsidP="00F93119">
      <w:r w:rsidRPr="00446402">
        <w:t>多重形式のルールで論理型のリターン項目の結果を設定するためのメソッドである</w:t>
      </w:r>
      <w:r w:rsidRPr="003B7639">
        <w:t>。</w:t>
      </w:r>
      <w:r w:rsidRPr="003B7639">
        <w:t>arr</w:t>
      </w:r>
      <w:r w:rsidRPr="003B7639">
        <w:t>パラメータが参照する配列の</w:t>
      </w:r>
      <w:r w:rsidRPr="003B7639">
        <w:t>offset</w:t>
      </w:r>
      <w:r w:rsidRPr="003B7639">
        <w:t>番目から</w:t>
      </w:r>
      <w:r w:rsidRPr="003B7639">
        <w:t>size</w:t>
      </w:r>
      <w:r w:rsidRPr="003B7639">
        <w:t>分のみの要素が有効な結果値である。アプリケーションデータ領域に値を設定中</w:t>
      </w:r>
      <w:del w:id="1114" w:author="IRK" w:date="2020-04-14T14:14:00Z">
        <w:r w:rsidRPr="003B7639" w:rsidDel="00E319FE">
          <w:delText>で</w:delText>
        </w:r>
      </w:del>
      <w:ins w:id="1115" w:author="IRK" w:date="2020-04-14T14:14:00Z">
        <w:r w:rsidR="00E319FE">
          <w:rPr>
            <w:rFonts w:hint="eastAsia"/>
          </w:rPr>
          <w:t>に</w:t>
        </w:r>
      </w:ins>
      <w:r w:rsidRPr="003B7639">
        <w:t>エラーが発生する</w:t>
      </w:r>
      <w:del w:id="1116" w:author="IRK" w:date="2020-04-14T14:16:00Z">
        <w:r w:rsidRPr="003B7639" w:rsidDel="00E319FE">
          <w:delText>と、</w:delText>
        </w:r>
      </w:del>
      <w:ins w:id="1117" w:author="IRK" w:date="2020-04-14T14:16:00Z">
        <w:r w:rsidR="00E319FE">
          <w:rPr>
            <w:rFonts w:hint="eastAsia"/>
          </w:rPr>
          <w:t>場合に</w:t>
        </w:r>
      </w:ins>
      <w:r w:rsidRPr="003B7639">
        <w:t>RulesException</w:t>
      </w:r>
      <w:r w:rsidRPr="003B7639">
        <w:t>を</w:t>
      </w:r>
      <w:r w:rsidRPr="003B7639">
        <w:rPr>
          <w:rFonts w:hint="eastAsia"/>
        </w:rPr>
        <w:t>投</w:t>
      </w:r>
      <w:r w:rsidRPr="00446402">
        <w:rPr>
          <w:rFonts w:hint="eastAsia"/>
        </w:rPr>
        <w:t>げる場合がある</w:t>
      </w:r>
      <w:r w:rsidRPr="00446402">
        <w:t>。</w:t>
      </w:r>
    </w:p>
    <w:p w14:paraId="04F6DD38" w14:textId="3A6B1ABF" w:rsidR="001140F8" w:rsidRPr="00446402" w:rsidRDefault="001140F8" w:rsidP="00F93119">
      <w:r w:rsidRPr="00446402">
        <w:t>多重形式のルールでの各カラム値の配列の長さはすべて</w:t>
      </w:r>
      <w:r w:rsidRPr="00446402">
        <w:rPr>
          <w:rFonts w:hint="eastAsia"/>
        </w:rPr>
        <w:t>同一</w:t>
      </w:r>
      <w:r w:rsidRPr="00446402">
        <w:t>である。</w:t>
      </w:r>
      <w:del w:id="1118" w:author="IRK" w:date="2020-03-12T13:57:00Z">
        <w:r w:rsidRPr="00446402" w:rsidDel="008A7A8D">
          <w:rPr>
            <w:rFonts w:hint="eastAsia"/>
          </w:rPr>
          <w:delText>即ち</w:delText>
        </w:r>
      </w:del>
      <w:ins w:id="1119" w:author="IRK" w:date="2020-03-12T13:57:00Z">
        <w:r w:rsidR="008A7A8D">
          <w:rPr>
            <w:rFonts w:hint="eastAsia"/>
          </w:rPr>
          <w:t>すなわち</w:t>
        </w:r>
      </w:ins>
      <w:r w:rsidRPr="00446402">
        <w:t>、カラムが複数の多重ルールを呼び出す</w:t>
      </w:r>
      <w:r w:rsidRPr="00446402">
        <w:rPr>
          <w:rFonts w:hint="eastAsia"/>
        </w:rPr>
        <w:t>場合</w:t>
      </w:r>
      <w:r w:rsidRPr="00446402">
        <w:t>、その結果を設定するために</w:t>
      </w:r>
      <w:r w:rsidRPr="003B7639">
        <w:t>呼び出される</w:t>
      </w:r>
      <w:r w:rsidRPr="003B7639">
        <w:t>set</w:t>
      </w:r>
      <w:r w:rsidRPr="003B7639">
        <w:t>メソッドの</w:t>
      </w:r>
      <w:r w:rsidRPr="003B7639">
        <w:t>size</w:t>
      </w:r>
      <w:r w:rsidRPr="003B7639">
        <w:t>パラメータ</w:t>
      </w:r>
      <w:r w:rsidRPr="00446402">
        <w:t>はすべて</w:t>
      </w:r>
      <w:r w:rsidRPr="00446402">
        <w:rPr>
          <w:rFonts w:hint="eastAsia"/>
        </w:rPr>
        <w:t>同一</w:t>
      </w:r>
      <w:r w:rsidRPr="00446402">
        <w:t>である。</w:t>
      </w:r>
    </w:p>
    <w:p w14:paraId="0D914EFD" w14:textId="77777777" w:rsidR="001140F8" w:rsidRPr="00446402" w:rsidRDefault="001140F8" w:rsidP="00F93119"/>
    <w:p w14:paraId="1A9008BE" w14:textId="77777777" w:rsidR="001140F8" w:rsidRPr="00446402" w:rsidRDefault="001140F8" w:rsidP="00F93119">
      <w:r w:rsidRPr="003B7639">
        <w:t>各</w:t>
      </w:r>
      <w:r w:rsidRPr="003B7639">
        <w:t>set</w:t>
      </w:r>
      <w:r w:rsidRPr="003B7639">
        <w:t>メソッドには、設定するカラムがどのリターン項目の結果なのかを指定する</w:t>
      </w:r>
      <w:r w:rsidRPr="003B7639">
        <w:t>column</w:t>
      </w:r>
      <w:r w:rsidRPr="003B7639">
        <w:t>パラメータがある。</w:t>
      </w:r>
      <w:r w:rsidRPr="003B7639">
        <w:t>column</w:t>
      </w:r>
      <w:r w:rsidRPr="003B7639">
        <w:t>パラメータの値は、ルールを呼び出す時に指定されたコード体系によって異なる方式で指定される。指定されたコード体系が</w:t>
      </w:r>
      <w:r w:rsidRPr="003B7639">
        <w:t>ID</w:t>
      </w:r>
      <w:r w:rsidRPr="003B7639">
        <w:t>また</w:t>
      </w:r>
      <w:r w:rsidRPr="00446402">
        <w:t>は名前の場合はリターン項目の名前が指定され、コード体系がエイリアスの場合はリターン項目のエイリアスが指定される。リターン項目</w:t>
      </w:r>
      <w:r w:rsidRPr="00446402">
        <w:rPr>
          <w:rFonts w:hint="eastAsia"/>
        </w:rPr>
        <w:t>次第では</w:t>
      </w:r>
      <w:r w:rsidRPr="00446402">
        <w:t>、エイリアスが指定されない場合がある。コード体系がエイリアスの場合、エイリアスが指定されていないリターン項目</w:t>
      </w:r>
      <w:r w:rsidRPr="003B7639">
        <w:t>には</w:t>
      </w:r>
      <w:r w:rsidRPr="003B7639">
        <w:t>set</w:t>
      </w:r>
      <w:r w:rsidRPr="003B7639">
        <w:t>メソッドは呼び出されない</w:t>
      </w:r>
      <w:r w:rsidRPr="00446402">
        <w:t>。</w:t>
      </w:r>
    </w:p>
    <w:p w14:paraId="22AC29C8" w14:textId="77777777" w:rsidR="001140F8" w:rsidRPr="00446402" w:rsidRDefault="001140F8" w:rsidP="00F93119"/>
    <w:p w14:paraId="41CB9F72" w14:textId="2177AA67" w:rsidR="001140F8" w:rsidRPr="00446402" w:rsidRDefault="001140F8" w:rsidP="00F93119">
      <w:del w:id="1120" w:author="IRK" w:date="2020-03-12T17:13:00Z">
        <w:r w:rsidRPr="00446402" w:rsidDel="004473DB">
          <w:delText>表</w:delText>
        </w:r>
        <w:r w:rsidR="00467C61" w:rsidDel="004473DB">
          <w:rPr>
            <w:rFonts w:hint="eastAsia"/>
          </w:rPr>
          <w:delText>24</w:delText>
        </w:r>
      </w:del>
      <w:ins w:id="1121" w:author="IRK" w:date="2020-03-12T17:13:00Z">
        <w:r w:rsidR="004473DB">
          <w:rPr>
            <w:rFonts w:hint="eastAsia"/>
          </w:rPr>
          <w:t>次の表</w:t>
        </w:r>
      </w:ins>
      <w:r w:rsidRPr="00446402">
        <w:t>は、</w:t>
      </w:r>
      <w:del w:id="1122" w:author="IRK" w:date="2020-03-12T17:13:00Z">
        <w:r w:rsidRPr="00446402" w:rsidDel="004473DB">
          <w:delText>表</w:delText>
        </w:r>
        <w:r w:rsidR="00467C61" w:rsidDel="004473DB">
          <w:rPr>
            <w:rFonts w:hint="eastAsia"/>
          </w:rPr>
          <w:delText>22</w:delText>
        </w:r>
      </w:del>
      <w:ins w:id="1123" w:author="IRK" w:date="2020-03-12T17:13:00Z">
        <w:r w:rsidR="004473DB">
          <w:fldChar w:fldCharType="begin"/>
        </w:r>
        <w:r w:rsidR="004473DB">
          <w:instrText xml:space="preserve"> </w:instrText>
        </w:r>
        <w:r w:rsidR="004473DB">
          <w:rPr>
            <w:rFonts w:hint="eastAsia"/>
          </w:rPr>
          <w:instrText>REF _Ref34925649 \h</w:instrText>
        </w:r>
        <w:r w:rsidR="004473DB">
          <w:instrText xml:space="preserve"> </w:instrText>
        </w:r>
      </w:ins>
      <w:r w:rsidR="004473DB">
        <w:fldChar w:fldCharType="separate"/>
      </w:r>
      <w:r w:rsidR="0092459D">
        <w:t>[</w:t>
      </w:r>
      <w:ins w:id="1124" w:author="IRK" w:date="2020-03-12T14:57:00Z">
        <w:r w:rsidR="0092459D">
          <w:rPr>
            <w:rFonts w:hint="eastAsia"/>
          </w:rPr>
          <w:t>表</w:t>
        </w:r>
        <w:r w:rsidR="0092459D">
          <w:rPr>
            <w:rFonts w:hint="eastAsia"/>
          </w:rPr>
          <w:t xml:space="preserve"> </w:t>
        </w:r>
      </w:ins>
      <w:r w:rsidR="0092459D">
        <w:rPr>
          <w:noProof/>
        </w:rPr>
        <w:t>22</w:t>
      </w:r>
      <w:r w:rsidR="0092459D">
        <w:t xml:space="preserve"> </w:t>
      </w:r>
      <w:r w:rsidR="0092459D">
        <w:rPr>
          <w:noProof/>
        </w:rPr>
        <w:t xml:space="preserve">ItemProvider </w:t>
      </w:r>
      <w:r w:rsidR="0092459D">
        <w:rPr>
          <w:noProof/>
        </w:rPr>
        <w:t>の実装例</w:t>
      </w:r>
      <w:r w:rsidR="0092459D">
        <w:rPr>
          <w:noProof/>
        </w:rPr>
        <w:t xml:space="preserve"> – PropertiesProvider]</w:t>
      </w:r>
      <w:ins w:id="1125" w:author="IRK" w:date="2020-03-12T17:13:00Z">
        <w:r w:rsidR="004473DB">
          <w:fldChar w:fldCharType="end"/>
        </w:r>
      </w:ins>
      <w:del w:id="1126" w:author="IRK" w:date="2020-04-13T13:25:00Z">
        <w:r w:rsidRPr="003B7639" w:rsidDel="009E43F3">
          <w:delText>の</w:delText>
        </w:r>
      </w:del>
      <w:ins w:id="1127" w:author="IRK" w:date="2020-04-13T13:25:00Z">
        <w:r w:rsidR="009E43F3">
          <w:rPr>
            <w:rFonts w:hint="eastAsia"/>
          </w:rPr>
          <w:t>で示した</w:t>
        </w:r>
      </w:ins>
      <w:r w:rsidRPr="003B7639">
        <w:t>ような</w:t>
      </w:r>
      <w:r w:rsidRPr="003B7639">
        <w:t>java.util.Properties</w:t>
      </w:r>
      <w:r w:rsidRPr="003B7639">
        <w:t>オブジェクトにルール実行結果を設定する</w:t>
      </w:r>
      <w:r w:rsidRPr="003B7639">
        <w:t>ResultConsumer</w:t>
      </w:r>
      <w:r w:rsidRPr="00446402">
        <w:t>の実装例である。</w:t>
      </w:r>
    </w:p>
    <w:p w14:paraId="3BB09E53" w14:textId="77777777" w:rsidR="001140F8" w:rsidRDefault="001140F8" w:rsidP="00F93119"/>
    <w:p w14:paraId="01B69BB1" w14:textId="56B2BC7C" w:rsidR="00D213E5" w:rsidRDefault="00D213E5" w:rsidP="00F93119">
      <w:pPr>
        <w:pStyle w:val="af5"/>
        <w:rPr>
          <w:noProof/>
        </w:rPr>
      </w:pPr>
      <w:bookmarkStart w:id="1128" w:name="_Ref34925848"/>
      <w:bookmarkStart w:id="1129" w:name="_Toc40799247"/>
      <w:r>
        <w:t>[</w:t>
      </w:r>
      <w:del w:id="1130" w:author="IRK" w:date="2020-03-12T14:5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67C61" w:rsidDel="00741612">
          <w:rPr>
            <w:noProof/>
          </w:rPr>
          <w:delText>24</w:delText>
        </w:r>
        <w:r w:rsidR="00E65728" w:rsidDel="00741612">
          <w:rPr>
            <w:noProof/>
          </w:rPr>
          <w:fldChar w:fldCharType="end"/>
        </w:r>
      </w:del>
      <w:ins w:id="1131" w:author="IRK" w:date="2020-03-12T14:5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24</w:t>
      </w:r>
      <w:ins w:id="1132" w:author="IRK" w:date="2020-03-12T14:58:00Z">
        <w:r w:rsidR="00741612">
          <w:fldChar w:fldCharType="end"/>
        </w:r>
      </w:ins>
      <w:r>
        <w:t xml:space="preserve"> </w:t>
      </w:r>
      <w:r>
        <w:rPr>
          <w:noProof/>
        </w:rPr>
        <w:t xml:space="preserve">ResultConsumer </w:t>
      </w:r>
      <w:r>
        <w:rPr>
          <w:noProof/>
        </w:rPr>
        <w:t>の実装例</w:t>
      </w:r>
      <w:r>
        <w:rPr>
          <w:noProof/>
        </w:rPr>
        <w:t xml:space="preserve"> – PropertyConsumer]</w:t>
      </w:r>
      <w:bookmarkEnd w:id="1128"/>
      <w:bookmarkEnd w:id="1129"/>
    </w:p>
    <w:p w14:paraId="1780F01D" w14:textId="45F10548" w:rsidR="00467C61" w:rsidDel="00741612" w:rsidRDefault="00467C61" w:rsidP="00F93119">
      <w:pPr>
        <w:pStyle w:val="aff1"/>
        <w:rPr>
          <w:del w:id="1133" w:author="IRK" w:date="2020-03-12T14:58:00Z"/>
        </w:rPr>
      </w:pPr>
    </w:p>
    <w:tbl>
      <w:tblPr>
        <w:tblStyle w:val="af4"/>
        <w:tblW w:w="0" w:type="auto"/>
        <w:jc w:val="center"/>
        <w:tblLook w:val="04A0" w:firstRow="1" w:lastRow="0" w:firstColumn="1" w:lastColumn="0" w:noHBand="0" w:noVBand="1"/>
        <w:tblPrChange w:id="1134" w:author="IRK" w:date="2020-04-14T15:34:00Z">
          <w:tblPr>
            <w:tblStyle w:val="af4"/>
            <w:tblW w:w="0" w:type="auto"/>
            <w:tblLook w:val="04A0" w:firstRow="1" w:lastRow="0" w:firstColumn="1" w:lastColumn="0" w:noHBand="0" w:noVBand="1"/>
          </w:tblPr>
        </w:tblPrChange>
      </w:tblPr>
      <w:tblGrid>
        <w:gridCol w:w="9724"/>
        <w:tblGridChange w:id="1135">
          <w:tblGrid>
            <w:gridCol w:w="9724"/>
          </w:tblGrid>
        </w:tblGridChange>
      </w:tblGrid>
      <w:tr w:rsidR="00467C61" w14:paraId="6C92C38F" w14:textId="77777777" w:rsidTr="00D829B0">
        <w:trPr>
          <w:jc w:val="center"/>
        </w:trPr>
        <w:tc>
          <w:tcPr>
            <w:tcW w:w="9724" w:type="dxa"/>
            <w:tcBorders>
              <w:top w:val="single" w:sz="4" w:space="0" w:color="auto"/>
              <w:left w:val="single" w:sz="4" w:space="0" w:color="auto"/>
              <w:bottom w:val="single" w:sz="4" w:space="0" w:color="auto"/>
              <w:right w:val="single" w:sz="4" w:space="0" w:color="auto"/>
            </w:tcBorders>
            <w:hideMark/>
            <w:tcPrChange w:id="1136" w:author="IRK" w:date="2020-04-14T15:34:00Z">
              <w:tcPr>
                <w:tcW w:w="9724" w:type="dxa"/>
                <w:tcBorders>
                  <w:top w:val="single" w:sz="4" w:space="0" w:color="auto"/>
                  <w:left w:val="single" w:sz="4" w:space="0" w:color="auto"/>
                  <w:bottom w:val="single" w:sz="4" w:space="0" w:color="auto"/>
                  <w:right w:val="single" w:sz="4" w:space="0" w:color="auto"/>
                </w:tcBorders>
                <w:hideMark/>
              </w:tcPr>
            </w:tcPrChange>
          </w:tcPr>
          <w:p w14:paraId="48884C45" w14:textId="10F47641" w:rsidR="00467C61" w:rsidRPr="00210A24" w:rsidRDefault="007E6E4B">
            <w:pPr>
              <w:pStyle w:val="1b"/>
              <w:pPrChange w:id="1137" w:author="IRK" w:date="2020-04-14T13:46:00Z">
                <w:pPr>
                  <w:ind w:firstLineChars="50" w:firstLine="98"/>
                </w:pPr>
              </w:pPrChange>
            </w:pPr>
            <w:ins w:id="1138" w:author="IRK" w:date="2020-04-14T16:17:00Z">
              <w:r>
                <w:t xml:space="preserve"> </w:t>
              </w:r>
            </w:ins>
            <w:r w:rsidR="00467C61" w:rsidRPr="00210A24">
              <w:t>1 import java.math.BigDecimal;</w:t>
            </w:r>
          </w:p>
          <w:p w14:paraId="2FE2D4B3" w14:textId="77777777" w:rsidR="00467C61" w:rsidRPr="00210A24" w:rsidRDefault="00467C61">
            <w:pPr>
              <w:pStyle w:val="1b"/>
              <w:pPrChange w:id="1139" w:author="IRK" w:date="2020-04-14T13:46:00Z">
                <w:pPr/>
              </w:pPrChange>
            </w:pPr>
            <w:r w:rsidRPr="00210A24">
              <w:lastRenderedPageBreak/>
              <w:t xml:space="preserve"> 2 import java.util.Properties;</w:t>
            </w:r>
          </w:p>
          <w:p w14:paraId="2C06A481" w14:textId="552B3A7A" w:rsidR="00467C61" w:rsidRPr="005E273D" w:rsidDel="00A524EA" w:rsidRDefault="00467C61">
            <w:pPr>
              <w:pStyle w:val="1b"/>
              <w:rPr>
                <w:del w:id="1140" w:author="IRK" w:date="2020-03-13T09:41:00Z"/>
              </w:rPr>
              <w:pPrChange w:id="1141" w:author="IRK" w:date="2020-04-14T13:46:00Z">
                <w:pPr/>
              </w:pPrChange>
            </w:pPr>
            <w:r w:rsidRPr="005E273D">
              <w:t xml:space="preserve"> 3</w:t>
            </w:r>
            <w:del w:id="1142" w:author="IRK" w:date="2020-03-13T09:41:00Z">
              <w:r w:rsidRPr="005E273D" w:rsidDel="00A524EA">
                <w:delText xml:space="preserve"> </w:delText>
              </w:r>
            </w:del>
          </w:p>
          <w:p w14:paraId="15E1BBA9" w14:textId="77777777" w:rsidR="00467C61" w:rsidRPr="005E273D" w:rsidRDefault="00467C61">
            <w:pPr>
              <w:pStyle w:val="1b"/>
              <w:pPrChange w:id="1143" w:author="IRK" w:date="2020-04-14T13:46:00Z">
                <w:pPr/>
              </w:pPrChange>
            </w:pPr>
            <w:r w:rsidRPr="005E273D">
              <w:t xml:space="preserve"> 4 import com.innoexpert.rulesclient.*;</w:t>
            </w:r>
          </w:p>
          <w:p w14:paraId="0FE91139" w14:textId="77777777" w:rsidR="00467C61" w:rsidRPr="00977683" w:rsidRDefault="00467C61">
            <w:pPr>
              <w:pStyle w:val="1b"/>
              <w:pPrChange w:id="1144" w:author="IRK" w:date="2020-04-14T13:46:00Z">
                <w:pPr/>
              </w:pPrChange>
            </w:pPr>
            <w:r w:rsidRPr="0095069C">
              <w:t xml:space="preserve"> 5</w:t>
            </w:r>
            <w:del w:id="1145" w:author="IRK" w:date="2020-03-13T09:41:00Z">
              <w:r w:rsidRPr="0095069C" w:rsidDel="00A524EA">
                <w:delText xml:space="preserve"> </w:delText>
              </w:r>
            </w:del>
          </w:p>
          <w:p w14:paraId="7B466E7A" w14:textId="77777777" w:rsidR="00467C61" w:rsidRPr="00246C7D" w:rsidRDefault="00467C61">
            <w:pPr>
              <w:pStyle w:val="1b"/>
              <w:pPrChange w:id="1146" w:author="IRK" w:date="2020-04-14T13:46:00Z">
                <w:pPr/>
              </w:pPrChange>
            </w:pPr>
            <w:r w:rsidRPr="00246C7D">
              <w:t xml:space="preserve"> 6 public class PropertiesConsumer implements ResultConsumer</w:t>
            </w:r>
          </w:p>
          <w:p w14:paraId="5809360E" w14:textId="77777777" w:rsidR="00467C61" w:rsidRPr="00246C7D" w:rsidRDefault="00467C61">
            <w:pPr>
              <w:pStyle w:val="1b"/>
              <w:pPrChange w:id="1147" w:author="IRK" w:date="2020-04-14T13:46:00Z">
                <w:pPr/>
              </w:pPrChange>
            </w:pPr>
            <w:r w:rsidRPr="00246C7D">
              <w:t xml:space="preserve"> 7 {</w:t>
            </w:r>
          </w:p>
          <w:p w14:paraId="746B9B1D" w14:textId="77777777" w:rsidR="00467C61" w:rsidRPr="00246C7D" w:rsidRDefault="00467C61">
            <w:pPr>
              <w:pStyle w:val="1b"/>
              <w:pPrChange w:id="1148" w:author="IRK" w:date="2020-04-14T13:46:00Z">
                <w:pPr/>
              </w:pPrChange>
            </w:pPr>
            <w:r w:rsidRPr="00246C7D">
              <w:t xml:space="preserve"> 8</w:t>
            </w:r>
            <w:del w:id="1149" w:author="IRK" w:date="2020-03-13T09:41:00Z">
              <w:r w:rsidRPr="00246C7D" w:rsidDel="00A524EA">
                <w:delText xml:space="preserve"> </w:delText>
              </w:r>
            </w:del>
          </w:p>
          <w:p w14:paraId="5F2A942E" w14:textId="77777777" w:rsidR="00467C61" w:rsidRPr="00246C7D" w:rsidRDefault="00467C61">
            <w:pPr>
              <w:pStyle w:val="1b"/>
              <w:pPrChange w:id="1150" w:author="IRK" w:date="2020-04-14T13:46:00Z">
                <w:pPr/>
              </w:pPrChange>
            </w:pPr>
            <w:r w:rsidRPr="00246C7D">
              <w:t xml:space="preserve"> 9    private final Properties props;</w:t>
            </w:r>
          </w:p>
          <w:p w14:paraId="7F83913B" w14:textId="77777777" w:rsidR="00467C61" w:rsidRPr="00246C7D" w:rsidRDefault="00467C61">
            <w:pPr>
              <w:pStyle w:val="1b"/>
              <w:pPrChange w:id="1151" w:author="IRK" w:date="2020-04-14T13:46:00Z">
                <w:pPr/>
              </w:pPrChange>
            </w:pPr>
            <w:r w:rsidRPr="00246C7D">
              <w:t>10</w:t>
            </w:r>
            <w:del w:id="1152" w:author="IRK" w:date="2020-03-13T09:41:00Z">
              <w:r w:rsidRPr="00246C7D" w:rsidDel="00A524EA">
                <w:delText xml:space="preserve"> </w:delText>
              </w:r>
            </w:del>
          </w:p>
          <w:p w14:paraId="7567938B" w14:textId="77777777" w:rsidR="00467C61" w:rsidRPr="00246C7D" w:rsidRDefault="00467C61">
            <w:pPr>
              <w:pStyle w:val="1b"/>
              <w:pPrChange w:id="1153" w:author="IRK" w:date="2020-04-14T13:46:00Z">
                <w:pPr/>
              </w:pPrChange>
            </w:pPr>
            <w:r w:rsidRPr="00246C7D">
              <w:t>11    public PropertiesConsumer( Properties props )</w:t>
            </w:r>
          </w:p>
          <w:p w14:paraId="2194394E" w14:textId="77777777" w:rsidR="00467C61" w:rsidRPr="00246C7D" w:rsidRDefault="00467C61">
            <w:pPr>
              <w:pStyle w:val="1b"/>
              <w:pPrChange w:id="1154" w:author="IRK" w:date="2020-04-14T13:46:00Z">
                <w:pPr/>
              </w:pPrChange>
            </w:pPr>
            <w:r w:rsidRPr="00246C7D">
              <w:t>12    {</w:t>
            </w:r>
          </w:p>
          <w:p w14:paraId="4E6717E9" w14:textId="77777777" w:rsidR="00467C61" w:rsidRPr="00246C7D" w:rsidRDefault="00467C61">
            <w:pPr>
              <w:pStyle w:val="1b"/>
              <w:pPrChange w:id="1155" w:author="IRK" w:date="2020-04-14T13:46:00Z">
                <w:pPr/>
              </w:pPrChange>
            </w:pPr>
            <w:r w:rsidRPr="00246C7D">
              <w:t>13       this.props = props;</w:t>
            </w:r>
          </w:p>
          <w:p w14:paraId="640D36C9" w14:textId="77777777" w:rsidR="00467C61" w:rsidRPr="00246C7D" w:rsidRDefault="00467C61">
            <w:pPr>
              <w:pStyle w:val="1b"/>
              <w:pPrChange w:id="1156" w:author="IRK" w:date="2020-04-14T13:46:00Z">
                <w:pPr/>
              </w:pPrChange>
            </w:pPr>
            <w:r w:rsidRPr="00246C7D">
              <w:t>14    }</w:t>
            </w:r>
          </w:p>
          <w:p w14:paraId="69FBA17F" w14:textId="77777777" w:rsidR="00467C61" w:rsidRPr="00246C7D" w:rsidRDefault="00467C61">
            <w:pPr>
              <w:pStyle w:val="1b"/>
              <w:pPrChange w:id="1157" w:author="IRK" w:date="2020-04-14T13:46:00Z">
                <w:pPr/>
              </w:pPrChange>
            </w:pPr>
            <w:r w:rsidRPr="00246C7D">
              <w:t>15</w:t>
            </w:r>
            <w:del w:id="1158" w:author="IRK" w:date="2020-03-13T09:41:00Z">
              <w:r w:rsidRPr="00246C7D" w:rsidDel="00A524EA">
                <w:delText xml:space="preserve"> </w:delText>
              </w:r>
            </w:del>
          </w:p>
          <w:p w14:paraId="756F753A" w14:textId="77777777" w:rsidR="00467C61" w:rsidRPr="00246C7D" w:rsidRDefault="00467C61">
            <w:pPr>
              <w:pStyle w:val="1b"/>
              <w:pPrChange w:id="1159" w:author="IRK" w:date="2020-04-14T13:46:00Z">
                <w:pPr/>
              </w:pPrChange>
            </w:pPr>
            <w:r w:rsidRPr="00246C7D">
              <w:t>16    public void set( String column, double value ) throws RulesException</w:t>
            </w:r>
          </w:p>
          <w:p w14:paraId="4FF12815" w14:textId="77777777" w:rsidR="00467C61" w:rsidRPr="00246C7D" w:rsidRDefault="00467C61">
            <w:pPr>
              <w:pStyle w:val="1b"/>
              <w:pPrChange w:id="1160" w:author="IRK" w:date="2020-04-14T13:46:00Z">
                <w:pPr/>
              </w:pPrChange>
            </w:pPr>
            <w:r w:rsidRPr="00246C7D">
              <w:t>17    {</w:t>
            </w:r>
          </w:p>
          <w:p w14:paraId="719B8AC3" w14:textId="77777777" w:rsidR="00467C61" w:rsidRPr="00246C7D" w:rsidRDefault="00467C61">
            <w:pPr>
              <w:pStyle w:val="1b"/>
              <w:pPrChange w:id="1161" w:author="IRK" w:date="2020-04-14T13:46:00Z">
                <w:pPr/>
              </w:pPrChange>
            </w:pPr>
            <w:r w:rsidRPr="00246C7D">
              <w:t>18       props.setProperty( column, Double.toString( value ) );</w:t>
            </w:r>
          </w:p>
          <w:p w14:paraId="77275292" w14:textId="77777777" w:rsidR="00467C61" w:rsidRPr="00246C7D" w:rsidRDefault="00467C61">
            <w:pPr>
              <w:pStyle w:val="1b"/>
              <w:pPrChange w:id="1162" w:author="IRK" w:date="2020-04-14T13:46:00Z">
                <w:pPr/>
              </w:pPrChange>
            </w:pPr>
            <w:r w:rsidRPr="00246C7D">
              <w:t>19    }</w:t>
            </w:r>
          </w:p>
          <w:p w14:paraId="3A97B56F" w14:textId="77777777" w:rsidR="00467C61" w:rsidRPr="00246C7D" w:rsidRDefault="00467C61">
            <w:pPr>
              <w:pStyle w:val="1b"/>
              <w:pPrChange w:id="1163" w:author="IRK" w:date="2020-04-14T13:46:00Z">
                <w:pPr/>
              </w:pPrChange>
            </w:pPr>
            <w:r w:rsidRPr="00246C7D">
              <w:t>20</w:t>
            </w:r>
            <w:del w:id="1164" w:author="IRK" w:date="2020-03-13T09:41:00Z">
              <w:r w:rsidRPr="00246C7D" w:rsidDel="00A524EA">
                <w:delText xml:space="preserve"> </w:delText>
              </w:r>
            </w:del>
          </w:p>
          <w:p w14:paraId="691829AE" w14:textId="77777777" w:rsidR="00467C61" w:rsidRPr="00246C7D" w:rsidRDefault="00467C61">
            <w:pPr>
              <w:pStyle w:val="1b"/>
              <w:pPrChange w:id="1165" w:author="IRK" w:date="2020-04-14T13:46:00Z">
                <w:pPr/>
              </w:pPrChange>
            </w:pPr>
            <w:r w:rsidRPr="00246C7D">
              <w:t>21    public void set( String column, double[] arr, int offset, int size ) throws RulesException</w:t>
            </w:r>
          </w:p>
          <w:p w14:paraId="5F03E78E" w14:textId="77777777" w:rsidR="00467C61" w:rsidRPr="00246C7D" w:rsidRDefault="00467C61">
            <w:pPr>
              <w:pStyle w:val="1b"/>
              <w:pPrChange w:id="1166" w:author="IRK" w:date="2020-04-14T13:46:00Z">
                <w:pPr/>
              </w:pPrChange>
            </w:pPr>
            <w:r w:rsidRPr="00246C7D">
              <w:t>22    {</w:t>
            </w:r>
          </w:p>
          <w:p w14:paraId="33D70947" w14:textId="77777777" w:rsidR="00467C61" w:rsidRPr="00246C7D" w:rsidRDefault="00467C61">
            <w:pPr>
              <w:pStyle w:val="1b"/>
              <w:pPrChange w:id="1167" w:author="IRK" w:date="2020-04-14T13:46:00Z">
                <w:pPr/>
              </w:pPrChange>
            </w:pPr>
            <w:r w:rsidRPr="00246C7D">
              <w:t>23       StringBuilder buff = new StringBuilder();</w:t>
            </w:r>
          </w:p>
          <w:p w14:paraId="5B8BC8B3" w14:textId="77777777" w:rsidR="00467C61" w:rsidRPr="00246C7D" w:rsidRDefault="00467C61">
            <w:pPr>
              <w:pStyle w:val="1b"/>
              <w:pPrChange w:id="1168" w:author="IRK" w:date="2020-04-14T13:46:00Z">
                <w:pPr/>
              </w:pPrChange>
            </w:pPr>
            <w:r w:rsidRPr="00246C7D">
              <w:t>24       for( int i = offset; size &gt; 0; size-- )</w:t>
            </w:r>
          </w:p>
          <w:p w14:paraId="1C9F680D" w14:textId="77777777" w:rsidR="00467C61" w:rsidRPr="00246C7D" w:rsidRDefault="00467C61">
            <w:pPr>
              <w:pStyle w:val="1b"/>
              <w:pPrChange w:id="1169" w:author="IRK" w:date="2020-04-14T13:46:00Z">
                <w:pPr/>
              </w:pPrChange>
            </w:pPr>
            <w:r w:rsidRPr="00246C7D">
              <w:t>25       {</w:t>
            </w:r>
          </w:p>
          <w:p w14:paraId="2A677937" w14:textId="77777777" w:rsidR="00467C61" w:rsidRPr="00246C7D" w:rsidRDefault="00467C61">
            <w:pPr>
              <w:pStyle w:val="1b"/>
              <w:pPrChange w:id="1170" w:author="IRK" w:date="2020-04-14T13:46:00Z">
                <w:pPr/>
              </w:pPrChange>
            </w:pPr>
            <w:r w:rsidRPr="00246C7D">
              <w:t>26          if( buff.length() &gt; 0 )</w:t>
            </w:r>
          </w:p>
          <w:p w14:paraId="5EA1F930" w14:textId="77777777" w:rsidR="00467C61" w:rsidRPr="00246C7D" w:rsidRDefault="00467C61">
            <w:pPr>
              <w:pStyle w:val="1b"/>
              <w:pPrChange w:id="1171" w:author="IRK" w:date="2020-04-14T13:46:00Z">
                <w:pPr/>
              </w:pPrChange>
            </w:pPr>
            <w:r w:rsidRPr="00246C7D">
              <w:t>27             buff.append( ',' );</w:t>
            </w:r>
          </w:p>
          <w:p w14:paraId="06E187D9" w14:textId="77777777" w:rsidR="00467C61" w:rsidRPr="00246C7D" w:rsidRDefault="00467C61">
            <w:pPr>
              <w:pStyle w:val="1b"/>
              <w:pPrChange w:id="1172" w:author="IRK" w:date="2020-04-14T13:46:00Z">
                <w:pPr/>
              </w:pPrChange>
            </w:pPr>
            <w:r w:rsidRPr="00246C7D">
              <w:t>28          buff.append( Double.toString( arr[i++] ) );</w:t>
            </w:r>
          </w:p>
          <w:p w14:paraId="15254868" w14:textId="77777777" w:rsidR="00467C61" w:rsidRPr="00246C7D" w:rsidRDefault="00467C61">
            <w:pPr>
              <w:pStyle w:val="1b"/>
              <w:pPrChange w:id="1173" w:author="IRK" w:date="2020-04-14T13:46:00Z">
                <w:pPr/>
              </w:pPrChange>
            </w:pPr>
            <w:r w:rsidRPr="00246C7D">
              <w:t>29       }</w:t>
            </w:r>
          </w:p>
          <w:p w14:paraId="52577693" w14:textId="77777777" w:rsidR="00467C61" w:rsidRPr="00246C7D" w:rsidRDefault="00467C61">
            <w:pPr>
              <w:pStyle w:val="1b"/>
              <w:pPrChange w:id="1174" w:author="IRK" w:date="2020-04-14T13:46:00Z">
                <w:pPr/>
              </w:pPrChange>
            </w:pPr>
            <w:r w:rsidRPr="00246C7D">
              <w:t>30       props.setProperty( column, buff.toString() );</w:t>
            </w:r>
          </w:p>
          <w:p w14:paraId="006CD978" w14:textId="77777777" w:rsidR="00467C61" w:rsidRPr="00246C7D" w:rsidRDefault="00467C61">
            <w:pPr>
              <w:pStyle w:val="1b"/>
              <w:pPrChange w:id="1175" w:author="IRK" w:date="2020-04-14T13:46:00Z">
                <w:pPr/>
              </w:pPrChange>
            </w:pPr>
            <w:r w:rsidRPr="00246C7D">
              <w:t>31    }</w:t>
            </w:r>
          </w:p>
          <w:p w14:paraId="6ADF91EE" w14:textId="77777777" w:rsidR="00467C61" w:rsidRPr="00246C7D" w:rsidRDefault="00467C61">
            <w:pPr>
              <w:pStyle w:val="1b"/>
              <w:pPrChange w:id="1176" w:author="IRK" w:date="2020-04-14T13:46:00Z">
                <w:pPr/>
              </w:pPrChange>
            </w:pPr>
            <w:r w:rsidRPr="00246C7D">
              <w:t>32</w:t>
            </w:r>
            <w:del w:id="1177" w:author="IRK" w:date="2020-03-13T09:41:00Z">
              <w:r w:rsidRPr="00246C7D" w:rsidDel="00A524EA">
                <w:delText xml:space="preserve"> </w:delText>
              </w:r>
            </w:del>
          </w:p>
          <w:p w14:paraId="1DEE404A" w14:textId="77777777" w:rsidR="00467C61" w:rsidRPr="00246C7D" w:rsidRDefault="00467C61">
            <w:pPr>
              <w:pStyle w:val="1b"/>
              <w:pPrChange w:id="1178" w:author="IRK" w:date="2020-04-14T13:46:00Z">
                <w:pPr/>
              </w:pPrChange>
            </w:pPr>
            <w:r w:rsidRPr="00246C7D">
              <w:t>33    public void set( String column, BigDecimal value ) throws RulesException</w:t>
            </w:r>
          </w:p>
          <w:p w14:paraId="58251A64" w14:textId="77777777" w:rsidR="00467C61" w:rsidRPr="00246C7D" w:rsidRDefault="00467C61">
            <w:pPr>
              <w:pStyle w:val="1b"/>
              <w:pPrChange w:id="1179" w:author="IRK" w:date="2020-04-14T13:46:00Z">
                <w:pPr/>
              </w:pPrChange>
            </w:pPr>
            <w:r w:rsidRPr="00246C7D">
              <w:t>34    {</w:t>
            </w:r>
          </w:p>
          <w:p w14:paraId="2272616C" w14:textId="77777777" w:rsidR="00467C61" w:rsidRPr="00246C7D" w:rsidRDefault="00467C61">
            <w:pPr>
              <w:pStyle w:val="1b"/>
              <w:pPrChange w:id="1180" w:author="IRK" w:date="2020-04-14T13:46:00Z">
                <w:pPr/>
              </w:pPrChange>
            </w:pPr>
            <w:r w:rsidRPr="00246C7D">
              <w:t>35       props.setProperty( column, value.toString() );</w:t>
            </w:r>
          </w:p>
          <w:p w14:paraId="19101FB6" w14:textId="77777777" w:rsidR="00467C61" w:rsidRPr="00246C7D" w:rsidRDefault="00467C61">
            <w:pPr>
              <w:pStyle w:val="1b"/>
              <w:pPrChange w:id="1181" w:author="IRK" w:date="2020-04-14T13:46:00Z">
                <w:pPr/>
              </w:pPrChange>
            </w:pPr>
            <w:r w:rsidRPr="00246C7D">
              <w:t>36    }</w:t>
            </w:r>
          </w:p>
          <w:p w14:paraId="1A9D5ACB" w14:textId="77777777" w:rsidR="00467C61" w:rsidRPr="00246C7D" w:rsidRDefault="00467C61">
            <w:pPr>
              <w:pStyle w:val="1b"/>
              <w:pPrChange w:id="1182" w:author="IRK" w:date="2020-04-14T13:46:00Z">
                <w:pPr/>
              </w:pPrChange>
            </w:pPr>
            <w:r w:rsidRPr="00246C7D">
              <w:t>37</w:t>
            </w:r>
            <w:del w:id="1183" w:author="IRK" w:date="2020-03-13T09:41:00Z">
              <w:r w:rsidRPr="00246C7D" w:rsidDel="00A524EA">
                <w:delText xml:space="preserve"> </w:delText>
              </w:r>
            </w:del>
          </w:p>
          <w:p w14:paraId="21B0D0C6" w14:textId="77777777" w:rsidR="00467C61" w:rsidRPr="00246C7D" w:rsidRDefault="00467C61">
            <w:pPr>
              <w:pStyle w:val="1b"/>
              <w:pPrChange w:id="1184" w:author="IRK" w:date="2020-04-14T13:46:00Z">
                <w:pPr/>
              </w:pPrChange>
            </w:pPr>
            <w:r w:rsidRPr="00246C7D">
              <w:t>38    public void set( String column, BigDecimal[] arr, int offset, int size ) throws RulesException</w:t>
            </w:r>
          </w:p>
          <w:p w14:paraId="17460A28" w14:textId="77777777" w:rsidR="00467C61" w:rsidRPr="00246C7D" w:rsidRDefault="00467C61">
            <w:pPr>
              <w:pStyle w:val="1b"/>
              <w:pPrChange w:id="1185" w:author="IRK" w:date="2020-04-14T13:46:00Z">
                <w:pPr/>
              </w:pPrChange>
            </w:pPr>
            <w:r w:rsidRPr="00246C7D">
              <w:lastRenderedPageBreak/>
              <w:t>39    {</w:t>
            </w:r>
          </w:p>
          <w:p w14:paraId="75006C48" w14:textId="77777777" w:rsidR="00467C61" w:rsidRPr="00246C7D" w:rsidRDefault="00467C61">
            <w:pPr>
              <w:pStyle w:val="1b"/>
              <w:pPrChange w:id="1186" w:author="IRK" w:date="2020-04-14T13:46:00Z">
                <w:pPr/>
              </w:pPrChange>
            </w:pPr>
            <w:r w:rsidRPr="00246C7D">
              <w:t>40       StringBuilder buff = new StringBuilder();</w:t>
            </w:r>
          </w:p>
          <w:p w14:paraId="2C46F880" w14:textId="77777777" w:rsidR="00467C61" w:rsidRPr="00246C7D" w:rsidRDefault="00467C61">
            <w:pPr>
              <w:pStyle w:val="1b"/>
              <w:pPrChange w:id="1187" w:author="IRK" w:date="2020-04-14T13:46:00Z">
                <w:pPr/>
              </w:pPrChange>
            </w:pPr>
            <w:r w:rsidRPr="00246C7D">
              <w:t>41       for( int i = offset; size &gt; 0; size-- )</w:t>
            </w:r>
          </w:p>
          <w:p w14:paraId="39B8012B" w14:textId="77777777" w:rsidR="00467C61" w:rsidRPr="00246C7D" w:rsidRDefault="00467C61">
            <w:pPr>
              <w:pStyle w:val="1b"/>
              <w:pPrChange w:id="1188" w:author="IRK" w:date="2020-04-14T13:46:00Z">
                <w:pPr/>
              </w:pPrChange>
            </w:pPr>
            <w:r w:rsidRPr="00246C7D">
              <w:t>42       {</w:t>
            </w:r>
          </w:p>
          <w:p w14:paraId="6311B113" w14:textId="77777777" w:rsidR="00467C61" w:rsidRPr="00246C7D" w:rsidRDefault="00467C61">
            <w:pPr>
              <w:pStyle w:val="1b"/>
              <w:pPrChange w:id="1189" w:author="IRK" w:date="2020-04-14T13:46:00Z">
                <w:pPr/>
              </w:pPrChange>
            </w:pPr>
            <w:r w:rsidRPr="00246C7D">
              <w:t>43          if( buff.length() &gt; 0 )</w:t>
            </w:r>
          </w:p>
          <w:p w14:paraId="38C319AB" w14:textId="77777777" w:rsidR="00467C61" w:rsidRPr="00246C7D" w:rsidRDefault="00467C61">
            <w:pPr>
              <w:pStyle w:val="1b"/>
              <w:pPrChange w:id="1190" w:author="IRK" w:date="2020-04-14T13:46:00Z">
                <w:pPr/>
              </w:pPrChange>
            </w:pPr>
            <w:r w:rsidRPr="00246C7D">
              <w:t>44             buff.append( ',' );</w:t>
            </w:r>
          </w:p>
          <w:p w14:paraId="2FBC80F3" w14:textId="77777777" w:rsidR="00467C61" w:rsidRPr="00246C7D" w:rsidRDefault="00467C61">
            <w:pPr>
              <w:pStyle w:val="1b"/>
              <w:pPrChange w:id="1191" w:author="IRK" w:date="2020-04-14T13:46:00Z">
                <w:pPr/>
              </w:pPrChange>
            </w:pPr>
            <w:r w:rsidRPr="00246C7D">
              <w:t>45          buff.append( arr[i++].toString() );</w:t>
            </w:r>
          </w:p>
          <w:p w14:paraId="6DABBD38" w14:textId="77777777" w:rsidR="00467C61" w:rsidRPr="00246C7D" w:rsidRDefault="00467C61">
            <w:pPr>
              <w:pStyle w:val="1b"/>
              <w:pPrChange w:id="1192" w:author="IRK" w:date="2020-04-14T13:46:00Z">
                <w:pPr/>
              </w:pPrChange>
            </w:pPr>
            <w:r w:rsidRPr="00246C7D">
              <w:t>46       }</w:t>
            </w:r>
          </w:p>
          <w:p w14:paraId="70871077" w14:textId="77777777" w:rsidR="00467C61" w:rsidRPr="00246C7D" w:rsidRDefault="00467C61">
            <w:pPr>
              <w:pStyle w:val="1b"/>
              <w:pPrChange w:id="1193" w:author="IRK" w:date="2020-04-14T13:46:00Z">
                <w:pPr/>
              </w:pPrChange>
            </w:pPr>
            <w:r w:rsidRPr="00246C7D">
              <w:t>47       props.setProperty( column, buff.toString() );</w:t>
            </w:r>
          </w:p>
          <w:p w14:paraId="088FA0A4" w14:textId="77777777" w:rsidR="00467C61" w:rsidRPr="00246C7D" w:rsidRDefault="00467C61">
            <w:pPr>
              <w:pStyle w:val="1b"/>
              <w:pPrChange w:id="1194" w:author="IRK" w:date="2020-04-14T13:46:00Z">
                <w:pPr/>
              </w:pPrChange>
            </w:pPr>
            <w:r w:rsidRPr="00246C7D">
              <w:t>48    }</w:t>
            </w:r>
          </w:p>
          <w:p w14:paraId="09126D5A" w14:textId="77777777" w:rsidR="00467C61" w:rsidRPr="00246C7D" w:rsidRDefault="00467C61">
            <w:pPr>
              <w:pStyle w:val="1b"/>
              <w:pPrChange w:id="1195" w:author="IRK" w:date="2020-04-14T13:46:00Z">
                <w:pPr/>
              </w:pPrChange>
            </w:pPr>
            <w:r w:rsidRPr="00246C7D">
              <w:t>49</w:t>
            </w:r>
            <w:del w:id="1196" w:author="IRK" w:date="2020-03-13T09:41:00Z">
              <w:r w:rsidRPr="00246C7D" w:rsidDel="00A524EA">
                <w:delText xml:space="preserve"> </w:delText>
              </w:r>
            </w:del>
          </w:p>
          <w:p w14:paraId="22F9CAE6" w14:textId="77777777" w:rsidR="00467C61" w:rsidRPr="00246C7D" w:rsidRDefault="00467C61">
            <w:pPr>
              <w:pStyle w:val="1b"/>
              <w:pPrChange w:id="1197" w:author="IRK" w:date="2020-04-14T13:46:00Z">
                <w:pPr/>
              </w:pPrChange>
            </w:pPr>
            <w:r w:rsidRPr="00246C7D">
              <w:t>50    public void set( String column, String value ) throws RulesException</w:t>
            </w:r>
          </w:p>
          <w:p w14:paraId="63E98BAE" w14:textId="77777777" w:rsidR="00467C61" w:rsidRPr="00246C7D" w:rsidRDefault="00467C61">
            <w:pPr>
              <w:pStyle w:val="1b"/>
              <w:pPrChange w:id="1198" w:author="IRK" w:date="2020-04-14T13:46:00Z">
                <w:pPr/>
              </w:pPrChange>
            </w:pPr>
            <w:r w:rsidRPr="00246C7D">
              <w:t>51    {</w:t>
            </w:r>
          </w:p>
          <w:p w14:paraId="11A07FE9" w14:textId="77777777" w:rsidR="00467C61" w:rsidRPr="00246C7D" w:rsidRDefault="00467C61">
            <w:pPr>
              <w:pStyle w:val="1b"/>
              <w:pPrChange w:id="1199" w:author="IRK" w:date="2020-04-14T13:46:00Z">
                <w:pPr/>
              </w:pPrChange>
            </w:pPr>
            <w:r w:rsidRPr="00246C7D">
              <w:t>52       props.setProperty( column, value );</w:t>
            </w:r>
          </w:p>
          <w:p w14:paraId="5557BE1F" w14:textId="77777777" w:rsidR="00467C61" w:rsidRPr="00246C7D" w:rsidRDefault="00467C61">
            <w:pPr>
              <w:pStyle w:val="1b"/>
              <w:pPrChange w:id="1200" w:author="IRK" w:date="2020-04-14T13:46:00Z">
                <w:pPr/>
              </w:pPrChange>
            </w:pPr>
            <w:r w:rsidRPr="00246C7D">
              <w:t>53    }</w:t>
            </w:r>
          </w:p>
          <w:p w14:paraId="2225991C" w14:textId="77777777" w:rsidR="00467C61" w:rsidRPr="00246C7D" w:rsidRDefault="00467C61">
            <w:pPr>
              <w:pStyle w:val="1b"/>
              <w:pPrChange w:id="1201" w:author="IRK" w:date="2020-04-14T13:46:00Z">
                <w:pPr/>
              </w:pPrChange>
            </w:pPr>
            <w:r w:rsidRPr="00246C7D">
              <w:t>54</w:t>
            </w:r>
            <w:del w:id="1202" w:author="IRK" w:date="2020-03-13T09:41:00Z">
              <w:r w:rsidRPr="00246C7D" w:rsidDel="00A524EA">
                <w:delText xml:space="preserve"> </w:delText>
              </w:r>
            </w:del>
          </w:p>
          <w:p w14:paraId="176F8597" w14:textId="77777777" w:rsidR="00467C61" w:rsidRPr="00246C7D" w:rsidRDefault="00467C61">
            <w:pPr>
              <w:pStyle w:val="1b"/>
              <w:pPrChange w:id="1203" w:author="IRK" w:date="2020-04-14T13:46:00Z">
                <w:pPr/>
              </w:pPrChange>
            </w:pPr>
            <w:r w:rsidRPr="00246C7D">
              <w:t>55    public void set( String column, String[] arr, int offset, int size ) throws RulesException</w:t>
            </w:r>
          </w:p>
          <w:p w14:paraId="2C64B119" w14:textId="77777777" w:rsidR="00467C61" w:rsidRPr="00246C7D" w:rsidRDefault="00467C61">
            <w:pPr>
              <w:pStyle w:val="1b"/>
              <w:pPrChange w:id="1204" w:author="IRK" w:date="2020-04-14T13:46:00Z">
                <w:pPr/>
              </w:pPrChange>
            </w:pPr>
            <w:r w:rsidRPr="00246C7D">
              <w:t>56    {</w:t>
            </w:r>
          </w:p>
          <w:p w14:paraId="2DEACB3F" w14:textId="77777777" w:rsidR="00467C61" w:rsidRPr="00246C7D" w:rsidRDefault="00467C61">
            <w:pPr>
              <w:pStyle w:val="1b"/>
              <w:pPrChange w:id="1205" w:author="IRK" w:date="2020-04-14T13:46:00Z">
                <w:pPr/>
              </w:pPrChange>
            </w:pPr>
            <w:r w:rsidRPr="00246C7D">
              <w:t>57       StringBuilder buff = new StringBuilder();</w:t>
            </w:r>
          </w:p>
          <w:p w14:paraId="23840E73" w14:textId="77777777" w:rsidR="00467C61" w:rsidRPr="00246C7D" w:rsidRDefault="00467C61">
            <w:pPr>
              <w:pStyle w:val="1b"/>
              <w:pPrChange w:id="1206" w:author="IRK" w:date="2020-04-14T13:46:00Z">
                <w:pPr/>
              </w:pPrChange>
            </w:pPr>
            <w:r w:rsidRPr="00246C7D">
              <w:t>58       for( int i = offset; size &gt; 0; size-- )</w:t>
            </w:r>
          </w:p>
          <w:p w14:paraId="1C2B0E19" w14:textId="77777777" w:rsidR="00467C61" w:rsidRPr="00246C7D" w:rsidRDefault="00467C61">
            <w:pPr>
              <w:pStyle w:val="1b"/>
              <w:pPrChange w:id="1207" w:author="IRK" w:date="2020-04-14T13:46:00Z">
                <w:pPr/>
              </w:pPrChange>
            </w:pPr>
            <w:r w:rsidRPr="00246C7D">
              <w:t>59       {</w:t>
            </w:r>
          </w:p>
          <w:p w14:paraId="3AC89106" w14:textId="77777777" w:rsidR="00467C61" w:rsidRPr="00246C7D" w:rsidRDefault="00467C61">
            <w:pPr>
              <w:pStyle w:val="1b"/>
              <w:pPrChange w:id="1208" w:author="IRK" w:date="2020-04-14T13:46:00Z">
                <w:pPr/>
              </w:pPrChange>
            </w:pPr>
            <w:r w:rsidRPr="00246C7D">
              <w:t>60          if( buff.length() &gt; 0 )</w:t>
            </w:r>
          </w:p>
          <w:p w14:paraId="3B707902" w14:textId="77777777" w:rsidR="00467C61" w:rsidRPr="00246C7D" w:rsidRDefault="00467C61">
            <w:pPr>
              <w:pStyle w:val="1b"/>
              <w:pPrChange w:id="1209" w:author="IRK" w:date="2020-04-14T13:46:00Z">
                <w:pPr/>
              </w:pPrChange>
            </w:pPr>
            <w:r w:rsidRPr="00246C7D">
              <w:t>61             buff.append( ',' );</w:t>
            </w:r>
          </w:p>
          <w:p w14:paraId="64DF15CB" w14:textId="77777777" w:rsidR="00467C61" w:rsidRPr="00246C7D" w:rsidRDefault="00467C61">
            <w:pPr>
              <w:pStyle w:val="1b"/>
              <w:pPrChange w:id="1210" w:author="IRK" w:date="2020-04-14T13:46:00Z">
                <w:pPr/>
              </w:pPrChange>
            </w:pPr>
            <w:r w:rsidRPr="00246C7D">
              <w:t>62          buff.append( arr[i++] );</w:t>
            </w:r>
          </w:p>
          <w:p w14:paraId="5D54054E" w14:textId="77777777" w:rsidR="00467C61" w:rsidRPr="00246C7D" w:rsidRDefault="00467C61">
            <w:pPr>
              <w:pStyle w:val="1b"/>
              <w:pPrChange w:id="1211" w:author="IRK" w:date="2020-04-14T13:46:00Z">
                <w:pPr/>
              </w:pPrChange>
            </w:pPr>
            <w:r w:rsidRPr="00246C7D">
              <w:t>63       }</w:t>
            </w:r>
          </w:p>
          <w:p w14:paraId="7B5C6523" w14:textId="77777777" w:rsidR="00467C61" w:rsidRPr="00246C7D" w:rsidRDefault="00467C61">
            <w:pPr>
              <w:pStyle w:val="1b"/>
              <w:pPrChange w:id="1212" w:author="IRK" w:date="2020-04-14T13:46:00Z">
                <w:pPr/>
              </w:pPrChange>
            </w:pPr>
            <w:r w:rsidRPr="00246C7D">
              <w:t>64       props.setProperty( column, buff.toString() );</w:t>
            </w:r>
          </w:p>
          <w:p w14:paraId="22A0EDD2" w14:textId="77777777" w:rsidR="00467C61" w:rsidRPr="00246C7D" w:rsidRDefault="00467C61">
            <w:pPr>
              <w:pStyle w:val="1b"/>
              <w:pPrChange w:id="1213" w:author="IRK" w:date="2020-04-14T13:46:00Z">
                <w:pPr/>
              </w:pPrChange>
            </w:pPr>
            <w:r w:rsidRPr="00246C7D">
              <w:t>65    }</w:t>
            </w:r>
          </w:p>
          <w:p w14:paraId="12D05FBE" w14:textId="77777777" w:rsidR="00467C61" w:rsidRPr="00246C7D" w:rsidRDefault="00467C61">
            <w:pPr>
              <w:pStyle w:val="1b"/>
              <w:pPrChange w:id="1214" w:author="IRK" w:date="2020-04-14T13:46:00Z">
                <w:pPr/>
              </w:pPrChange>
            </w:pPr>
            <w:r w:rsidRPr="00246C7D">
              <w:t>66</w:t>
            </w:r>
            <w:del w:id="1215" w:author="IRK" w:date="2020-03-13T09:41:00Z">
              <w:r w:rsidRPr="00246C7D" w:rsidDel="00A524EA">
                <w:delText xml:space="preserve"> </w:delText>
              </w:r>
            </w:del>
          </w:p>
          <w:p w14:paraId="5EF5B651" w14:textId="77777777" w:rsidR="00467C61" w:rsidRPr="00246C7D" w:rsidRDefault="00467C61">
            <w:pPr>
              <w:pStyle w:val="1b"/>
              <w:pPrChange w:id="1216" w:author="IRK" w:date="2020-04-14T13:46:00Z">
                <w:pPr/>
              </w:pPrChange>
            </w:pPr>
            <w:r w:rsidRPr="00246C7D">
              <w:t>67    public void set( String column, boolean value ) throws RulesException</w:t>
            </w:r>
          </w:p>
          <w:p w14:paraId="13602768" w14:textId="77777777" w:rsidR="00467C61" w:rsidRPr="00246C7D" w:rsidRDefault="00467C61">
            <w:pPr>
              <w:pStyle w:val="1b"/>
              <w:pPrChange w:id="1217" w:author="IRK" w:date="2020-04-14T13:46:00Z">
                <w:pPr/>
              </w:pPrChange>
            </w:pPr>
            <w:r w:rsidRPr="00246C7D">
              <w:t>68    { /* ignore */ }</w:t>
            </w:r>
          </w:p>
          <w:p w14:paraId="6AD47C6C" w14:textId="77777777" w:rsidR="00467C61" w:rsidRPr="00246C7D" w:rsidRDefault="00467C61">
            <w:pPr>
              <w:pStyle w:val="1b"/>
              <w:pPrChange w:id="1218" w:author="IRK" w:date="2020-04-14T13:46:00Z">
                <w:pPr/>
              </w:pPrChange>
            </w:pPr>
            <w:r w:rsidRPr="00246C7D">
              <w:t>69</w:t>
            </w:r>
            <w:del w:id="1219" w:author="IRK" w:date="2020-03-13T09:41:00Z">
              <w:r w:rsidRPr="00246C7D" w:rsidDel="00A524EA">
                <w:delText xml:space="preserve"> </w:delText>
              </w:r>
            </w:del>
          </w:p>
          <w:p w14:paraId="74B62B8D" w14:textId="77777777" w:rsidR="00467C61" w:rsidRPr="00246C7D" w:rsidRDefault="00467C61">
            <w:pPr>
              <w:pStyle w:val="1b"/>
              <w:pPrChange w:id="1220" w:author="IRK" w:date="2020-04-14T13:46:00Z">
                <w:pPr/>
              </w:pPrChange>
            </w:pPr>
            <w:r w:rsidRPr="00246C7D">
              <w:t>70    public void set( String column, boolean[] value, int offset, int size ) throws RulesException</w:t>
            </w:r>
          </w:p>
          <w:p w14:paraId="0BB1A4DB" w14:textId="77777777" w:rsidR="00467C61" w:rsidRPr="00246C7D" w:rsidRDefault="00467C61">
            <w:pPr>
              <w:pStyle w:val="1b"/>
              <w:pPrChange w:id="1221" w:author="IRK" w:date="2020-04-14T13:46:00Z">
                <w:pPr/>
              </w:pPrChange>
            </w:pPr>
            <w:r w:rsidRPr="00246C7D">
              <w:t>71    { /* ignore */ }</w:t>
            </w:r>
          </w:p>
          <w:p w14:paraId="390E16F0" w14:textId="77777777" w:rsidR="00467C61" w:rsidRDefault="00467C61">
            <w:pPr>
              <w:pStyle w:val="1b"/>
              <w:pPrChange w:id="1222" w:author="IRK" w:date="2020-04-14T13:46:00Z">
                <w:pPr/>
              </w:pPrChange>
            </w:pPr>
            <w:r w:rsidRPr="00246C7D">
              <w:t>72 }</w:t>
            </w:r>
          </w:p>
        </w:tc>
      </w:tr>
    </w:tbl>
    <w:p w14:paraId="29D11DDA" w14:textId="77777777" w:rsidR="00467C61" w:rsidRDefault="00467C61" w:rsidP="00F93119"/>
    <w:p w14:paraId="6D79CFFD" w14:textId="2C236DFC" w:rsidR="001140F8" w:rsidRPr="00D213E5" w:rsidRDefault="001140F8" w:rsidP="00F93119">
      <w:r w:rsidRPr="00D213E5">
        <w:t>この</w:t>
      </w:r>
      <w:r w:rsidRPr="003B7639">
        <w:t>クラスは</w:t>
      </w:r>
      <w:ins w:id="1223" w:author="IRK" w:date="2020-05-12T14:23:00Z">
        <w:r w:rsidR="00C47FD4">
          <w:rPr>
            <w:rFonts w:hint="eastAsia"/>
          </w:rPr>
          <w:t>[</w:t>
        </w:r>
      </w:ins>
      <w:r w:rsidR="00467C61">
        <w:rPr>
          <w:rFonts w:hint="eastAsia"/>
        </w:rPr>
        <w:t>4</w:t>
      </w:r>
      <w:r w:rsidR="00467C61">
        <w:rPr>
          <w:rFonts w:hint="eastAsia"/>
        </w:rPr>
        <w:t>行目</w:t>
      </w:r>
      <w:ins w:id="1224" w:author="IRK" w:date="2020-05-12T14:23:00Z">
        <w:r w:rsidR="00C47FD4">
          <w:rPr>
            <w:rFonts w:hint="eastAsia"/>
          </w:rPr>
          <w:t>]</w:t>
        </w:r>
      </w:ins>
      <w:r w:rsidR="00467C61">
        <w:rPr>
          <w:rFonts w:hint="eastAsia"/>
        </w:rPr>
        <w:t>で</w:t>
      </w:r>
      <w:r w:rsidRPr="003B7639">
        <w:t>com.innoexpert.rulesclient.ResultConsumer</w:t>
      </w:r>
      <w:r w:rsidRPr="003B7639">
        <w:t>インタフェースを実装しており、</w:t>
      </w:r>
      <w:r w:rsidR="00467C61">
        <w:rPr>
          <w:rFonts w:hint="eastAsia"/>
        </w:rPr>
        <w:t>8</w:t>
      </w:r>
      <w:r w:rsidRPr="003B7639">
        <w:t>つの</w:t>
      </w:r>
      <w:r w:rsidRPr="003B7639">
        <w:t>set</w:t>
      </w:r>
      <w:r w:rsidRPr="003B7639">
        <w:t>メソッドを実装している。コンストラクタは、</w:t>
      </w:r>
      <w:r w:rsidRPr="003B7639">
        <w:t>java.util.Properties</w:t>
      </w:r>
      <w:r w:rsidRPr="003B7639">
        <w:t>オブジェクトをパラメータとして受け取る。アプリケーションは自</w:t>
      </w:r>
      <w:r w:rsidRPr="003B7639">
        <w:lastRenderedPageBreak/>
        <w:t>身が参照している</w:t>
      </w:r>
      <w:r w:rsidRPr="003B7639">
        <w:t>Properties</w:t>
      </w:r>
      <w:r w:rsidRPr="00D213E5">
        <w:t>オブジェクトをコンストラクタに引き渡し</w:t>
      </w:r>
      <w:r w:rsidRPr="003B7639">
        <w:t>、これは</w:t>
      </w:r>
      <w:r w:rsidRPr="003B7639">
        <w:t>PropertiesConsumer</w:t>
      </w:r>
      <w:r w:rsidRPr="003B7639">
        <w:t>のコンストラクタ</w:t>
      </w:r>
      <w:r w:rsidRPr="00D213E5">
        <w:t>からメンバ変数として参照される。</w:t>
      </w:r>
    </w:p>
    <w:p w14:paraId="752D1C6F" w14:textId="77777777" w:rsidR="001140F8" w:rsidRPr="00D213E5" w:rsidRDefault="001140F8" w:rsidP="00F93119"/>
    <w:p w14:paraId="5EA8D485" w14:textId="77C6874F" w:rsidR="001140F8" w:rsidRPr="00D213E5" w:rsidRDefault="00C47FD4" w:rsidP="00F93119">
      <w:ins w:id="1225" w:author="IRK" w:date="2020-05-12T14:23:00Z">
        <w:r>
          <w:rPr>
            <w:rFonts w:hint="eastAsia"/>
          </w:rPr>
          <w:t>[</w:t>
        </w:r>
      </w:ins>
      <w:r w:rsidR="00467C61">
        <w:rPr>
          <w:rFonts w:hint="eastAsia"/>
        </w:rPr>
        <w:t>16</w:t>
      </w:r>
      <w:r w:rsidR="001B7556">
        <w:t>~</w:t>
      </w:r>
      <w:r w:rsidR="00467C61">
        <w:rPr>
          <w:rFonts w:hint="eastAsia"/>
        </w:rPr>
        <w:t>19</w:t>
      </w:r>
      <w:r w:rsidR="00D13942">
        <w:t>行目</w:t>
      </w:r>
      <w:ins w:id="1226" w:author="IRK" w:date="2020-05-12T14:23:00Z">
        <w:r>
          <w:rPr>
            <w:rFonts w:hint="eastAsia"/>
          </w:rPr>
          <w:t>]</w:t>
        </w:r>
      </w:ins>
      <w:r w:rsidR="00467C61">
        <w:rPr>
          <w:rFonts w:hint="eastAsia"/>
        </w:rPr>
        <w:t>と</w:t>
      </w:r>
      <w:ins w:id="1227" w:author="IRK" w:date="2020-05-12T14:23:00Z">
        <w:r>
          <w:rPr>
            <w:rFonts w:hint="eastAsia"/>
          </w:rPr>
          <w:t>[</w:t>
        </w:r>
      </w:ins>
      <w:r w:rsidR="00467C61">
        <w:rPr>
          <w:rFonts w:hint="eastAsia"/>
        </w:rPr>
        <w:t>33~36</w:t>
      </w:r>
      <w:r w:rsidR="00467C61">
        <w:rPr>
          <w:rFonts w:hint="eastAsia"/>
        </w:rPr>
        <w:t>行目</w:t>
      </w:r>
      <w:ins w:id="1228" w:author="IRK" w:date="2020-05-12T14:23:00Z">
        <w:r>
          <w:rPr>
            <w:rFonts w:hint="eastAsia"/>
          </w:rPr>
          <w:t>]</w:t>
        </w:r>
      </w:ins>
      <w:r w:rsidR="00467C61">
        <w:rPr>
          <w:rFonts w:hint="eastAsia"/>
        </w:rPr>
        <w:t>は</w:t>
      </w:r>
      <w:r w:rsidR="001140F8" w:rsidRPr="00D213E5">
        <w:t>、単一ルールの数値型リターン項目の結果を設定するメソッドである。ルール</w:t>
      </w:r>
      <w:r w:rsidR="00CB4ADB">
        <w:rPr>
          <w:rFonts w:hint="eastAsia"/>
        </w:rPr>
        <w:t>エンジン</w:t>
      </w:r>
      <w:r w:rsidR="001140F8" w:rsidRPr="00D213E5">
        <w:t>から引き渡された数値を文字列に変換しプロパティに設定する。</w:t>
      </w:r>
      <w:ins w:id="1229" w:author="IRK" w:date="2020-05-12T14:23:00Z">
        <w:r>
          <w:rPr>
            <w:rFonts w:hint="eastAsia"/>
          </w:rPr>
          <w:t>[</w:t>
        </w:r>
      </w:ins>
      <w:r w:rsidR="00467C61">
        <w:rPr>
          <w:rFonts w:hint="eastAsia"/>
        </w:rPr>
        <w:t>50</w:t>
      </w:r>
      <w:r w:rsidR="001B7556">
        <w:t>~</w:t>
      </w:r>
      <w:r w:rsidR="00467C61">
        <w:rPr>
          <w:rFonts w:hint="eastAsia"/>
        </w:rPr>
        <w:t>53</w:t>
      </w:r>
      <w:r w:rsidR="00D13942">
        <w:t>行目</w:t>
      </w:r>
      <w:ins w:id="1230" w:author="IRK" w:date="2020-05-12T14:23:00Z">
        <w:r>
          <w:rPr>
            <w:rFonts w:hint="eastAsia"/>
          </w:rPr>
          <w:t>]</w:t>
        </w:r>
      </w:ins>
      <w:r w:rsidR="001140F8" w:rsidRPr="00D213E5">
        <w:t>は、単一ルール</w:t>
      </w:r>
      <w:r w:rsidR="00CB4ADB">
        <w:t>の文字型リターン項目の結果を設定するメソッドである。ルール</w:t>
      </w:r>
      <w:r w:rsidR="00CB4ADB">
        <w:rPr>
          <w:rFonts w:hint="eastAsia"/>
        </w:rPr>
        <w:t>エンジン</w:t>
      </w:r>
      <w:r w:rsidR="001140F8" w:rsidRPr="00D213E5">
        <w:t>から引き渡された</w:t>
      </w:r>
      <w:r w:rsidR="001140F8" w:rsidRPr="003B7639">
        <w:t>リターン項目名と</w:t>
      </w:r>
      <w:r w:rsidR="001140F8" w:rsidRPr="003B7639">
        <w:t>String</w:t>
      </w:r>
      <w:r w:rsidR="001140F8" w:rsidRPr="003B7639">
        <w:t>値をプロパティ</w:t>
      </w:r>
      <w:r w:rsidR="001140F8" w:rsidRPr="00D213E5">
        <w:t>に設定する。</w:t>
      </w:r>
    </w:p>
    <w:p w14:paraId="0DEDD872" w14:textId="77777777" w:rsidR="001140F8" w:rsidRPr="00D213E5" w:rsidRDefault="001140F8" w:rsidP="00F93119"/>
    <w:p w14:paraId="789556FE" w14:textId="7895F6A1" w:rsidR="001140F8" w:rsidRPr="00D213E5" w:rsidRDefault="00C47FD4" w:rsidP="00F93119">
      <w:ins w:id="1231" w:author="IRK" w:date="2020-05-12T14:23:00Z">
        <w:r>
          <w:rPr>
            <w:rFonts w:hint="eastAsia"/>
          </w:rPr>
          <w:t>[</w:t>
        </w:r>
      </w:ins>
      <w:r w:rsidR="001140F8" w:rsidRPr="00D213E5">
        <w:t>2</w:t>
      </w:r>
      <w:r w:rsidR="00082489">
        <w:rPr>
          <w:rFonts w:hint="eastAsia"/>
        </w:rPr>
        <w:t>1</w:t>
      </w:r>
      <w:r w:rsidR="001B7556">
        <w:t>~</w:t>
      </w:r>
      <w:r w:rsidR="00082489">
        <w:rPr>
          <w:rFonts w:hint="eastAsia"/>
        </w:rPr>
        <w:t>31</w:t>
      </w:r>
      <w:r w:rsidR="00D13942">
        <w:t>行目</w:t>
      </w:r>
      <w:ins w:id="1232" w:author="IRK" w:date="2020-05-12T14:23:00Z">
        <w:r>
          <w:rPr>
            <w:rFonts w:hint="eastAsia"/>
          </w:rPr>
          <w:t>]</w:t>
        </w:r>
      </w:ins>
      <w:r w:rsidR="00082489">
        <w:rPr>
          <w:rFonts w:hint="eastAsia"/>
        </w:rPr>
        <w:t>と</w:t>
      </w:r>
      <w:ins w:id="1233" w:author="IRK" w:date="2020-05-12T14:23:00Z">
        <w:r>
          <w:rPr>
            <w:rFonts w:hint="eastAsia"/>
          </w:rPr>
          <w:t>[</w:t>
        </w:r>
      </w:ins>
      <w:r w:rsidR="00082489">
        <w:rPr>
          <w:rFonts w:hint="eastAsia"/>
        </w:rPr>
        <w:t>38</w:t>
      </w:r>
      <w:r w:rsidR="00082489">
        <w:t>~</w:t>
      </w:r>
      <w:r w:rsidR="00082489">
        <w:rPr>
          <w:rFonts w:hint="eastAsia"/>
        </w:rPr>
        <w:t>48</w:t>
      </w:r>
      <w:r w:rsidR="00082489">
        <w:t>行目</w:t>
      </w:r>
      <w:ins w:id="1234" w:author="IRK" w:date="2020-05-12T14:23:00Z">
        <w:r>
          <w:rPr>
            <w:rFonts w:hint="eastAsia"/>
          </w:rPr>
          <w:t>]</w:t>
        </w:r>
      </w:ins>
      <w:r w:rsidR="001140F8" w:rsidRPr="00D213E5">
        <w:t>は、多重ルールの数値型リターン項目の結果を設定するメソッドである。数</w:t>
      </w:r>
      <w:r w:rsidR="00814899" w:rsidRPr="00AB2487">
        <w:rPr>
          <w:rFonts w:ascii="ＭＳ Ｐゴシック" w:hAnsi="ＭＳ Ｐゴシック" w:hint="eastAsia"/>
        </w:rPr>
        <w:t>値</w:t>
      </w:r>
      <w:r w:rsidR="001140F8" w:rsidRPr="00AB2487">
        <w:rPr>
          <w:rFonts w:ascii="ＭＳ Ｐゴシック" w:hAnsi="ＭＳ Ｐゴシック" w:hint="eastAsia"/>
        </w:rPr>
        <w:t>配</w:t>
      </w:r>
      <w:r w:rsidR="001140F8" w:rsidRPr="00D213E5">
        <w:t>列の</w:t>
      </w:r>
      <w:r w:rsidR="001140F8" w:rsidRPr="003B7639">
        <w:t>offset</w:t>
      </w:r>
      <w:r w:rsidR="001140F8" w:rsidRPr="003B7639">
        <w:t>番目の要素から</w:t>
      </w:r>
      <w:r w:rsidR="001140F8" w:rsidRPr="003B7639">
        <w:t>size</w:t>
      </w:r>
      <w:r w:rsidR="001140F8" w:rsidRPr="003B7639">
        <w:t>分のみの要素を</w:t>
      </w:r>
      <w:r w:rsidR="001140F8" w:rsidRPr="003B7639">
        <w:t>‘,’</w:t>
      </w:r>
      <w:r w:rsidR="001140F8" w:rsidRPr="00D213E5">
        <w:t>を区切り記号として</w:t>
      </w:r>
      <w:r w:rsidR="001140F8" w:rsidRPr="00D213E5">
        <w:t>1</w:t>
      </w:r>
      <w:r w:rsidR="001140F8" w:rsidRPr="00D213E5">
        <w:t>つの文字列に変換している。変換された文字列は、リターン項目名をキーとしてプロパティに設定される。</w:t>
      </w:r>
      <w:ins w:id="1235" w:author="IRK" w:date="2020-05-12T14:23:00Z">
        <w:r>
          <w:rPr>
            <w:rFonts w:hint="eastAsia"/>
          </w:rPr>
          <w:t>[</w:t>
        </w:r>
      </w:ins>
      <w:r w:rsidR="00082489">
        <w:rPr>
          <w:rFonts w:hint="eastAsia"/>
        </w:rPr>
        <w:t>55</w:t>
      </w:r>
      <w:r w:rsidR="001B7556">
        <w:t>~</w:t>
      </w:r>
      <w:r w:rsidR="00082489">
        <w:rPr>
          <w:rFonts w:hint="eastAsia"/>
        </w:rPr>
        <w:t>65</w:t>
      </w:r>
      <w:r w:rsidR="00D13942">
        <w:t>行目</w:t>
      </w:r>
      <w:ins w:id="1236" w:author="IRK" w:date="2020-05-12T14:23:00Z">
        <w:r>
          <w:rPr>
            <w:rFonts w:hint="eastAsia"/>
          </w:rPr>
          <w:t>]</w:t>
        </w:r>
      </w:ins>
      <w:r w:rsidR="001140F8" w:rsidRPr="00D213E5">
        <w:t>は、多重ルールの文字型リターン項目の結果を設定するメソッドである。</w:t>
      </w:r>
      <w:r w:rsidR="001140F8" w:rsidRPr="00D213E5">
        <w:rPr>
          <w:rFonts w:hint="eastAsia"/>
        </w:rPr>
        <w:t>同様</w:t>
      </w:r>
      <w:r w:rsidR="001140F8" w:rsidRPr="00D213E5">
        <w:t>に</w:t>
      </w:r>
      <w:r w:rsidR="001140F8" w:rsidRPr="003B7639">
        <w:t>、配列の</w:t>
      </w:r>
      <w:r w:rsidR="001140F8" w:rsidRPr="003B7639">
        <w:t>offset</w:t>
      </w:r>
      <w:r w:rsidR="001140F8" w:rsidRPr="003B7639">
        <w:t>番目から</w:t>
      </w:r>
      <w:r w:rsidR="001140F8" w:rsidRPr="003B7639">
        <w:t>size</w:t>
      </w:r>
      <w:r w:rsidR="001140F8" w:rsidRPr="003B7639">
        <w:t>分のみの文字列を</w:t>
      </w:r>
      <w:r w:rsidR="001140F8" w:rsidRPr="003B7639">
        <w:t>1</w:t>
      </w:r>
      <w:r w:rsidR="001140F8" w:rsidRPr="003B7639">
        <w:t>つ</w:t>
      </w:r>
      <w:r w:rsidR="001140F8" w:rsidRPr="00D213E5">
        <w:t>の文字列に変換し、リターン項目名をキーとしてプロパティに設定する。</w:t>
      </w:r>
    </w:p>
    <w:p w14:paraId="1437365A" w14:textId="77777777" w:rsidR="001140F8" w:rsidRPr="00D213E5" w:rsidRDefault="001140F8" w:rsidP="00F93119"/>
    <w:p w14:paraId="252CD9B6" w14:textId="3CCF1373" w:rsidR="001140F8" w:rsidRDefault="001140F8" w:rsidP="00F93119">
      <w:r w:rsidRPr="00D213E5">
        <w:t>この例では、</w:t>
      </w:r>
      <w:r w:rsidRPr="00D213E5">
        <w:rPr>
          <w:rFonts w:hint="eastAsia"/>
        </w:rPr>
        <w:t>簡略化</w:t>
      </w:r>
      <w:r w:rsidRPr="00D213E5">
        <w:t>するために論理型リターン項目の結果</w:t>
      </w:r>
      <w:r w:rsidR="00F809A5" w:rsidRPr="00AB2487">
        <w:rPr>
          <w:rFonts w:ascii="ＭＳ Ｐゴシック" w:hAnsi="ＭＳ Ｐゴシック" w:hint="eastAsia"/>
        </w:rPr>
        <w:t>は省略する。</w:t>
      </w:r>
    </w:p>
    <w:p w14:paraId="44A8EBBD" w14:textId="77777777" w:rsidR="003B7639" w:rsidRPr="006625E5" w:rsidRDefault="003B7639" w:rsidP="00F93119"/>
    <w:p w14:paraId="1F689C96" w14:textId="77777777" w:rsidR="001140F8" w:rsidRDefault="001140F8" w:rsidP="00F93119">
      <w:pPr>
        <w:pStyle w:val="42"/>
      </w:pPr>
      <w:r>
        <w:t>execute</w:t>
      </w:r>
      <w:r>
        <w:t>メソッドのその他のパラメータ</w:t>
      </w:r>
    </w:p>
    <w:p w14:paraId="0B4BE1B0" w14:textId="31B9535C" w:rsidR="001140F8" w:rsidRPr="00D213E5" w:rsidRDefault="001140F8" w:rsidP="00F93119">
      <w:del w:id="1237" w:author="IRK" w:date="2020-03-12T14:59:00Z">
        <w:r w:rsidRPr="00D213E5" w:rsidDel="00741612">
          <w:delText>表</w:delText>
        </w:r>
        <w:r w:rsidRPr="00D213E5" w:rsidDel="00741612">
          <w:delText>2</w:delText>
        </w:r>
        <w:r w:rsidR="00082489" w:rsidDel="00741612">
          <w:rPr>
            <w:rFonts w:hint="eastAsia"/>
          </w:rPr>
          <w:delText>5</w:delText>
        </w:r>
      </w:del>
      <w:ins w:id="1238" w:author="IRK" w:date="2020-03-12T14:59:00Z">
        <w:r w:rsidR="00741612">
          <w:rPr>
            <w:rFonts w:hint="eastAsia"/>
          </w:rPr>
          <w:t>次の表</w:t>
        </w:r>
      </w:ins>
      <w:r w:rsidRPr="00D213E5">
        <w:t>は、</w:t>
      </w:r>
      <w:del w:id="1239" w:author="IRK" w:date="2020-03-12T17:14:00Z">
        <w:r w:rsidRPr="00D213E5" w:rsidDel="004473DB">
          <w:delText>表</w:delText>
        </w:r>
        <w:r w:rsidRPr="003B7639" w:rsidDel="004473DB">
          <w:delText>1</w:delText>
        </w:r>
        <w:r w:rsidR="00082489" w:rsidDel="004473DB">
          <w:rPr>
            <w:rFonts w:hint="eastAsia"/>
          </w:rPr>
          <w:delText>8</w:delText>
        </w:r>
      </w:del>
      <w:ins w:id="1240" w:author="IRK" w:date="2020-03-12T17:14:00Z">
        <w:r w:rsidR="004473DB">
          <w:fldChar w:fldCharType="begin"/>
        </w:r>
        <w:r w:rsidR="004473DB">
          <w:instrText xml:space="preserve"> </w:instrText>
        </w:r>
        <w:r w:rsidR="004473DB">
          <w:rPr>
            <w:rFonts w:hint="eastAsia"/>
          </w:rPr>
          <w:instrText>REF _Ref34925690 \h</w:instrText>
        </w:r>
        <w:r w:rsidR="004473DB">
          <w:instrText xml:space="preserve"> </w:instrText>
        </w:r>
      </w:ins>
      <w:r w:rsidR="004473DB">
        <w:fldChar w:fldCharType="separate"/>
      </w:r>
      <w:r w:rsidR="0092459D">
        <w:t>[</w:t>
      </w:r>
      <w:ins w:id="1241" w:author="IRK" w:date="2020-03-12T14:55:00Z">
        <w:r w:rsidR="0092459D">
          <w:rPr>
            <w:rFonts w:hint="eastAsia"/>
          </w:rPr>
          <w:t>表</w:t>
        </w:r>
        <w:r w:rsidR="0092459D">
          <w:rPr>
            <w:rFonts w:hint="eastAsia"/>
          </w:rPr>
          <w:t xml:space="preserve"> </w:t>
        </w:r>
      </w:ins>
      <w:r w:rsidR="0092459D">
        <w:rPr>
          <w:noProof/>
        </w:rPr>
        <w:t>18</w:t>
      </w:r>
      <w:r w:rsidR="0092459D">
        <w:t xml:space="preserve"> </w:t>
      </w:r>
      <w:r w:rsidR="0092459D">
        <w:rPr>
          <w:noProof/>
        </w:rPr>
        <w:t>I/O</w:t>
      </w:r>
      <w:r w:rsidR="0092459D">
        <w:rPr>
          <w:noProof/>
        </w:rPr>
        <w:t>アダプタ方式の</w:t>
      </w:r>
      <w:r w:rsidR="0092459D">
        <w:rPr>
          <w:noProof/>
        </w:rPr>
        <w:t>execute</w:t>
      </w:r>
      <w:r w:rsidR="0092459D">
        <w:rPr>
          <w:noProof/>
        </w:rPr>
        <w:t>メソッド</w:t>
      </w:r>
      <w:r w:rsidR="0092459D">
        <w:rPr>
          <w:rFonts w:eastAsia="Malgun Gothic" w:hint="eastAsia"/>
          <w:noProof/>
        </w:rPr>
        <w:t>]</w:t>
      </w:r>
      <w:ins w:id="1242" w:author="IRK" w:date="2020-03-12T17:14:00Z">
        <w:r w:rsidR="004473DB">
          <w:fldChar w:fldCharType="end"/>
        </w:r>
      </w:ins>
      <w:r w:rsidRPr="003B7639">
        <w:t>の</w:t>
      </w:r>
      <w:r w:rsidRPr="003B7639">
        <w:t>execute</w:t>
      </w:r>
      <w:r w:rsidRPr="003B7639">
        <w:t>メソッドを</w:t>
      </w:r>
      <w:r w:rsidRPr="003B7639">
        <w:rPr>
          <w:rFonts w:hint="eastAsia"/>
        </w:rPr>
        <w:t>再度</w:t>
      </w:r>
      <w:r w:rsidRPr="00D213E5">
        <w:rPr>
          <w:rFonts w:hint="eastAsia"/>
        </w:rPr>
        <w:t>定義したもの</w:t>
      </w:r>
      <w:r w:rsidRPr="00D213E5">
        <w:t>である。</w:t>
      </w:r>
    </w:p>
    <w:p w14:paraId="791DE371" w14:textId="77777777" w:rsidR="001140F8" w:rsidRPr="000A185D" w:rsidRDefault="001140F8" w:rsidP="00F93119"/>
    <w:p w14:paraId="0AAB6356" w14:textId="2DF666D1" w:rsidR="00D213E5" w:rsidRPr="00D213E5" w:rsidRDefault="00D213E5" w:rsidP="00F93119">
      <w:pPr>
        <w:pStyle w:val="af5"/>
        <w:rPr>
          <w:rFonts w:eastAsia="Malgun Gothic"/>
        </w:rPr>
      </w:pPr>
      <w:bookmarkStart w:id="1243" w:name="_Toc40799248"/>
      <w:r>
        <w:t>[</w:t>
      </w:r>
      <w:del w:id="1244" w:author="IRK" w:date="2020-03-12T14:5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23</w:delText>
        </w:r>
        <w:r w:rsidR="00E65728" w:rsidDel="00741612">
          <w:rPr>
            <w:noProof/>
          </w:rPr>
          <w:fldChar w:fldCharType="end"/>
        </w:r>
      </w:del>
      <w:ins w:id="1245" w:author="IRK" w:date="2020-03-12T14:5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25</w:t>
      </w:r>
      <w:ins w:id="1246" w:author="IRK" w:date="2020-03-12T14:59:00Z">
        <w:r w:rsidR="00741612">
          <w:fldChar w:fldCharType="end"/>
        </w:r>
      </w:ins>
      <w:r>
        <w:t xml:space="preserve"> </w:t>
      </w:r>
      <w:r>
        <w:rPr>
          <w:noProof/>
        </w:rPr>
        <w:t>I/O</w:t>
      </w:r>
      <w:r>
        <w:rPr>
          <w:noProof/>
        </w:rPr>
        <w:t>アダプタ方式の</w:t>
      </w:r>
      <w:r>
        <w:rPr>
          <w:noProof/>
        </w:rPr>
        <w:t>execute</w:t>
      </w:r>
      <w:r>
        <w:rPr>
          <w:noProof/>
        </w:rPr>
        <w:t>メソッド</w:t>
      </w:r>
      <w:r>
        <w:rPr>
          <w:rFonts w:eastAsia="Malgun Gothic" w:hint="eastAsia"/>
          <w:noProof/>
        </w:rPr>
        <w:t>]</w:t>
      </w:r>
      <w:bookmarkEnd w:id="1243"/>
    </w:p>
    <w:tbl>
      <w:tblPr>
        <w:tblStyle w:val="af4"/>
        <w:tblW w:w="0" w:type="auto"/>
        <w:jc w:val="center"/>
        <w:tblLook w:val="04A0" w:firstRow="1" w:lastRow="0" w:firstColumn="1" w:lastColumn="0" w:noHBand="0" w:noVBand="1"/>
        <w:tblPrChange w:id="1247" w:author="IRK" w:date="2020-04-14T15:35:00Z">
          <w:tblPr>
            <w:tblStyle w:val="af4"/>
            <w:tblW w:w="0" w:type="auto"/>
            <w:tblInd w:w="108" w:type="dxa"/>
            <w:tblLook w:val="04A0" w:firstRow="1" w:lastRow="0" w:firstColumn="1" w:lastColumn="0" w:noHBand="0" w:noVBand="1"/>
          </w:tblPr>
        </w:tblPrChange>
      </w:tblPr>
      <w:tblGrid>
        <w:gridCol w:w="9463"/>
        <w:tblGridChange w:id="1248">
          <w:tblGrid>
            <w:gridCol w:w="9463"/>
          </w:tblGrid>
        </w:tblGridChange>
      </w:tblGrid>
      <w:tr w:rsidR="001140F8" w14:paraId="0D93DD64" w14:textId="77777777" w:rsidTr="00D829B0">
        <w:trPr>
          <w:jc w:val="center"/>
        </w:trPr>
        <w:tc>
          <w:tcPr>
            <w:tcW w:w="9463" w:type="dxa"/>
            <w:tcPrChange w:id="1249" w:author="IRK" w:date="2020-04-14T15:35:00Z">
              <w:tcPr>
                <w:tcW w:w="9463" w:type="dxa"/>
              </w:tcPr>
            </w:tcPrChange>
          </w:tcPr>
          <w:p w14:paraId="6C0E8254" w14:textId="1606B4E8" w:rsidR="001140F8" w:rsidRDefault="007E6E4B">
            <w:pPr>
              <w:pStyle w:val="1b"/>
              <w:pPrChange w:id="1250" w:author="IRK" w:date="2020-04-14T13:46:00Z">
                <w:pPr>
                  <w:pStyle w:val="aff1"/>
                </w:pPr>
              </w:pPrChange>
            </w:pPr>
            <w:ins w:id="1251" w:author="IRK" w:date="2020-04-14T16:17:00Z">
              <w:r>
                <w:t xml:space="preserve"> </w:t>
              </w:r>
            </w:ins>
            <w:r w:rsidR="001140F8">
              <w:t>1 package com.innoexpert.rulesclient;</w:t>
            </w:r>
          </w:p>
          <w:p w14:paraId="03AAB12D" w14:textId="08936E0E" w:rsidR="001140F8" w:rsidDel="006D7BFA" w:rsidRDefault="001140F8">
            <w:pPr>
              <w:pStyle w:val="1b"/>
              <w:rPr>
                <w:del w:id="1252" w:author="IRK" w:date="2020-03-13T09:42:00Z"/>
              </w:rPr>
              <w:pPrChange w:id="1253" w:author="IRK" w:date="2020-04-14T13:46:00Z">
                <w:pPr>
                  <w:pStyle w:val="aff1"/>
                </w:pPr>
              </w:pPrChange>
            </w:pPr>
            <w:r>
              <w:t xml:space="preserve"> 2</w:t>
            </w:r>
            <w:del w:id="1254" w:author="IRK" w:date="2020-03-13T09:42:00Z">
              <w:r w:rsidDel="006D7BFA">
                <w:delText xml:space="preserve"> </w:delText>
              </w:r>
            </w:del>
          </w:p>
          <w:p w14:paraId="465BCB1D" w14:textId="77777777" w:rsidR="001140F8" w:rsidRDefault="001140F8">
            <w:pPr>
              <w:pStyle w:val="1b"/>
              <w:pPrChange w:id="1255" w:author="IRK" w:date="2020-04-14T13:46:00Z">
                <w:pPr>
                  <w:pStyle w:val="aff1"/>
                </w:pPr>
              </w:pPrChange>
            </w:pPr>
            <w:r>
              <w:t xml:space="preserve"> 3 public interface RuleInterface</w:t>
            </w:r>
          </w:p>
          <w:p w14:paraId="4A8BE11D" w14:textId="77777777" w:rsidR="001140F8" w:rsidRDefault="001140F8">
            <w:pPr>
              <w:pStyle w:val="1b"/>
              <w:pPrChange w:id="1256" w:author="IRK" w:date="2020-04-14T13:46:00Z">
                <w:pPr>
                  <w:pStyle w:val="aff1"/>
                </w:pPr>
              </w:pPrChange>
            </w:pPr>
            <w:r>
              <w:t xml:space="preserve"> 4 {</w:t>
            </w:r>
          </w:p>
          <w:p w14:paraId="7347FD9C" w14:textId="1142C2D1" w:rsidR="001140F8" w:rsidRDefault="001140F8">
            <w:pPr>
              <w:pStyle w:val="1b"/>
              <w:pPrChange w:id="1257" w:author="IRK" w:date="2020-04-14T13:46:00Z">
                <w:pPr>
                  <w:pStyle w:val="aff1"/>
                </w:pPr>
              </w:pPrChange>
            </w:pPr>
            <w:r>
              <w:t xml:space="preserve"> </w:t>
            </w:r>
            <w:del w:id="1258" w:author="IRK" w:date="2020-04-14T16:17:00Z">
              <w:r w:rsidDel="007E6E4B">
                <w:delText xml:space="preserve"> </w:delText>
              </w:r>
            </w:del>
            <w:r>
              <w:t>5     void execute( String rule, ItemProvider itemProvider, ResultConsumer consumer,</w:t>
            </w:r>
            <w:del w:id="1259" w:author="IRK" w:date="2020-03-13T09:42:00Z">
              <w:r w:rsidDel="006D7BFA">
                <w:delText xml:space="preserve"> </w:delText>
              </w:r>
            </w:del>
          </w:p>
          <w:p w14:paraId="2BD92EFA" w14:textId="77777777" w:rsidR="001140F8" w:rsidRDefault="001140F8">
            <w:pPr>
              <w:pStyle w:val="1b"/>
              <w:pPrChange w:id="1260" w:author="IRK" w:date="2020-04-14T13:46:00Z">
                <w:pPr>
                  <w:pStyle w:val="aff1"/>
                </w:pPr>
              </w:pPrChange>
            </w:pPr>
            <w:r>
              <w:t xml:space="preserve"> 6                       int codetype, String date, Object ctx )</w:t>
            </w:r>
          </w:p>
          <w:p w14:paraId="45EBF67A" w14:textId="77777777" w:rsidR="001140F8" w:rsidRDefault="001140F8">
            <w:pPr>
              <w:pStyle w:val="1b"/>
              <w:pPrChange w:id="1261" w:author="IRK" w:date="2020-04-14T13:46:00Z">
                <w:pPr>
                  <w:pStyle w:val="aff1"/>
                </w:pPr>
              </w:pPrChange>
            </w:pPr>
            <w:r>
              <w:t xml:space="preserve"> 7                       throws RulesException, IllegalArgumentException;</w:t>
            </w:r>
          </w:p>
          <w:p w14:paraId="085B6F01" w14:textId="77777777" w:rsidR="001140F8" w:rsidRDefault="001140F8">
            <w:pPr>
              <w:pStyle w:val="1b"/>
              <w:pPrChange w:id="1262" w:author="IRK" w:date="2020-04-14T13:46:00Z">
                <w:pPr>
                  <w:pStyle w:val="aff1"/>
                </w:pPr>
              </w:pPrChange>
            </w:pPr>
            <w:r>
              <w:t xml:space="preserve"> 8     void execute( String rule, ItemProvider itemProvider, ResultConsumer consumer,</w:t>
            </w:r>
            <w:del w:id="1263" w:author="IRK" w:date="2020-03-13T09:42:00Z">
              <w:r w:rsidDel="006D7BFA">
                <w:delText xml:space="preserve"> </w:delText>
              </w:r>
            </w:del>
          </w:p>
          <w:p w14:paraId="36BE342F" w14:textId="77777777" w:rsidR="001140F8" w:rsidRDefault="001140F8">
            <w:pPr>
              <w:pStyle w:val="1b"/>
              <w:pPrChange w:id="1264" w:author="IRK" w:date="2020-04-14T13:46:00Z">
                <w:pPr>
                  <w:pStyle w:val="aff1"/>
                </w:pPr>
              </w:pPrChange>
            </w:pPr>
            <w:r>
              <w:t xml:space="preserve"> 9                      int codetype, String date, Object ctx, Trace trace, Map callctx )</w:t>
            </w:r>
          </w:p>
          <w:p w14:paraId="39E4B91B" w14:textId="77777777" w:rsidR="001140F8" w:rsidRDefault="001140F8">
            <w:pPr>
              <w:pStyle w:val="1b"/>
              <w:pPrChange w:id="1265" w:author="IRK" w:date="2020-04-14T13:46:00Z">
                <w:pPr>
                  <w:pStyle w:val="aff1"/>
                </w:pPr>
              </w:pPrChange>
            </w:pPr>
            <w:r>
              <w:t>10                      throws RulesException, IllegalArgumentException;</w:t>
            </w:r>
          </w:p>
          <w:p w14:paraId="169E05F8" w14:textId="77777777" w:rsidR="001140F8" w:rsidRDefault="001140F8">
            <w:pPr>
              <w:pStyle w:val="1b"/>
              <w:pPrChange w:id="1266" w:author="IRK" w:date="2020-04-14T13:46:00Z">
                <w:pPr>
                  <w:pStyle w:val="aff1"/>
                </w:pPr>
              </w:pPrChange>
            </w:pPr>
            <w:r>
              <w:t>11     …</w:t>
            </w:r>
          </w:p>
          <w:p w14:paraId="4757C7AC" w14:textId="77777777" w:rsidR="001140F8" w:rsidRDefault="001140F8">
            <w:pPr>
              <w:pStyle w:val="1b"/>
              <w:pPrChange w:id="1267" w:author="IRK" w:date="2020-04-14T13:46:00Z">
                <w:pPr>
                  <w:pStyle w:val="aff1"/>
                </w:pPr>
              </w:pPrChange>
            </w:pPr>
            <w:r>
              <w:t>12 }</w:t>
            </w:r>
          </w:p>
        </w:tc>
      </w:tr>
    </w:tbl>
    <w:p w14:paraId="7CA0F8E0" w14:textId="77777777" w:rsidR="001140F8" w:rsidRDefault="001140F8" w:rsidP="00F93119"/>
    <w:p w14:paraId="4678A861" w14:textId="024AF535" w:rsidR="009702D8" w:rsidDel="00AB6FFA" w:rsidRDefault="001140F8" w:rsidP="00F93119">
      <w:pPr>
        <w:rPr>
          <w:del w:id="1268" w:author="IRK" w:date="2020-03-12T17:15:00Z"/>
        </w:rPr>
      </w:pPr>
      <w:r w:rsidRPr="003B7639">
        <w:t>execute</w:t>
      </w:r>
      <w:r w:rsidRPr="003B7639">
        <w:t>メソッドの最初のパラメータである</w:t>
      </w:r>
      <w:r w:rsidRPr="003B7639">
        <w:t>rule</w:t>
      </w:r>
      <w:r w:rsidRPr="003B7639">
        <w:t>には、呼び出すルールのコードを引き渡す。コード体系によって、ルールの</w:t>
      </w:r>
      <w:r w:rsidRPr="003B7639">
        <w:t>ID</w:t>
      </w:r>
      <w:r w:rsidRPr="003B7639">
        <w:t>や名前またはエイリアスを使用できる。使用するコード体系は、</w:t>
      </w:r>
      <w:r w:rsidRPr="003B7639">
        <w:t>4</w:t>
      </w:r>
      <w:r w:rsidRPr="003B7639">
        <w:t>番目のパラメータである</w:t>
      </w:r>
      <w:r w:rsidRPr="003B7639">
        <w:t>codetype</w:t>
      </w:r>
      <w:r w:rsidRPr="003B7639">
        <w:t>に定義する。</w:t>
      </w:r>
      <w:r w:rsidRPr="003B7639">
        <w:t>codetype</w:t>
      </w:r>
      <w:r w:rsidRPr="003B7639">
        <w:t>の値として</w:t>
      </w:r>
      <w:del w:id="1269" w:author="IRK" w:date="2020-03-12T17:14:00Z">
        <w:r w:rsidRPr="003B7639" w:rsidDel="004473DB">
          <w:delText>表</w:delText>
        </w:r>
        <w:r w:rsidRPr="003B7639" w:rsidDel="004473DB">
          <w:delText>7</w:delText>
        </w:r>
      </w:del>
      <w:ins w:id="1270" w:author="IRK" w:date="2020-03-12T17:14:00Z">
        <w:r w:rsidR="004473DB">
          <w:fldChar w:fldCharType="begin"/>
        </w:r>
        <w:r w:rsidR="004473DB">
          <w:instrText xml:space="preserve"> REF _Ref34925709 \h </w:instrText>
        </w:r>
      </w:ins>
      <w:r w:rsidR="004473DB">
        <w:fldChar w:fldCharType="separate"/>
      </w:r>
      <w:r w:rsidR="0092459D">
        <w:t>[</w:t>
      </w:r>
      <w:ins w:id="1271" w:author="IRK" w:date="2020-03-12T14:53:00Z">
        <w:r w:rsidR="0092459D">
          <w:rPr>
            <w:rFonts w:hint="eastAsia"/>
          </w:rPr>
          <w:t>表</w:t>
        </w:r>
        <w:r w:rsidR="0092459D">
          <w:rPr>
            <w:rFonts w:hint="eastAsia"/>
          </w:rPr>
          <w:t xml:space="preserve"> </w:t>
        </w:r>
      </w:ins>
      <w:r w:rsidR="0092459D">
        <w:rPr>
          <w:noProof/>
        </w:rPr>
        <w:t>7</w:t>
      </w:r>
      <w:ins w:id="1272" w:author="IRK" w:date="2020-03-12T14:53:00Z">
        <w:r w:rsidR="0092459D">
          <w:rPr>
            <w:rFonts w:hint="eastAsia"/>
          </w:rPr>
          <w:t xml:space="preserve"> </w:t>
        </w:r>
      </w:ins>
      <w:r w:rsidR="0092459D">
        <w:rPr>
          <w:noProof/>
        </w:rPr>
        <w:t>コード体系を指定する定数値</w:t>
      </w:r>
      <w:r w:rsidR="0092459D">
        <w:rPr>
          <w:rFonts w:hint="eastAsia"/>
          <w:noProof/>
        </w:rPr>
        <w:t>]</w:t>
      </w:r>
      <w:ins w:id="1273" w:author="IRK" w:date="2020-03-12T17:14:00Z">
        <w:r w:rsidR="004473DB">
          <w:fldChar w:fldCharType="end"/>
        </w:r>
      </w:ins>
      <w:r w:rsidRPr="003B7639">
        <w:t>の定数を使用できる。指定されたコード体系は、ルールコードのみでなく、</w:t>
      </w:r>
      <w:r w:rsidRPr="003B7639">
        <w:t>ItemProvider</w:t>
      </w:r>
      <w:r w:rsidRPr="003B7639">
        <w:t>の</w:t>
      </w:r>
      <w:r w:rsidRPr="003B7639">
        <w:t>getXXX</w:t>
      </w:r>
      <w:r w:rsidRPr="003B7639">
        <w:t>メソッドに引き渡される項目コードや</w:t>
      </w:r>
      <w:r w:rsidRPr="003B7639">
        <w:t>ResultConsumer</w:t>
      </w:r>
      <w:r w:rsidRPr="003B7639">
        <w:t>の</w:t>
      </w:r>
      <w:r w:rsidRPr="003B7639">
        <w:t>set</w:t>
      </w:r>
      <w:r w:rsidRPr="003B7639">
        <w:t>メソッド</w:t>
      </w:r>
      <w:r w:rsidRPr="00D213E5">
        <w:t>に引き渡されるリターン項目の名前にも適用される。コード体系によって</w:t>
      </w:r>
      <w:r w:rsidRPr="003B7639">
        <w:t>ItemProvider</w:t>
      </w:r>
      <w:r w:rsidRPr="003B7639">
        <w:rPr>
          <w:rFonts w:hint="eastAsia"/>
        </w:rPr>
        <w:t>および</w:t>
      </w:r>
      <w:r w:rsidRPr="003B7639">
        <w:t>ResultConsumer</w:t>
      </w:r>
      <w:r w:rsidRPr="003B7639">
        <w:t>のメソッ</w:t>
      </w:r>
      <w:r w:rsidRPr="003B7639">
        <w:lastRenderedPageBreak/>
        <w:t>ドに引き渡されるコードの類型については、</w:t>
      </w:r>
      <w:del w:id="1274" w:author="IRK" w:date="2020-03-12T17:15:00Z">
        <w:r w:rsidRPr="003B7639" w:rsidDel="004473DB">
          <w:delText>1.2.</w:delText>
        </w:r>
        <w:r w:rsidR="00DA30DE" w:rsidDel="004473DB">
          <w:rPr>
            <w:rFonts w:hint="eastAsia"/>
          </w:rPr>
          <w:delText>7</w:delText>
        </w:r>
        <w:r w:rsidRPr="003B7639" w:rsidDel="004473DB">
          <w:delText>.</w:delText>
        </w:r>
        <w:r w:rsidR="00DA30DE" w:rsidDel="004473DB">
          <w:rPr>
            <w:rFonts w:hint="eastAsia"/>
          </w:rPr>
          <w:delText>2</w:delText>
        </w:r>
        <w:r w:rsidRPr="003B7639" w:rsidDel="004473DB">
          <w:rPr>
            <w:rFonts w:hint="eastAsia"/>
          </w:rPr>
          <w:delText xml:space="preserve"> com.innoexpert.rulesclient.ItemProvider</w:delText>
        </w:r>
      </w:del>
      <w:ins w:id="1275" w:author="IRK" w:date="2020-03-12T17:15:00Z">
        <w:r w:rsidR="004473DB">
          <w:rPr>
            <w:rFonts w:hint="eastAsia"/>
          </w:rPr>
          <w:t>「</w:t>
        </w:r>
        <w:r w:rsidR="00AB6FFA">
          <w:fldChar w:fldCharType="begin"/>
        </w:r>
        <w:r w:rsidR="00AB6FFA">
          <w:instrText xml:space="preserve"> </w:instrText>
        </w:r>
        <w:r w:rsidR="00AB6FFA">
          <w:rPr>
            <w:rFonts w:hint="eastAsia"/>
          </w:rPr>
          <w:instrText>REF _Ref34925763 \r \h</w:instrText>
        </w:r>
        <w:r w:rsidR="00AB6FFA">
          <w:instrText xml:space="preserve"> </w:instrText>
        </w:r>
      </w:ins>
      <w:r w:rsidR="00AB6FFA">
        <w:fldChar w:fldCharType="separate"/>
      </w:r>
      <w:r w:rsidR="0092459D">
        <w:t>1.2.7.2</w:t>
      </w:r>
      <w:ins w:id="1276" w:author="IRK" w:date="2020-03-12T17:15:00Z">
        <w:r w:rsidR="00AB6FFA">
          <w:fldChar w:fldCharType="end"/>
        </w:r>
      </w:ins>
      <w:ins w:id="1277" w:author="IRK" w:date="2020-04-13T12:41:00Z">
        <w:r w:rsidR="001E0234">
          <w:rPr>
            <w:rFonts w:hint="eastAsia"/>
          </w:rPr>
          <w:t xml:space="preserve"> </w:t>
        </w:r>
      </w:ins>
      <w:ins w:id="1278" w:author="IRK" w:date="2020-03-12T17:15:00Z">
        <w:r w:rsidR="00AB6FFA">
          <w:fldChar w:fldCharType="begin"/>
        </w:r>
        <w:r w:rsidR="00AB6FFA">
          <w:instrText xml:space="preserve"> REF _Ref34925763 \h </w:instrText>
        </w:r>
      </w:ins>
      <w:r w:rsidR="00AB6FFA">
        <w:fldChar w:fldCharType="separate"/>
      </w:r>
      <w:r w:rsidR="0092459D">
        <w:t>com.</w:t>
      </w:r>
      <w:r w:rsidR="0092459D" w:rsidRPr="00A9144D">
        <w:t>innoexpert</w:t>
      </w:r>
      <w:r w:rsidR="0092459D">
        <w:t>.rulesclient.ItemProvider</w:t>
      </w:r>
      <w:ins w:id="1279" w:author="IRK" w:date="2020-03-12T17:15:00Z">
        <w:r w:rsidR="00AB6FFA">
          <w:fldChar w:fldCharType="end"/>
        </w:r>
        <w:r w:rsidR="004473DB">
          <w:rPr>
            <w:rFonts w:hint="eastAsia"/>
          </w:rPr>
          <w:t>」</w:t>
        </w:r>
      </w:ins>
      <w:r w:rsidRPr="00D213E5">
        <w:t>と</w:t>
      </w:r>
      <w:del w:id="1280" w:author="IRK" w:date="2020-03-12T17:15:00Z">
        <w:r w:rsidRPr="00D213E5" w:rsidDel="00AB6FFA">
          <w:delText>1.2.</w:delText>
        </w:r>
        <w:r w:rsidR="00DA30DE" w:rsidDel="00AB6FFA">
          <w:rPr>
            <w:rFonts w:hint="eastAsia"/>
          </w:rPr>
          <w:delText>7</w:delText>
        </w:r>
        <w:r w:rsidRPr="00D213E5" w:rsidDel="00AB6FFA">
          <w:delText>.</w:delText>
        </w:r>
        <w:r w:rsidR="00DA30DE" w:rsidDel="00AB6FFA">
          <w:rPr>
            <w:rFonts w:hint="eastAsia"/>
          </w:rPr>
          <w:delText>3</w:delText>
        </w:r>
        <w:r w:rsidRPr="00D213E5" w:rsidDel="00AB6FFA">
          <w:rPr>
            <w:rFonts w:hint="eastAsia"/>
          </w:rPr>
          <w:delText xml:space="preserve"> com.innoexpert.rules</w:delText>
        </w:r>
      </w:del>
    </w:p>
    <w:p w14:paraId="1DE06696" w14:textId="10ADB684" w:rsidR="001140F8" w:rsidRPr="00D213E5" w:rsidRDefault="001140F8" w:rsidP="00F93119">
      <w:del w:id="1281" w:author="IRK" w:date="2020-03-12T17:15:00Z">
        <w:r w:rsidRPr="00D213E5" w:rsidDel="00AB6FFA">
          <w:rPr>
            <w:rFonts w:hint="eastAsia"/>
          </w:rPr>
          <w:delText>client.ResultConsumer</w:delText>
        </w:r>
      </w:del>
      <w:ins w:id="1282" w:author="IRK" w:date="2020-03-12T17:15:00Z">
        <w:r w:rsidR="00AB6FFA">
          <w:rPr>
            <w:rFonts w:hint="eastAsia"/>
          </w:rPr>
          <w:t>「</w:t>
        </w:r>
      </w:ins>
      <w:ins w:id="1283" w:author="IRK" w:date="2020-03-12T17:16:00Z">
        <w:r w:rsidR="00AB6FFA">
          <w:fldChar w:fldCharType="begin"/>
        </w:r>
        <w:r w:rsidR="00AB6FFA">
          <w:instrText xml:space="preserve"> </w:instrText>
        </w:r>
        <w:r w:rsidR="00AB6FFA">
          <w:rPr>
            <w:rFonts w:hint="eastAsia"/>
          </w:rPr>
          <w:instrText>REF _Ref34925784 \r \h</w:instrText>
        </w:r>
        <w:r w:rsidR="00AB6FFA">
          <w:instrText xml:space="preserve"> </w:instrText>
        </w:r>
      </w:ins>
      <w:r w:rsidR="00AB6FFA">
        <w:fldChar w:fldCharType="separate"/>
      </w:r>
      <w:r w:rsidR="0092459D">
        <w:t>1.2.7.3</w:t>
      </w:r>
      <w:ins w:id="1284" w:author="IRK" w:date="2020-03-12T17:16:00Z">
        <w:r w:rsidR="00AB6FFA">
          <w:fldChar w:fldCharType="end"/>
        </w:r>
      </w:ins>
      <w:ins w:id="1285" w:author="IRK" w:date="2020-04-13T12:41:00Z">
        <w:r w:rsidR="001E0234">
          <w:rPr>
            <w:rFonts w:hint="eastAsia"/>
          </w:rPr>
          <w:t xml:space="preserve"> </w:t>
        </w:r>
      </w:ins>
      <w:ins w:id="1286" w:author="IRK" w:date="2020-03-12T17:16:00Z">
        <w:r w:rsidR="00AB6FFA">
          <w:fldChar w:fldCharType="begin"/>
        </w:r>
        <w:r w:rsidR="00AB6FFA">
          <w:instrText xml:space="preserve"> REF _Ref34925784 \h </w:instrText>
        </w:r>
      </w:ins>
      <w:r w:rsidR="00AB6FFA">
        <w:fldChar w:fldCharType="separate"/>
      </w:r>
      <w:r w:rsidR="0092459D">
        <w:t>com.innoexpert.rulesclient.</w:t>
      </w:r>
      <w:r w:rsidR="0092459D" w:rsidRPr="00613B1A">
        <w:t>ResultConsumer</w:t>
      </w:r>
      <w:ins w:id="1287" w:author="IRK" w:date="2020-03-12T17:16:00Z">
        <w:r w:rsidR="00AB6FFA">
          <w:fldChar w:fldCharType="end"/>
        </w:r>
      </w:ins>
      <w:ins w:id="1288" w:author="IRK" w:date="2020-03-12T17:15:00Z">
        <w:r w:rsidR="00AB6FFA">
          <w:rPr>
            <w:rFonts w:hint="eastAsia"/>
          </w:rPr>
          <w:t>」</w:t>
        </w:r>
      </w:ins>
      <w:r w:rsidRPr="00D213E5">
        <w:t>をそれぞれ参照のこと。メソッドの</w:t>
      </w:r>
      <w:r w:rsidRPr="00D213E5">
        <w:t>2</w:t>
      </w:r>
      <w:r w:rsidRPr="00D213E5">
        <w:t>番目と</w:t>
      </w:r>
      <w:r w:rsidRPr="00D213E5">
        <w:t>3</w:t>
      </w:r>
      <w:r w:rsidRPr="00D213E5">
        <w:t>番目のパラメータは、</w:t>
      </w:r>
      <w:r w:rsidRPr="003B7639">
        <w:t>ItemProvider</w:t>
      </w:r>
      <w:r w:rsidRPr="003B7639">
        <w:t>オブジェクトと</w:t>
      </w:r>
      <w:r w:rsidRPr="003B7639">
        <w:t>ResultConsumer</w:t>
      </w:r>
      <w:r w:rsidRPr="003B7639">
        <w:t>オブジェクトである。</w:t>
      </w:r>
      <w:r w:rsidRPr="003B7639">
        <w:t>5</w:t>
      </w:r>
      <w:r w:rsidRPr="003B7639">
        <w:t>番目の</w:t>
      </w:r>
      <w:r w:rsidRPr="003B7639">
        <w:t>date</w:t>
      </w:r>
      <w:r w:rsidRPr="003B7639">
        <w:t>パラメータはルール呼び出しの基準日で、</w:t>
      </w:r>
      <w:r w:rsidRPr="003B7639">
        <w:t>‘yyyy-MM-dd’</w:t>
      </w:r>
      <w:r w:rsidRPr="003B7639">
        <w:t>または</w:t>
      </w:r>
      <w:r w:rsidRPr="003B7639">
        <w:t>‘yyyyMMdd’</w:t>
      </w:r>
      <w:r w:rsidRPr="003B7639">
        <w:t>の形式の文字列または</w:t>
      </w:r>
      <w:r w:rsidRPr="003B7639">
        <w:t>null</w:t>
      </w:r>
      <w:r w:rsidRPr="003B7639">
        <w:t>が指定できる。</w:t>
      </w:r>
      <w:r w:rsidRPr="003B7639">
        <w:t>null</w:t>
      </w:r>
      <w:r w:rsidRPr="003B7639">
        <w:t>を指定すると、ルール呼び出し基準日としてルール</w:t>
      </w:r>
      <w:r w:rsidR="00CB4ADB">
        <w:rPr>
          <w:rFonts w:hint="eastAsia"/>
        </w:rPr>
        <w:t>エンジン</w:t>
      </w:r>
      <w:r w:rsidRPr="003B7639">
        <w:t>のシステムの日付が使用される。</w:t>
      </w:r>
      <w:r w:rsidRPr="003B7639">
        <w:t>6</w:t>
      </w:r>
      <w:r w:rsidRPr="003B7639">
        <w:t>番目の</w:t>
      </w:r>
      <w:r w:rsidRPr="003B7639">
        <w:t>ctx</w:t>
      </w:r>
      <w:r w:rsidRPr="003B7639">
        <w:t>オブジェクトは</w:t>
      </w:r>
      <w:r w:rsidRPr="00D213E5">
        <w:t>コールバックコンテキストオブジェクトで、コールバック</w:t>
      </w:r>
      <w:del w:id="1289" w:author="IRK" w:date="2020-03-12T14:15:00Z">
        <w:r w:rsidRPr="00D213E5" w:rsidDel="0039612A">
          <w:delText>ハンドラ</w:delText>
        </w:r>
      </w:del>
      <w:ins w:id="1290" w:author="IRK" w:date="2020-03-12T14:15:00Z">
        <w:r w:rsidR="0039612A">
          <w:rPr>
            <w:rFonts w:hint="eastAsia"/>
          </w:rPr>
          <w:t>ハンドラー</w:t>
        </w:r>
      </w:ins>
      <w:r w:rsidRPr="00D213E5">
        <w:t>のサービスメソッドにそのまま引き渡される。コールバックに関するの詳細は、</w:t>
      </w:r>
      <w:del w:id="1291" w:author="IRK" w:date="2020-03-12T17:16:00Z">
        <w:r w:rsidRPr="00D213E5" w:rsidDel="00AB6FFA">
          <w:delText>1.3</w:delText>
        </w:r>
        <w:r w:rsidRPr="00D213E5" w:rsidDel="00AB6FFA">
          <w:rPr>
            <w:rFonts w:hint="eastAsia"/>
          </w:rPr>
          <w:delText xml:space="preserve"> </w:delText>
        </w:r>
        <w:r w:rsidRPr="00E62C48" w:rsidDel="00AB6FFA">
          <w:rPr>
            <w:rFonts w:hint="eastAsia"/>
          </w:rPr>
          <w:delText>コールバック</w:delText>
        </w:r>
        <w:r w:rsidRPr="00E62C48" w:rsidDel="00AB6FFA">
          <w:delText>API</w:delText>
        </w:r>
      </w:del>
      <w:ins w:id="1292" w:author="IRK" w:date="2020-03-12T17:16:00Z">
        <w:r w:rsidR="00AB6FFA">
          <w:rPr>
            <w:rFonts w:hint="eastAsia"/>
          </w:rPr>
          <w:t>「</w:t>
        </w:r>
        <w:r w:rsidR="00AB6FFA">
          <w:fldChar w:fldCharType="begin"/>
        </w:r>
        <w:r w:rsidR="00AB6FFA">
          <w:instrText xml:space="preserve"> </w:instrText>
        </w:r>
        <w:r w:rsidR="00AB6FFA">
          <w:rPr>
            <w:rFonts w:hint="eastAsia"/>
          </w:rPr>
          <w:instrText>REF _Ref34925806 \r \h</w:instrText>
        </w:r>
        <w:r w:rsidR="00AB6FFA">
          <w:instrText xml:space="preserve"> </w:instrText>
        </w:r>
      </w:ins>
      <w:r w:rsidR="00AB6FFA">
        <w:fldChar w:fldCharType="separate"/>
      </w:r>
      <w:r w:rsidR="0092459D">
        <w:t xml:space="preserve">1.3 </w:t>
      </w:r>
      <w:ins w:id="1293" w:author="IRK" w:date="2020-03-12T17:16:00Z">
        <w:r w:rsidR="00AB6FFA">
          <w:fldChar w:fldCharType="end"/>
        </w:r>
        <w:r w:rsidR="00AB6FFA">
          <w:fldChar w:fldCharType="begin"/>
        </w:r>
        <w:r w:rsidR="00AB6FFA">
          <w:instrText xml:space="preserve"> REF _Ref34925809 \h </w:instrText>
        </w:r>
      </w:ins>
      <w:r w:rsidR="00AB6FFA">
        <w:fldChar w:fldCharType="separate"/>
      </w:r>
      <w:r w:rsidR="0092459D">
        <w:t>コールバック</w:t>
      </w:r>
      <w:r w:rsidR="0092459D">
        <w:t>API</w:t>
      </w:r>
      <w:ins w:id="1294" w:author="IRK" w:date="2020-03-12T17:16:00Z">
        <w:r w:rsidR="00AB6FFA">
          <w:fldChar w:fldCharType="end"/>
        </w:r>
        <w:r w:rsidR="00AB6FFA">
          <w:rPr>
            <w:rFonts w:hint="eastAsia"/>
          </w:rPr>
          <w:t>」</w:t>
        </w:r>
      </w:ins>
      <w:r w:rsidRPr="00D213E5">
        <w:t>を参照のこと。</w:t>
      </w:r>
      <w:r w:rsidRPr="00D213E5">
        <w:t>2</w:t>
      </w:r>
      <w:r w:rsidRPr="00D213E5">
        <w:t>番目</w:t>
      </w:r>
      <w:r w:rsidRPr="009702D8">
        <w:t>の</w:t>
      </w:r>
      <w:r w:rsidRPr="009702D8">
        <w:t>execute</w:t>
      </w:r>
      <w:r w:rsidRPr="009702D8">
        <w:t>メソッドの</w:t>
      </w:r>
      <w:r w:rsidRPr="009702D8">
        <w:t>7</w:t>
      </w:r>
      <w:r w:rsidRPr="009702D8">
        <w:t>番目の</w:t>
      </w:r>
      <w:r w:rsidRPr="009702D8">
        <w:t>trace</w:t>
      </w:r>
      <w:r w:rsidRPr="009702D8">
        <w:t>パラメータは、ルール</w:t>
      </w:r>
      <w:r w:rsidR="00A95C6C">
        <w:t>実行経路トレースの</w:t>
      </w:r>
      <w:r w:rsidRPr="009702D8">
        <w:t>結果を作成するためのパラメータで、この文書では扱わない。このパラメータを</w:t>
      </w:r>
      <w:r w:rsidRPr="009702D8">
        <w:t>null</w:t>
      </w:r>
      <w:r w:rsidRPr="009702D8">
        <w:t>に設定し、トレースを無効にできる。</w:t>
      </w:r>
      <w:r w:rsidRPr="009702D8">
        <w:t>8</w:t>
      </w:r>
      <w:r w:rsidRPr="009702D8">
        <w:t>番目の</w:t>
      </w:r>
      <w:r w:rsidRPr="009702D8">
        <w:t>callctx</w:t>
      </w:r>
      <w:r w:rsidR="00DC49A1" w:rsidRPr="009702D8">
        <w:rPr>
          <w:rFonts w:hint="eastAsia"/>
        </w:rPr>
        <w:t>オブジェクト</w:t>
      </w:r>
      <w:r w:rsidR="00CB4ADB" w:rsidRPr="009702D8">
        <w:rPr>
          <w:rFonts w:hint="eastAsia"/>
        </w:rPr>
        <w:t>も</w:t>
      </w:r>
      <w:r w:rsidR="00D51BCC" w:rsidRPr="009702D8">
        <w:t>この文書では扱わない。</w:t>
      </w:r>
    </w:p>
    <w:p w14:paraId="44CC37B2" w14:textId="77777777" w:rsidR="001140F8" w:rsidRDefault="001140F8" w:rsidP="00F93119"/>
    <w:p w14:paraId="69819223" w14:textId="77777777" w:rsidR="001140F8" w:rsidRDefault="001140F8" w:rsidP="00F93119">
      <w:pPr>
        <w:pStyle w:val="42"/>
      </w:pPr>
      <w:r>
        <w:t>ルールサービス呼び出し例</w:t>
      </w:r>
    </w:p>
    <w:p w14:paraId="2AD026D4" w14:textId="41F3C7C4" w:rsidR="00CB4F61" w:rsidDel="006D7BFA" w:rsidRDefault="001140F8" w:rsidP="00F93119">
      <w:pPr>
        <w:rPr>
          <w:del w:id="1295" w:author="IRK" w:date="2020-03-13T09:42:00Z"/>
        </w:rPr>
      </w:pPr>
      <w:del w:id="1296" w:author="IRK" w:date="2020-04-08T16:54:00Z">
        <w:r w:rsidRPr="009F7102" w:rsidDel="00BD2ED5">
          <w:delText>表</w:delText>
        </w:r>
        <w:r w:rsidRPr="009F7102" w:rsidDel="00BD2ED5">
          <w:delText>2</w:delText>
        </w:r>
        <w:r w:rsidR="00DA30DE" w:rsidDel="00BD2ED5">
          <w:rPr>
            <w:rFonts w:hint="eastAsia"/>
          </w:rPr>
          <w:delText>6</w:delText>
        </w:r>
      </w:del>
      <w:ins w:id="1297" w:author="IRK" w:date="2020-04-08T16:54:00Z">
        <w:r w:rsidR="00BD2ED5">
          <w:rPr>
            <w:rFonts w:hint="eastAsia"/>
          </w:rPr>
          <w:t>次の表</w:t>
        </w:r>
      </w:ins>
      <w:r w:rsidRPr="009F7102">
        <w:t>は、</w:t>
      </w:r>
      <w:r w:rsidRPr="009F7102">
        <w:t>I/O</w:t>
      </w:r>
      <w:r w:rsidRPr="009F7102">
        <w:t>オブジェクト方式のルールサービス呼び出しの例である</w:t>
      </w:r>
      <w:del w:id="1298" w:author="IRK" w:date="2020-03-12T17:16:00Z">
        <w:r w:rsidRPr="009F7102" w:rsidDel="00AB6FFA">
          <w:delText>表</w:delText>
        </w:r>
        <w:r w:rsidR="003C00C4" w:rsidDel="00AB6FFA">
          <w:rPr>
            <w:rFonts w:hint="eastAsia"/>
          </w:rPr>
          <w:delText>1</w:delText>
        </w:r>
        <w:r w:rsidR="00DA30DE" w:rsidDel="00AB6FFA">
          <w:rPr>
            <w:rFonts w:hint="eastAsia"/>
          </w:rPr>
          <w:delText>7</w:delText>
        </w:r>
      </w:del>
      <w:ins w:id="1299" w:author="IRK" w:date="2020-03-12T17:16:00Z">
        <w:r w:rsidR="00AB6FFA">
          <w:fldChar w:fldCharType="begin"/>
        </w:r>
        <w:r w:rsidR="00AB6FFA">
          <w:instrText xml:space="preserve"> </w:instrText>
        </w:r>
        <w:r w:rsidR="00AB6FFA">
          <w:rPr>
            <w:rFonts w:hint="eastAsia"/>
          </w:rPr>
          <w:instrText>REF _Ref34925269 \h</w:instrText>
        </w:r>
        <w:r w:rsidR="00AB6FFA">
          <w:instrText xml:space="preserve"> </w:instrText>
        </w:r>
      </w:ins>
      <w:r w:rsidR="00AB6FFA">
        <w:fldChar w:fldCharType="separate"/>
      </w:r>
      <w:r w:rsidR="0092459D">
        <w:t>[</w:t>
      </w:r>
      <w:ins w:id="1300" w:author="IRK" w:date="2020-03-12T14:55:00Z">
        <w:r w:rsidR="0092459D">
          <w:rPr>
            <w:rFonts w:hint="eastAsia"/>
          </w:rPr>
          <w:t>表</w:t>
        </w:r>
        <w:r w:rsidR="0092459D">
          <w:rPr>
            <w:rFonts w:hint="eastAsia"/>
          </w:rPr>
          <w:t xml:space="preserve"> </w:t>
        </w:r>
      </w:ins>
      <w:r w:rsidR="0092459D">
        <w:rPr>
          <w:noProof/>
        </w:rPr>
        <w:t>17</w:t>
      </w:r>
      <w:r w:rsidR="0092459D">
        <w:t xml:space="preserve"> </w:t>
      </w:r>
      <w:r w:rsidR="0092459D">
        <w:rPr>
          <w:noProof/>
        </w:rPr>
        <w:t>ルールサービス呼び出し例</w:t>
      </w:r>
      <w:r w:rsidR="0092459D">
        <w:rPr>
          <w:rFonts w:eastAsia="Malgun Gothic" w:hint="eastAsia"/>
          <w:noProof/>
        </w:rPr>
        <w:t>]</w:t>
      </w:r>
      <w:ins w:id="1301" w:author="IRK" w:date="2020-03-12T17:16:00Z">
        <w:r w:rsidR="00AB6FFA">
          <w:fldChar w:fldCharType="end"/>
        </w:r>
      </w:ins>
      <w:r w:rsidRPr="009F7102">
        <w:t>のコードを</w:t>
      </w:r>
      <w:r w:rsidRPr="009F7102">
        <w:t>I/O</w:t>
      </w:r>
      <w:r w:rsidRPr="009F7102">
        <w:t>アダプタ方式に変更したコードである。このコードには、</w:t>
      </w:r>
      <w:del w:id="1302" w:author="IRK" w:date="2020-03-12T17:16:00Z">
        <w:r w:rsidRPr="009F7102" w:rsidDel="00AB6FFA">
          <w:delText>表</w:delText>
        </w:r>
        <w:r w:rsidRPr="009F7102" w:rsidDel="00AB6FFA">
          <w:delText>2</w:delText>
        </w:r>
        <w:r w:rsidR="00DA30DE" w:rsidDel="00AB6FFA">
          <w:rPr>
            <w:rFonts w:hint="eastAsia"/>
          </w:rPr>
          <w:delText>2</w:delText>
        </w:r>
      </w:del>
      <w:ins w:id="1303" w:author="IRK" w:date="2020-03-12T17:17:00Z">
        <w:r w:rsidR="00AB6FFA">
          <w:fldChar w:fldCharType="begin"/>
        </w:r>
        <w:r w:rsidR="00AB6FFA">
          <w:instrText xml:space="preserve"> </w:instrText>
        </w:r>
        <w:r w:rsidR="00AB6FFA">
          <w:rPr>
            <w:rFonts w:hint="eastAsia"/>
          </w:rPr>
          <w:instrText>REF _Ref34925649 \h</w:instrText>
        </w:r>
        <w:r w:rsidR="00AB6FFA">
          <w:instrText xml:space="preserve"> </w:instrText>
        </w:r>
      </w:ins>
      <w:r w:rsidR="00AB6FFA">
        <w:fldChar w:fldCharType="separate"/>
      </w:r>
      <w:r w:rsidR="0092459D">
        <w:t>[</w:t>
      </w:r>
      <w:ins w:id="1304" w:author="IRK" w:date="2020-03-12T14:57:00Z">
        <w:r w:rsidR="0092459D">
          <w:rPr>
            <w:rFonts w:hint="eastAsia"/>
          </w:rPr>
          <w:t>表</w:t>
        </w:r>
        <w:r w:rsidR="0092459D">
          <w:rPr>
            <w:rFonts w:hint="eastAsia"/>
          </w:rPr>
          <w:t xml:space="preserve"> </w:t>
        </w:r>
      </w:ins>
      <w:r w:rsidR="0092459D">
        <w:rPr>
          <w:noProof/>
        </w:rPr>
        <w:t>22</w:t>
      </w:r>
      <w:r w:rsidR="0092459D">
        <w:t xml:space="preserve"> </w:t>
      </w:r>
      <w:r w:rsidR="0092459D">
        <w:rPr>
          <w:noProof/>
        </w:rPr>
        <w:t xml:space="preserve">ItemProvider </w:t>
      </w:r>
      <w:r w:rsidR="0092459D">
        <w:rPr>
          <w:noProof/>
        </w:rPr>
        <w:t>の実装例</w:t>
      </w:r>
      <w:r w:rsidR="0092459D">
        <w:rPr>
          <w:noProof/>
        </w:rPr>
        <w:t xml:space="preserve"> – PropertiesProvider]</w:t>
      </w:r>
      <w:ins w:id="1305" w:author="IRK" w:date="2020-03-12T17:17:00Z">
        <w:r w:rsidR="00AB6FFA">
          <w:fldChar w:fldCharType="end"/>
        </w:r>
      </w:ins>
      <w:r w:rsidRPr="009F7102">
        <w:t>と</w:t>
      </w:r>
      <w:del w:id="1306" w:author="IRK" w:date="2020-03-12T17:17:00Z">
        <w:r w:rsidRPr="009F7102" w:rsidDel="00AB6FFA">
          <w:delText>表</w:delText>
        </w:r>
        <w:r w:rsidRPr="009F7102" w:rsidDel="00AB6FFA">
          <w:delText>2</w:delText>
        </w:r>
        <w:r w:rsidR="00DA30DE" w:rsidDel="00AB6FFA">
          <w:rPr>
            <w:rFonts w:hint="eastAsia"/>
          </w:rPr>
          <w:delText>4</w:delText>
        </w:r>
      </w:del>
      <w:ins w:id="1307" w:author="IRK" w:date="2020-03-12T17:17:00Z">
        <w:r w:rsidR="00AB6FFA">
          <w:fldChar w:fldCharType="begin"/>
        </w:r>
        <w:r w:rsidR="00AB6FFA">
          <w:instrText xml:space="preserve"> </w:instrText>
        </w:r>
        <w:r w:rsidR="00AB6FFA">
          <w:rPr>
            <w:rFonts w:hint="eastAsia"/>
          </w:rPr>
          <w:instrText>REF _Ref34925848 \h</w:instrText>
        </w:r>
        <w:r w:rsidR="00AB6FFA">
          <w:instrText xml:space="preserve"> </w:instrText>
        </w:r>
      </w:ins>
      <w:r w:rsidR="00AB6FFA">
        <w:fldChar w:fldCharType="separate"/>
      </w:r>
      <w:r w:rsidR="0092459D">
        <w:t>[</w:t>
      </w:r>
      <w:ins w:id="1308" w:author="IRK" w:date="2020-03-12T14:58:00Z">
        <w:r w:rsidR="0092459D">
          <w:rPr>
            <w:rFonts w:hint="eastAsia"/>
          </w:rPr>
          <w:t>表</w:t>
        </w:r>
        <w:r w:rsidR="0092459D">
          <w:rPr>
            <w:rFonts w:hint="eastAsia"/>
          </w:rPr>
          <w:t xml:space="preserve"> </w:t>
        </w:r>
      </w:ins>
      <w:r w:rsidR="0092459D">
        <w:rPr>
          <w:noProof/>
        </w:rPr>
        <w:t>24</w:t>
      </w:r>
      <w:r w:rsidR="0092459D">
        <w:t xml:space="preserve"> </w:t>
      </w:r>
      <w:r w:rsidR="0092459D">
        <w:rPr>
          <w:noProof/>
        </w:rPr>
        <w:t xml:space="preserve">ResultConsumer </w:t>
      </w:r>
      <w:r w:rsidR="0092459D">
        <w:rPr>
          <w:noProof/>
        </w:rPr>
        <w:t>の実装例</w:t>
      </w:r>
      <w:r w:rsidR="0092459D">
        <w:rPr>
          <w:noProof/>
        </w:rPr>
        <w:t xml:space="preserve"> – PropertyConsumer]</w:t>
      </w:r>
      <w:ins w:id="1309" w:author="IRK" w:date="2020-03-12T17:17:00Z">
        <w:r w:rsidR="00AB6FFA">
          <w:fldChar w:fldCharType="end"/>
        </w:r>
      </w:ins>
      <w:r w:rsidRPr="009F7102">
        <w:t>の</w:t>
      </w:r>
      <w:r w:rsidRPr="003B7639">
        <w:t>PropertiesProvider</w:t>
      </w:r>
      <w:r w:rsidRPr="003B7639">
        <w:t>と</w:t>
      </w:r>
      <w:r w:rsidRPr="003B7639">
        <w:t>PropertiesConsumer</w:t>
      </w:r>
      <w:r w:rsidRPr="003B7639">
        <w:t>が使用されている。この例は、アプリケーションがデータを保存するための標準クラスとして</w:t>
      </w:r>
      <w:r w:rsidRPr="003B7639">
        <w:t>java.util.Properties</w:t>
      </w:r>
      <w:r w:rsidRPr="003B7639">
        <w:t>を使用する。データ保存クラスとして</w:t>
      </w:r>
      <w:r w:rsidRPr="003B7639">
        <w:t>java.util.Map</w:t>
      </w:r>
      <w:r w:rsidRPr="003B7639">
        <w:t>や他のクラスの値オブジェクトを使用する場合は、これらのクラスのための</w:t>
      </w:r>
      <w:r w:rsidRPr="003B7639">
        <w:t>ItemProvider</w:t>
      </w:r>
      <w:r w:rsidRPr="003B7639">
        <w:t>と</w:t>
      </w:r>
      <w:r w:rsidRPr="003B7639">
        <w:t>Result</w:t>
      </w:r>
    </w:p>
    <w:p w14:paraId="0E6E4BE4" w14:textId="77777777" w:rsidR="001140F8" w:rsidRPr="009F7102" w:rsidRDefault="001140F8" w:rsidP="00F93119">
      <w:r w:rsidRPr="003B7639">
        <w:t>Consumer</w:t>
      </w:r>
      <w:r w:rsidRPr="003B7639">
        <w:t>を作成すればよい。</w:t>
      </w:r>
      <w:r w:rsidRPr="003B7639">
        <w:t>PropertiesProvider</w:t>
      </w:r>
      <w:r w:rsidRPr="003B7639">
        <w:t>と</w:t>
      </w:r>
      <w:r w:rsidRPr="003B7639">
        <w:t>PropertiesConsumer</w:t>
      </w:r>
      <w:r w:rsidRPr="009F7102">
        <w:t>が使用されているため、これらのクラスが</w:t>
      </w:r>
      <w:r w:rsidRPr="009F7102">
        <w:t>Web</w:t>
      </w:r>
      <w:r w:rsidRPr="009F7102">
        <w:t>アプリケーションのクラスパス上に存在する必要がある。</w:t>
      </w:r>
    </w:p>
    <w:p w14:paraId="38621822" w14:textId="77777777" w:rsidR="001140F8" w:rsidRPr="00BC5E4A" w:rsidRDefault="001140F8" w:rsidP="00F93119"/>
    <w:p w14:paraId="2644B3EF" w14:textId="5F6A1680" w:rsidR="009F7102" w:rsidRPr="009F7102" w:rsidRDefault="009F7102" w:rsidP="00F93119">
      <w:pPr>
        <w:pStyle w:val="af5"/>
        <w:rPr>
          <w:rFonts w:eastAsia="Malgun Gothic"/>
        </w:rPr>
      </w:pPr>
      <w:bookmarkStart w:id="1310" w:name="_Toc40799249"/>
      <w:r>
        <w:t>[</w:t>
      </w:r>
      <w:del w:id="1311" w:author="IRK" w:date="2020-03-12T14:5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DA30DE" w:rsidDel="00741612">
          <w:rPr>
            <w:noProof/>
          </w:rPr>
          <w:delText>26</w:delText>
        </w:r>
        <w:r w:rsidR="00E65728" w:rsidDel="00741612">
          <w:rPr>
            <w:noProof/>
          </w:rPr>
          <w:fldChar w:fldCharType="end"/>
        </w:r>
      </w:del>
      <w:ins w:id="1312" w:author="IRK" w:date="2020-03-12T14:5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26</w:t>
      </w:r>
      <w:ins w:id="1313" w:author="IRK" w:date="2020-03-12T14:59:00Z">
        <w:r w:rsidR="00741612">
          <w:fldChar w:fldCharType="end"/>
        </w:r>
      </w:ins>
      <w:r>
        <w:t xml:space="preserve"> </w:t>
      </w:r>
      <w:r>
        <w:rPr>
          <w:noProof/>
        </w:rPr>
        <w:t>ルールサービス呼び出し例</w:t>
      </w:r>
      <w:r>
        <w:rPr>
          <w:rFonts w:eastAsia="Malgun Gothic" w:hint="eastAsia"/>
          <w:noProof/>
        </w:rPr>
        <w:t>]</w:t>
      </w:r>
      <w:bookmarkEnd w:id="1310"/>
    </w:p>
    <w:tbl>
      <w:tblPr>
        <w:tblStyle w:val="af4"/>
        <w:tblW w:w="0" w:type="auto"/>
        <w:jc w:val="center"/>
        <w:tblLook w:val="04A0" w:firstRow="1" w:lastRow="0" w:firstColumn="1" w:lastColumn="0" w:noHBand="0" w:noVBand="1"/>
        <w:tblPrChange w:id="1314" w:author="IRK" w:date="2020-04-14T15:35:00Z">
          <w:tblPr>
            <w:tblStyle w:val="af4"/>
            <w:tblW w:w="0" w:type="auto"/>
            <w:tblInd w:w="108" w:type="dxa"/>
            <w:tblLook w:val="04A0" w:firstRow="1" w:lastRow="0" w:firstColumn="1" w:lastColumn="0" w:noHBand="0" w:noVBand="1"/>
          </w:tblPr>
        </w:tblPrChange>
      </w:tblPr>
      <w:tblGrid>
        <w:gridCol w:w="9463"/>
        <w:tblGridChange w:id="1315">
          <w:tblGrid>
            <w:gridCol w:w="9463"/>
          </w:tblGrid>
        </w:tblGridChange>
      </w:tblGrid>
      <w:tr w:rsidR="001140F8" w14:paraId="7CB977B9" w14:textId="77777777" w:rsidTr="00D829B0">
        <w:trPr>
          <w:jc w:val="center"/>
        </w:trPr>
        <w:tc>
          <w:tcPr>
            <w:tcW w:w="9463" w:type="dxa"/>
            <w:tcPrChange w:id="1316" w:author="IRK" w:date="2020-04-14T15:35:00Z">
              <w:tcPr>
                <w:tcW w:w="9463" w:type="dxa"/>
              </w:tcPr>
            </w:tcPrChange>
          </w:tcPr>
          <w:p w14:paraId="34B79AA9" w14:textId="77777777" w:rsidR="001140F8" w:rsidRDefault="001140F8">
            <w:pPr>
              <w:pStyle w:val="1b"/>
              <w:pPrChange w:id="1317" w:author="IRK" w:date="2020-04-14T13:46:00Z">
                <w:pPr>
                  <w:pStyle w:val="aff1"/>
                </w:pPr>
              </w:pPrChange>
            </w:pPr>
            <w:r>
              <w:t xml:space="preserve"> 1 &lt;%@page contentType="text/html;charset=utf8"%&gt;</w:t>
            </w:r>
          </w:p>
          <w:p w14:paraId="02B52023" w14:textId="77777777" w:rsidR="001140F8" w:rsidRDefault="001140F8">
            <w:pPr>
              <w:pStyle w:val="1b"/>
              <w:pPrChange w:id="1318" w:author="IRK" w:date="2020-04-14T13:46:00Z">
                <w:pPr>
                  <w:pStyle w:val="aff1"/>
                </w:pPr>
              </w:pPrChange>
            </w:pPr>
            <w:r>
              <w:t xml:space="preserve"> 2 &lt;%@page import="java.util.Properties,com.innoexpert.rulesclient.*"%&gt;</w:t>
            </w:r>
          </w:p>
          <w:p w14:paraId="799E90EA" w14:textId="77777777" w:rsidR="001140F8" w:rsidRDefault="001140F8">
            <w:pPr>
              <w:pStyle w:val="1b"/>
              <w:pPrChange w:id="1319" w:author="IRK" w:date="2020-04-14T13:46:00Z">
                <w:pPr>
                  <w:pStyle w:val="aff1"/>
                </w:pPr>
              </w:pPrChange>
            </w:pPr>
            <w:r>
              <w:t xml:space="preserve"> 3 &lt;%</w:t>
            </w:r>
          </w:p>
          <w:p w14:paraId="532A55AC" w14:textId="77777777" w:rsidR="001140F8" w:rsidRDefault="001140F8">
            <w:pPr>
              <w:pStyle w:val="1b"/>
              <w:pPrChange w:id="1320" w:author="IRK" w:date="2020-04-14T13:46:00Z">
                <w:pPr>
                  <w:pStyle w:val="aff1"/>
                </w:pPr>
              </w:pPrChange>
            </w:pPr>
            <w:r>
              <w:t xml:space="preserve"> 4     </w:t>
            </w:r>
            <w:r w:rsidRPr="00254070">
              <w:t>String tradeType = request.getParameter( "TRDTYP" );</w:t>
            </w:r>
          </w:p>
          <w:p w14:paraId="1A259136" w14:textId="77777777" w:rsidR="001140F8" w:rsidRDefault="001140F8">
            <w:pPr>
              <w:pStyle w:val="1b"/>
              <w:pPrChange w:id="1321" w:author="IRK" w:date="2020-04-14T13:46:00Z">
                <w:pPr>
                  <w:pStyle w:val="aff1"/>
                </w:pPr>
              </w:pPrChange>
            </w:pPr>
            <w:r>
              <w:t xml:space="preserve"> 5     String amount = request.getParameter( "AMT" );</w:t>
            </w:r>
          </w:p>
          <w:p w14:paraId="2E408369" w14:textId="77777777" w:rsidR="001140F8" w:rsidRDefault="001140F8">
            <w:pPr>
              <w:pStyle w:val="1b"/>
              <w:pPrChange w:id="1322" w:author="IRK" w:date="2020-04-14T13:46:00Z">
                <w:pPr>
                  <w:pStyle w:val="aff1"/>
                </w:pPr>
              </w:pPrChange>
            </w:pPr>
            <w:r>
              <w:t xml:space="preserve"> 6     String message = null;</w:t>
            </w:r>
          </w:p>
          <w:p w14:paraId="7BFE0EDC" w14:textId="77777777" w:rsidR="001140F8" w:rsidRDefault="001140F8">
            <w:pPr>
              <w:pStyle w:val="1b"/>
              <w:pPrChange w:id="1323" w:author="IRK" w:date="2020-04-14T13:46:00Z">
                <w:pPr>
                  <w:pStyle w:val="aff1"/>
                </w:pPr>
              </w:pPrChange>
            </w:pPr>
            <w:r>
              <w:t xml:space="preserve"> 7</w:t>
            </w:r>
            <w:del w:id="1324" w:author="IRK" w:date="2020-03-13T09:43:00Z">
              <w:r w:rsidDel="006D7BFA">
                <w:delText xml:space="preserve"> </w:delText>
              </w:r>
            </w:del>
          </w:p>
          <w:p w14:paraId="5C8D0535" w14:textId="77777777" w:rsidR="001140F8" w:rsidRDefault="001140F8">
            <w:pPr>
              <w:pStyle w:val="1b"/>
              <w:pPrChange w:id="1325" w:author="IRK" w:date="2020-04-14T13:46:00Z">
                <w:pPr>
                  <w:pStyle w:val="aff1"/>
                </w:pPr>
              </w:pPrChange>
            </w:pPr>
            <w:r>
              <w:t xml:space="preserve"> 8     if( tradeType != null &amp;&amp; tradeType.length() &gt; 0 &amp;&amp; amount != null &amp;&amp; amount.length() &gt; 0 )</w:t>
            </w:r>
          </w:p>
          <w:p w14:paraId="290DA2B0" w14:textId="77777777" w:rsidR="001140F8" w:rsidRDefault="001140F8">
            <w:pPr>
              <w:pStyle w:val="1b"/>
              <w:pPrChange w:id="1326" w:author="IRK" w:date="2020-04-14T13:46:00Z">
                <w:pPr>
                  <w:pStyle w:val="aff1"/>
                </w:pPr>
              </w:pPrChange>
            </w:pPr>
            <w:r>
              <w:t xml:space="preserve"> 9     {</w:t>
            </w:r>
          </w:p>
          <w:p w14:paraId="0B270B03" w14:textId="77777777" w:rsidR="001140F8" w:rsidRDefault="001140F8">
            <w:pPr>
              <w:pStyle w:val="1b"/>
              <w:pPrChange w:id="1327" w:author="IRK" w:date="2020-04-14T13:46:00Z">
                <w:pPr>
                  <w:pStyle w:val="aff1"/>
                </w:pPr>
              </w:pPrChange>
            </w:pPr>
            <w:r>
              <w:t>10         Properties props = new Properties();</w:t>
            </w:r>
          </w:p>
          <w:p w14:paraId="73DE3A18" w14:textId="77777777" w:rsidR="001140F8" w:rsidRDefault="001140F8">
            <w:pPr>
              <w:pStyle w:val="1b"/>
              <w:pPrChange w:id="1328" w:author="IRK" w:date="2020-04-14T13:46:00Z">
                <w:pPr>
                  <w:pStyle w:val="aff1"/>
                </w:pPr>
              </w:pPrChange>
            </w:pPr>
            <w:r>
              <w:t>11         props.setProperty( "TRDTYP", tradeType );</w:t>
            </w:r>
          </w:p>
          <w:p w14:paraId="2F6799EA" w14:textId="77777777" w:rsidR="001140F8" w:rsidRDefault="001140F8">
            <w:pPr>
              <w:pStyle w:val="1b"/>
              <w:pPrChange w:id="1329" w:author="IRK" w:date="2020-04-14T13:46:00Z">
                <w:pPr>
                  <w:pStyle w:val="aff1"/>
                </w:pPr>
              </w:pPrChange>
            </w:pPr>
            <w:r>
              <w:t>12         props.setProperty( "AMT", amount );</w:t>
            </w:r>
          </w:p>
          <w:p w14:paraId="34886EC4" w14:textId="77777777" w:rsidR="001140F8" w:rsidRDefault="001140F8">
            <w:pPr>
              <w:pStyle w:val="1b"/>
              <w:pPrChange w:id="1330" w:author="IRK" w:date="2020-04-14T13:46:00Z">
                <w:pPr>
                  <w:pStyle w:val="aff1"/>
                </w:pPr>
              </w:pPrChange>
            </w:pPr>
            <w:r>
              <w:t>13</w:t>
            </w:r>
            <w:del w:id="1331" w:author="IRK" w:date="2020-03-13T09:43:00Z">
              <w:r w:rsidDel="006D7BFA">
                <w:delText xml:space="preserve"> </w:delText>
              </w:r>
            </w:del>
          </w:p>
          <w:p w14:paraId="710E16FD" w14:textId="77777777" w:rsidR="001140F8" w:rsidRDefault="001140F8">
            <w:pPr>
              <w:pStyle w:val="1b"/>
              <w:pPrChange w:id="1332" w:author="IRK" w:date="2020-04-14T13:46:00Z">
                <w:pPr>
                  <w:pStyle w:val="aff1"/>
                </w:pPr>
              </w:pPrChange>
            </w:pPr>
            <w:r>
              <w:t>14         ItemProvider prov = new PropertiesProvider( props );</w:t>
            </w:r>
          </w:p>
          <w:p w14:paraId="4494D42E" w14:textId="77777777" w:rsidR="001140F8" w:rsidRDefault="001140F8">
            <w:pPr>
              <w:pStyle w:val="1b"/>
              <w:pPrChange w:id="1333" w:author="IRK" w:date="2020-04-14T13:46:00Z">
                <w:pPr>
                  <w:pStyle w:val="aff1"/>
                </w:pPr>
              </w:pPrChange>
            </w:pPr>
            <w:r>
              <w:lastRenderedPageBreak/>
              <w:t>15         ResultConsumer cons = new PropertiesConsumer( props );</w:t>
            </w:r>
          </w:p>
          <w:p w14:paraId="1C9CD4AF" w14:textId="77777777" w:rsidR="001140F8" w:rsidRDefault="001140F8">
            <w:pPr>
              <w:pStyle w:val="1b"/>
              <w:pPrChange w:id="1334" w:author="IRK" w:date="2020-04-14T13:46:00Z">
                <w:pPr>
                  <w:pStyle w:val="aff1"/>
                </w:pPr>
              </w:pPrChange>
            </w:pPr>
            <w:r>
              <w:t>16         RuleInterface intf = ClusterManager.getInterface();</w:t>
            </w:r>
          </w:p>
          <w:p w14:paraId="47980D99" w14:textId="476BA3DD" w:rsidR="001140F8" w:rsidRDefault="001140F8">
            <w:pPr>
              <w:pStyle w:val="1b"/>
              <w:pPrChange w:id="1335" w:author="IRK" w:date="2020-04-14T13:46:00Z">
                <w:pPr>
                  <w:pStyle w:val="aff1"/>
                </w:pPr>
              </w:pPrChange>
            </w:pPr>
            <w:r>
              <w:t>17</w:t>
            </w:r>
            <w:del w:id="1336" w:author="IRK" w:date="2020-03-13T09:43:00Z">
              <w:r w:rsidDel="006D7BFA">
                <w:delText xml:space="preserve">        </w:delText>
              </w:r>
            </w:del>
            <w:r>
              <w:t xml:space="preserve"> </w:t>
            </w:r>
          </w:p>
          <w:p w14:paraId="2F4E801F" w14:textId="77777777" w:rsidR="001140F8" w:rsidRDefault="001140F8">
            <w:pPr>
              <w:pStyle w:val="1b"/>
              <w:pPrChange w:id="1337" w:author="IRK" w:date="2020-04-14T13:46:00Z">
                <w:pPr>
                  <w:pStyle w:val="aff1"/>
                </w:pPr>
              </w:pPrChange>
            </w:pPr>
            <w:r>
              <w:t>18         try</w:t>
            </w:r>
          </w:p>
          <w:p w14:paraId="7196016C" w14:textId="77777777" w:rsidR="001140F8" w:rsidRDefault="001140F8">
            <w:pPr>
              <w:pStyle w:val="1b"/>
              <w:pPrChange w:id="1338" w:author="IRK" w:date="2020-04-14T13:46:00Z">
                <w:pPr>
                  <w:pStyle w:val="aff1"/>
                </w:pPr>
              </w:pPrChange>
            </w:pPr>
            <w:r>
              <w:t>19         {</w:t>
            </w:r>
          </w:p>
          <w:p w14:paraId="22C1761C" w14:textId="77777777" w:rsidR="001140F8" w:rsidRDefault="001140F8">
            <w:pPr>
              <w:pStyle w:val="1b"/>
              <w:pPrChange w:id="1339" w:author="IRK" w:date="2020-04-14T13:46:00Z">
                <w:pPr>
                  <w:pStyle w:val="aff1"/>
                </w:pPr>
              </w:pPrChange>
            </w:pPr>
            <w:r>
              <w:t>20             intf.execute( "COMMISSION", prov, cons, Constants.CODETYPE_ALIAS, "2013-07-01", null );</w:t>
            </w:r>
          </w:p>
          <w:p w14:paraId="72DCDCF8" w14:textId="77777777" w:rsidR="001140F8" w:rsidRDefault="001140F8">
            <w:pPr>
              <w:pStyle w:val="1b"/>
              <w:pPrChange w:id="1340" w:author="IRK" w:date="2020-04-14T13:46:00Z">
                <w:pPr>
                  <w:pStyle w:val="aff1"/>
                </w:pPr>
              </w:pPrChange>
            </w:pPr>
            <w:r>
              <w:t>21         }</w:t>
            </w:r>
          </w:p>
          <w:p w14:paraId="1E161D44" w14:textId="77777777" w:rsidR="001140F8" w:rsidRDefault="001140F8">
            <w:pPr>
              <w:pStyle w:val="1b"/>
              <w:pPrChange w:id="1341" w:author="IRK" w:date="2020-04-14T13:46:00Z">
                <w:pPr>
                  <w:pStyle w:val="aff1"/>
                </w:pPr>
              </w:pPrChange>
            </w:pPr>
            <w:r>
              <w:t>22         catch( RulesException e )</w:t>
            </w:r>
          </w:p>
          <w:p w14:paraId="516D8741" w14:textId="77777777" w:rsidR="001140F8" w:rsidRDefault="001140F8">
            <w:pPr>
              <w:pStyle w:val="1b"/>
              <w:pPrChange w:id="1342" w:author="IRK" w:date="2020-04-14T13:46:00Z">
                <w:pPr>
                  <w:pStyle w:val="aff1"/>
                </w:pPr>
              </w:pPrChange>
            </w:pPr>
            <w:r>
              <w:t>23         {</w:t>
            </w:r>
          </w:p>
          <w:p w14:paraId="71EAA260" w14:textId="77777777" w:rsidR="001140F8" w:rsidRDefault="001140F8">
            <w:pPr>
              <w:pStyle w:val="1b"/>
              <w:pPrChange w:id="1343" w:author="IRK" w:date="2020-04-14T13:46:00Z">
                <w:pPr>
                  <w:pStyle w:val="aff1"/>
                </w:pPr>
              </w:pPrChange>
            </w:pPr>
            <w:r>
              <w:t>24             message = "ERROR: " + e.getMessage();</w:t>
            </w:r>
          </w:p>
          <w:p w14:paraId="51642DF1" w14:textId="77777777" w:rsidR="001140F8" w:rsidRDefault="001140F8">
            <w:pPr>
              <w:pStyle w:val="1b"/>
              <w:pPrChange w:id="1344" w:author="IRK" w:date="2020-04-14T13:46:00Z">
                <w:pPr>
                  <w:pStyle w:val="aff1"/>
                </w:pPr>
              </w:pPrChange>
            </w:pPr>
            <w:r>
              <w:t>25         }</w:t>
            </w:r>
          </w:p>
          <w:p w14:paraId="0B435424" w14:textId="77777777" w:rsidR="001140F8" w:rsidRDefault="001140F8">
            <w:pPr>
              <w:pStyle w:val="1b"/>
              <w:pPrChange w:id="1345" w:author="IRK" w:date="2020-04-14T13:46:00Z">
                <w:pPr>
                  <w:pStyle w:val="aff1"/>
                </w:pPr>
              </w:pPrChange>
            </w:pPr>
            <w:r>
              <w:t>26         finally</w:t>
            </w:r>
          </w:p>
          <w:p w14:paraId="30FF9789" w14:textId="77777777" w:rsidR="001140F8" w:rsidRDefault="001140F8">
            <w:pPr>
              <w:pStyle w:val="1b"/>
              <w:pPrChange w:id="1346" w:author="IRK" w:date="2020-04-14T13:46:00Z">
                <w:pPr>
                  <w:pStyle w:val="aff1"/>
                </w:pPr>
              </w:pPrChange>
            </w:pPr>
            <w:r>
              <w:t>27         {</w:t>
            </w:r>
          </w:p>
          <w:p w14:paraId="58652DEC" w14:textId="77777777" w:rsidR="001140F8" w:rsidRDefault="001140F8">
            <w:pPr>
              <w:pStyle w:val="1b"/>
              <w:pPrChange w:id="1347" w:author="IRK" w:date="2020-04-14T13:46:00Z">
                <w:pPr>
                  <w:pStyle w:val="aff1"/>
                </w:pPr>
              </w:pPrChange>
            </w:pPr>
            <w:r>
              <w:t>28             intf.close();</w:t>
            </w:r>
          </w:p>
          <w:p w14:paraId="3C9F97B1" w14:textId="77777777" w:rsidR="001140F8" w:rsidRDefault="001140F8">
            <w:pPr>
              <w:pStyle w:val="1b"/>
              <w:pPrChange w:id="1348" w:author="IRK" w:date="2020-04-14T13:46:00Z">
                <w:pPr>
                  <w:pStyle w:val="aff1"/>
                </w:pPr>
              </w:pPrChange>
            </w:pPr>
            <w:r>
              <w:t>29         }</w:t>
            </w:r>
          </w:p>
          <w:p w14:paraId="518B3CCA" w14:textId="077A3738" w:rsidR="001140F8" w:rsidRDefault="001140F8">
            <w:pPr>
              <w:pStyle w:val="1b"/>
              <w:pPrChange w:id="1349" w:author="IRK" w:date="2020-04-14T13:46:00Z">
                <w:pPr>
                  <w:pStyle w:val="aff1"/>
                </w:pPr>
              </w:pPrChange>
            </w:pPr>
            <w:r>
              <w:t>30</w:t>
            </w:r>
            <w:del w:id="1350" w:author="IRK" w:date="2020-03-13T09:43:00Z">
              <w:r w:rsidDel="006D7BFA">
                <w:delText xml:space="preserve">        </w:delText>
              </w:r>
            </w:del>
            <w:r>
              <w:t xml:space="preserve"> </w:t>
            </w:r>
          </w:p>
          <w:p w14:paraId="65A7E2E7" w14:textId="77777777" w:rsidR="001140F8" w:rsidRDefault="001140F8">
            <w:pPr>
              <w:pStyle w:val="1b"/>
              <w:pPrChange w:id="1351" w:author="IRK" w:date="2020-04-14T13:46:00Z">
                <w:pPr>
                  <w:pStyle w:val="aff1"/>
                </w:pPr>
              </w:pPrChange>
            </w:pPr>
            <w:r>
              <w:t>31         if( message == null )</w:t>
            </w:r>
          </w:p>
          <w:p w14:paraId="74B8A9BB" w14:textId="77777777" w:rsidR="001140F8" w:rsidRDefault="001140F8">
            <w:pPr>
              <w:pStyle w:val="1b"/>
              <w:pPrChange w:id="1352" w:author="IRK" w:date="2020-04-14T13:46:00Z">
                <w:pPr>
                  <w:pStyle w:val="aff1"/>
                </w:pPr>
              </w:pPrChange>
            </w:pPr>
            <w:r>
              <w:t>32         {</w:t>
            </w:r>
          </w:p>
          <w:p w14:paraId="6B5467C3" w14:textId="77777777" w:rsidR="001140F8" w:rsidRDefault="001140F8">
            <w:pPr>
              <w:pStyle w:val="1b"/>
              <w:pPrChange w:id="1353" w:author="IRK" w:date="2020-04-14T13:46:00Z">
                <w:pPr>
                  <w:pStyle w:val="aff1"/>
                </w:pPr>
              </w:pPrChange>
            </w:pPr>
            <w:r>
              <w:t>33             String rate = props.getProperty( "CMSRATE" );</w:t>
            </w:r>
          </w:p>
          <w:p w14:paraId="201D955C" w14:textId="77777777" w:rsidR="001140F8" w:rsidRDefault="001140F8">
            <w:pPr>
              <w:pStyle w:val="1b"/>
              <w:pPrChange w:id="1354" w:author="IRK" w:date="2020-04-14T13:46:00Z">
                <w:pPr>
                  <w:pStyle w:val="aff1"/>
                </w:pPr>
              </w:pPrChange>
            </w:pPr>
            <w:r>
              <w:t>34             String commission = props.getProperty( "CMSAMT" );</w:t>
            </w:r>
          </w:p>
          <w:p w14:paraId="29F7A518" w14:textId="77777777" w:rsidR="001140F8" w:rsidRDefault="001140F8">
            <w:pPr>
              <w:pStyle w:val="1b"/>
              <w:pPrChange w:id="1355" w:author="IRK" w:date="2020-04-14T13:46:00Z">
                <w:pPr>
                  <w:pStyle w:val="aff1"/>
                </w:pPr>
              </w:pPrChange>
            </w:pPr>
            <w:r>
              <w:t>35             message = "Commission is " + commission + ". Rate is " + rate + ".";</w:t>
            </w:r>
          </w:p>
          <w:p w14:paraId="1C8545D0" w14:textId="77777777" w:rsidR="001140F8" w:rsidRDefault="001140F8">
            <w:pPr>
              <w:pStyle w:val="1b"/>
              <w:pPrChange w:id="1356" w:author="IRK" w:date="2020-04-14T13:46:00Z">
                <w:pPr>
                  <w:pStyle w:val="aff1"/>
                </w:pPr>
              </w:pPrChange>
            </w:pPr>
            <w:r>
              <w:t>36         }</w:t>
            </w:r>
          </w:p>
          <w:p w14:paraId="3FD409F7" w14:textId="77777777" w:rsidR="001140F8" w:rsidRDefault="001140F8">
            <w:pPr>
              <w:pStyle w:val="1b"/>
              <w:pPrChange w:id="1357" w:author="IRK" w:date="2020-04-14T13:46:00Z">
                <w:pPr>
                  <w:pStyle w:val="aff1"/>
                </w:pPr>
              </w:pPrChange>
            </w:pPr>
            <w:r>
              <w:t>37     }</w:t>
            </w:r>
          </w:p>
          <w:p w14:paraId="448F148F" w14:textId="77777777" w:rsidR="001140F8" w:rsidRDefault="001140F8">
            <w:pPr>
              <w:pStyle w:val="1b"/>
              <w:pPrChange w:id="1358" w:author="IRK" w:date="2020-04-14T13:46:00Z">
                <w:pPr>
                  <w:pStyle w:val="aff1"/>
                </w:pPr>
              </w:pPrChange>
            </w:pPr>
            <w:r>
              <w:t>38     else</w:t>
            </w:r>
          </w:p>
          <w:p w14:paraId="401484E5" w14:textId="77777777" w:rsidR="001140F8" w:rsidRDefault="001140F8">
            <w:pPr>
              <w:pStyle w:val="1b"/>
              <w:pPrChange w:id="1359" w:author="IRK" w:date="2020-04-14T13:46:00Z">
                <w:pPr>
                  <w:pStyle w:val="aff1"/>
                </w:pPr>
              </w:pPrChange>
            </w:pPr>
            <w:r>
              <w:t>39         tradeType = amount = "";</w:t>
            </w:r>
          </w:p>
          <w:p w14:paraId="6E3B21F3" w14:textId="77777777" w:rsidR="001140F8" w:rsidRDefault="001140F8">
            <w:pPr>
              <w:pStyle w:val="1b"/>
              <w:pPrChange w:id="1360" w:author="IRK" w:date="2020-04-14T13:46:00Z">
                <w:pPr>
                  <w:pStyle w:val="aff1"/>
                </w:pPr>
              </w:pPrChange>
            </w:pPr>
            <w:r>
              <w:t>40 %&gt;</w:t>
            </w:r>
          </w:p>
          <w:p w14:paraId="6D926288" w14:textId="77777777" w:rsidR="001140F8" w:rsidRDefault="001140F8">
            <w:pPr>
              <w:pStyle w:val="1b"/>
              <w:pPrChange w:id="1361" w:author="IRK" w:date="2020-04-14T13:46:00Z">
                <w:pPr>
                  <w:pStyle w:val="aff1"/>
                </w:pPr>
              </w:pPrChange>
            </w:pPr>
            <w:r>
              <w:t>41</w:t>
            </w:r>
            <w:del w:id="1362" w:author="IRK" w:date="2020-03-13T09:43:00Z">
              <w:r w:rsidDel="006D7BFA">
                <w:delText xml:space="preserve"> </w:delText>
              </w:r>
            </w:del>
          </w:p>
          <w:p w14:paraId="23DAF3F8" w14:textId="77777777" w:rsidR="001140F8" w:rsidRDefault="001140F8">
            <w:pPr>
              <w:pStyle w:val="1b"/>
              <w:pPrChange w:id="1363" w:author="IRK" w:date="2020-04-14T13:46:00Z">
                <w:pPr>
                  <w:pStyle w:val="aff1"/>
                </w:pPr>
              </w:pPrChange>
            </w:pPr>
            <w:r>
              <w:t>42 &lt;html&gt;</w:t>
            </w:r>
          </w:p>
          <w:p w14:paraId="21CE2E9D" w14:textId="77777777" w:rsidR="001140F8" w:rsidRDefault="001140F8">
            <w:pPr>
              <w:pStyle w:val="1b"/>
              <w:pPrChange w:id="1364" w:author="IRK" w:date="2020-04-14T13:46:00Z">
                <w:pPr>
                  <w:pStyle w:val="aff1"/>
                </w:pPr>
              </w:pPrChange>
            </w:pPr>
            <w:r>
              <w:t>43     &lt;body&gt;</w:t>
            </w:r>
          </w:p>
          <w:p w14:paraId="7DDEF561" w14:textId="77777777" w:rsidR="001140F8" w:rsidRDefault="001140F8">
            <w:pPr>
              <w:pStyle w:val="1b"/>
              <w:pPrChange w:id="1365" w:author="IRK" w:date="2020-04-14T13:46:00Z">
                <w:pPr>
                  <w:pStyle w:val="aff1"/>
                </w:pPr>
              </w:pPrChange>
            </w:pPr>
            <w:r>
              <w:t>44         &lt;form id="commission-form" method="post"&gt;</w:t>
            </w:r>
          </w:p>
          <w:p w14:paraId="6D787ADA" w14:textId="77777777" w:rsidR="001140F8" w:rsidRDefault="001140F8">
            <w:pPr>
              <w:pStyle w:val="1b"/>
              <w:pPrChange w:id="1366" w:author="IRK" w:date="2020-04-14T13:46:00Z">
                <w:pPr>
                  <w:pStyle w:val="aff1"/>
                </w:pPr>
              </w:pPrChange>
            </w:pPr>
            <w:r>
              <w:t>45             &lt;li&gt;</w:t>
            </w:r>
          </w:p>
          <w:p w14:paraId="420DFDB3" w14:textId="77777777" w:rsidR="001140F8" w:rsidRDefault="001140F8">
            <w:pPr>
              <w:pStyle w:val="1b"/>
              <w:pPrChange w:id="1367" w:author="IRK" w:date="2020-04-14T13:46:00Z">
                <w:pPr>
                  <w:pStyle w:val="aff1"/>
                </w:pPr>
              </w:pPrChange>
            </w:pPr>
            <w:r>
              <w:t>46                 &lt;label for="TRDTYP"&gt;Trade Type:&lt;/label&gt;</w:t>
            </w:r>
          </w:p>
          <w:p w14:paraId="2DCA8349" w14:textId="77777777" w:rsidR="001140F8" w:rsidRDefault="001140F8">
            <w:pPr>
              <w:pStyle w:val="1b"/>
              <w:pPrChange w:id="1368" w:author="IRK" w:date="2020-04-14T13:46:00Z">
                <w:pPr>
                  <w:pStyle w:val="aff1"/>
                </w:pPr>
              </w:pPrChange>
            </w:pPr>
            <w:r>
              <w:t>47                 &lt;input type="text" name="TRDTYP" id="TRDTYP" value="&lt;%=tradeType%&gt;"/&gt;</w:t>
            </w:r>
          </w:p>
          <w:p w14:paraId="4D1B5765" w14:textId="77777777" w:rsidR="001140F8" w:rsidRDefault="001140F8">
            <w:pPr>
              <w:pStyle w:val="1b"/>
              <w:pPrChange w:id="1369" w:author="IRK" w:date="2020-04-14T13:46:00Z">
                <w:pPr>
                  <w:pStyle w:val="aff1"/>
                </w:pPr>
              </w:pPrChange>
            </w:pPr>
            <w:r>
              <w:t>48             &lt;/li&gt;</w:t>
            </w:r>
          </w:p>
          <w:p w14:paraId="2CF4894C" w14:textId="77777777" w:rsidR="001140F8" w:rsidRDefault="001140F8">
            <w:pPr>
              <w:pStyle w:val="1b"/>
              <w:pPrChange w:id="1370" w:author="IRK" w:date="2020-04-14T13:46:00Z">
                <w:pPr>
                  <w:pStyle w:val="aff1"/>
                </w:pPr>
              </w:pPrChange>
            </w:pPr>
            <w:r>
              <w:t>49             &lt;li&gt;</w:t>
            </w:r>
          </w:p>
          <w:p w14:paraId="3C43E6A7" w14:textId="77777777" w:rsidR="001140F8" w:rsidRDefault="001140F8">
            <w:pPr>
              <w:pStyle w:val="1b"/>
              <w:pPrChange w:id="1371" w:author="IRK" w:date="2020-04-14T13:46:00Z">
                <w:pPr>
                  <w:pStyle w:val="aff1"/>
                </w:pPr>
              </w:pPrChange>
            </w:pPr>
            <w:r>
              <w:t>50                 &lt;label for="AMT"&gt;Amount:&lt;/label&gt;</w:t>
            </w:r>
          </w:p>
          <w:p w14:paraId="13F4576F" w14:textId="77777777" w:rsidR="001140F8" w:rsidRDefault="001140F8">
            <w:pPr>
              <w:pStyle w:val="1b"/>
              <w:pPrChange w:id="1372" w:author="IRK" w:date="2020-04-14T13:46:00Z">
                <w:pPr>
                  <w:pStyle w:val="aff1"/>
                </w:pPr>
              </w:pPrChange>
            </w:pPr>
            <w:r>
              <w:t>51                 &lt;input type="text" name="AMT" id="AMT" value="&lt;%=amount%&gt;"/&gt;</w:t>
            </w:r>
          </w:p>
          <w:p w14:paraId="1FCAEABC" w14:textId="77777777" w:rsidR="001140F8" w:rsidRDefault="001140F8">
            <w:pPr>
              <w:pStyle w:val="1b"/>
              <w:pPrChange w:id="1373" w:author="IRK" w:date="2020-04-14T13:46:00Z">
                <w:pPr>
                  <w:pStyle w:val="aff1"/>
                </w:pPr>
              </w:pPrChange>
            </w:pPr>
            <w:r>
              <w:lastRenderedPageBreak/>
              <w:t>52             &lt;/li&gt;</w:t>
            </w:r>
          </w:p>
          <w:p w14:paraId="469BE49F" w14:textId="77777777" w:rsidR="001140F8" w:rsidRDefault="001140F8">
            <w:pPr>
              <w:pStyle w:val="1b"/>
              <w:pPrChange w:id="1374" w:author="IRK" w:date="2020-04-14T13:46:00Z">
                <w:pPr>
                  <w:pStyle w:val="aff1"/>
                </w:pPr>
              </w:pPrChange>
            </w:pPr>
            <w:r>
              <w:t>53             &lt;li&gt;</w:t>
            </w:r>
          </w:p>
          <w:p w14:paraId="659E75AF" w14:textId="77777777" w:rsidR="001140F8" w:rsidRDefault="001140F8">
            <w:pPr>
              <w:pStyle w:val="1b"/>
              <w:pPrChange w:id="1375" w:author="IRK" w:date="2020-04-14T13:46:00Z">
                <w:pPr>
                  <w:pStyle w:val="aff1"/>
                </w:pPr>
              </w:pPrChange>
            </w:pPr>
            <w:r>
              <w:t>54                     &lt;input type="submit" value="submit"/&gt;</w:t>
            </w:r>
          </w:p>
          <w:p w14:paraId="0B15B72F" w14:textId="77777777" w:rsidR="001140F8" w:rsidRPr="003941C4" w:rsidRDefault="001140F8">
            <w:pPr>
              <w:pStyle w:val="1b"/>
              <w:rPr>
                <w:lang w:val="de-DE"/>
              </w:rPr>
              <w:pPrChange w:id="1376" w:author="IRK" w:date="2020-04-14T13:46:00Z">
                <w:pPr>
                  <w:pStyle w:val="aff1"/>
                </w:pPr>
              </w:pPrChange>
            </w:pPr>
            <w:r>
              <w:t>55             &lt;/li&gt;</w:t>
            </w:r>
          </w:p>
          <w:p w14:paraId="5B213C2C" w14:textId="77777777" w:rsidR="001140F8" w:rsidRPr="003941C4" w:rsidRDefault="001140F8">
            <w:pPr>
              <w:pStyle w:val="1b"/>
              <w:rPr>
                <w:lang w:val="de-DE"/>
              </w:rPr>
              <w:pPrChange w:id="1377" w:author="IRK" w:date="2020-04-14T13:46:00Z">
                <w:pPr>
                  <w:pStyle w:val="aff1"/>
                </w:pPr>
              </w:pPrChange>
            </w:pPr>
            <w:r>
              <w:t>56         &lt;/form&gt;</w:t>
            </w:r>
          </w:p>
          <w:p w14:paraId="250E435F" w14:textId="77777777" w:rsidR="001140F8" w:rsidRPr="003941C4" w:rsidRDefault="001140F8">
            <w:pPr>
              <w:pStyle w:val="1b"/>
              <w:rPr>
                <w:lang w:val="de-DE"/>
              </w:rPr>
              <w:pPrChange w:id="1378" w:author="IRK" w:date="2020-04-14T13:46:00Z">
                <w:pPr>
                  <w:pStyle w:val="aff1"/>
                </w:pPr>
              </w:pPrChange>
            </w:pPr>
            <w:r>
              <w:t>57         &lt;%=message != null ? message : "&amp;nbsp"%&gt;</w:t>
            </w:r>
          </w:p>
          <w:p w14:paraId="2F3B4FC1" w14:textId="77777777" w:rsidR="001140F8" w:rsidRDefault="001140F8">
            <w:pPr>
              <w:pStyle w:val="1b"/>
              <w:pPrChange w:id="1379" w:author="IRK" w:date="2020-04-14T13:46:00Z">
                <w:pPr>
                  <w:pStyle w:val="aff1"/>
                </w:pPr>
              </w:pPrChange>
            </w:pPr>
            <w:r>
              <w:t>58     &lt;/body&gt;</w:t>
            </w:r>
          </w:p>
          <w:p w14:paraId="116F7A74" w14:textId="77777777" w:rsidR="001140F8" w:rsidRDefault="001140F8">
            <w:pPr>
              <w:pStyle w:val="1b"/>
              <w:pPrChange w:id="1380" w:author="IRK" w:date="2020-04-14T13:46:00Z">
                <w:pPr>
                  <w:pStyle w:val="aff1"/>
                </w:pPr>
              </w:pPrChange>
            </w:pPr>
            <w:r>
              <w:t>59 &lt;/html&gt;</w:t>
            </w:r>
          </w:p>
        </w:tc>
      </w:tr>
    </w:tbl>
    <w:p w14:paraId="7232EE43" w14:textId="6F6D4721" w:rsidR="004D3F25" w:rsidRDefault="004D3F25" w:rsidP="00F93119"/>
    <w:p w14:paraId="4E4EB46C" w14:textId="633E0C3A" w:rsidR="004D3F25" w:rsidDel="00166351" w:rsidRDefault="004D3F25" w:rsidP="00F93119">
      <w:pPr>
        <w:rPr>
          <w:del w:id="1381" w:author="IRK" w:date="2020-04-13T12:47:00Z"/>
        </w:rPr>
      </w:pPr>
      <w:del w:id="1382" w:author="IRK" w:date="2020-04-13T12:47:00Z">
        <w:r w:rsidDel="00166351">
          <w:br w:type="page"/>
        </w:r>
      </w:del>
    </w:p>
    <w:p w14:paraId="3313ED3A" w14:textId="43AD93EE" w:rsidR="001140F8" w:rsidRPr="009F7102" w:rsidRDefault="001140F8" w:rsidP="00F93119">
      <w:r w:rsidRPr="009F7102">
        <w:lastRenderedPageBreak/>
        <w:t>I/O</w:t>
      </w:r>
      <w:r w:rsidRPr="009F7102">
        <w:t>オブジェクト方式と比較すると、</w:t>
      </w:r>
      <w:ins w:id="1383" w:author="IRK" w:date="2020-05-12T14:23:00Z">
        <w:r w:rsidR="00C47FD4">
          <w:rPr>
            <w:rFonts w:hint="eastAsia"/>
          </w:rPr>
          <w:t>[</w:t>
        </w:r>
      </w:ins>
      <w:r w:rsidRPr="009F7102">
        <w:t>10</w:t>
      </w:r>
      <w:r w:rsidR="001B7556">
        <w:t>~</w:t>
      </w:r>
      <w:r w:rsidRPr="009F7102">
        <w:t>36</w:t>
      </w:r>
      <w:r w:rsidR="00D13942">
        <w:t>行目</w:t>
      </w:r>
      <w:ins w:id="1384" w:author="IRK" w:date="2020-05-12T14:23:00Z">
        <w:r w:rsidR="00C47FD4">
          <w:rPr>
            <w:rFonts w:hint="eastAsia"/>
          </w:rPr>
          <w:t>]</w:t>
        </w:r>
      </w:ins>
      <w:r w:rsidRPr="009F7102">
        <w:t>が変更されている。例では、</w:t>
      </w:r>
      <w:ins w:id="1385" w:author="IRK" w:date="2020-05-12T14:23:00Z">
        <w:r w:rsidR="00C47FD4">
          <w:rPr>
            <w:rFonts w:hint="eastAsia"/>
          </w:rPr>
          <w:t>[</w:t>
        </w:r>
      </w:ins>
      <w:r w:rsidRPr="009F7102">
        <w:t>10</w:t>
      </w:r>
      <w:r w:rsidR="001B7556">
        <w:t>~</w:t>
      </w:r>
      <w:r w:rsidRPr="009F7102">
        <w:t>12</w:t>
      </w:r>
      <w:r w:rsidR="00D13942">
        <w:t>行目</w:t>
      </w:r>
      <w:ins w:id="1386" w:author="IRK" w:date="2020-05-12T14:23:00Z">
        <w:r w:rsidR="00C47FD4">
          <w:rPr>
            <w:rFonts w:hint="eastAsia"/>
          </w:rPr>
          <w:t>]</w:t>
        </w:r>
      </w:ins>
      <w:r w:rsidRPr="009F7102">
        <w:t>でユーザが入力した値を</w:t>
      </w:r>
      <w:r w:rsidRPr="003B7639">
        <w:t>java.util.Properties</w:t>
      </w:r>
      <w:r w:rsidRPr="003B7639">
        <w:t>オブジェクトに格納している。実際の環境での値オブジェクトへのデータ設定は、アプリケーションフレームワークが担当して</w:t>
      </w:r>
      <w:r w:rsidRPr="003B7639">
        <w:rPr>
          <w:rFonts w:hint="eastAsia"/>
        </w:rPr>
        <w:t>おり</w:t>
      </w:r>
      <w:r w:rsidRPr="003B7639">
        <w:t>、アプリケーション開発者が考慮する必要はない。</w:t>
      </w:r>
      <w:ins w:id="1387" w:author="IRK" w:date="2020-05-12T14:23:00Z">
        <w:r w:rsidR="00C47FD4">
          <w:rPr>
            <w:rFonts w:hint="eastAsia"/>
          </w:rPr>
          <w:t>[</w:t>
        </w:r>
      </w:ins>
      <w:r w:rsidRPr="003B7639">
        <w:t>14</w:t>
      </w:r>
      <w:r w:rsidR="00D13942">
        <w:t>行目</w:t>
      </w:r>
      <w:ins w:id="1388" w:author="IRK" w:date="2020-05-12T14:23:00Z">
        <w:r w:rsidR="00C47FD4">
          <w:rPr>
            <w:rFonts w:hint="eastAsia"/>
          </w:rPr>
          <w:t>]</w:t>
        </w:r>
      </w:ins>
      <w:r w:rsidRPr="003B7639">
        <w:t>と</w:t>
      </w:r>
      <w:ins w:id="1389" w:author="IRK" w:date="2020-05-12T14:24:00Z">
        <w:r w:rsidR="00C47FD4">
          <w:rPr>
            <w:rFonts w:hint="eastAsia"/>
          </w:rPr>
          <w:t>[</w:t>
        </w:r>
      </w:ins>
      <w:r w:rsidRPr="003B7639">
        <w:t>15</w:t>
      </w:r>
      <w:r w:rsidR="00D13942">
        <w:t>行目</w:t>
      </w:r>
      <w:ins w:id="1390" w:author="IRK" w:date="2020-05-12T14:24:00Z">
        <w:r w:rsidR="00C47FD4">
          <w:rPr>
            <w:rFonts w:hint="eastAsia"/>
          </w:rPr>
          <w:t>]</w:t>
        </w:r>
      </w:ins>
      <w:r w:rsidRPr="003B7639">
        <w:t>ではそれぞれ</w:t>
      </w:r>
      <w:r w:rsidRPr="003B7639">
        <w:t>PropertiesProvider</w:t>
      </w:r>
      <w:r w:rsidRPr="003B7639">
        <w:t>と</w:t>
      </w:r>
      <w:r w:rsidRPr="003B7639">
        <w:t>PropertiesConsumer</w:t>
      </w:r>
      <w:r w:rsidRPr="009F7102">
        <w:t>を生成しており、そのコンストラクタに</w:t>
      </w:r>
      <w:r w:rsidRPr="003B7639">
        <w:t>Properties</w:t>
      </w:r>
      <w:r w:rsidRPr="003B7639">
        <w:t>オブジェクトを引き渡している。</w:t>
      </w:r>
      <w:del w:id="1391" w:author="IRK" w:date="2020-03-12T17:17:00Z">
        <w:r w:rsidRPr="003B7639" w:rsidDel="00AB6FFA">
          <w:delText>表</w:delText>
        </w:r>
        <w:r w:rsidR="00964023" w:rsidRPr="003B7639" w:rsidDel="00AB6FFA">
          <w:rPr>
            <w:rFonts w:hint="eastAsia"/>
          </w:rPr>
          <w:delText>21</w:delText>
        </w:r>
      </w:del>
      <w:ins w:id="1392" w:author="IRK" w:date="2020-04-13T13:27:00Z">
        <w:r w:rsidR="009E43F3">
          <w:fldChar w:fldCharType="begin"/>
        </w:r>
        <w:r w:rsidR="009E43F3">
          <w:instrText xml:space="preserve"> </w:instrText>
        </w:r>
        <w:r w:rsidR="009E43F3">
          <w:rPr>
            <w:rFonts w:hint="eastAsia"/>
          </w:rPr>
          <w:instrText>REF _Ref34925649 \h</w:instrText>
        </w:r>
        <w:r w:rsidR="009E43F3">
          <w:instrText xml:space="preserve"> </w:instrText>
        </w:r>
      </w:ins>
      <w:r w:rsidR="009E43F3">
        <w:fldChar w:fldCharType="separate"/>
      </w:r>
      <w:r w:rsidR="0092459D">
        <w:t>[</w:t>
      </w:r>
      <w:ins w:id="1393" w:author="IRK" w:date="2020-03-12T14:57:00Z">
        <w:r w:rsidR="0092459D">
          <w:rPr>
            <w:rFonts w:hint="eastAsia"/>
          </w:rPr>
          <w:t>表</w:t>
        </w:r>
        <w:r w:rsidR="0092459D">
          <w:rPr>
            <w:rFonts w:hint="eastAsia"/>
          </w:rPr>
          <w:t xml:space="preserve"> </w:t>
        </w:r>
      </w:ins>
      <w:r w:rsidR="0092459D">
        <w:rPr>
          <w:noProof/>
        </w:rPr>
        <w:t>22</w:t>
      </w:r>
      <w:r w:rsidR="0092459D">
        <w:t xml:space="preserve"> </w:t>
      </w:r>
      <w:r w:rsidR="0092459D">
        <w:rPr>
          <w:noProof/>
        </w:rPr>
        <w:t xml:space="preserve">ItemProvider </w:t>
      </w:r>
      <w:r w:rsidR="0092459D">
        <w:rPr>
          <w:noProof/>
        </w:rPr>
        <w:t>の実装例</w:t>
      </w:r>
      <w:r w:rsidR="0092459D">
        <w:rPr>
          <w:noProof/>
        </w:rPr>
        <w:t xml:space="preserve"> – PropertiesProvider]</w:t>
      </w:r>
      <w:ins w:id="1394" w:author="IRK" w:date="2020-04-13T13:27:00Z">
        <w:r w:rsidR="009E43F3">
          <w:fldChar w:fldCharType="end"/>
        </w:r>
      </w:ins>
      <w:r w:rsidRPr="003B7639">
        <w:t>と</w:t>
      </w:r>
      <w:del w:id="1395" w:author="IRK" w:date="2020-03-12T17:17:00Z">
        <w:r w:rsidRPr="003B7639" w:rsidDel="00AB6FFA">
          <w:delText>表</w:delText>
        </w:r>
        <w:r w:rsidR="00964023" w:rsidRPr="003B7639" w:rsidDel="00AB6FFA">
          <w:rPr>
            <w:rFonts w:hint="eastAsia"/>
          </w:rPr>
          <w:delText>22</w:delText>
        </w:r>
      </w:del>
      <w:ins w:id="1396" w:author="IRK" w:date="2020-04-13T13:28:00Z">
        <w:r w:rsidR="009E43F3">
          <w:fldChar w:fldCharType="begin"/>
        </w:r>
        <w:r w:rsidR="009E43F3">
          <w:instrText xml:space="preserve"> </w:instrText>
        </w:r>
        <w:r w:rsidR="009E43F3">
          <w:rPr>
            <w:rFonts w:hint="eastAsia"/>
          </w:rPr>
          <w:instrText>REF _Ref37676898 \h</w:instrText>
        </w:r>
        <w:r w:rsidR="009E43F3">
          <w:instrText xml:space="preserve"> </w:instrText>
        </w:r>
      </w:ins>
      <w:r w:rsidR="009E43F3">
        <w:fldChar w:fldCharType="separate"/>
      </w:r>
      <w:r w:rsidR="0092459D">
        <w:t>[</w:t>
      </w:r>
      <w:ins w:id="1397" w:author="IRK" w:date="2020-03-12T14:58:00Z">
        <w:r w:rsidR="0092459D">
          <w:rPr>
            <w:rFonts w:hint="eastAsia"/>
          </w:rPr>
          <w:t>表</w:t>
        </w:r>
        <w:r w:rsidR="0092459D">
          <w:rPr>
            <w:rFonts w:hint="eastAsia"/>
          </w:rPr>
          <w:t xml:space="preserve"> </w:t>
        </w:r>
      </w:ins>
      <w:r w:rsidR="0092459D">
        <w:rPr>
          <w:noProof/>
        </w:rPr>
        <w:t>23</w:t>
      </w:r>
      <w:r w:rsidR="0092459D">
        <w:t xml:space="preserve"> </w:t>
      </w:r>
      <w:r w:rsidR="0092459D">
        <w:rPr>
          <w:noProof/>
        </w:rPr>
        <w:t>com.innoexpert.rulesclient.ResultConsumer</w:t>
      </w:r>
      <w:r w:rsidR="0092459D">
        <w:rPr>
          <w:rFonts w:eastAsia="Malgun Gothic" w:hint="eastAsia"/>
        </w:rPr>
        <w:t>]</w:t>
      </w:r>
      <w:ins w:id="1398" w:author="IRK" w:date="2020-04-13T13:28:00Z">
        <w:r w:rsidR="009E43F3">
          <w:fldChar w:fldCharType="end"/>
        </w:r>
      </w:ins>
      <w:r w:rsidRPr="003B7639">
        <w:t>のコードのコンストラクタで、このオブジェクトはメンバ変数として参照される。</w:t>
      </w:r>
      <w:ins w:id="1399" w:author="IRK" w:date="2020-05-12T14:24:00Z">
        <w:r w:rsidR="00C47FD4">
          <w:rPr>
            <w:rFonts w:hint="eastAsia"/>
          </w:rPr>
          <w:t>[</w:t>
        </w:r>
      </w:ins>
      <w:r w:rsidRPr="003B7639">
        <w:t>20</w:t>
      </w:r>
      <w:r w:rsidR="00D13942">
        <w:t>行目</w:t>
      </w:r>
      <w:ins w:id="1400" w:author="IRK" w:date="2020-05-12T14:24:00Z">
        <w:r w:rsidR="00C47FD4">
          <w:rPr>
            <w:rFonts w:hint="eastAsia"/>
          </w:rPr>
          <w:t>]</w:t>
        </w:r>
      </w:ins>
      <w:r w:rsidRPr="003B7639">
        <w:t>で</w:t>
      </w:r>
      <w:r w:rsidRPr="003B7639">
        <w:t>execute</w:t>
      </w:r>
      <w:r w:rsidRPr="003B7639">
        <w:t>メソッドが呼び出されている。このメソッド内でルールが呼び出され、ルール</w:t>
      </w:r>
      <w:r w:rsidR="00D51BCC">
        <w:rPr>
          <w:rFonts w:hint="eastAsia"/>
        </w:rPr>
        <w:t>エンジン</w:t>
      </w:r>
      <w:r w:rsidRPr="003B7639">
        <w:t>は項目値を</w:t>
      </w:r>
      <w:r w:rsidRPr="003B7639">
        <w:rPr>
          <w:rFonts w:hint="eastAsia"/>
        </w:rPr>
        <w:t>照会するため</w:t>
      </w:r>
      <w:r w:rsidRPr="003B7639">
        <w:t>ItemProvider</w:t>
      </w:r>
      <w:r w:rsidRPr="003B7639">
        <w:t>に</w:t>
      </w:r>
      <w:r w:rsidR="00F809A5" w:rsidRPr="00AB2487">
        <w:rPr>
          <w:rFonts w:ascii="ＭＳ Ｐゴシック" w:hAnsi="ＭＳ Ｐゴシック" w:hint="eastAsia"/>
        </w:rPr>
        <w:t>問い合わせ</w:t>
      </w:r>
      <w:r w:rsidRPr="00AB2487">
        <w:rPr>
          <w:rFonts w:ascii="ＭＳ Ｐゴシック" w:hAnsi="ＭＳ Ｐゴシック" w:hint="eastAsia"/>
        </w:rPr>
        <w:t>す</w:t>
      </w:r>
      <w:r w:rsidRPr="003B7639">
        <w:t>る。ルール</w:t>
      </w:r>
      <w:r w:rsidR="00D51BCC">
        <w:rPr>
          <w:rFonts w:hint="eastAsia"/>
        </w:rPr>
        <w:t>エンジン</w:t>
      </w:r>
      <w:r w:rsidRPr="003B7639">
        <w:t>がルールの実行を</w:t>
      </w:r>
      <w:r w:rsidRPr="003B7639">
        <w:rPr>
          <w:rFonts w:hint="eastAsia"/>
        </w:rPr>
        <w:t>終了した際</w:t>
      </w:r>
      <w:r w:rsidRPr="003B7639">
        <w:t>、その結果は</w:t>
      </w:r>
      <w:r w:rsidRPr="003B7639">
        <w:t>ResultConsumer</w:t>
      </w:r>
      <w:r w:rsidRPr="003B7639">
        <w:t>の</w:t>
      </w:r>
      <w:r w:rsidRPr="003B7639">
        <w:t>set</w:t>
      </w:r>
      <w:r w:rsidRPr="003B7639">
        <w:t>メソッドによって</w:t>
      </w:r>
      <w:r w:rsidRPr="003B7639">
        <w:t>Properties</w:t>
      </w:r>
      <w:r w:rsidRPr="003B7639">
        <w:t>オブジェクトに格納され</w:t>
      </w:r>
      <w:r w:rsidRPr="003B7639">
        <w:t>execute</w:t>
      </w:r>
      <w:r w:rsidRPr="003B7639">
        <w:t>メソッドが終了する。つまり、</w:t>
      </w:r>
      <w:r w:rsidRPr="003B7639">
        <w:t>execute</w:t>
      </w:r>
      <w:r w:rsidRPr="009F7102">
        <w:t>メソッドが終了した時点で、すで</w:t>
      </w:r>
      <w:r w:rsidRPr="003B7639">
        <w:t>に</w:t>
      </w:r>
      <w:r w:rsidRPr="003B7639">
        <w:t>Properties</w:t>
      </w:r>
      <w:r w:rsidRPr="003B7639">
        <w:t>オブジェクトにルール結果が格納されていることになる。</w:t>
      </w:r>
      <w:ins w:id="1401" w:author="IRK" w:date="2020-05-12T14:24:00Z">
        <w:r w:rsidR="00C47FD4">
          <w:rPr>
            <w:rFonts w:hint="eastAsia"/>
          </w:rPr>
          <w:t>[</w:t>
        </w:r>
      </w:ins>
      <w:r w:rsidRPr="003B7639">
        <w:t>33</w:t>
      </w:r>
      <w:r w:rsidR="001B7556" w:rsidRPr="003B7639">
        <w:t>~</w:t>
      </w:r>
      <w:r w:rsidRPr="003B7639">
        <w:t>35</w:t>
      </w:r>
      <w:r w:rsidR="00D13942">
        <w:t>行目</w:t>
      </w:r>
      <w:ins w:id="1402" w:author="IRK" w:date="2020-05-12T14:24:00Z">
        <w:r w:rsidR="00C47FD4">
          <w:rPr>
            <w:rFonts w:hint="eastAsia"/>
          </w:rPr>
          <w:t>]</w:t>
        </w:r>
      </w:ins>
      <w:r w:rsidRPr="003B7639">
        <w:t>は、</w:t>
      </w:r>
      <w:r w:rsidRPr="003B7639">
        <w:t>Properties</w:t>
      </w:r>
      <w:r w:rsidRPr="003B7639">
        <w:t>に</w:t>
      </w:r>
      <w:r w:rsidRPr="009F7102">
        <w:t>格納された結果を使用するコードである。</w:t>
      </w:r>
    </w:p>
    <w:p w14:paraId="1E80A2CA" w14:textId="77777777" w:rsidR="001140F8" w:rsidRDefault="001140F8" w:rsidP="00F93119"/>
    <w:p w14:paraId="47F1D542" w14:textId="77777777" w:rsidR="001140F8" w:rsidRDefault="001140F8" w:rsidP="00F93119">
      <w:pPr>
        <w:pStyle w:val="32"/>
      </w:pPr>
      <w:bookmarkStart w:id="1403" w:name="_Toc385838755"/>
      <w:bookmarkStart w:id="1404" w:name="_Toc426449606"/>
      <w:bookmarkStart w:id="1405" w:name="_Toc426449702"/>
      <w:bookmarkStart w:id="1406" w:name="_Toc434858880"/>
      <w:bookmarkStart w:id="1407" w:name="_Ref34983531"/>
      <w:bookmarkStart w:id="1408" w:name="_Ref34983533"/>
      <w:bookmarkStart w:id="1409" w:name="_Toc34988263"/>
      <w:bookmarkStart w:id="1410" w:name="_Ref37258873"/>
      <w:bookmarkStart w:id="1411" w:name="_Ref37258876"/>
      <w:bookmarkStart w:id="1412" w:name="_Ref37258881"/>
      <w:bookmarkStart w:id="1413" w:name="_Ref38316118"/>
      <w:bookmarkStart w:id="1414" w:name="_Ref38316121"/>
      <w:bookmarkStart w:id="1415" w:name="_Toc40799105"/>
      <w:r>
        <w:t>ルール</w:t>
      </w:r>
      <w:r w:rsidR="00D51BCC">
        <w:rPr>
          <w:rFonts w:hint="eastAsia"/>
        </w:rPr>
        <w:t>エンジン</w:t>
      </w:r>
      <w:r>
        <w:t>の構成方式に基づく</w:t>
      </w:r>
      <w:r>
        <w:t>I/O</w:t>
      </w:r>
      <w:r>
        <w:t>オブジェクト方式と</w:t>
      </w:r>
      <w:r>
        <w:t>I/O</w:t>
      </w:r>
      <w:r>
        <w:t>アダプタ方式の性能比較</w:t>
      </w:r>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238F0F75" w14:textId="05A3BAA1" w:rsidR="001140F8" w:rsidRPr="002F09B6" w:rsidRDefault="001140F8" w:rsidP="00F93119">
      <w:del w:id="1416" w:author="IRK" w:date="2020-03-12T17:17:00Z">
        <w:r w:rsidRPr="002F09B6" w:rsidDel="00AB6FFA">
          <w:delText>1.2.2</w:delText>
        </w:r>
        <w:r w:rsidR="003242EA" w:rsidDel="00AB6FFA">
          <w:rPr>
            <w:rFonts w:hint="eastAsia"/>
          </w:rPr>
          <w:delText xml:space="preserve"> </w:delText>
        </w:r>
        <w:r w:rsidR="003242EA" w:rsidRPr="003242EA" w:rsidDel="00AB6FFA">
          <w:delText>com.innoexpert.rulesclient.RuleInterface</w:delText>
        </w:r>
      </w:del>
      <w:ins w:id="1417" w:author="IRK" w:date="2020-03-12T17:17:00Z">
        <w:r w:rsidR="00AB6FFA">
          <w:rPr>
            <w:rFonts w:hint="eastAsia"/>
          </w:rPr>
          <w:t>「</w:t>
        </w:r>
      </w:ins>
      <w:ins w:id="1418" w:author="IRK" w:date="2020-03-12T17:18:00Z">
        <w:r w:rsidR="00AB6FFA">
          <w:fldChar w:fldCharType="begin"/>
        </w:r>
        <w:r w:rsidR="00AB6FFA">
          <w:instrText xml:space="preserve"> </w:instrText>
        </w:r>
        <w:r w:rsidR="00AB6FFA">
          <w:rPr>
            <w:rFonts w:hint="eastAsia"/>
          </w:rPr>
          <w:instrText>REF _Ref34925907 \r \h</w:instrText>
        </w:r>
        <w:r w:rsidR="00AB6FFA">
          <w:instrText xml:space="preserve"> </w:instrText>
        </w:r>
      </w:ins>
      <w:r w:rsidR="00AB6FFA">
        <w:fldChar w:fldCharType="separate"/>
      </w:r>
      <w:r w:rsidR="0092459D">
        <w:t xml:space="preserve">1.2.2 </w:t>
      </w:r>
      <w:ins w:id="1419" w:author="IRK" w:date="2020-03-12T17:18:00Z">
        <w:r w:rsidR="00AB6FFA">
          <w:fldChar w:fldCharType="end"/>
        </w:r>
        <w:r w:rsidR="00AB6FFA">
          <w:fldChar w:fldCharType="begin"/>
        </w:r>
        <w:r w:rsidR="00AB6FFA">
          <w:instrText xml:space="preserve"> REF _Ref34925909 \h </w:instrText>
        </w:r>
      </w:ins>
      <w:r w:rsidR="00AB6FFA">
        <w:fldChar w:fldCharType="separate"/>
      </w:r>
      <w:r w:rsidR="0092459D">
        <w:t>com.</w:t>
      </w:r>
      <w:r w:rsidR="0092459D" w:rsidRPr="00542E1A">
        <w:t>innoexpert</w:t>
      </w:r>
      <w:r w:rsidR="0092459D">
        <w:t>.rulesclient.RuleInterface</w:t>
      </w:r>
      <w:ins w:id="1420" w:author="IRK" w:date="2020-03-12T17:18:00Z">
        <w:r w:rsidR="00AB6FFA">
          <w:fldChar w:fldCharType="end"/>
        </w:r>
        <w:r w:rsidR="00AB6FFA">
          <w:rPr>
            <w:rFonts w:hint="eastAsia"/>
          </w:rPr>
          <w:t>」</w:t>
        </w:r>
      </w:ins>
      <w:r w:rsidRPr="002F09B6">
        <w:t>で、ルールアプリケーションはルール</w:t>
      </w:r>
      <w:r w:rsidR="00D51BCC">
        <w:rPr>
          <w:rFonts w:hint="eastAsia"/>
        </w:rPr>
        <w:t>エンジン</w:t>
      </w:r>
      <w:r w:rsidRPr="002F09B6">
        <w:t>が使用するプロトコル、つまりルール</w:t>
      </w:r>
      <w:r w:rsidR="00D51BCC">
        <w:rPr>
          <w:rFonts w:hint="eastAsia"/>
        </w:rPr>
        <w:t>エンジン</w:t>
      </w:r>
      <w:r w:rsidRPr="002F09B6">
        <w:t>の構成方式とは関係なく</w:t>
      </w:r>
      <w:r w:rsidRPr="002F09B6">
        <w:rPr>
          <w:rFonts w:hint="eastAsia"/>
        </w:rPr>
        <w:t>同様に</w:t>
      </w:r>
      <w:r w:rsidRPr="002F09B6">
        <w:t>作成できると述べた。しかし、入出力値の引き渡し方式によってルール</w:t>
      </w:r>
      <w:r w:rsidR="00D51BCC">
        <w:rPr>
          <w:rFonts w:hint="eastAsia"/>
        </w:rPr>
        <w:t>エンジン</w:t>
      </w:r>
      <w:r w:rsidRPr="002F09B6">
        <w:t>の構成方式別に性能への影響が</w:t>
      </w:r>
      <w:r w:rsidRPr="002F09B6">
        <w:rPr>
          <w:rFonts w:hint="eastAsia"/>
        </w:rPr>
        <w:t>想定される</w:t>
      </w:r>
      <w:r w:rsidRPr="002F09B6">
        <w:t>。</w:t>
      </w:r>
      <w:r w:rsidRPr="002F09B6">
        <w:t>I/O</w:t>
      </w:r>
      <w:r w:rsidRPr="002F09B6">
        <w:t>アダプタ方式では、ルールサービスの呼び出しを要求する時を除い</w:t>
      </w:r>
      <w:r w:rsidRPr="002F09B6">
        <w:rPr>
          <w:rFonts w:hint="eastAsia"/>
        </w:rPr>
        <w:t>た場合</w:t>
      </w:r>
      <w:r w:rsidR="00F809A5" w:rsidRPr="00AB2487">
        <w:rPr>
          <w:rFonts w:ascii="ＭＳ Ｐゴシック" w:hAnsi="ＭＳ Ｐゴシック" w:hint="eastAsia"/>
        </w:rPr>
        <w:t>も</w:t>
      </w:r>
      <w:r w:rsidRPr="00AB2487">
        <w:rPr>
          <w:rFonts w:ascii="ＭＳ Ｐゴシック" w:hAnsi="ＭＳ Ｐゴシック" w:hint="eastAsia"/>
        </w:rPr>
        <w:t>、</w:t>
      </w:r>
      <w:r w:rsidRPr="002F09B6">
        <w:t>ルール</w:t>
      </w:r>
      <w:r w:rsidR="00D51BCC">
        <w:rPr>
          <w:rFonts w:hint="eastAsia"/>
        </w:rPr>
        <w:t>エンジン</w:t>
      </w:r>
      <w:r w:rsidRPr="002F09B6">
        <w:t>が項目値を</w:t>
      </w:r>
      <w:r w:rsidR="00F809A5" w:rsidRPr="00AB2487">
        <w:rPr>
          <w:rFonts w:ascii="ＭＳ Ｐゴシック" w:hAnsi="ＭＳ Ｐゴシック" w:hint="eastAsia"/>
        </w:rPr>
        <w:t>問い合わせ</w:t>
      </w:r>
      <w:r w:rsidRPr="00AB2487">
        <w:rPr>
          <w:rFonts w:ascii="ＭＳ Ｐゴシック" w:hAnsi="ＭＳ Ｐゴシック" w:hint="eastAsia"/>
        </w:rPr>
        <w:t>す</w:t>
      </w:r>
      <w:r w:rsidRPr="002F09B6">
        <w:t>るたびに、また</w:t>
      </w:r>
      <w:r w:rsidRPr="002F09B6">
        <w:rPr>
          <w:rFonts w:hint="eastAsia"/>
        </w:rPr>
        <w:t>は</w:t>
      </w:r>
      <w:r w:rsidRPr="002F09B6">
        <w:t>ルール実行結果カラムを設定するたびにルール</w:t>
      </w:r>
      <w:r w:rsidR="00D51BCC">
        <w:rPr>
          <w:rFonts w:hint="eastAsia"/>
        </w:rPr>
        <w:t>エンジン</w:t>
      </w:r>
      <w:r w:rsidRPr="002F09B6">
        <w:t>とアプリケーションがデータをやり取りする。ローカルルール</w:t>
      </w:r>
      <w:r w:rsidR="00D51BCC">
        <w:rPr>
          <w:rFonts w:hint="eastAsia"/>
        </w:rPr>
        <w:t>エンジン</w:t>
      </w:r>
      <w:r w:rsidRPr="002F09B6">
        <w:t>構成ではデータをやり取りするために</w:t>
      </w:r>
      <w:r w:rsidRPr="002F09B6">
        <w:t>Java</w:t>
      </w:r>
      <w:r w:rsidRPr="002F09B6">
        <w:t>メソッドの呼び出しが発生するが、</w:t>
      </w:r>
      <w:r w:rsidRPr="002F09B6">
        <w:t>TCP/IP</w:t>
      </w:r>
      <w:r w:rsidRPr="002F09B6">
        <w:t>リモートルール</w:t>
      </w:r>
      <w:r w:rsidR="00D51BCC">
        <w:rPr>
          <w:rFonts w:hint="eastAsia"/>
        </w:rPr>
        <w:t>エンジン</w:t>
      </w:r>
      <w:r w:rsidRPr="002F09B6">
        <w:t>構成ではネットワーク上でデータを送受信するため、前者の構成</w:t>
      </w:r>
      <w:r w:rsidR="00F809A5" w:rsidRPr="00AB2487">
        <w:rPr>
          <w:rFonts w:ascii="ＭＳ Ｐゴシック" w:hAnsi="ＭＳ Ｐゴシック" w:hint="eastAsia"/>
        </w:rPr>
        <w:t>と</w:t>
      </w:r>
      <w:r w:rsidRPr="00AB2487">
        <w:rPr>
          <w:rFonts w:ascii="ＭＳ Ｐゴシック" w:hAnsi="ＭＳ Ｐゴシック" w:hint="eastAsia"/>
        </w:rPr>
        <w:t>比</w:t>
      </w:r>
      <w:r w:rsidRPr="002F09B6">
        <w:rPr>
          <w:rFonts w:hint="eastAsia"/>
        </w:rPr>
        <w:t>較して</w:t>
      </w:r>
      <w:r w:rsidRPr="002F09B6">
        <w:t>性能が低下してしまう。ルールを実行する時により多くの項目を参照するほど、ルールの</w:t>
      </w:r>
      <w:r w:rsidR="00594315">
        <w:t>カラム数</w:t>
      </w:r>
      <w:r w:rsidRPr="002F09B6">
        <w:t>が多いほどデータをやり取りする回数が増え、データをやり取りする回数が多いほど性能の低下が大きくなる傾向がある。</w:t>
      </w:r>
      <w:r w:rsidR="00F809A5" w:rsidRPr="00AB2487">
        <w:rPr>
          <w:rFonts w:ascii="ＭＳ Ｐゴシック" w:hAnsi="ＭＳ Ｐゴシック" w:hint="eastAsia"/>
        </w:rPr>
        <w:t>しかし、</w:t>
      </w:r>
      <w:r w:rsidRPr="00AB2487">
        <w:rPr>
          <w:rFonts w:ascii="ＭＳ Ｐゴシック" w:hAnsi="ＭＳ Ｐゴシック"/>
        </w:rPr>
        <w:t>I</w:t>
      </w:r>
      <w:r w:rsidRPr="002F09B6">
        <w:t>/O</w:t>
      </w:r>
      <w:r w:rsidRPr="002F09B6">
        <w:t>オブジェクト方式</w:t>
      </w:r>
      <w:r w:rsidRPr="002F09B6">
        <w:rPr>
          <w:rFonts w:hint="eastAsia"/>
        </w:rPr>
        <w:t>で</w:t>
      </w:r>
      <w:r w:rsidRPr="002F09B6">
        <w:t>はルールを呼び出す時にすべての項目値が引き渡され、</w:t>
      </w:r>
      <w:r w:rsidR="00594315">
        <w:t>カラム数</w:t>
      </w:r>
      <w:r w:rsidRPr="002F09B6">
        <w:t>に関係なく</w:t>
      </w:r>
      <w:r w:rsidR="001A197C">
        <w:rPr>
          <w:rFonts w:hint="eastAsia"/>
        </w:rPr>
        <w:t>一回</w:t>
      </w:r>
      <w:r w:rsidRPr="002F09B6">
        <w:t>のデータ交換でルールの結果が引き渡されるため、ルール</w:t>
      </w:r>
      <w:r w:rsidR="00D51BCC">
        <w:rPr>
          <w:rFonts w:hint="eastAsia"/>
        </w:rPr>
        <w:t>エンジン</w:t>
      </w:r>
      <w:r w:rsidRPr="002F09B6">
        <w:t>構成方式と性能の相関関係が</w:t>
      </w:r>
      <w:r w:rsidRPr="002F09B6">
        <w:rPr>
          <w:rFonts w:hint="eastAsia"/>
        </w:rPr>
        <w:t>小さい</w:t>
      </w:r>
      <w:r w:rsidRPr="002F09B6">
        <w:t>。</w:t>
      </w:r>
    </w:p>
    <w:p w14:paraId="4250C41C" w14:textId="77777777" w:rsidR="001140F8" w:rsidRPr="002F09B6" w:rsidRDefault="001140F8" w:rsidP="00F93119"/>
    <w:p w14:paraId="2F804063" w14:textId="77777777" w:rsidR="001140F8" w:rsidRPr="002F09B6" w:rsidRDefault="001140F8" w:rsidP="00F93119">
      <w:r w:rsidRPr="002F09B6">
        <w:t>ここでは、ルールアプリケーションの開発</w:t>
      </w:r>
      <w:r w:rsidRPr="002F09B6">
        <w:rPr>
          <w:rFonts w:hint="eastAsia"/>
        </w:rPr>
        <w:t>および</w:t>
      </w:r>
      <w:r w:rsidRPr="002F09B6">
        <w:t>構成において参考にできるように、サンプルシステムでルール</w:t>
      </w:r>
      <w:r w:rsidR="00D51BCC">
        <w:rPr>
          <w:rFonts w:hint="eastAsia"/>
        </w:rPr>
        <w:t>エンジン</w:t>
      </w:r>
      <w:r w:rsidRPr="002F09B6">
        <w:t>の構成方式や入出力値の引き渡し方式による比較資料を提示</w:t>
      </w:r>
      <w:r w:rsidRPr="002F09B6">
        <w:rPr>
          <w:rFonts w:hint="eastAsia"/>
        </w:rPr>
        <w:t>する</w:t>
      </w:r>
      <w:r w:rsidRPr="002F09B6">
        <w:t>。</w:t>
      </w:r>
    </w:p>
    <w:p w14:paraId="6632E41D" w14:textId="77777777" w:rsidR="001140F8" w:rsidRDefault="001140F8" w:rsidP="00F93119"/>
    <w:p w14:paraId="496617AF" w14:textId="77777777" w:rsidR="001140F8" w:rsidRDefault="001140F8" w:rsidP="00F93119">
      <w:pPr>
        <w:pStyle w:val="42"/>
      </w:pPr>
      <w:r w:rsidRPr="002F09B6">
        <w:lastRenderedPageBreak/>
        <w:t>システム</w:t>
      </w:r>
      <w:r>
        <w:t>構成</w:t>
      </w:r>
    </w:p>
    <w:p w14:paraId="6CA764AC" w14:textId="4A3B055D" w:rsidR="002F09B6" w:rsidRDefault="00BC3441">
      <w:pPr>
        <w:pStyle w:val="af9"/>
        <w:ind w:left="380" w:hanging="380"/>
      </w:pPr>
      <w:r>
        <w:object w:dxaOrig="5640" w:dyaOrig="3054" w14:anchorId="5E3E01A0">
          <v:shape id="_x0000_i1029" type="#_x0000_t75" style="width:283.5pt;height:158.2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29" DrawAspect="Content" ObjectID="_1652686998" r:id="rId23"/>
        </w:object>
      </w:r>
    </w:p>
    <w:p w14:paraId="6CCDFAFD" w14:textId="693E6FDA" w:rsidR="001140F8" w:rsidRPr="002F09B6" w:rsidRDefault="002F09B6" w:rsidP="00F93119">
      <w:pPr>
        <w:pStyle w:val="af5"/>
        <w:rPr>
          <w:rFonts w:eastAsia="Malgun Gothic"/>
        </w:rPr>
      </w:pPr>
      <w:bookmarkStart w:id="1421" w:name="_Toc40799202"/>
      <w:r>
        <w:t>[</w:t>
      </w:r>
      <w:del w:id="1422" w:author="IRK" w:date="2020-03-12T14:59:00Z">
        <w:r w:rsidDel="00741612">
          <w:delText>図</w:delText>
        </w:r>
        <w:r w:rsidDel="00741612">
          <w:delText xml:space="preserve"> </w:delText>
        </w:r>
        <w:r w:rsidR="00E65728" w:rsidDel="00741612">
          <w:fldChar w:fldCharType="begin"/>
        </w:r>
        <w:r w:rsidR="000D23BF" w:rsidDel="00741612">
          <w:delInstrText xml:space="preserve"> SEQ [</w:delInstrText>
        </w:r>
        <w:r w:rsidR="000D23BF" w:rsidDel="00741612">
          <w:delInstrText>図</w:delInstrText>
        </w:r>
        <w:r w:rsidR="000D23BF" w:rsidDel="00741612">
          <w:delInstrText xml:space="preserve"> \* ARABIC </w:delInstrText>
        </w:r>
        <w:r w:rsidR="00E65728" w:rsidDel="00741612">
          <w:fldChar w:fldCharType="separate"/>
        </w:r>
        <w:r w:rsidR="004E7A9C" w:rsidDel="00741612">
          <w:rPr>
            <w:noProof/>
          </w:rPr>
          <w:delText>5</w:delText>
        </w:r>
        <w:r w:rsidR="00E65728" w:rsidDel="00741612">
          <w:rPr>
            <w:noProof/>
          </w:rPr>
          <w:fldChar w:fldCharType="end"/>
        </w:r>
        <w:r w:rsidR="00872032" w:rsidDel="00741612">
          <w:rPr>
            <w:rFonts w:hint="eastAsia"/>
          </w:rPr>
          <w:delText xml:space="preserve">　</w:delText>
        </w:r>
      </w:del>
      <w:ins w:id="1423" w:author="IRK" w:date="2020-03-12T14:59:00Z">
        <w:r w:rsidR="00741612">
          <w:rPr>
            <w:rFonts w:hint="eastAsia"/>
          </w:rPr>
          <w:t>図</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図</w:instrText>
        </w:r>
        <w:r w:rsidR="00741612">
          <w:rPr>
            <w:rFonts w:hint="eastAsia"/>
          </w:rPr>
          <w:instrText xml:space="preserve"> \* ARABIC</w:instrText>
        </w:r>
        <w:r w:rsidR="00741612">
          <w:instrText xml:space="preserve"> </w:instrText>
        </w:r>
      </w:ins>
      <w:r w:rsidR="00741612">
        <w:fldChar w:fldCharType="separate"/>
      </w:r>
      <w:r w:rsidR="0092459D">
        <w:rPr>
          <w:noProof/>
        </w:rPr>
        <w:t>5</w:t>
      </w:r>
      <w:ins w:id="1424" w:author="IRK" w:date="2020-03-12T14:59:00Z">
        <w:r w:rsidR="00741612">
          <w:fldChar w:fldCharType="end"/>
        </w:r>
        <w:r w:rsidR="00741612">
          <w:rPr>
            <w:rFonts w:hint="eastAsia"/>
          </w:rPr>
          <w:t xml:space="preserve"> </w:t>
        </w:r>
      </w:ins>
      <w:r>
        <w:rPr>
          <w:noProof/>
        </w:rPr>
        <w:t>I/O</w:t>
      </w:r>
      <w:r>
        <w:rPr>
          <w:noProof/>
        </w:rPr>
        <w:t>オブジェクト方式と</w:t>
      </w:r>
      <w:r>
        <w:rPr>
          <w:noProof/>
        </w:rPr>
        <w:t>I/O</w:t>
      </w:r>
      <w:r>
        <w:rPr>
          <w:noProof/>
        </w:rPr>
        <w:t>アダプタ方式の比較システム</w:t>
      </w:r>
      <w:r>
        <w:rPr>
          <w:rFonts w:eastAsia="Malgun Gothic" w:hint="eastAsia"/>
          <w:noProof/>
        </w:rPr>
        <w:t>]</w:t>
      </w:r>
      <w:bookmarkEnd w:id="1421"/>
    </w:p>
    <w:p w14:paraId="3522BA51" w14:textId="77777777" w:rsidR="001140F8" w:rsidRDefault="001140F8" w:rsidP="00F93119"/>
    <w:p w14:paraId="10527964" w14:textId="2B1C859E" w:rsidR="001140F8" w:rsidRDefault="001140F8" w:rsidP="00F93119">
      <w:r>
        <w:t>ルール</w:t>
      </w:r>
      <w:r w:rsidR="00D51BCC">
        <w:rPr>
          <w:rFonts w:hint="eastAsia"/>
        </w:rPr>
        <w:t>エンジン</w:t>
      </w:r>
      <w:r>
        <w:t>は、ローカルルールサービス以外にも</w:t>
      </w:r>
      <w:r>
        <w:t>TCP</w:t>
      </w:r>
      <w:r>
        <w:t>コネクタサーバを利用してリモートルールサービスを提供するように構成されている。リモートルールアプリケーションは</w:t>
      </w:r>
      <w:r>
        <w:t>TCP</w:t>
      </w:r>
      <w:r>
        <w:t>コネクタサーバを利用してリモートルールを呼び出すように</w:t>
      </w:r>
      <w:r>
        <w:rPr>
          <w:rFonts w:hint="eastAsia"/>
        </w:rPr>
        <w:t>定義</w:t>
      </w:r>
      <w:r>
        <w:t>し、ローカルルールアプリケーションはルール</w:t>
      </w:r>
      <w:r w:rsidR="00D51BCC">
        <w:rPr>
          <w:rFonts w:hint="eastAsia"/>
        </w:rPr>
        <w:t>エンジン</w:t>
      </w:r>
      <w:r>
        <w:t>と</w:t>
      </w:r>
      <w:r>
        <w:rPr>
          <w:rFonts w:hint="eastAsia"/>
        </w:rPr>
        <w:t>同一</w:t>
      </w:r>
      <w:r w:rsidR="00F809A5" w:rsidRPr="00AB2487">
        <w:rPr>
          <w:rFonts w:ascii="ＭＳ Ｐゴシック" w:hAnsi="ＭＳ Ｐゴシック" w:hint="eastAsia"/>
        </w:rPr>
        <w:t>の</w:t>
      </w:r>
      <w:r w:rsidRPr="00AB2487">
        <w:rPr>
          <w:rFonts w:ascii="ＭＳ Ｐゴシック" w:hAnsi="ＭＳ Ｐゴシック"/>
        </w:rPr>
        <w:t>V</w:t>
      </w:r>
      <w:r>
        <w:t>M</w:t>
      </w:r>
      <w:r>
        <w:t>で</w:t>
      </w:r>
      <w:r>
        <w:t>Java</w:t>
      </w:r>
      <w:r>
        <w:t>メソッドを利用してローカルルールを呼び出すよう</w:t>
      </w:r>
      <w:r>
        <w:rPr>
          <w:rFonts w:hint="eastAsia"/>
        </w:rPr>
        <w:t>に定義した</w:t>
      </w:r>
      <w:r>
        <w:t>。システムの仕様は</w:t>
      </w:r>
      <w:del w:id="1425" w:author="IRK" w:date="2020-03-12T14:43:00Z">
        <w:r w:rsidR="003242EA" w:rsidDel="00985441">
          <w:rPr>
            <w:rFonts w:hint="eastAsia"/>
          </w:rPr>
          <w:delText>表</w:delText>
        </w:r>
        <w:r w:rsidR="003242EA" w:rsidDel="00985441">
          <w:rPr>
            <w:rFonts w:hint="eastAsia"/>
          </w:rPr>
          <w:delText>27</w:delText>
        </w:r>
      </w:del>
      <w:ins w:id="1426" w:author="IRK" w:date="2020-03-12T14:43:00Z">
        <w:r w:rsidR="00985441">
          <w:rPr>
            <w:rFonts w:hint="eastAsia"/>
          </w:rPr>
          <w:t>次の表</w:t>
        </w:r>
      </w:ins>
      <w:r w:rsidR="003242EA">
        <w:rPr>
          <w:rFonts w:hint="eastAsia"/>
        </w:rPr>
        <w:t>の</w:t>
      </w:r>
      <w:del w:id="1427" w:author="IRK" w:date="2020-03-12T14:42:00Z">
        <w:r w:rsidDel="00985441">
          <w:delText>通り</w:delText>
        </w:r>
      </w:del>
      <w:ins w:id="1428" w:author="IRK" w:date="2020-03-12T14:42:00Z">
        <w:r w:rsidR="00985441">
          <w:rPr>
            <w:rFonts w:hint="eastAsia"/>
          </w:rPr>
          <w:t>とおり</w:t>
        </w:r>
      </w:ins>
      <w:r>
        <w:t>である。</w:t>
      </w:r>
    </w:p>
    <w:p w14:paraId="4F8CC3B0" w14:textId="7CE55018" w:rsidR="00E920B4" w:rsidRDefault="00E920B4">
      <w:pPr>
        <w:autoSpaceDE/>
        <w:autoSpaceDN/>
        <w:jc w:val="left"/>
      </w:pPr>
      <w:r>
        <w:br w:type="page"/>
      </w:r>
    </w:p>
    <w:p w14:paraId="043EAED8" w14:textId="77777777" w:rsidR="003242EA" w:rsidRDefault="003242EA" w:rsidP="00F93119"/>
    <w:p w14:paraId="300B7C66" w14:textId="54C2BCF0" w:rsidR="003242EA" w:rsidRPr="00246C7D" w:rsidRDefault="003242EA" w:rsidP="00F93119">
      <w:pPr>
        <w:pStyle w:val="af5"/>
        <w:rPr>
          <w:rFonts w:eastAsia="Malgun Gothic"/>
        </w:rPr>
      </w:pPr>
      <w:bookmarkStart w:id="1429" w:name="_Toc40799250"/>
      <w:r>
        <w:t>[</w:t>
      </w:r>
      <w:del w:id="1430" w:author="IRK" w:date="2020-03-12T14:59:00Z">
        <w:r w:rsidDel="00741612">
          <w:delText>表</w:delText>
        </w:r>
        <w:r w:rsidDel="00741612">
          <w:delText xml:space="preserve"> </w:delText>
        </w:r>
        <w:r w:rsidDel="00741612">
          <w:fldChar w:fldCharType="begin"/>
        </w:r>
        <w:r w:rsidDel="00741612">
          <w:delInstrText xml:space="preserve"> SEQ [</w:delInstrText>
        </w:r>
        <w:r w:rsidDel="00741612">
          <w:delInstrText>表</w:delInstrText>
        </w:r>
        <w:r w:rsidDel="00741612">
          <w:delInstrText xml:space="preserve"> \* ARABIC </w:delInstrText>
        </w:r>
        <w:r w:rsidDel="00741612">
          <w:fldChar w:fldCharType="separate"/>
        </w:r>
        <w:r w:rsidDel="00741612">
          <w:rPr>
            <w:noProof/>
          </w:rPr>
          <w:delText>26</w:delText>
        </w:r>
        <w:r w:rsidDel="00741612">
          <w:rPr>
            <w:noProof/>
          </w:rPr>
          <w:fldChar w:fldCharType="end"/>
        </w:r>
      </w:del>
      <w:ins w:id="1431" w:author="IRK" w:date="2020-03-12T14:5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27</w:t>
      </w:r>
      <w:ins w:id="1432" w:author="IRK" w:date="2020-03-12T14:59:00Z">
        <w:r w:rsidR="00741612">
          <w:fldChar w:fldCharType="end"/>
        </w:r>
      </w:ins>
      <w:r>
        <w:t xml:space="preserve"> </w:t>
      </w:r>
      <w:r>
        <w:rPr>
          <w:rFonts w:hint="eastAsia"/>
          <w:noProof/>
        </w:rPr>
        <w:t>テストシステム構成</w:t>
      </w:r>
      <w:r>
        <w:rPr>
          <w:rFonts w:eastAsia="Malgun Gothic" w:hint="eastAsia"/>
          <w:noProof/>
        </w:rPr>
        <w:t>]</w:t>
      </w:r>
      <w:bookmarkEnd w:id="1429"/>
    </w:p>
    <w:tbl>
      <w:tblPr>
        <w:tblStyle w:val="af4"/>
        <w:tblW w:w="0" w:type="auto"/>
        <w:jc w:val="center"/>
        <w:tblLook w:val="04A0" w:firstRow="1" w:lastRow="0" w:firstColumn="1" w:lastColumn="0" w:noHBand="0" w:noVBand="1"/>
        <w:tblPrChange w:id="1433" w:author="IRK" w:date="2020-04-20T22:25:00Z">
          <w:tblPr>
            <w:tblStyle w:val="af4"/>
            <w:tblW w:w="0" w:type="auto"/>
            <w:tblLook w:val="04A0" w:firstRow="1" w:lastRow="0" w:firstColumn="1" w:lastColumn="0" w:noHBand="0" w:noVBand="1"/>
          </w:tblPr>
        </w:tblPrChange>
      </w:tblPr>
      <w:tblGrid>
        <w:gridCol w:w="759"/>
        <w:gridCol w:w="3047"/>
        <w:gridCol w:w="2344"/>
        <w:tblGridChange w:id="1434">
          <w:tblGrid>
            <w:gridCol w:w="3241"/>
            <w:gridCol w:w="3241"/>
            <w:gridCol w:w="3242"/>
          </w:tblGrid>
        </w:tblGridChange>
      </w:tblGrid>
      <w:tr w:rsidR="003242EA" w:rsidRPr="003242EA" w14:paraId="5793D081" w14:textId="77777777" w:rsidTr="00F9280B">
        <w:trPr>
          <w:cantSplit/>
          <w:tblHeader/>
          <w:jc w:val="center"/>
        </w:trPr>
        <w:tc>
          <w:tcPr>
            <w:tcW w:w="759" w:type="dxa"/>
            <w:tcBorders>
              <w:top w:val="single" w:sz="4" w:space="0" w:color="auto"/>
              <w:left w:val="single" w:sz="4" w:space="0" w:color="auto"/>
              <w:bottom w:val="single" w:sz="4" w:space="0" w:color="auto"/>
              <w:right w:val="single" w:sz="4" w:space="0" w:color="auto"/>
            </w:tcBorders>
            <w:shd w:val="clear" w:color="auto" w:fill="EEECE1"/>
            <w:tcPrChange w:id="1435" w:author="IRK" w:date="2020-04-20T22:25: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3B02FCB" w14:textId="77777777" w:rsidR="003242EA" w:rsidRPr="00246C7D" w:rsidRDefault="003242EA">
            <w:pPr>
              <w:pStyle w:val="afffffa"/>
              <w:pPrChange w:id="1436" w:author="IRK" w:date="2020-04-08T14:37:00Z">
                <w:pPr/>
              </w:pPrChange>
            </w:pPr>
          </w:p>
        </w:tc>
        <w:tc>
          <w:tcPr>
            <w:tcW w:w="3047" w:type="dxa"/>
            <w:tcBorders>
              <w:top w:val="single" w:sz="4" w:space="0" w:color="auto"/>
              <w:left w:val="single" w:sz="4" w:space="0" w:color="auto"/>
              <w:bottom w:val="single" w:sz="4" w:space="0" w:color="auto"/>
              <w:right w:val="single" w:sz="4" w:space="0" w:color="auto"/>
            </w:tcBorders>
            <w:shd w:val="clear" w:color="auto" w:fill="EEECE1"/>
            <w:hideMark/>
            <w:tcPrChange w:id="1437" w:author="IRK" w:date="2020-04-20T22:25: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5926574F" w14:textId="48970650" w:rsidR="003242EA" w:rsidRPr="00246C7D" w:rsidRDefault="003242EA">
            <w:pPr>
              <w:pStyle w:val="afffffa"/>
              <w:pPrChange w:id="1438" w:author="IRK" w:date="2020-04-08T14:37:00Z">
                <w:pPr/>
              </w:pPrChange>
            </w:pPr>
            <w:r w:rsidRPr="00246C7D">
              <w:rPr>
                <w:rFonts w:asciiTheme="majorHAnsi" w:hAnsiTheme="majorHAnsi" w:cstheme="majorHAnsi"/>
              </w:rPr>
              <w:t>I/O</w:t>
            </w:r>
            <w:r w:rsidRPr="00246C7D">
              <w:rPr>
                <w:rFonts w:hint="eastAsia"/>
              </w:rPr>
              <w:t>オブジェクト方式システム</w:t>
            </w:r>
          </w:p>
        </w:tc>
        <w:tc>
          <w:tcPr>
            <w:tcW w:w="2344" w:type="dxa"/>
            <w:tcBorders>
              <w:top w:val="single" w:sz="4" w:space="0" w:color="auto"/>
              <w:left w:val="single" w:sz="4" w:space="0" w:color="auto"/>
              <w:bottom w:val="single" w:sz="4" w:space="0" w:color="auto"/>
              <w:right w:val="single" w:sz="4" w:space="0" w:color="auto"/>
            </w:tcBorders>
            <w:shd w:val="clear" w:color="auto" w:fill="EEECE1"/>
            <w:hideMark/>
            <w:tcPrChange w:id="1439" w:author="IRK" w:date="2020-04-20T22:25:00Z">
              <w:tcPr>
                <w:tcW w:w="324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2EF0665D" w14:textId="64DA0B7E" w:rsidR="003242EA" w:rsidRPr="00246C7D" w:rsidRDefault="003242EA">
            <w:pPr>
              <w:pStyle w:val="afffffa"/>
              <w:pPrChange w:id="1440" w:author="IRK" w:date="2020-04-08T14:37:00Z">
                <w:pPr/>
              </w:pPrChange>
            </w:pPr>
            <w:r w:rsidRPr="00246C7D">
              <w:rPr>
                <w:rFonts w:asciiTheme="majorHAnsi" w:hAnsiTheme="majorHAnsi" w:cstheme="majorHAnsi"/>
              </w:rPr>
              <w:t>I/O</w:t>
            </w:r>
            <w:r w:rsidRPr="00246C7D">
              <w:rPr>
                <w:rFonts w:hint="eastAsia"/>
              </w:rPr>
              <w:t>アダプタ方式システム</w:t>
            </w:r>
          </w:p>
        </w:tc>
      </w:tr>
      <w:tr w:rsidR="003242EA" w:rsidRPr="003242EA" w14:paraId="6A18CC44" w14:textId="77777777" w:rsidTr="00F9280B">
        <w:trPr>
          <w:cantSplit/>
          <w:tblHeader/>
          <w:jc w:val="center"/>
        </w:trPr>
        <w:tc>
          <w:tcPr>
            <w:tcW w:w="759" w:type="dxa"/>
            <w:tcBorders>
              <w:top w:val="single" w:sz="4" w:space="0" w:color="auto"/>
              <w:left w:val="single" w:sz="4" w:space="0" w:color="auto"/>
              <w:bottom w:val="single" w:sz="4" w:space="0" w:color="auto"/>
              <w:right w:val="single" w:sz="4" w:space="0" w:color="auto"/>
            </w:tcBorders>
            <w:shd w:val="clear" w:color="auto" w:fill="auto"/>
            <w:hideMark/>
            <w:tcPrChange w:id="1441" w:author="IRK" w:date="2020-04-14T15:38: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5CB2D315" w14:textId="77777777" w:rsidR="003242EA" w:rsidRPr="00246C7D" w:rsidRDefault="003242EA">
            <w:pPr>
              <w:pStyle w:val="1b"/>
              <w:pPrChange w:id="1442" w:author="IRK" w:date="2020-04-14T13:46:00Z">
                <w:pPr/>
              </w:pPrChange>
            </w:pPr>
            <w:r w:rsidRPr="00246C7D">
              <w:t>CPU</w:t>
            </w:r>
          </w:p>
        </w:tc>
        <w:tc>
          <w:tcPr>
            <w:tcW w:w="3047" w:type="dxa"/>
            <w:tcBorders>
              <w:top w:val="single" w:sz="4" w:space="0" w:color="auto"/>
              <w:left w:val="single" w:sz="4" w:space="0" w:color="auto"/>
              <w:bottom w:val="single" w:sz="4" w:space="0" w:color="auto"/>
              <w:right w:val="single" w:sz="4" w:space="0" w:color="auto"/>
            </w:tcBorders>
            <w:hideMark/>
            <w:tcPrChange w:id="1443" w:author="IRK" w:date="2020-04-14T15:38:00Z">
              <w:tcPr>
                <w:tcW w:w="3241" w:type="dxa"/>
                <w:tcBorders>
                  <w:top w:val="single" w:sz="4" w:space="0" w:color="auto"/>
                  <w:left w:val="single" w:sz="4" w:space="0" w:color="auto"/>
                  <w:bottom w:val="single" w:sz="4" w:space="0" w:color="auto"/>
                  <w:right w:val="single" w:sz="4" w:space="0" w:color="auto"/>
                </w:tcBorders>
                <w:hideMark/>
              </w:tcPr>
            </w:tcPrChange>
          </w:tcPr>
          <w:p w14:paraId="5358ADE3" w14:textId="77777777" w:rsidR="003242EA" w:rsidRPr="00246C7D" w:rsidRDefault="003242EA">
            <w:pPr>
              <w:pStyle w:val="1b"/>
              <w:pPrChange w:id="1444" w:author="IRK" w:date="2020-04-14T13:46:00Z">
                <w:pPr/>
              </w:pPrChange>
            </w:pPr>
            <w:r w:rsidRPr="00246C7D">
              <w:t>AMD Phenom 9550 Quad-Core</w:t>
            </w:r>
          </w:p>
        </w:tc>
        <w:tc>
          <w:tcPr>
            <w:tcW w:w="2344" w:type="dxa"/>
            <w:tcBorders>
              <w:top w:val="single" w:sz="4" w:space="0" w:color="auto"/>
              <w:left w:val="single" w:sz="4" w:space="0" w:color="auto"/>
              <w:bottom w:val="single" w:sz="4" w:space="0" w:color="auto"/>
              <w:right w:val="single" w:sz="4" w:space="0" w:color="auto"/>
            </w:tcBorders>
            <w:hideMark/>
            <w:tcPrChange w:id="1445" w:author="IRK" w:date="2020-04-14T15:38:00Z">
              <w:tcPr>
                <w:tcW w:w="3242" w:type="dxa"/>
                <w:tcBorders>
                  <w:top w:val="single" w:sz="4" w:space="0" w:color="auto"/>
                  <w:left w:val="single" w:sz="4" w:space="0" w:color="auto"/>
                  <w:bottom w:val="single" w:sz="4" w:space="0" w:color="auto"/>
                  <w:right w:val="single" w:sz="4" w:space="0" w:color="auto"/>
                </w:tcBorders>
                <w:hideMark/>
              </w:tcPr>
            </w:tcPrChange>
          </w:tcPr>
          <w:p w14:paraId="0C13AE77" w14:textId="77777777" w:rsidR="003242EA" w:rsidRPr="00246C7D" w:rsidRDefault="003242EA">
            <w:pPr>
              <w:pStyle w:val="1b"/>
              <w:pPrChange w:id="1446" w:author="IRK" w:date="2020-04-14T13:46:00Z">
                <w:pPr/>
              </w:pPrChange>
            </w:pPr>
            <w:r w:rsidRPr="00246C7D">
              <w:t>Intel T8300</w:t>
            </w:r>
          </w:p>
        </w:tc>
      </w:tr>
      <w:tr w:rsidR="003242EA" w:rsidRPr="003242EA" w14:paraId="0C1B1942" w14:textId="77777777" w:rsidTr="00F9280B">
        <w:trPr>
          <w:cantSplit/>
          <w:tblHeader/>
          <w:jc w:val="center"/>
        </w:trPr>
        <w:tc>
          <w:tcPr>
            <w:tcW w:w="759" w:type="dxa"/>
            <w:tcBorders>
              <w:top w:val="single" w:sz="4" w:space="0" w:color="auto"/>
              <w:left w:val="single" w:sz="4" w:space="0" w:color="auto"/>
              <w:bottom w:val="single" w:sz="4" w:space="0" w:color="auto"/>
              <w:right w:val="single" w:sz="4" w:space="0" w:color="auto"/>
            </w:tcBorders>
            <w:shd w:val="clear" w:color="auto" w:fill="auto"/>
            <w:hideMark/>
            <w:tcPrChange w:id="1447" w:author="IRK" w:date="2020-04-14T15:38: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54614004" w14:textId="77777777" w:rsidR="003242EA" w:rsidRPr="00246C7D" w:rsidRDefault="003242EA">
            <w:pPr>
              <w:pStyle w:val="1b"/>
              <w:pPrChange w:id="1448" w:author="IRK" w:date="2020-04-14T13:46:00Z">
                <w:pPr/>
              </w:pPrChange>
            </w:pPr>
            <w:r w:rsidRPr="00246C7D">
              <w:t>RAM</w:t>
            </w:r>
          </w:p>
        </w:tc>
        <w:tc>
          <w:tcPr>
            <w:tcW w:w="3047" w:type="dxa"/>
            <w:tcBorders>
              <w:top w:val="single" w:sz="4" w:space="0" w:color="auto"/>
              <w:left w:val="single" w:sz="4" w:space="0" w:color="auto"/>
              <w:bottom w:val="single" w:sz="4" w:space="0" w:color="auto"/>
              <w:right w:val="single" w:sz="4" w:space="0" w:color="auto"/>
            </w:tcBorders>
            <w:hideMark/>
            <w:tcPrChange w:id="1449" w:author="IRK" w:date="2020-04-14T15:38:00Z">
              <w:tcPr>
                <w:tcW w:w="3241" w:type="dxa"/>
                <w:tcBorders>
                  <w:top w:val="single" w:sz="4" w:space="0" w:color="auto"/>
                  <w:left w:val="single" w:sz="4" w:space="0" w:color="auto"/>
                  <w:bottom w:val="single" w:sz="4" w:space="0" w:color="auto"/>
                  <w:right w:val="single" w:sz="4" w:space="0" w:color="auto"/>
                </w:tcBorders>
                <w:hideMark/>
              </w:tcPr>
            </w:tcPrChange>
          </w:tcPr>
          <w:p w14:paraId="31E1C833" w14:textId="77777777" w:rsidR="003242EA" w:rsidRPr="00246C7D" w:rsidRDefault="003242EA">
            <w:pPr>
              <w:pStyle w:val="1b"/>
              <w:pPrChange w:id="1450" w:author="IRK" w:date="2020-04-14T13:46:00Z">
                <w:pPr/>
              </w:pPrChange>
            </w:pPr>
            <w:r w:rsidRPr="00246C7D">
              <w:t>4G</w:t>
            </w:r>
          </w:p>
        </w:tc>
        <w:tc>
          <w:tcPr>
            <w:tcW w:w="2344" w:type="dxa"/>
            <w:tcBorders>
              <w:top w:val="single" w:sz="4" w:space="0" w:color="auto"/>
              <w:left w:val="single" w:sz="4" w:space="0" w:color="auto"/>
              <w:bottom w:val="single" w:sz="4" w:space="0" w:color="auto"/>
              <w:right w:val="single" w:sz="4" w:space="0" w:color="auto"/>
            </w:tcBorders>
            <w:hideMark/>
            <w:tcPrChange w:id="1451" w:author="IRK" w:date="2020-04-14T15:38:00Z">
              <w:tcPr>
                <w:tcW w:w="3242" w:type="dxa"/>
                <w:tcBorders>
                  <w:top w:val="single" w:sz="4" w:space="0" w:color="auto"/>
                  <w:left w:val="single" w:sz="4" w:space="0" w:color="auto"/>
                  <w:bottom w:val="single" w:sz="4" w:space="0" w:color="auto"/>
                  <w:right w:val="single" w:sz="4" w:space="0" w:color="auto"/>
                </w:tcBorders>
                <w:hideMark/>
              </w:tcPr>
            </w:tcPrChange>
          </w:tcPr>
          <w:p w14:paraId="3DCA11D6" w14:textId="77777777" w:rsidR="003242EA" w:rsidRPr="00246C7D" w:rsidRDefault="003242EA">
            <w:pPr>
              <w:pStyle w:val="1b"/>
              <w:pPrChange w:id="1452" w:author="IRK" w:date="2020-04-14T13:46:00Z">
                <w:pPr/>
              </w:pPrChange>
            </w:pPr>
            <w:r w:rsidRPr="00246C7D">
              <w:t>4G</w:t>
            </w:r>
          </w:p>
        </w:tc>
      </w:tr>
      <w:tr w:rsidR="003242EA" w:rsidRPr="003242EA" w14:paraId="7A1EE5BC" w14:textId="77777777" w:rsidTr="00F9280B">
        <w:trPr>
          <w:cantSplit/>
          <w:tblHeader/>
          <w:jc w:val="center"/>
        </w:trPr>
        <w:tc>
          <w:tcPr>
            <w:tcW w:w="759" w:type="dxa"/>
            <w:tcBorders>
              <w:top w:val="single" w:sz="4" w:space="0" w:color="auto"/>
              <w:left w:val="single" w:sz="4" w:space="0" w:color="auto"/>
              <w:bottom w:val="single" w:sz="4" w:space="0" w:color="auto"/>
              <w:right w:val="single" w:sz="4" w:space="0" w:color="auto"/>
            </w:tcBorders>
            <w:shd w:val="clear" w:color="auto" w:fill="auto"/>
            <w:hideMark/>
            <w:tcPrChange w:id="1453" w:author="IRK" w:date="2020-04-14T15:38: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06A4BCA4" w14:textId="77777777" w:rsidR="003242EA" w:rsidRPr="00246C7D" w:rsidRDefault="003242EA">
            <w:pPr>
              <w:pStyle w:val="1b"/>
              <w:pPrChange w:id="1454" w:author="IRK" w:date="2020-04-14T13:46:00Z">
                <w:pPr/>
              </w:pPrChange>
            </w:pPr>
            <w:r w:rsidRPr="00246C7D">
              <w:t>OS</w:t>
            </w:r>
          </w:p>
        </w:tc>
        <w:tc>
          <w:tcPr>
            <w:tcW w:w="3047" w:type="dxa"/>
            <w:tcBorders>
              <w:top w:val="single" w:sz="4" w:space="0" w:color="auto"/>
              <w:left w:val="single" w:sz="4" w:space="0" w:color="auto"/>
              <w:bottom w:val="single" w:sz="4" w:space="0" w:color="auto"/>
              <w:right w:val="single" w:sz="4" w:space="0" w:color="auto"/>
            </w:tcBorders>
            <w:hideMark/>
            <w:tcPrChange w:id="1455" w:author="IRK" w:date="2020-04-14T15:38:00Z">
              <w:tcPr>
                <w:tcW w:w="3241" w:type="dxa"/>
                <w:tcBorders>
                  <w:top w:val="single" w:sz="4" w:space="0" w:color="auto"/>
                  <w:left w:val="single" w:sz="4" w:space="0" w:color="auto"/>
                  <w:bottom w:val="single" w:sz="4" w:space="0" w:color="auto"/>
                  <w:right w:val="single" w:sz="4" w:space="0" w:color="auto"/>
                </w:tcBorders>
                <w:hideMark/>
              </w:tcPr>
            </w:tcPrChange>
          </w:tcPr>
          <w:p w14:paraId="78E593E0" w14:textId="77777777" w:rsidR="003242EA" w:rsidRPr="00246C7D" w:rsidRDefault="003242EA">
            <w:pPr>
              <w:pStyle w:val="1b"/>
              <w:pPrChange w:id="1456" w:author="IRK" w:date="2020-04-14T13:46:00Z">
                <w:pPr/>
              </w:pPrChange>
            </w:pPr>
            <w:r w:rsidRPr="00246C7D">
              <w:t>Ubuntu 9.10</w:t>
            </w:r>
          </w:p>
        </w:tc>
        <w:tc>
          <w:tcPr>
            <w:tcW w:w="2344" w:type="dxa"/>
            <w:tcBorders>
              <w:top w:val="single" w:sz="4" w:space="0" w:color="auto"/>
              <w:left w:val="single" w:sz="4" w:space="0" w:color="auto"/>
              <w:bottom w:val="single" w:sz="4" w:space="0" w:color="auto"/>
              <w:right w:val="single" w:sz="4" w:space="0" w:color="auto"/>
            </w:tcBorders>
            <w:hideMark/>
            <w:tcPrChange w:id="1457" w:author="IRK" w:date="2020-04-14T15:38:00Z">
              <w:tcPr>
                <w:tcW w:w="3242" w:type="dxa"/>
                <w:tcBorders>
                  <w:top w:val="single" w:sz="4" w:space="0" w:color="auto"/>
                  <w:left w:val="single" w:sz="4" w:space="0" w:color="auto"/>
                  <w:bottom w:val="single" w:sz="4" w:space="0" w:color="auto"/>
                  <w:right w:val="single" w:sz="4" w:space="0" w:color="auto"/>
                </w:tcBorders>
                <w:hideMark/>
              </w:tcPr>
            </w:tcPrChange>
          </w:tcPr>
          <w:p w14:paraId="1A66F056" w14:textId="77777777" w:rsidR="003242EA" w:rsidRPr="00246C7D" w:rsidRDefault="003242EA">
            <w:pPr>
              <w:pStyle w:val="1b"/>
              <w:pPrChange w:id="1458" w:author="IRK" w:date="2020-04-14T13:46:00Z">
                <w:pPr/>
              </w:pPrChange>
            </w:pPr>
            <w:r w:rsidRPr="00246C7D">
              <w:t>MS Windows XP</w:t>
            </w:r>
          </w:p>
        </w:tc>
      </w:tr>
      <w:tr w:rsidR="003242EA" w:rsidRPr="003242EA" w14:paraId="6084DDAE" w14:textId="77777777" w:rsidTr="00F9280B">
        <w:trPr>
          <w:cantSplit/>
          <w:tblHeader/>
          <w:jc w:val="center"/>
        </w:trPr>
        <w:tc>
          <w:tcPr>
            <w:tcW w:w="759" w:type="dxa"/>
            <w:tcBorders>
              <w:top w:val="single" w:sz="4" w:space="0" w:color="auto"/>
              <w:left w:val="single" w:sz="4" w:space="0" w:color="auto"/>
              <w:bottom w:val="single" w:sz="4" w:space="0" w:color="auto"/>
              <w:right w:val="single" w:sz="4" w:space="0" w:color="auto"/>
            </w:tcBorders>
            <w:shd w:val="clear" w:color="auto" w:fill="auto"/>
            <w:hideMark/>
            <w:tcPrChange w:id="1459" w:author="IRK" w:date="2020-04-14T15:38:00Z">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tcPrChange>
          </w:tcPr>
          <w:p w14:paraId="0E605CFA" w14:textId="77777777" w:rsidR="003242EA" w:rsidRPr="00246C7D" w:rsidRDefault="003242EA">
            <w:pPr>
              <w:pStyle w:val="1b"/>
              <w:pPrChange w:id="1460" w:author="IRK" w:date="2020-04-14T13:46:00Z">
                <w:pPr/>
              </w:pPrChange>
            </w:pPr>
            <w:r w:rsidRPr="00246C7D">
              <w:t>Java</w:t>
            </w:r>
          </w:p>
        </w:tc>
        <w:tc>
          <w:tcPr>
            <w:tcW w:w="3047" w:type="dxa"/>
            <w:tcBorders>
              <w:top w:val="single" w:sz="4" w:space="0" w:color="auto"/>
              <w:left w:val="single" w:sz="4" w:space="0" w:color="auto"/>
              <w:bottom w:val="single" w:sz="4" w:space="0" w:color="auto"/>
              <w:right w:val="single" w:sz="4" w:space="0" w:color="auto"/>
            </w:tcBorders>
            <w:hideMark/>
            <w:tcPrChange w:id="1461" w:author="IRK" w:date="2020-04-14T15:38:00Z">
              <w:tcPr>
                <w:tcW w:w="3241" w:type="dxa"/>
                <w:tcBorders>
                  <w:top w:val="single" w:sz="4" w:space="0" w:color="auto"/>
                  <w:left w:val="single" w:sz="4" w:space="0" w:color="auto"/>
                  <w:bottom w:val="single" w:sz="4" w:space="0" w:color="auto"/>
                  <w:right w:val="single" w:sz="4" w:space="0" w:color="auto"/>
                </w:tcBorders>
                <w:hideMark/>
              </w:tcPr>
            </w:tcPrChange>
          </w:tcPr>
          <w:p w14:paraId="21DBAA14" w14:textId="77777777" w:rsidR="003242EA" w:rsidRPr="00246C7D" w:rsidRDefault="003242EA">
            <w:pPr>
              <w:pStyle w:val="1b"/>
              <w:pPrChange w:id="1462" w:author="IRK" w:date="2020-04-14T13:46:00Z">
                <w:pPr/>
              </w:pPrChange>
            </w:pPr>
            <w:r w:rsidRPr="00246C7D">
              <w:t>Java SE 6</w:t>
            </w:r>
          </w:p>
        </w:tc>
        <w:tc>
          <w:tcPr>
            <w:tcW w:w="2344" w:type="dxa"/>
            <w:tcBorders>
              <w:top w:val="single" w:sz="4" w:space="0" w:color="auto"/>
              <w:left w:val="single" w:sz="4" w:space="0" w:color="auto"/>
              <w:bottom w:val="single" w:sz="4" w:space="0" w:color="auto"/>
              <w:right w:val="single" w:sz="4" w:space="0" w:color="auto"/>
            </w:tcBorders>
            <w:hideMark/>
            <w:tcPrChange w:id="1463" w:author="IRK" w:date="2020-04-14T15:38:00Z">
              <w:tcPr>
                <w:tcW w:w="3242" w:type="dxa"/>
                <w:tcBorders>
                  <w:top w:val="single" w:sz="4" w:space="0" w:color="auto"/>
                  <w:left w:val="single" w:sz="4" w:space="0" w:color="auto"/>
                  <w:bottom w:val="single" w:sz="4" w:space="0" w:color="auto"/>
                  <w:right w:val="single" w:sz="4" w:space="0" w:color="auto"/>
                </w:tcBorders>
                <w:hideMark/>
              </w:tcPr>
            </w:tcPrChange>
          </w:tcPr>
          <w:p w14:paraId="03189125" w14:textId="77777777" w:rsidR="003242EA" w:rsidRPr="00246C7D" w:rsidRDefault="003242EA">
            <w:pPr>
              <w:pStyle w:val="1b"/>
              <w:pPrChange w:id="1464" w:author="IRK" w:date="2020-04-14T13:46:00Z">
                <w:pPr/>
              </w:pPrChange>
            </w:pPr>
            <w:r w:rsidRPr="00246C7D">
              <w:t>Java SE 6</w:t>
            </w:r>
          </w:p>
        </w:tc>
      </w:tr>
    </w:tbl>
    <w:p w14:paraId="47079B23" w14:textId="77777777" w:rsidR="001140F8" w:rsidRPr="00663D8B" w:rsidRDefault="001140F8" w:rsidP="00F93119"/>
    <w:p w14:paraId="09D77532" w14:textId="77777777" w:rsidR="001140F8" w:rsidRDefault="001140F8" w:rsidP="00F93119">
      <w:pPr>
        <w:pStyle w:val="42"/>
      </w:pPr>
      <w:bookmarkStart w:id="1465" w:name="_Ref34985173"/>
      <w:r>
        <w:t>テストルール</w:t>
      </w:r>
      <w:bookmarkEnd w:id="1465"/>
    </w:p>
    <w:p w14:paraId="29B7ACB9" w14:textId="7F9B43DB" w:rsidR="001140F8" w:rsidRDefault="001140F8" w:rsidP="00F93119">
      <w:r>
        <w:t>ルールサービスの性能には、入出力値のやり取り以外にルール実行時間が含まれる。この時間は理論上ではどの方式でも</w:t>
      </w:r>
      <w:r>
        <w:rPr>
          <w:rFonts w:hint="eastAsia"/>
        </w:rPr>
        <w:t>同一</w:t>
      </w:r>
      <w:r>
        <w:t>であるため、ルール実行時間が性能に及ぼす影響を最小化するために、ビジネスロジックなしで入力された値をそのまま返すルールを作成しテストに使用した。ルールの入力項目数</w:t>
      </w:r>
      <w:r>
        <w:rPr>
          <w:rFonts w:hint="eastAsia"/>
        </w:rPr>
        <w:t>および</w:t>
      </w:r>
      <w:r w:rsidR="0005465A">
        <w:t>リターン項目数</w:t>
      </w:r>
      <w:r w:rsidR="00F809A5" w:rsidRPr="00AB2487">
        <w:rPr>
          <w:rFonts w:ascii="ＭＳ Ｐゴシック" w:hAnsi="ＭＳ Ｐゴシック" w:hint="eastAsia"/>
        </w:rPr>
        <w:t>は</w:t>
      </w:r>
      <w:r w:rsidRPr="00AB2487">
        <w:rPr>
          <w:rFonts w:ascii="ＭＳ Ｐゴシック" w:hAnsi="ＭＳ Ｐゴシック"/>
        </w:rPr>
        <w:t>1</w:t>
      </w:r>
      <w:r>
        <w:t>0</w:t>
      </w:r>
      <w:r w:rsidR="00F809A5" w:rsidRPr="00AB2487">
        <w:rPr>
          <w:rFonts w:ascii="ＭＳ Ｐゴシック" w:hAnsi="ＭＳ Ｐゴシック" w:hint="eastAsia"/>
        </w:rPr>
        <w:t>個と</w:t>
      </w:r>
      <w:r w:rsidRPr="00AB2487">
        <w:rPr>
          <w:rFonts w:ascii="ＭＳ Ｐゴシック" w:hAnsi="ＭＳ Ｐゴシック" w:hint="eastAsia"/>
        </w:rPr>
        <w:t>し</w:t>
      </w:r>
      <w:r>
        <w:t>た。</w:t>
      </w:r>
    </w:p>
    <w:p w14:paraId="0669F978" w14:textId="77777777" w:rsidR="009702D8" w:rsidRPr="006625E5" w:rsidRDefault="009702D8" w:rsidP="00F93119"/>
    <w:p w14:paraId="2A943647" w14:textId="77777777" w:rsidR="001140F8" w:rsidRDefault="001140F8" w:rsidP="00F93119">
      <w:pPr>
        <w:pStyle w:val="42"/>
      </w:pPr>
      <w:r>
        <w:t>アプリケーション</w:t>
      </w:r>
    </w:p>
    <w:p w14:paraId="12F318CA" w14:textId="066D14A8" w:rsidR="001140F8" w:rsidRDefault="001140F8" w:rsidP="00F93119">
      <w:r>
        <w:t>アプリケーションは単一スレッドアプリケーションとして作成され、</w:t>
      </w:r>
      <w:del w:id="1466" w:author="IRK" w:date="2020-03-13T09:45:00Z">
        <w:r w:rsidDel="007F125D">
          <w:delText>1.2.</w:delText>
        </w:r>
        <w:r w:rsidR="003242EA" w:rsidDel="007F125D">
          <w:rPr>
            <w:rFonts w:hint="eastAsia"/>
          </w:rPr>
          <w:delText>8</w:delText>
        </w:r>
        <w:r w:rsidDel="007F125D">
          <w:delText>.2</w:delText>
        </w:r>
      </w:del>
      <w:ins w:id="1467" w:author="IRK" w:date="2020-03-13T09:46:00Z">
        <w:r w:rsidR="007F125D">
          <w:rPr>
            <w:rFonts w:hint="eastAsia"/>
          </w:rPr>
          <w:t>「</w:t>
        </w:r>
      </w:ins>
      <w:ins w:id="1468" w:author="IRK" w:date="2020-03-13T09:45:00Z">
        <w:r w:rsidR="007F125D">
          <w:fldChar w:fldCharType="begin"/>
        </w:r>
        <w:r w:rsidR="007F125D">
          <w:instrText xml:space="preserve"> REF _Ref34985173 \r \h </w:instrText>
        </w:r>
      </w:ins>
      <w:r w:rsidR="007F125D">
        <w:fldChar w:fldCharType="separate"/>
      </w:r>
      <w:r w:rsidR="0092459D">
        <w:t>1.2.8.2</w:t>
      </w:r>
      <w:ins w:id="1469" w:author="IRK" w:date="2020-03-13T09:45:00Z">
        <w:r w:rsidR="007F125D">
          <w:fldChar w:fldCharType="end"/>
        </w:r>
      </w:ins>
      <w:ins w:id="1470" w:author="IRK" w:date="2020-04-20T22:19:00Z">
        <w:r w:rsidR="00BE7121">
          <w:rPr>
            <w:rFonts w:hint="eastAsia"/>
          </w:rPr>
          <w:t xml:space="preserve"> </w:t>
        </w:r>
      </w:ins>
      <w:ins w:id="1471" w:author="IRK" w:date="2020-03-13T09:45:00Z">
        <w:r w:rsidR="007F125D">
          <w:fldChar w:fldCharType="begin"/>
        </w:r>
        <w:r w:rsidR="007F125D">
          <w:instrText xml:space="preserve"> REF _Ref34985173 \h </w:instrText>
        </w:r>
      </w:ins>
      <w:r w:rsidR="007F125D">
        <w:fldChar w:fldCharType="separate"/>
      </w:r>
      <w:r w:rsidR="0092459D">
        <w:t>テストルール</w:t>
      </w:r>
      <w:ins w:id="1472" w:author="IRK" w:date="2020-03-13T09:45:00Z">
        <w:r w:rsidR="007F125D">
          <w:fldChar w:fldCharType="end"/>
        </w:r>
      </w:ins>
      <w:ins w:id="1473" w:author="IRK" w:date="2020-03-13T09:46:00Z">
        <w:r w:rsidR="007F125D">
          <w:rPr>
            <w:rFonts w:hint="eastAsia"/>
          </w:rPr>
          <w:t>」</w:t>
        </w:r>
      </w:ins>
      <w:r>
        <w:t>のルールを</w:t>
      </w:r>
      <w:r>
        <w:t>10</w:t>
      </w:r>
      <w:r>
        <w:rPr>
          <w:rFonts w:hint="eastAsia"/>
        </w:rPr>
        <w:t>,</w:t>
      </w:r>
      <w:r>
        <w:t>000</w:t>
      </w:r>
      <w:r>
        <w:t>回繰り返し呼び出した。</w:t>
      </w:r>
    </w:p>
    <w:p w14:paraId="130AAC71" w14:textId="77777777" w:rsidR="001140F8" w:rsidRDefault="001140F8" w:rsidP="00F93119"/>
    <w:p w14:paraId="1B86213A" w14:textId="77777777" w:rsidR="001140F8" w:rsidRDefault="001140F8" w:rsidP="00F93119">
      <w:pPr>
        <w:pStyle w:val="42"/>
      </w:pPr>
      <w:r>
        <w:t>テスト結果</w:t>
      </w:r>
    </w:p>
    <w:p w14:paraId="0CB9C526" w14:textId="77777777" w:rsidR="007F125D" w:rsidRDefault="007F125D">
      <w:pPr>
        <w:rPr>
          <w:ins w:id="1474" w:author="IRK" w:date="2020-03-13T09:46:00Z"/>
        </w:rPr>
        <w:pPrChange w:id="1475" w:author="IRK" w:date="2020-03-13T09:46:00Z">
          <w:pPr>
            <w:pStyle w:val="af5"/>
          </w:pPr>
        </w:pPrChange>
      </w:pPr>
      <w:bookmarkStart w:id="1476" w:name="_Ref34925954"/>
    </w:p>
    <w:p w14:paraId="03B56E10" w14:textId="2929945F" w:rsidR="00BF4A9D" w:rsidRDefault="00BF4A9D">
      <w:pPr>
        <w:pStyle w:val="af5"/>
      </w:pPr>
      <w:bookmarkStart w:id="1477" w:name="_Toc40799251"/>
      <w:r>
        <w:t>[</w:t>
      </w:r>
      <w:del w:id="1478" w:author="IRK" w:date="2020-03-12T14:5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3242EA" w:rsidDel="00741612">
          <w:rPr>
            <w:noProof/>
          </w:rPr>
          <w:delText>28</w:delText>
        </w:r>
        <w:r w:rsidR="00E65728" w:rsidDel="00741612">
          <w:rPr>
            <w:noProof/>
          </w:rPr>
          <w:fldChar w:fldCharType="end"/>
        </w:r>
        <w:r w:rsidDel="00741612">
          <w:rPr>
            <w:rFonts w:hint="eastAsia"/>
          </w:rPr>
          <w:delText xml:space="preserve">　</w:delText>
        </w:r>
      </w:del>
      <w:ins w:id="1479" w:author="IRK" w:date="2020-03-12T14:5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28</w:t>
      </w:r>
      <w:ins w:id="1480" w:author="IRK" w:date="2020-03-12T14:59:00Z">
        <w:r w:rsidR="00741612">
          <w:fldChar w:fldCharType="end"/>
        </w:r>
      </w:ins>
      <w:r w:rsidRPr="00BF4A9D">
        <w:rPr>
          <w:noProof/>
        </w:rPr>
        <w:t xml:space="preserve"> </w:t>
      </w:r>
      <w:r>
        <w:rPr>
          <w:noProof/>
        </w:rPr>
        <w:t>I/O</w:t>
      </w:r>
      <w:r>
        <w:rPr>
          <w:noProof/>
        </w:rPr>
        <w:t>オブジェクト方式と</w:t>
      </w:r>
      <w:r>
        <w:rPr>
          <w:noProof/>
        </w:rPr>
        <w:t>I/O</w:t>
      </w:r>
      <w:r>
        <w:rPr>
          <w:noProof/>
        </w:rPr>
        <w:t>アダプタ方式の比較結果</w:t>
      </w:r>
      <w:r>
        <w:rPr>
          <w:rFonts w:hint="eastAsia"/>
          <w:noProof/>
        </w:rPr>
        <w:t>]</w:t>
      </w:r>
      <w:bookmarkEnd w:id="1476"/>
      <w:bookmarkEnd w:id="1477"/>
    </w:p>
    <w:tbl>
      <w:tblPr>
        <w:tblStyle w:val="af4"/>
        <w:tblW w:w="0" w:type="auto"/>
        <w:jc w:val="center"/>
        <w:tblLook w:val="04A0" w:firstRow="1" w:lastRow="0" w:firstColumn="1" w:lastColumn="0" w:noHBand="0" w:noVBand="1"/>
        <w:tblPrChange w:id="1481" w:author="IRK" w:date="2020-04-14T15:39:00Z">
          <w:tblPr>
            <w:tblStyle w:val="af4"/>
            <w:tblW w:w="0" w:type="auto"/>
            <w:tblInd w:w="108" w:type="dxa"/>
            <w:tblLook w:val="04A0" w:firstRow="1" w:lastRow="0" w:firstColumn="1" w:lastColumn="0" w:noHBand="0" w:noVBand="1"/>
          </w:tblPr>
        </w:tblPrChange>
      </w:tblPr>
      <w:tblGrid>
        <w:gridCol w:w="1938"/>
        <w:gridCol w:w="1273"/>
        <w:gridCol w:w="1274"/>
        <w:gridCol w:w="3525"/>
        <w:tblGridChange w:id="1482">
          <w:tblGrid>
            <w:gridCol w:w="1694"/>
            <w:gridCol w:w="1273"/>
            <w:gridCol w:w="1274"/>
            <w:gridCol w:w="5222"/>
          </w:tblGrid>
        </w:tblGridChange>
      </w:tblGrid>
      <w:tr w:rsidR="001140F8" w14:paraId="13C7B8FE" w14:textId="77777777" w:rsidTr="00F9280B">
        <w:trPr>
          <w:cantSplit/>
          <w:tblHeader/>
          <w:jc w:val="center"/>
        </w:trPr>
        <w:tc>
          <w:tcPr>
            <w:tcW w:w="1938" w:type="dxa"/>
            <w:shd w:val="clear" w:color="auto" w:fill="EEECE1"/>
            <w:tcPrChange w:id="1483" w:author="IRK" w:date="2020-04-14T15:39:00Z">
              <w:tcPr>
                <w:tcW w:w="1694" w:type="dxa"/>
              </w:tcPr>
            </w:tcPrChange>
          </w:tcPr>
          <w:p w14:paraId="624C13EF" w14:textId="77777777" w:rsidR="001140F8" w:rsidRPr="00F9280B" w:rsidRDefault="001140F8">
            <w:pPr>
              <w:pStyle w:val="afffffa"/>
              <w:pPrChange w:id="1484" w:author="IRK" w:date="2020-04-08T14:37:00Z">
                <w:pPr/>
              </w:pPrChange>
            </w:pPr>
          </w:p>
        </w:tc>
        <w:tc>
          <w:tcPr>
            <w:tcW w:w="1273" w:type="dxa"/>
            <w:shd w:val="clear" w:color="auto" w:fill="EEECE1"/>
            <w:tcPrChange w:id="1485" w:author="IRK" w:date="2020-04-14T15:39:00Z">
              <w:tcPr>
                <w:tcW w:w="1273" w:type="dxa"/>
              </w:tcPr>
            </w:tcPrChange>
          </w:tcPr>
          <w:p w14:paraId="1BA5938A" w14:textId="77777777" w:rsidR="001140F8" w:rsidRPr="00F9280B" w:rsidRDefault="001140F8">
            <w:pPr>
              <w:pStyle w:val="afffffa"/>
              <w:pPrChange w:id="1486" w:author="IRK" w:date="2020-04-08T14:37:00Z">
                <w:pPr/>
              </w:pPrChange>
            </w:pPr>
            <w:r w:rsidRPr="00F9280B">
              <w:t>ローカル</w:t>
            </w:r>
          </w:p>
        </w:tc>
        <w:tc>
          <w:tcPr>
            <w:tcW w:w="1274" w:type="dxa"/>
            <w:shd w:val="clear" w:color="auto" w:fill="EEECE1"/>
            <w:tcPrChange w:id="1487" w:author="IRK" w:date="2020-04-14T15:39:00Z">
              <w:tcPr>
                <w:tcW w:w="1274" w:type="dxa"/>
              </w:tcPr>
            </w:tcPrChange>
          </w:tcPr>
          <w:p w14:paraId="3A19D532" w14:textId="77777777" w:rsidR="001140F8" w:rsidRPr="00F9280B" w:rsidRDefault="001140F8">
            <w:pPr>
              <w:pStyle w:val="afffffa"/>
              <w:pPrChange w:id="1488" w:author="IRK" w:date="2020-04-08T14:37:00Z">
                <w:pPr/>
              </w:pPrChange>
            </w:pPr>
            <w:r w:rsidRPr="00F9280B">
              <w:t>リモート</w:t>
            </w:r>
          </w:p>
        </w:tc>
        <w:tc>
          <w:tcPr>
            <w:tcW w:w="3525" w:type="dxa"/>
            <w:shd w:val="clear" w:color="auto" w:fill="EEECE1"/>
            <w:tcPrChange w:id="1489" w:author="IRK" w:date="2020-04-14T15:39:00Z">
              <w:tcPr>
                <w:tcW w:w="5222" w:type="dxa"/>
              </w:tcPr>
            </w:tcPrChange>
          </w:tcPr>
          <w:p w14:paraId="0C14C49F" w14:textId="77777777" w:rsidR="001140F8" w:rsidRPr="00F9280B" w:rsidRDefault="001140F8">
            <w:pPr>
              <w:pStyle w:val="afffffa"/>
              <w:pPrChange w:id="1490" w:author="IRK" w:date="2020-04-08T14:37:00Z">
                <w:pPr/>
              </w:pPrChange>
            </w:pPr>
            <w:r w:rsidRPr="00F9280B">
              <w:t>備考</w:t>
            </w:r>
          </w:p>
        </w:tc>
      </w:tr>
      <w:tr w:rsidR="001140F8" w14:paraId="5C04ACC5" w14:textId="77777777" w:rsidTr="00D829B0">
        <w:trPr>
          <w:cantSplit/>
          <w:tblHeader/>
          <w:jc w:val="center"/>
        </w:trPr>
        <w:tc>
          <w:tcPr>
            <w:tcW w:w="1938" w:type="dxa"/>
            <w:tcPrChange w:id="1491" w:author="IRK" w:date="2020-04-14T15:39:00Z">
              <w:tcPr>
                <w:tcW w:w="1694" w:type="dxa"/>
              </w:tcPr>
            </w:tcPrChange>
          </w:tcPr>
          <w:p w14:paraId="7010A8B6" w14:textId="52F03861" w:rsidR="00F470D3" w:rsidDel="00D829B0" w:rsidRDefault="001140F8">
            <w:pPr>
              <w:pStyle w:val="1b"/>
              <w:rPr>
                <w:del w:id="1492" w:author="IRK" w:date="2020-04-14T15:39:00Z"/>
              </w:rPr>
              <w:pPrChange w:id="1493" w:author="IRK" w:date="2020-04-14T15:39:00Z">
                <w:pPr/>
              </w:pPrChange>
            </w:pPr>
            <w:r>
              <w:t>I/O</w:t>
            </w:r>
            <w:r>
              <w:t>オブジェクト</w:t>
            </w:r>
          </w:p>
          <w:p w14:paraId="4A25300C" w14:textId="77777777" w:rsidR="001140F8" w:rsidRDefault="001140F8">
            <w:pPr>
              <w:pStyle w:val="1b"/>
              <w:pPrChange w:id="1494" w:author="IRK" w:date="2020-04-14T15:39:00Z">
                <w:pPr/>
              </w:pPrChange>
            </w:pPr>
            <w:r>
              <w:t>方式</w:t>
            </w:r>
          </w:p>
        </w:tc>
        <w:tc>
          <w:tcPr>
            <w:tcW w:w="1273" w:type="dxa"/>
            <w:tcPrChange w:id="1495" w:author="IRK" w:date="2020-04-14T15:39:00Z">
              <w:tcPr>
                <w:tcW w:w="1273" w:type="dxa"/>
              </w:tcPr>
            </w:tcPrChange>
          </w:tcPr>
          <w:p w14:paraId="0FB125C9" w14:textId="77777777" w:rsidR="001140F8" w:rsidRDefault="001140F8">
            <w:pPr>
              <w:pStyle w:val="1b"/>
              <w:pPrChange w:id="1496" w:author="IRK" w:date="2020-04-14T13:45:00Z">
                <w:pPr/>
              </w:pPrChange>
            </w:pPr>
            <w:r>
              <w:t>173ms</w:t>
            </w:r>
          </w:p>
        </w:tc>
        <w:tc>
          <w:tcPr>
            <w:tcW w:w="1274" w:type="dxa"/>
            <w:tcPrChange w:id="1497" w:author="IRK" w:date="2020-04-14T15:39:00Z">
              <w:tcPr>
                <w:tcW w:w="1274" w:type="dxa"/>
              </w:tcPr>
            </w:tcPrChange>
          </w:tcPr>
          <w:p w14:paraId="1A03594D" w14:textId="77777777" w:rsidR="001140F8" w:rsidRDefault="001140F8">
            <w:pPr>
              <w:pStyle w:val="1b"/>
              <w:pPrChange w:id="1498" w:author="IRK" w:date="2020-04-14T13:45:00Z">
                <w:pPr/>
              </w:pPrChange>
            </w:pPr>
            <w:r>
              <w:t>9,297ms</w:t>
            </w:r>
          </w:p>
        </w:tc>
        <w:tc>
          <w:tcPr>
            <w:tcW w:w="3525" w:type="dxa"/>
            <w:tcPrChange w:id="1499" w:author="IRK" w:date="2020-04-14T15:39:00Z">
              <w:tcPr>
                <w:tcW w:w="5222" w:type="dxa"/>
              </w:tcPr>
            </w:tcPrChange>
          </w:tcPr>
          <w:p w14:paraId="0D85AB2E" w14:textId="77777777" w:rsidR="001140F8" w:rsidRDefault="001140F8">
            <w:pPr>
              <w:pStyle w:val="1b"/>
              <w:pPrChange w:id="1500" w:author="IRK" w:date="2020-04-14T13:45:00Z">
                <w:pPr/>
              </w:pPrChange>
            </w:pPr>
            <w:r>
              <w:t>リモート</w:t>
            </w:r>
            <w:r>
              <w:rPr>
                <w:rFonts w:hint="eastAsia"/>
              </w:rPr>
              <w:t>の方</w:t>
            </w:r>
            <w:r>
              <w:t>がルール</w:t>
            </w:r>
            <w:r>
              <w:t>1</w:t>
            </w:r>
            <w:r>
              <w:t>回の呼び出し当たり約</w:t>
            </w:r>
            <w:r>
              <w:t>0.9124ms</w:t>
            </w:r>
            <w:r>
              <w:t>多く所要</w:t>
            </w:r>
          </w:p>
        </w:tc>
      </w:tr>
      <w:tr w:rsidR="001140F8" w14:paraId="675A7872" w14:textId="77777777" w:rsidTr="00D829B0">
        <w:trPr>
          <w:cantSplit/>
          <w:tblHeader/>
          <w:jc w:val="center"/>
        </w:trPr>
        <w:tc>
          <w:tcPr>
            <w:tcW w:w="1938" w:type="dxa"/>
            <w:tcPrChange w:id="1501" w:author="IRK" w:date="2020-04-14T15:39:00Z">
              <w:tcPr>
                <w:tcW w:w="1694" w:type="dxa"/>
              </w:tcPr>
            </w:tcPrChange>
          </w:tcPr>
          <w:p w14:paraId="3A64F016" w14:textId="77777777" w:rsidR="001140F8" w:rsidRDefault="001140F8">
            <w:pPr>
              <w:pStyle w:val="1b"/>
              <w:pPrChange w:id="1502" w:author="IRK" w:date="2020-04-14T13:45:00Z">
                <w:pPr/>
              </w:pPrChange>
            </w:pPr>
            <w:r>
              <w:t>I/O</w:t>
            </w:r>
            <w:r>
              <w:t>アダプタ方式</w:t>
            </w:r>
          </w:p>
        </w:tc>
        <w:tc>
          <w:tcPr>
            <w:tcW w:w="1273" w:type="dxa"/>
            <w:tcPrChange w:id="1503" w:author="IRK" w:date="2020-04-14T15:39:00Z">
              <w:tcPr>
                <w:tcW w:w="1273" w:type="dxa"/>
              </w:tcPr>
            </w:tcPrChange>
          </w:tcPr>
          <w:p w14:paraId="4D5B52C2" w14:textId="77777777" w:rsidR="001140F8" w:rsidRDefault="001140F8">
            <w:pPr>
              <w:pStyle w:val="1b"/>
              <w:pPrChange w:id="1504" w:author="IRK" w:date="2020-04-14T13:45:00Z">
                <w:pPr/>
              </w:pPrChange>
            </w:pPr>
            <w:r>
              <w:t>144ms</w:t>
            </w:r>
          </w:p>
        </w:tc>
        <w:tc>
          <w:tcPr>
            <w:tcW w:w="1274" w:type="dxa"/>
            <w:tcPrChange w:id="1505" w:author="IRK" w:date="2020-04-14T15:39:00Z">
              <w:tcPr>
                <w:tcW w:w="1274" w:type="dxa"/>
              </w:tcPr>
            </w:tcPrChange>
          </w:tcPr>
          <w:p w14:paraId="4382C35A" w14:textId="77777777" w:rsidR="001140F8" w:rsidRDefault="001140F8">
            <w:pPr>
              <w:pStyle w:val="1b"/>
              <w:pPrChange w:id="1506" w:author="IRK" w:date="2020-04-14T13:45:00Z">
                <w:pPr/>
              </w:pPrChange>
            </w:pPr>
            <w:r>
              <w:t>89,313ms</w:t>
            </w:r>
          </w:p>
        </w:tc>
        <w:tc>
          <w:tcPr>
            <w:tcW w:w="3525" w:type="dxa"/>
            <w:tcPrChange w:id="1507" w:author="IRK" w:date="2020-04-14T15:39:00Z">
              <w:tcPr>
                <w:tcW w:w="5222" w:type="dxa"/>
              </w:tcPr>
            </w:tcPrChange>
          </w:tcPr>
          <w:p w14:paraId="0A8D3C99" w14:textId="77777777" w:rsidR="001140F8" w:rsidRDefault="001140F8">
            <w:pPr>
              <w:pStyle w:val="1b"/>
              <w:pPrChange w:id="1508" w:author="IRK" w:date="2020-04-14T13:45:00Z">
                <w:pPr/>
              </w:pPrChange>
            </w:pPr>
            <w:r>
              <w:t>リモート</w:t>
            </w:r>
            <w:r>
              <w:rPr>
                <w:rFonts w:hint="eastAsia"/>
              </w:rPr>
              <w:t>の方</w:t>
            </w:r>
            <w:r>
              <w:t>がルール</w:t>
            </w:r>
            <w:r>
              <w:t>1</w:t>
            </w:r>
            <w:r>
              <w:t>回の呼び出し当たり約</w:t>
            </w:r>
            <w:r>
              <w:t>8.9169ms</w:t>
            </w:r>
            <w:r>
              <w:t>多く所要</w:t>
            </w:r>
          </w:p>
        </w:tc>
      </w:tr>
    </w:tbl>
    <w:p w14:paraId="39D924DB" w14:textId="77777777" w:rsidR="0092459D" w:rsidRDefault="001140F8">
      <w:pPr>
        <w:rPr>
          <w:ins w:id="1509" w:author="IRK" w:date="2020-03-13T09:46:00Z"/>
        </w:rPr>
        <w:pPrChange w:id="1510" w:author="IRK" w:date="2020-03-13T09:46:00Z">
          <w:pPr>
            <w:pStyle w:val="af5"/>
          </w:pPr>
        </w:pPrChange>
      </w:pPr>
      <w:del w:id="1511" w:author="IRK" w:date="2020-03-12T17:18:00Z">
        <w:r w:rsidDel="00AB6FFA">
          <w:delText>表</w:delText>
        </w:r>
        <w:r w:rsidDel="00AB6FFA">
          <w:delText>2</w:delText>
        </w:r>
        <w:r w:rsidR="003242EA" w:rsidDel="00AB6FFA">
          <w:rPr>
            <w:rFonts w:hint="eastAsia"/>
          </w:rPr>
          <w:delText>8</w:delText>
        </w:r>
      </w:del>
      <w:ins w:id="1512" w:author="IRK" w:date="2020-03-12T17:18:00Z">
        <w:r w:rsidR="00AB6FFA">
          <w:fldChar w:fldCharType="begin"/>
        </w:r>
        <w:r w:rsidR="00AB6FFA">
          <w:instrText xml:space="preserve"> </w:instrText>
        </w:r>
        <w:r w:rsidR="00AB6FFA">
          <w:rPr>
            <w:rFonts w:hint="eastAsia"/>
          </w:rPr>
          <w:instrText>REF _Ref34925954 \h</w:instrText>
        </w:r>
        <w:r w:rsidR="00AB6FFA">
          <w:instrText xml:space="preserve"> </w:instrText>
        </w:r>
      </w:ins>
      <w:r w:rsidR="00AB6FFA">
        <w:fldChar w:fldCharType="separate"/>
      </w:r>
    </w:p>
    <w:p w14:paraId="61582008" w14:textId="781F9930" w:rsidR="001140F8" w:rsidRDefault="0092459D" w:rsidP="00F93119">
      <w:r>
        <w:t>[</w:t>
      </w:r>
      <w:ins w:id="1513" w:author="IRK" w:date="2020-03-12T14:59:00Z">
        <w:r>
          <w:rPr>
            <w:rFonts w:hint="eastAsia"/>
          </w:rPr>
          <w:t>表</w:t>
        </w:r>
        <w:r>
          <w:rPr>
            <w:rFonts w:hint="eastAsia"/>
          </w:rPr>
          <w:t xml:space="preserve"> </w:t>
        </w:r>
      </w:ins>
      <w:r>
        <w:rPr>
          <w:noProof/>
        </w:rPr>
        <w:t>28</w:t>
      </w:r>
      <w:r w:rsidRPr="00BF4A9D">
        <w:rPr>
          <w:noProof/>
        </w:rPr>
        <w:t xml:space="preserve"> </w:t>
      </w:r>
      <w:r>
        <w:rPr>
          <w:noProof/>
        </w:rPr>
        <w:t>I/O</w:t>
      </w:r>
      <w:r>
        <w:rPr>
          <w:noProof/>
        </w:rPr>
        <w:t>オブジェクト方式と</w:t>
      </w:r>
      <w:r>
        <w:rPr>
          <w:noProof/>
        </w:rPr>
        <w:t>I/O</w:t>
      </w:r>
      <w:r>
        <w:rPr>
          <w:noProof/>
        </w:rPr>
        <w:t>アダプタ方式の比較結果</w:t>
      </w:r>
      <w:r>
        <w:rPr>
          <w:rFonts w:hint="eastAsia"/>
          <w:noProof/>
        </w:rPr>
        <w:t>]</w:t>
      </w:r>
      <w:ins w:id="1514" w:author="IRK" w:date="2020-03-12T17:18:00Z">
        <w:r w:rsidR="00AB6FFA">
          <w:fldChar w:fldCharType="end"/>
        </w:r>
      </w:ins>
      <w:r w:rsidR="001140F8">
        <w:t>は、ルール</w:t>
      </w:r>
      <w:r w:rsidR="00D51BCC">
        <w:rPr>
          <w:rFonts w:hint="eastAsia"/>
        </w:rPr>
        <w:t>エンジン</w:t>
      </w:r>
      <w:r w:rsidR="001140F8">
        <w:t>構成方式別の</w:t>
      </w:r>
      <w:r w:rsidR="001140F8">
        <w:t>I/O</w:t>
      </w:r>
      <w:r w:rsidR="001140F8">
        <w:t>オブジェクト方式と</w:t>
      </w:r>
      <w:r w:rsidR="001140F8">
        <w:t>I/O</w:t>
      </w:r>
      <w:r w:rsidR="001140F8">
        <w:t>アダプタ方式の性能テスト結果である。所要時間は、ルール</w:t>
      </w:r>
      <w:r w:rsidR="001140F8">
        <w:t>10</w:t>
      </w:r>
      <w:r w:rsidR="00F809A5">
        <w:rPr>
          <w:rFonts w:eastAsiaTheme="minorEastAsia" w:hint="eastAsia"/>
        </w:rPr>
        <w:t>,</w:t>
      </w:r>
      <w:r w:rsidR="001140F8">
        <w:t>000</w:t>
      </w:r>
      <w:r w:rsidR="001140F8">
        <w:t>回の呼び出しに</w:t>
      </w:r>
      <w:r w:rsidR="001140F8">
        <w:rPr>
          <w:rFonts w:hint="eastAsia"/>
        </w:rPr>
        <w:t>要</w:t>
      </w:r>
      <w:r w:rsidR="001140F8">
        <w:t>した時間である。ローカル構成では、</w:t>
      </w:r>
      <w:r w:rsidR="001140F8">
        <w:t>I/O</w:t>
      </w:r>
      <w:r w:rsidR="001140F8">
        <w:t>アダプタ方式が</w:t>
      </w:r>
      <w:r w:rsidR="001140F8">
        <w:t>I/O</w:t>
      </w:r>
      <w:r w:rsidR="001140F8">
        <w:t>オブジェクト方式に比べて約</w:t>
      </w:r>
      <w:r w:rsidR="001140F8">
        <w:t>17%</w:t>
      </w:r>
      <w:r w:rsidR="001140F8">
        <w:t>速いという結果</w:t>
      </w:r>
      <w:r w:rsidR="00F809A5" w:rsidRPr="00AB2487">
        <w:rPr>
          <w:rFonts w:ascii="ＭＳ Ｐゴシック" w:hAnsi="ＭＳ Ｐゴシック" w:hint="eastAsia"/>
        </w:rPr>
        <w:t>であった</w:t>
      </w:r>
      <w:r w:rsidR="001140F8" w:rsidRPr="00AB2487">
        <w:rPr>
          <w:rFonts w:ascii="ＭＳ Ｐゴシック" w:hAnsi="ＭＳ Ｐゴシック" w:hint="eastAsia"/>
        </w:rPr>
        <w:t>。</w:t>
      </w:r>
      <w:r w:rsidR="001140F8">
        <w:t>しかし、リモート構成では</w:t>
      </w:r>
      <w:r w:rsidR="001140F8">
        <w:t>I/O</w:t>
      </w:r>
      <w:r w:rsidR="001140F8">
        <w:t>アダプタ方式が</w:t>
      </w:r>
      <w:r w:rsidR="001140F8">
        <w:t>I/O</w:t>
      </w:r>
      <w:r w:rsidR="001140F8">
        <w:t>オブジェクト方式に比べて約</w:t>
      </w:r>
      <w:r w:rsidR="001140F8">
        <w:t>860%</w:t>
      </w:r>
      <w:r w:rsidR="001140F8">
        <w:t>も</w:t>
      </w:r>
      <w:r w:rsidR="001140F8">
        <w:rPr>
          <w:rFonts w:hint="eastAsia"/>
        </w:rPr>
        <w:t>多く要した</w:t>
      </w:r>
      <w:r w:rsidR="001140F8">
        <w:t>。</w:t>
      </w:r>
      <w:r w:rsidR="001140F8">
        <w:t>I/O</w:t>
      </w:r>
      <w:r w:rsidR="001140F8">
        <w:t>オブジェクト方式はローカルルール</w:t>
      </w:r>
      <w:r w:rsidR="00D51BCC">
        <w:rPr>
          <w:rFonts w:hint="eastAsia"/>
        </w:rPr>
        <w:t>エンジン</w:t>
      </w:r>
      <w:r w:rsidR="001140F8">
        <w:t>構成からリモート構成に</w:t>
      </w:r>
      <w:r w:rsidR="001140F8">
        <w:rPr>
          <w:rFonts w:hint="eastAsia"/>
        </w:rPr>
        <w:t>切替</w:t>
      </w:r>
      <w:r w:rsidR="00F809A5" w:rsidRPr="00AB2487">
        <w:rPr>
          <w:rFonts w:ascii="ＭＳ Ｐゴシック" w:hAnsi="ＭＳ Ｐゴシック" w:hint="eastAsia"/>
        </w:rPr>
        <w:t>え</w:t>
      </w:r>
      <w:r w:rsidR="001140F8" w:rsidRPr="00AB2487">
        <w:rPr>
          <w:rFonts w:ascii="ＭＳ Ｐゴシック" w:hAnsi="ＭＳ Ｐゴシック" w:hint="eastAsia"/>
        </w:rPr>
        <w:t>た</w:t>
      </w:r>
      <w:r w:rsidR="001140F8">
        <w:t>際に性能の低下が比較的</w:t>
      </w:r>
      <w:r w:rsidR="001140F8">
        <w:rPr>
          <w:rFonts w:hint="eastAsia"/>
        </w:rPr>
        <w:t>見受けられない</w:t>
      </w:r>
      <w:r w:rsidR="00F809A5" w:rsidRPr="00AB2487">
        <w:rPr>
          <w:rFonts w:ascii="ＭＳ Ｐゴシック" w:hAnsi="ＭＳ Ｐゴシック" w:hint="eastAsia"/>
        </w:rPr>
        <w:t>が</w:t>
      </w:r>
      <w:r w:rsidR="001140F8" w:rsidRPr="00AB2487">
        <w:rPr>
          <w:rFonts w:ascii="ＭＳ Ｐゴシック" w:hAnsi="ＭＳ Ｐゴシック" w:hint="eastAsia"/>
        </w:rPr>
        <w:t>、</w:t>
      </w:r>
      <w:r w:rsidR="001140F8">
        <w:t>I/O</w:t>
      </w:r>
      <w:r w:rsidR="001140F8">
        <w:t>アダプタ方式はそうでないことが確認できる。</w:t>
      </w:r>
    </w:p>
    <w:p w14:paraId="0CD1B3B8" w14:textId="77777777" w:rsidR="001140F8" w:rsidRDefault="001140F8" w:rsidP="00F93119"/>
    <w:p w14:paraId="63E84108" w14:textId="77777777" w:rsidR="001140F8" w:rsidRDefault="001140F8" w:rsidP="00F93119">
      <w:pPr>
        <w:rPr>
          <w:rFonts w:eastAsiaTheme="minorEastAsia"/>
        </w:rPr>
      </w:pPr>
      <w:r>
        <w:t>上の結果</w:t>
      </w:r>
      <w:r>
        <w:rPr>
          <w:rFonts w:hint="eastAsia"/>
        </w:rPr>
        <w:t>では</w:t>
      </w:r>
      <w:r>
        <w:t>、アプリケーションがローカルルール</w:t>
      </w:r>
      <w:r w:rsidR="00D51BCC">
        <w:rPr>
          <w:rFonts w:hint="eastAsia"/>
        </w:rPr>
        <w:t>エンジン</w:t>
      </w:r>
      <w:r>
        <w:t>構成とリモートルール</w:t>
      </w:r>
      <w:r w:rsidR="00D51BCC">
        <w:rPr>
          <w:rFonts w:hint="eastAsia"/>
        </w:rPr>
        <w:t>エンジン</w:t>
      </w:r>
      <w:r>
        <w:t>構成の両方で動作する必要がある場合、</w:t>
      </w:r>
      <w:r>
        <w:t>I/O</w:t>
      </w:r>
      <w:r>
        <w:t>オブジェクト方式</w:t>
      </w:r>
      <w:r>
        <w:rPr>
          <w:rFonts w:hint="eastAsia"/>
        </w:rPr>
        <w:t>の性能が良い</w:t>
      </w:r>
      <w:r>
        <w:t>と言える。一方、アプリケーションがローカルルール</w:t>
      </w:r>
      <w:r w:rsidR="007F4747">
        <w:rPr>
          <w:rFonts w:hint="eastAsia"/>
        </w:rPr>
        <w:t>エンジン</w:t>
      </w:r>
      <w:r>
        <w:t>構成のみで動作する場合は、</w:t>
      </w:r>
      <w:r>
        <w:t>I/O</w:t>
      </w:r>
      <w:r>
        <w:t>アダプタ方式が</w:t>
      </w:r>
      <w:r>
        <w:rPr>
          <w:rFonts w:hint="eastAsia"/>
        </w:rPr>
        <w:t>適している</w:t>
      </w:r>
      <w:r>
        <w:t>と言える。どの呼び出し方式を使用するかは、システムの構成方式やアプリケーションの動作環境、アプリケーションのメンテナンスの必要</w:t>
      </w:r>
      <w:r>
        <w:rPr>
          <w:rFonts w:hint="eastAsia"/>
        </w:rPr>
        <w:t>性</w:t>
      </w:r>
      <w:r>
        <w:t>などを総合的に考慮して決定する必要がある。</w:t>
      </w:r>
      <w:bookmarkStart w:id="1515" w:name="_Toc385838756"/>
      <w:bookmarkStart w:id="1516" w:name="_Toc426449607"/>
      <w:bookmarkStart w:id="1517" w:name="_Toc426449703"/>
    </w:p>
    <w:p w14:paraId="6013A9AB" w14:textId="3BA6396A" w:rsidR="001140F8" w:rsidRDefault="001140F8" w:rsidP="00F93119">
      <w:del w:id="1518" w:author="IRK" w:date="2020-04-13T12:47:00Z">
        <w:r w:rsidDel="00166351">
          <w:br w:type="page"/>
        </w:r>
      </w:del>
    </w:p>
    <w:p w14:paraId="6D60F62F" w14:textId="77777777" w:rsidR="001140F8" w:rsidRDefault="001140F8" w:rsidP="00F93119">
      <w:pPr>
        <w:pStyle w:val="22"/>
      </w:pPr>
      <w:bookmarkStart w:id="1519" w:name="_Toc434858881"/>
      <w:bookmarkStart w:id="1520" w:name="_Ref34925806"/>
      <w:bookmarkStart w:id="1521" w:name="_Ref34925809"/>
      <w:bookmarkStart w:id="1522" w:name="_Ref34983605"/>
      <w:bookmarkStart w:id="1523" w:name="_Ref34983608"/>
      <w:bookmarkStart w:id="1524" w:name="_Ref34986198"/>
      <w:bookmarkStart w:id="1525" w:name="_Ref34986200"/>
      <w:bookmarkStart w:id="1526" w:name="_Toc34988264"/>
      <w:bookmarkStart w:id="1527" w:name="_Toc40799106"/>
      <w:r>
        <w:t>コールバック</w:t>
      </w:r>
      <w:r>
        <w:t>API</w:t>
      </w:r>
      <w:bookmarkEnd w:id="1515"/>
      <w:bookmarkEnd w:id="1516"/>
      <w:bookmarkEnd w:id="1517"/>
      <w:bookmarkEnd w:id="1519"/>
      <w:bookmarkEnd w:id="1520"/>
      <w:bookmarkEnd w:id="1521"/>
      <w:bookmarkEnd w:id="1522"/>
      <w:bookmarkEnd w:id="1523"/>
      <w:bookmarkEnd w:id="1524"/>
      <w:bookmarkEnd w:id="1525"/>
      <w:bookmarkEnd w:id="1526"/>
      <w:bookmarkEnd w:id="1527"/>
    </w:p>
    <w:p w14:paraId="3BD16CF3" w14:textId="77777777" w:rsidR="001140F8" w:rsidRDefault="001140F8" w:rsidP="00F93119">
      <w:r>
        <w:t>コールバック</w:t>
      </w:r>
      <w:r>
        <w:t>API</w:t>
      </w:r>
      <w:r>
        <w:t>は、ルール</w:t>
      </w:r>
      <w:r w:rsidR="007F4747">
        <w:rPr>
          <w:rFonts w:hint="eastAsia"/>
        </w:rPr>
        <w:t>エンジン</w:t>
      </w:r>
      <w:r>
        <w:t>がルール実行中にアプリケーション側のコードを呼び出せるようにするクラスとインタフェースの集合である。ルール</w:t>
      </w:r>
      <w:r w:rsidR="007F4747">
        <w:rPr>
          <w:rFonts w:hint="eastAsia"/>
        </w:rPr>
        <w:t>エンジン</w:t>
      </w:r>
      <w:r>
        <w:t>がアプリケーション側のコードを呼び出せるようにするサービスを、コールバックサービスという。コールバックサービスは、次の目的で作成される。</w:t>
      </w:r>
    </w:p>
    <w:p w14:paraId="6C4D7420" w14:textId="77777777" w:rsidR="001140F8" w:rsidRDefault="001140F8">
      <w:pPr>
        <w:pStyle w:val="10"/>
        <w:pPrChange w:id="1528" w:author="IRK" w:date="2020-05-11T10:58:00Z">
          <w:pPr>
            <w:pStyle w:val="a8"/>
            <w:ind w:left="784"/>
          </w:pPr>
        </w:pPrChange>
      </w:pPr>
      <w:r>
        <w:t>ルールサービス中で暗号化モジュールのようなレガシー</w:t>
      </w:r>
      <w:r>
        <w:t>(Legacy)</w:t>
      </w:r>
      <w:r>
        <w:t>コードを実行するため</w:t>
      </w:r>
    </w:p>
    <w:p w14:paraId="726CE542" w14:textId="1B04F377" w:rsidR="001140F8" w:rsidRDefault="001140F8">
      <w:pPr>
        <w:pStyle w:val="10"/>
        <w:pPrChange w:id="1529" w:author="IRK" w:date="2020-05-11T10:58:00Z">
          <w:pPr>
            <w:pStyle w:val="a8"/>
            <w:ind w:left="784"/>
          </w:pPr>
        </w:pPrChange>
      </w:pPr>
      <w:r>
        <w:t>入力項目として引き渡せないアプリケーションデータを使用するため</w:t>
      </w:r>
      <w:r w:rsidR="00123D91">
        <w:rPr>
          <w:rFonts w:hint="eastAsia"/>
        </w:rPr>
        <w:t>、</w:t>
      </w:r>
      <w:r>
        <w:t>例えば、ルール</w:t>
      </w:r>
      <w:r w:rsidR="007F4747">
        <w:rPr>
          <w:rFonts w:hint="eastAsia"/>
        </w:rPr>
        <w:t>エンジン</w:t>
      </w:r>
      <w:r>
        <w:t>はアプリケーションが処理中のデータベーストランザクションを利用してクエリができないが、コールバックサービスを利用することでアプリケーショントランザクションを利用してクエリができる。</w:t>
      </w:r>
    </w:p>
    <w:p w14:paraId="56A41C12" w14:textId="77777777" w:rsidR="001140F8" w:rsidRDefault="001140F8" w:rsidP="00F93119"/>
    <w:p w14:paraId="70D5CB8F" w14:textId="77777777" w:rsidR="001140F8" w:rsidRDefault="001140F8" w:rsidP="00F93119">
      <w:pPr>
        <w:pStyle w:val="32"/>
      </w:pPr>
      <w:bookmarkStart w:id="1530" w:name="_Toc385838757"/>
      <w:bookmarkStart w:id="1531" w:name="_Toc426449608"/>
      <w:bookmarkStart w:id="1532" w:name="_Toc426449704"/>
      <w:bookmarkStart w:id="1533" w:name="_Toc434858882"/>
      <w:bookmarkStart w:id="1534" w:name="_Toc34988265"/>
      <w:bookmarkStart w:id="1535" w:name="_Toc40799107"/>
      <w:r>
        <w:t>コールバックルール</w:t>
      </w:r>
      <w:bookmarkEnd w:id="1530"/>
      <w:bookmarkEnd w:id="1531"/>
      <w:bookmarkEnd w:id="1532"/>
      <w:bookmarkEnd w:id="1533"/>
      <w:bookmarkEnd w:id="1534"/>
      <w:bookmarkEnd w:id="1535"/>
    </w:p>
    <w:p w14:paraId="54EF11CD" w14:textId="00011C32" w:rsidR="001140F8" w:rsidRPr="007C555D" w:rsidRDefault="001140F8" w:rsidP="00F93119">
      <w:r>
        <w:t>コールバックサービスは、コールバックルールの実行の一部として呼び出される。コールバックルールは、</w:t>
      </w:r>
      <w:del w:id="1536" w:author="IRK" w:date="2020-03-13T09:08:00Z">
        <w:r w:rsidDel="00D71F97">
          <w:delText>図</w:delText>
        </w:r>
        <w:r w:rsidDel="00D71F97">
          <w:delText>6</w:delText>
        </w:r>
      </w:del>
      <w:ins w:id="1537" w:author="IRK" w:date="2020-03-13T09:08:00Z">
        <w:r w:rsidR="00D71F97">
          <w:rPr>
            <w:rFonts w:hint="eastAsia"/>
          </w:rPr>
          <w:t>次の図</w:t>
        </w:r>
      </w:ins>
      <w:r>
        <w:t>のような形式を持つ。</w:t>
      </w:r>
    </w:p>
    <w:p w14:paraId="728AD231" w14:textId="77777777" w:rsidR="001140F8" w:rsidRDefault="001140F8" w:rsidP="00F93119"/>
    <w:p w14:paraId="52AE9125" w14:textId="77777777" w:rsidR="00A714CE" w:rsidRDefault="001140F8">
      <w:pPr>
        <w:pStyle w:val="af9"/>
        <w:ind w:left="380" w:hanging="380"/>
        <w:pPrChange w:id="1538" w:author="IRK" w:date="2020-04-24T10:10:00Z">
          <w:pPr/>
        </w:pPrChange>
      </w:pPr>
      <w:r w:rsidRPr="00142FF0">
        <w:rPr>
          <w:lang w:eastAsia="ja-JP"/>
        </w:rPr>
        <w:drawing>
          <wp:inline distT="0" distB="0" distL="0" distR="0" wp14:anchorId="0BD12D85" wp14:editId="72CC0B59">
            <wp:extent cx="6048375" cy="2969674"/>
            <wp:effectExtent l="19050" t="19050" r="9525" b="215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48375" cy="2969674"/>
                    </a:xfrm>
                    <a:prstGeom prst="rect">
                      <a:avLst/>
                    </a:prstGeom>
                    <a:ln w="6350">
                      <a:solidFill>
                        <a:schemeClr val="tx1"/>
                      </a:solidFill>
                    </a:ln>
                  </pic:spPr>
                </pic:pic>
              </a:graphicData>
            </a:graphic>
          </wp:inline>
        </w:drawing>
      </w:r>
    </w:p>
    <w:p w14:paraId="0E030F49" w14:textId="6F62F89C" w:rsidR="001140F8" w:rsidRPr="00A714CE" w:rsidRDefault="00A714CE" w:rsidP="00F93119">
      <w:pPr>
        <w:pStyle w:val="af5"/>
        <w:rPr>
          <w:rFonts w:eastAsia="Malgun Gothic"/>
        </w:rPr>
      </w:pPr>
      <w:bookmarkStart w:id="1539" w:name="_Ref34982944"/>
      <w:bookmarkStart w:id="1540" w:name="_Toc40799203"/>
      <w:r>
        <w:t>[</w:t>
      </w:r>
      <w:del w:id="1541" w:author="IRK" w:date="2020-03-12T14:59:00Z">
        <w:r w:rsidDel="00741612">
          <w:delText>図</w:delText>
        </w:r>
        <w:r w:rsidDel="00741612">
          <w:delText xml:space="preserve"> </w:delText>
        </w:r>
        <w:r w:rsidR="00E65728" w:rsidDel="00741612">
          <w:fldChar w:fldCharType="begin"/>
        </w:r>
        <w:r w:rsidR="000D23BF" w:rsidDel="00741612">
          <w:delInstrText xml:space="preserve"> SEQ [</w:delInstrText>
        </w:r>
        <w:r w:rsidR="000D23BF" w:rsidDel="00741612">
          <w:delInstrText>図</w:delInstrText>
        </w:r>
        <w:r w:rsidR="000D23BF" w:rsidDel="00741612">
          <w:delInstrText xml:space="preserve"> \* ARABIC </w:delInstrText>
        </w:r>
        <w:r w:rsidR="00E65728" w:rsidDel="00741612">
          <w:fldChar w:fldCharType="separate"/>
        </w:r>
        <w:r w:rsidR="004E7A9C" w:rsidDel="00741612">
          <w:rPr>
            <w:noProof/>
          </w:rPr>
          <w:delText>6</w:delText>
        </w:r>
        <w:r w:rsidR="00E65728" w:rsidDel="00741612">
          <w:rPr>
            <w:noProof/>
          </w:rPr>
          <w:fldChar w:fldCharType="end"/>
        </w:r>
        <w:r w:rsidR="00872032" w:rsidDel="00741612">
          <w:rPr>
            <w:rFonts w:hint="eastAsia"/>
            <w:noProof/>
          </w:rPr>
          <w:delText xml:space="preserve">　</w:delText>
        </w:r>
      </w:del>
      <w:ins w:id="1542" w:author="IRK" w:date="2020-03-12T15:00:00Z">
        <w:r w:rsidR="00741612">
          <w:rPr>
            <w:rFonts w:hint="eastAsia"/>
          </w:rPr>
          <w:t>図</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図</w:instrText>
        </w:r>
        <w:r w:rsidR="00741612">
          <w:rPr>
            <w:rFonts w:hint="eastAsia"/>
          </w:rPr>
          <w:instrText xml:space="preserve"> \* ARABIC</w:instrText>
        </w:r>
        <w:r w:rsidR="00741612">
          <w:instrText xml:space="preserve"> </w:instrText>
        </w:r>
      </w:ins>
      <w:r w:rsidR="00741612">
        <w:fldChar w:fldCharType="separate"/>
      </w:r>
      <w:r w:rsidR="0092459D">
        <w:rPr>
          <w:noProof/>
        </w:rPr>
        <w:t>6</w:t>
      </w:r>
      <w:ins w:id="1543" w:author="IRK" w:date="2020-03-12T15:00:00Z">
        <w:r w:rsidR="00741612">
          <w:fldChar w:fldCharType="end"/>
        </w:r>
        <w:r w:rsidR="00741612">
          <w:rPr>
            <w:rFonts w:hint="eastAsia"/>
          </w:rPr>
          <w:t xml:space="preserve"> </w:t>
        </w:r>
      </w:ins>
      <w:r>
        <w:rPr>
          <w:noProof/>
        </w:rPr>
        <w:t>コールバックルール</w:t>
      </w:r>
      <w:r>
        <w:rPr>
          <w:rFonts w:eastAsia="Malgun Gothic" w:hint="eastAsia"/>
          <w:noProof/>
        </w:rPr>
        <w:t>]</w:t>
      </w:r>
      <w:bookmarkEnd w:id="1539"/>
      <w:bookmarkEnd w:id="1540"/>
    </w:p>
    <w:p w14:paraId="266E2B01" w14:textId="77777777" w:rsidR="001140F8" w:rsidRDefault="001140F8" w:rsidP="00F93119"/>
    <w:p w14:paraId="6B7483C7" w14:textId="1381E929" w:rsidR="001140F8" w:rsidRPr="000041E3" w:rsidRDefault="001140F8" w:rsidP="00F93119">
      <w:r w:rsidRPr="000041E3">
        <w:rPr>
          <w:b/>
        </w:rPr>
        <w:t>サービス名</w:t>
      </w:r>
      <w:r w:rsidRPr="000041E3">
        <w:t>は、このコールバックルールで呼び出すコールバックサービスの名前である。</w:t>
      </w:r>
      <w:r w:rsidRPr="000041E3">
        <w:t>Java</w:t>
      </w:r>
      <w:r w:rsidRPr="000041E3">
        <w:t>クラス名ではなくコールバックサービス名という別の識別子を使用する</w:t>
      </w:r>
      <w:del w:id="1544" w:author="IRK" w:date="2020-03-12T13:58:00Z">
        <w:r w:rsidRPr="000041E3" w:rsidDel="008A7A8D">
          <w:rPr>
            <w:rFonts w:hint="eastAsia"/>
          </w:rPr>
          <w:delText>理由</w:delText>
        </w:r>
      </w:del>
      <w:ins w:id="1545" w:author="IRK" w:date="2020-03-12T13:58:00Z">
        <w:r w:rsidR="008A7A8D">
          <w:rPr>
            <w:rFonts w:hint="eastAsia"/>
          </w:rPr>
          <w:t>事由</w:t>
        </w:r>
      </w:ins>
      <w:r w:rsidRPr="000041E3">
        <w:t>は、ルールアプリケーションが必ずしも</w:t>
      </w:r>
      <w:r w:rsidRPr="000041E3">
        <w:t>Java</w:t>
      </w:r>
      <w:r w:rsidRPr="000041E3">
        <w:t>で作成されるわけではないからである。コールバックサービスはルールを呼び出すアプリケーションに実装されている必要があるため、</w:t>
      </w:r>
      <w:r w:rsidRPr="000041E3">
        <w:t>Java</w:t>
      </w:r>
      <w:r w:rsidRPr="000041E3">
        <w:t>アプリケーションの場合には</w:t>
      </w:r>
      <w:r w:rsidRPr="000041E3">
        <w:t>Java</w:t>
      </w:r>
      <w:r w:rsidRPr="000041E3">
        <w:t>クラスで実装されるが、</w:t>
      </w:r>
      <w:r w:rsidRPr="000041E3">
        <w:t>C++</w:t>
      </w:r>
      <w:r w:rsidRPr="000041E3">
        <w:t>で作成されたアプリケーションの場合には</w:t>
      </w:r>
      <w:r w:rsidRPr="000041E3">
        <w:t>C++</w:t>
      </w:r>
      <w:r w:rsidRPr="000041E3">
        <w:t>で作成される。</w:t>
      </w:r>
      <w:r w:rsidRPr="000041E3">
        <w:rPr>
          <w:vertAlign w:val="superscript"/>
        </w:rPr>
        <w:t>*2</w:t>
      </w:r>
      <w:r w:rsidRPr="000041E3">
        <w:t xml:space="preserve"> </w:t>
      </w:r>
      <w:r w:rsidRPr="000041E3">
        <w:rPr>
          <w:rFonts w:hint="eastAsia"/>
        </w:rPr>
        <w:t>また</w:t>
      </w:r>
      <w:r w:rsidRPr="000041E3">
        <w:t>別の</w:t>
      </w:r>
      <w:del w:id="1546" w:author="IRK" w:date="2020-03-12T13:58:00Z">
        <w:r w:rsidRPr="000041E3" w:rsidDel="008A7A8D">
          <w:delText>理由</w:delText>
        </w:r>
      </w:del>
      <w:ins w:id="1547" w:author="IRK" w:date="2020-03-12T13:58:00Z">
        <w:r w:rsidR="008A7A8D">
          <w:rPr>
            <w:rFonts w:hint="eastAsia"/>
          </w:rPr>
          <w:t>事由</w:t>
        </w:r>
      </w:ins>
      <w:r w:rsidRPr="000041E3">
        <w:t>として</w:t>
      </w:r>
      <w:r w:rsidRPr="000041E3">
        <w:rPr>
          <w:rFonts w:hint="eastAsia"/>
        </w:rPr>
        <w:t>は</w:t>
      </w:r>
      <w:r w:rsidRPr="000041E3">
        <w:t>、アプリケーションごとに互いに異なるコールバックサービス実装クラス</w:t>
      </w:r>
      <w:r w:rsidRPr="000041E3">
        <w:t>(</w:t>
      </w:r>
      <w:r w:rsidRPr="000041E3">
        <w:t>これを</w:t>
      </w:r>
      <w:r w:rsidRPr="000041E3">
        <w:rPr>
          <w:b/>
        </w:rPr>
        <w:t>コールバックサービス</w:t>
      </w:r>
      <w:del w:id="1548" w:author="IRK" w:date="2020-03-12T14:15:00Z">
        <w:r w:rsidRPr="000041E3" w:rsidDel="0039612A">
          <w:rPr>
            <w:b/>
          </w:rPr>
          <w:delText>ハンドラ</w:delText>
        </w:r>
      </w:del>
      <w:ins w:id="1549" w:author="IRK" w:date="2020-03-12T14:15:00Z">
        <w:r w:rsidR="0039612A">
          <w:rPr>
            <w:rFonts w:hint="eastAsia"/>
          </w:rPr>
          <w:t>ハンドラー</w:t>
        </w:r>
      </w:ins>
      <w:r w:rsidRPr="000041E3">
        <w:t>という</w:t>
      </w:r>
      <w:r w:rsidRPr="000041E3">
        <w:t>)</w:t>
      </w:r>
      <w:r w:rsidRPr="000041E3">
        <w:t>を使用できるようにするためである。例えば、顧客情報を</w:t>
      </w:r>
      <w:r w:rsidR="00926A42">
        <w:rPr>
          <w:rFonts w:hint="eastAsia"/>
        </w:rPr>
        <w:t>取得</w:t>
      </w:r>
      <w:r w:rsidRPr="000041E3">
        <w:t>するコールバックサービスがあり、コールバックルールでこのサービスを呼び出す構成で、</w:t>
      </w:r>
      <w:r w:rsidRPr="000041E3">
        <w:t>A</w:t>
      </w:r>
      <w:r w:rsidRPr="000041E3">
        <w:t>というアプリケーションは顧客情報が存在するデータベースサーバに接続可能で、</w:t>
      </w:r>
      <w:r w:rsidRPr="000041E3">
        <w:t>B</w:t>
      </w:r>
      <w:r w:rsidRPr="000041E3">
        <w:t>というアプリケーションはデータベースサーバに接続が不可能で顧客情報をファイルとして管理していると</w:t>
      </w:r>
      <w:r w:rsidRPr="000041E3">
        <w:rPr>
          <w:rFonts w:hint="eastAsia"/>
        </w:rPr>
        <w:t>想定した時、</w:t>
      </w:r>
      <w:r w:rsidRPr="000041E3">
        <w:t>この構成では、</w:t>
      </w:r>
      <w:r w:rsidRPr="000041E3">
        <w:t>2</w:t>
      </w:r>
      <w:r w:rsidRPr="000041E3">
        <w:t>つのコールバックサービス</w:t>
      </w:r>
      <w:del w:id="1550" w:author="IRK" w:date="2020-03-12T14:15:00Z">
        <w:r w:rsidRPr="000041E3" w:rsidDel="0039612A">
          <w:delText>ハンドラ</w:delText>
        </w:r>
      </w:del>
      <w:ins w:id="1551" w:author="IRK" w:date="2020-03-12T14:15:00Z">
        <w:r w:rsidR="0039612A">
          <w:rPr>
            <w:rFonts w:hint="eastAsia"/>
          </w:rPr>
          <w:t>ハンドラー</w:t>
        </w:r>
      </w:ins>
      <w:r w:rsidRPr="000041E3">
        <w:t>クラスが必要である。</w:t>
      </w:r>
      <w:r w:rsidR="002C4606">
        <w:rPr>
          <w:rFonts w:hint="eastAsia"/>
        </w:rPr>
        <w:t>1</w:t>
      </w:r>
      <w:r w:rsidRPr="000041E3">
        <w:t>つは</w:t>
      </w:r>
      <w:r w:rsidRPr="000041E3">
        <w:t>A</w:t>
      </w:r>
      <w:r w:rsidRPr="000041E3">
        <w:t>アプリケーション環境で動作するデータベースサーバから顧客情報を</w:t>
      </w:r>
      <w:r w:rsidR="00926A42">
        <w:rPr>
          <w:rFonts w:hint="eastAsia"/>
        </w:rPr>
        <w:t>取得</w:t>
      </w:r>
      <w:r w:rsidRPr="000041E3">
        <w:t>する</w:t>
      </w:r>
      <w:del w:id="1552" w:author="IRK" w:date="2020-03-12T14:15:00Z">
        <w:r w:rsidRPr="000041E3" w:rsidDel="0039612A">
          <w:delText>ハンドラ</w:delText>
        </w:r>
      </w:del>
      <w:ins w:id="1553" w:author="IRK" w:date="2020-03-12T14:15:00Z">
        <w:r w:rsidR="0039612A">
          <w:rPr>
            <w:rFonts w:hint="eastAsia"/>
          </w:rPr>
          <w:t>ハンドラー</w:t>
        </w:r>
      </w:ins>
      <w:r w:rsidRPr="000041E3">
        <w:t>で、もう</w:t>
      </w:r>
      <w:r w:rsidR="002C4606">
        <w:rPr>
          <w:rFonts w:hint="eastAsia"/>
        </w:rPr>
        <w:t>1</w:t>
      </w:r>
      <w:r w:rsidRPr="000041E3">
        <w:t>つは</w:t>
      </w:r>
      <w:r w:rsidRPr="000041E3">
        <w:t>B</w:t>
      </w:r>
      <w:r w:rsidRPr="000041E3">
        <w:t>アプリケーション環境で動作するファイルから顧客情報を</w:t>
      </w:r>
      <w:r w:rsidR="00864680">
        <w:rPr>
          <w:rFonts w:hint="eastAsia"/>
        </w:rPr>
        <w:t>取得</w:t>
      </w:r>
      <w:r w:rsidRPr="000041E3">
        <w:t>する</w:t>
      </w:r>
      <w:del w:id="1554" w:author="IRK" w:date="2020-03-12T14:15:00Z">
        <w:r w:rsidRPr="000041E3" w:rsidDel="0039612A">
          <w:delText>ハンドラ</w:delText>
        </w:r>
      </w:del>
      <w:ins w:id="1555" w:author="IRK" w:date="2020-03-12T14:15:00Z">
        <w:r w:rsidR="0039612A">
          <w:rPr>
            <w:rFonts w:hint="eastAsia"/>
          </w:rPr>
          <w:t>ハンドラー</w:t>
        </w:r>
      </w:ins>
      <w:r w:rsidRPr="000041E3">
        <w:t>となる。コールバックルールはどのような環境で動作するのかわからないため、ここには実装クラスの情報とは無関係な別の識別子であるサービス名を指定し、このサービス名と</w:t>
      </w:r>
      <w:r w:rsidR="00A43C3D">
        <w:rPr>
          <w:rFonts w:hint="eastAsia"/>
        </w:rPr>
        <w:t>、</w:t>
      </w:r>
      <w:r w:rsidRPr="000041E3">
        <w:t>このサービスを処理するコールバックサービス</w:t>
      </w:r>
      <w:del w:id="1556" w:author="IRK" w:date="2020-03-12T14:16:00Z">
        <w:r w:rsidRPr="000041E3" w:rsidDel="0039612A">
          <w:delText>ハンドラ</w:delText>
        </w:r>
      </w:del>
      <w:ins w:id="1557" w:author="IRK" w:date="2020-03-12T14:16:00Z">
        <w:r w:rsidR="0039612A">
          <w:rPr>
            <w:rFonts w:hint="eastAsia"/>
          </w:rPr>
          <w:t>ハンドラー</w:t>
        </w:r>
      </w:ins>
      <w:r w:rsidRPr="000041E3">
        <w:t>とのマッピングをアプリケーション別で別途存在する設定ファイルに記述することで、こうした構成をサポートする。コールバックサービスとコールバックサービス</w:t>
      </w:r>
      <w:del w:id="1558" w:author="IRK" w:date="2020-03-12T14:16:00Z">
        <w:r w:rsidRPr="000041E3" w:rsidDel="0039612A">
          <w:delText>ハンドラ</w:delText>
        </w:r>
      </w:del>
      <w:ins w:id="1559" w:author="IRK" w:date="2020-03-12T14:16:00Z">
        <w:r w:rsidR="0039612A">
          <w:rPr>
            <w:rFonts w:hint="eastAsia"/>
          </w:rPr>
          <w:t>ハンドラー</w:t>
        </w:r>
      </w:ins>
      <w:r w:rsidRPr="000041E3">
        <w:t>クラスのマッピングがアプリケーション</w:t>
      </w:r>
      <w:r w:rsidRPr="000041E3">
        <w:t>(Web</w:t>
      </w:r>
      <w:r w:rsidRPr="000041E3">
        <w:t>アプリケーションのこともある</w:t>
      </w:r>
      <w:r w:rsidRPr="000041E3">
        <w:t>)</w:t>
      </w:r>
      <w:r w:rsidRPr="000041E3">
        <w:t>別に行われるため、開発者が実装したコールバックサービス</w:t>
      </w:r>
      <w:del w:id="1560" w:author="IRK" w:date="2020-03-12T14:16:00Z">
        <w:r w:rsidRPr="000041E3" w:rsidDel="0039612A">
          <w:delText>ハンドラ</w:delText>
        </w:r>
      </w:del>
      <w:ins w:id="1561" w:author="IRK" w:date="2020-03-12T14:16:00Z">
        <w:r w:rsidR="0039612A">
          <w:rPr>
            <w:rFonts w:hint="eastAsia"/>
          </w:rPr>
          <w:t>ハンドラー</w:t>
        </w:r>
      </w:ins>
      <w:r w:rsidRPr="000041E3">
        <w:t>をアプリケーションに反映させるためには、システム管理者の介入が必要となる</w:t>
      </w:r>
      <w:r w:rsidRPr="000041E3">
        <w:rPr>
          <w:rFonts w:hint="eastAsia"/>
        </w:rPr>
        <w:t>場合</w:t>
      </w:r>
      <w:r w:rsidRPr="000041E3">
        <w:t>もある。</w:t>
      </w:r>
    </w:p>
    <w:p w14:paraId="6FF04EE5" w14:textId="77777777" w:rsidR="001140F8" w:rsidRPr="000041E3" w:rsidRDefault="001140F8" w:rsidP="00F93119"/>
    <w:p w14:paraId="710F8CB7" w14:textId="063E1130" w:rsidR="001140F8" w:rsidRPr="000041E3" w:rsidRDefault="001140F8" w:rsidP="00F93119">
      <w:r w:rsidRPr="000041E3">
        <w:rPr>
          <w:b/>
          <w:bCs/>
        </w:rPr>
        <w:t>プログラムに引き渡すパラメータデータ</w:t>
      </w:r>
      <w:r w:rsidRPr="000041E3">
        <w:t>には、コールバックサービスの入力パラメータを定義する。これらのパラメータを、</w:t>
      </w:r>
      <w:r w:rsidRPr="000041E3">
        <w:rPr>
          <w:b/>
          <w:bCs/>
        </w:rPr>
        <w:t>コールバック入力パラメータ</w:t>
      </w:r>
      <w:r w:rsidRPr="000041E3">
        <w:t>という。パラメータの名前の付与に関する制約事項はないが、可読性のために簡潔な名前を付け</w:t>
      </w:r>
      <w:r w:rsidRPr="000041E3">
        <w:rPr>
          <w:rFonts w:hint="eastAsia"/>
        </w:rPr>
        <w:t>ることを推奨する</w:t>
      </w:r>
      <w:r w:rsidRPr="000041E3">
        <w:t>。データ欄には、コールバック入力パラメータの値を評価するルール表現式</w:t>
      </w:r>
      <w:r w:rsidRPr="000041E3">
        <w:t>(Rule Expression)</w:t>
      </w:r>
      <w:r w:rsidRPr="000041E3">
        <w:t>が指定される。ルール</w:t>
      </w:r>
      <w:r w:rsidR="007F4747">
        <w:rPr>
          <w:rFonts w:hint="eastAsia"/>
        </w:rPr>
        <w:t>エンジン</w:t>
      </w:r>
      <w:r w:rsidRPr="000041E3">
        <w:t>はコールバックサービスを呼び出す前にこのルール表現式を</w:t>
      </w:r>
      <w:r w:rsidRPr="000041E3">
        <w:rPr>
          <w:rFonts w:hint="eastAsia"/>
        </w:rPr>
        <w:t>検証</w:t>
      </w:r>
      <w:commentRangeStart w:id="1562"/>
      <w:commentRangeEnd w:id="1562"/>
      <w:r w:rsidRPr="000041E3">
        <w:rPr>
          <w:rStyle w:val="afc"/>
          <w:sz w:val="20"/>
          <w:szCs w:val="20"/>
        </w:rPr>
        <w:commentReference w:id="1562"/>
      </w:r>
      <w:r w:rsidRPr="000041E3">
        <w:t>し、各パラメータに割り当ててコールバックサービスを呼び出す時にこれを引き渡す。コールバックサービス</w:t>
      </w:r>
      <w:del w:id="1563" w:author="IRK" w:date="2020-03-12T14:16:00Z">
        <w:r w:rsidRPr="000041E3" w:rsidDel="0039612A">
          <w:delText>ハンドラ</w:delText>
        </w:r>
      </w:del>
      <w:ins w:id="1564" w:author="IRK" w:date="2020-03-12T14:16:00Z">
        <w:r w:rsidR="0039612A">
          <w:rPr>
            <w:rFonts w:hint="eastAsia"/>
          </w:rPr>
          <w:t>ハンドラー</w:t>
        </w:r>
      </w:ins>
      <w:r w:rsidRPr="000041E3">
        <w:t>では、コールバック入力パラメータの名前をキーとしてこれらの値を照会できる。また、評価された値のデータ</w:t>
      </w:r>
      <w:del w:id="1565" w:author="IRK" w:date="2020-04-13T12:16:00Z">
        <w:r w:rsidRPr="000041E3" w:rsidDel="0039608D">
          <w:delText>形式</w:delText>
        </w:r>
      </w:del>
      <w:ins w:id="1566" w:author="IRK" w:date="2020-04-13T12:16:00Z">
        <w:r w:rsidR="0039608D">
          <w:rPr>
            <w:rFonts w:hint="eastAsia"/>
          </w:rPr>
          <w:t>型</w:t>
        </w:r>
      </w:ins>
      <w:r w:rsidRPr="000041E3">
        <w:t>に基づいてコールバック入力パラメータのデータ</w:t>
      </w:r>
      <w:del w:id="1567" w:author="IRK" w:date="2020-04-13T12:16:00Z">
        <w:r w:rsidRPr="000041E3" w:rsidDel="0039608D">
          <w:delText>形式</w:delText>
        </w:r>
      </w:del>
      <w:ins w:id="1568" w:author="IRK" w:date="2020-04-13T12:16:00Z">
        <w:r w:rsidR="0039608D">
          <w:rPr>
            <w:rFonts w:hint="eastAsia"/>
          </w:rPr>
          <w:t>型</w:t>
        </w:r>
      </w:ins>
      <w:r w:rsidRPr="000041E3">
        <w:t>が決定される。</w:t>
      </w:r>
      <w:del w:id="1569" w:author="IRK" w:date="2020-03-13T09:08:00Z">
        <w:r w:rsidRPr="000041E3" w:rsidDel="00D71F97">
          <w:delText>図</w:delText>
        </w:r>
        <w:r w:rsidRPr="000041E3" w:rsidDel="00D71F97">
          <w:delText>6</w:delText>
        </w:r>
      </w:del>
      <w:ins w:id="1570" w:author="IRK" w:date="2020-03-13T09:08:00Z">
        <w:r w:rsidR="00D71F97">
          <w:fldChar w:fldCharType="begin"/>
        </w:r>
        <w:r w:rsidR="00D71F97">
          <w:instrText xml:space="preserve"> REF _Ref34982944 \h </w:instrText>
        </w:r>
      </w:ins>
      <w:r w:rsidR="00D71F97">
        <w:fldChar w:fldCharType="separate"/>
      </w:r>
      <w:r w:rsidR="0092459D">
        <w:t>[</w:t>
      </w:r>
      <w:ins w:id="1571" w:author="IRK" w:date="2020-03-12T15:00:00Z">
        <w:r w:rsidR="0092459D">
          <w:rPr>
            <w:rFonts w:hint="eastAsia"/>
          </w:rPr>
          <w:t>図</w:t>
        </w:r>
        <w:r w:rsidR="0092459D">
          <w:rPr>
            <w:rFonts w:hint="eastAsia"/>
          </w:rPr>
          <w:t xml:space="preserve"> </w:t>
        </w:r>
      </w:ins>
      <w:r w:rsidR="0092459D">
        <w:rPr>
          <w:noProof/>
        </w:rPr>
        <w:t>6</w:t>
      </w:r>
      <w:ins w:id="1572" w:author="IRK" w:date="2020-03-12T15:00:00Z">
        <w:r w:rsidR="0092459D">
          <w:rPr>
            <w:rFonts w:hint="eastAsia"/>
          </w:rPr>
          <w:t xml:space="preserve"> </w:t>
        </w:r>
      </w:ins>
      <w:r w:rsidR="0092459D">
        <w:rPr>
          <w:noProof/>
        </w:rPr>
        <w:t>コールバックルール</w:t>
      </w:r>
      <w:r w:rsidR="0092459D">
        <w:rPr>
          <w:rFonts w:eastAsia="Malgun Gothic" w:hint="eastAsia"/>
          <w:noProof/>
        </w:rPr>
        <w:t>]</w:t>
      </w:r>
      <w:ins w:id="1573" w:author="IRK" w:date="2020-03-13T09:08:00Z">
        <w:r w:rsidR="00D71F97">
          <w:fldChar w:fldCharType="end"/>
        </w:r>
      </w:ins>
      <w:r w:rsidRPr="000041E3">
        <w:t>で、コールバック入力パラメータ</w:t>
      </w:r>
      <w:r w:rsidRPr="000041E3">
        <w:t>id</w:t>
      </w:r>
      <w:r w:rsidRPr="000041E3">
        <w:t>の値は</w:t>
      </w:r>
      <w:r w:rsidRPr="000041E3">
        <w:t>“[Registration Number]”</w:t>
      </w:r>
      <w:r w:rsidRPr="000041E3">
        <w:t>というルール表現式を評価して決定される。</w:t>
      </w:r>
      <w:r w:rsidRPr="000041E3">
        <w:t>[Registration Number]</w:t>
      </w:r>
      <w:r w:rsidRPr="000041E3">
        <w:t>項目は、文字型の項目であるため</w:t>
      </w:r>
      <w:r w:rsidR="00EB3DEF">
        <w:rPr>
          <w:rFonts w:hint="eastAsia"/>
        </w:rPr>
        <w:t>、</w:t>
      </w:r>
      <w:r w:rsidRPr="000041E3">
        <w:t>この結果は文字値になるはずで、</w:t>
      </w:r>
      <w:r w:rsidRPr="000041E3">
        <w:t>id</w:t>
      </w:r>
      <w:r w:rsidRPr="000041E3">
        <w:t>パラメータのデータ</w:t>
      </w:r>
      <w:del w:id="1574" w:author="IRK" w:date="2020-04-13T12:16:00Z">
        <w:r w:rsidRPr="000041E3" w:rsidDel="0039608D">
          <w:delText>形式</w:delText>
        </w:r>
      </w:del>
      <w:ins w:id="1575" w:author="IRK" w:date="2020-04-13T12:16:00Z">
        <w:r w:rsidR="0039608D">
          <w:rPr>
            <w:rFonts w:hint="eastAsia"/>
          </w:rPr>
          <w:t>型</w:t>
        </w:r>
      </w:ins>
      <w:r w:rsidRPr="000041E3">
        <w:t>は文字型となる。コールバック入力パラメータに割り当て</w:t>
      </w:r>
      <w:r w:rsidRPr="000041E3">
        <w:rPr>
          <w:rFonts w:hint="eastAsia"/>
        </w:rPr>
        <w:t>ら</w:t>
      </w:r>
      <w:r w:rsidRPr="000041E3">
        <w:t>れる値は、数値、文字値、論理値またはこれらの配列値のみ許可される。</w:t>
      </w:r>
    </w:p>
    <w:p w14:paraId="7C964D7A" w14:textId="77777777" w:rsidR="001140F8" w:rsidRPr="000041E3" w:rsidRDefault="001140F8" w:rsidP="00F93119"/>
    <w:p w14:paraId="2D272B0C" w14:textId="18E808F3" w:rsidR="001140F8" w:rsidRDefault="001140F8" w:rsidP="00F93119">
      <w:r w:rsidRPr="000041E3">
        <w:rPr>
          <w:b/>
          <w:bCs/>
          <w:spacing w:val="-4"/>
        </w:rPr>
        <w:t>プログラムから引き渡されるリターンデータ</w:t>
      </w:r>
      <w:r w:rsidRPr="000041E3">
        <w:rPr>
          <w:spacing w:val="-4"/>
        </w:rPr>
        <w:t>には、コールバックサービスの処理結果を受け取るパラメータの名前を記述する。これらのパラメータを、</w:t>
      </w:r>
      <w:r w:rsidRPr="000041E3">
        <w:rPr>
          <w:b/>
          <w:spacing w:val="-4"/>
        </w:rPr>
        <w:t>コールバック出力パラメータ</w:t>
      </w:r>
      <w:r w:rsidRPr="000041E3">
        <w:rPr>
          <w:spacing w:val="-4"/>
        </w:rPr>
        <w:t>という。コールバックサービス</w:t>
      </w:r>
      <w:del w:id="1576" w:author="IRK" w:date="2020-03-12T14:16:00Z">
        <w:r w:rsidRPr="000041E3" w:rsidDel="0039612A">
          <w:rPr>
            <w:spacing w:val="-4"/>
          </w:rPr>
          <w:delText>ハンドラ</w:delText>
        </w:r>
      </w:del>
      <w:ins w:id="1577" w:author="IRK" w:date="2020-03-12T14:16:00Z">
        <w:r w:rsidR="0039612A">
          <w:rPr>
            <w:rFonts w:hint="eastAsia"/>
          </w:rPr>
          <w:t>ハンドラー</w:t>
        </w:r>
      </w:ins>
      <w:r w:rsidRPr="000041E3">
        <w:rPr>
          <w:spacing w:val="-4"/>
        </w:rPr>
        <w:t>は、</w:t>
      </w:r>
      <w:r w:rsidRPr="000041E3">
        <w:t>コールバックサービスの処理結果をこれらのパラメータに格納し返す。コールバック出力パラメータは、ルールのリターン項目に対応し、パラメータの値が対応</w:t>
      </w:r>
      <w:r w:rsidRPr="001522BB">
        <w:t>する</w:t>
      </w:r>
      <w:r w:rsidR="007F4747" w:rsidRPr="001522BB">
        <w:rPr>
          <w:rFonts w:hint="eastAsia"/>
        </w:rPr>
        <w:t>フィールド</w:t>
      </w:r>
      <w:r w:rsidRPr="001522BB">
        <w:t>の結</w:t>
      </w:r>
      <w:r w:rsidRPr="000041E3">
        <w:t>果として使用される。コールバック出力パラメータのデータ</w:t>
      </w:r>
      <w:del w:id="1578" w:author="IRK" w:date="2020-04-13T12:16:00Z">
        <w:r w:rsidRPr="000041E3" w:rsidDel="0039608D">
          <w:delText>形式</w:delText>
        </w:r>
      </w:del>
      <w:ins w:id="1579" w:author="IRK" w:date="2020-04-13T12:16:00Z">
        <w:r w:rsidR="0039608D">
          <w:rPr>
            <w:rFonts w:hint="eastAsia"/>
          </w:rPr>
          <w:t>型</w:t>
        </w:r>
      </w:ins>
      <w:r w:rsidRPr="000041E3">
        <w:t>は、対応するリターン項目のデータ</w:t>
      </w:r>
      <w:del w:id="1580" w:author="IRK" w:date="2020-04-13T12:16:00Z">
        <w:r w:rsidRPr="000041E3" w:rsidDel="0039608D">
          <w:delText>形式</w:delText>
        </w:r>
      </w:del>
      <w:ins w:id="1581" w:author="IRK" w:date="2020-04-13T12:16:00Z">
        <w:r w:rsidR="0039608D">
          <w:rPr>
            <w:rFonts w:hint="eastAsia"/>
          </w:rPr>
          <w:t>型</w:t>
        </w:r>
      </w:ins>
      <w:r w:rsidRPr="000041E3">
        <w:t>と</w:t>
      </w:r>
      <w:r w:rsidRPr="000041E3">
        <w:rPr>
          <w:rFonts w:hint="eastAsia"/>
        </w:rPr>
        <w:t>同様に</w:t>
      </w:r>
      <w:r w:rsidRPr="000041E3">
        <w:t>指定される。コールバックサービス</w:t>
      </w:r>
      <w:del w:id="1582" w:author="IRK" w:date="2020-03-12T14:16:00Z">
        <w:r w:rsidRPr="000041E3" w:rsidDel="0039612A">
          <w:delText>ハンドラ</w:delText>
        </w:r>
      </w:del>
      <w:ins w:id="1583" w:author="IRK" w:date="2020-03-12T14:16:00Z">
        <w:r w:rsidR="0039612A">
          <w:rPr>
            <w:rFonts w:hint="eastAsia"/>
          </w:rPr>
          <w:t>ハンドラー</w:t>
        </w:r>
      </w:ins>
      <w:r w:rsidRPr="000041E3">
        <w:t>は、コールバック出力パラメータに配列形式で値を割り当てることができるが、このパラメータの値がルールの結果として使用されるため、ルールの形式に反してはならない。例えば、単一形式のコールバックルールの出力パラメータに配列値</w:t>
      </w:r>
      <w:r w:rsidRPr="000041E3">
        <w:rPr>
          <w:rFonts w:hint="eastAsia"/>
        </w:rPr>
        <w:t>の</w:t>
      </w:r>
      <w:r w:rsidRPr="000041E3">
        <w:t>設定</w:t>
      </w:r>
      <w:r w:rsidRPr="000041E3">
        <w:rPr>
          <w:rFonts w:hint="eastAsia"/>
        </w:rPr>
        <w:t>や</w:t>
      </w:r>
      <w:r w:rsidRPr="000041E3">
        <w:t>、</w:t>
      </w:r>
      <w:r w:rsidRPr="000041E3">
        <w:t>2</w:t>
      </w:r>
      <w:r w:rsidRPr="000041E3">
        <w:t>つ以上の出力パラメータに長さ</w:t>
      </w:r>
      <w:r w:rsidR="00EB3DEF">
        <w:rPr>
          <w:rFonts w:hint="eastAsia"/>
        </w:rPr>
        <w:t>と</w:t>
      </w:r>
      <w:r w:rsidRPr="000041E3">
        <w:t>異なる配列値を設定する場合は、エラーが発生する。</w:t>
      </w:r>
    </w:p>
    <w:p w14:paraId="52AB2A39" w14:textId="77777777" w:rsidR="00AD75AB" w:rsidRPr="000041E3" w:rsidRDefault="00AD75AB" w:rsidP="00F93119"/>
    <w:p w14:paraId="0B7FB5C3" w14:textId="77777777" w:rsidR="001140F8" w:rsidRPr="000041E3" w:rsidRDefault="001140F8">
      <w:pPr>
        <w:pStyle w:val="a2"/>
        <w:pPrChange w:id="1584" w:author="IRK" w:date="2020-05-11T11:27:00Z">
          <w:pPr/>
        </w:pPrChange>
      </w:pPr>
      <w:r w:rsidRPr="000041E3">
        <w:t>コールバック</w:t>
      </w:r>
      <w:r w:rsidRPr="000041E3">
        <w:t>API</w:t>
      </w:r>
      <w:r w:rsidRPr="000041E3">
        <w:t>は、</w:t>
      </w:r>
      <w:r w:rsidRPr="000041E3">
        <w:t>Java</w:t>
      </w:r>
      <w:r w:rsidRPr="000041E3">
        <w:t>と</w:t>
      </w:r>
      <w:r w:rsidRPr="000041E3">
        <w:t>C/C++</w:t>
      </w:r>
      <w:r w:rsidRPr="000041E3">
        <w:t>のみサポートする。</w:t>
      </w:r>
    </w:p>
    <w:p w14:paraId="3D6CA047" w14:textId="77777777" w:rsidR="001140F8" w:rsidRDefault="001140F8" w:rsidP="00F93119"/>
    <w:p w14:paraId="0B4DA49B" w14:textId="77777777" w:rsidR="001140F8" w:rsidRDefault="001140F8" w:rsidP="00F93119">
      <w:pPr>
        <w:pStyle w:val="32"/>
      </w:pPr>
      <w:bookmarkStart w:id="1585" w:name="_Toc385838758"/>
      <w:bookmarkStart w:id="1586" w:name="_Toc426449609"/>
      <w:bookmarkStart w:id="1587" w:name="_Toc426449705"/>
      <w:bookmarkStart w:id="1588" w:name="_Toc434858883"/>
      <w:bookmarkStart w:id="1589" w:name="_Toc34988266"/>
      <w:bookmarkStart w:id="1590" w:name="_Toc40799108"/>
      <w:r>
        <w:t>コールバックサービスの処理フロー</w:t>
      </w:r>
      <w:bookmarkEnd w:id="1585"/>
      <w:bookmarkEnd w:id="1586"/>
      <w:bookmarkEnd w:id="1587"/>
      <w:bookmarkEnd w:id="1588"/>
      <w:bookmarkEnd w:id="1589"/>
      <w:bookmarkEnd w:id="1590"/>
    </w:p>
    <w:p w14:paraId="3CB0757F" w14:textId="77777777" w:rsidR="001140F8" w:rsidRDefault="001140F8" w:rsidP="00F93119">
      <w:r>
        <w:t>ルールアプリケーションがルールサービスを呼び出し、呼び出されたルールの下位でコールバックルールが実行される場合、その処理プロセスは次のようになる。</w:t>
      </w:r>
    </w:p>
    <w:p w14:paraId="589862E6" w14:textId="77777777" w:rsidR="001140F8" w:rsidRPr="008514CC" w:rsidRDefault="001140F8" w:rsidP="00F93119"/>
    <w:p w14:paraId="2152343A" w14:textId="77777777" w:rsidR="00E920B4" w:rsidRDefault="001140F8">
      <w:pPr>
        <w:pStyle w:val="1"/>
        <w:numPr>
          <w:ilvl w:val="0"/>
          <w:numId w:val="60"/>
        </w:numPr>
        <w:ind w:firstLineChars="0"/>
        <w:pPrChange w:id="1591" w:author="IRK" w:date="2020-05-11T10:51:00Z">
          <w:pPr>
            <w:pStyle w:val="12"/>
          </w:pPr>
        </w:pPrChange>
      </w:pPr>
      <w:r w:rsidRPr="00E920B4">
        <w:t>ルールアプリケーションは、ルールインタフェースクラスタマネージャからルールインタフェースを</w:t>
      </w:r>
      <w:r w:rsidRPr="00E920B4">
        <w:rPr>
          <w:rFonts w:hint="eastAsia"/>
        </w:rPr>
        <w:t>使用して</w:t>
      </w:r>
      <w:r w:rsidRPr="00E920B4">
        <w:t>ルールサービスを呼び出す。</w:t>
      </w:r>
    </w:p>
    <w:p w14:paraId="2E5B1A3C" w14:textId="77777777" w:rsidR="00E920B4" w:rsidRDefault="001140F8">
      <w:pPr>
        <w:pStyle w:val="1"/>
        <w:numPr>
          <w:ilvl w:val="0"/>
          <w:numId w:val="60"/>
        </w:numPr>
        <w:ind w:firstLineChars="0"/>
        <w:pPrChange w:id="1592" w:author="IRK" w:date="2020-05-11T10:51:00Z">
          <w:pPr>
            <w:pStyle w:val="12"/>
          </w:pPr>
        </w:pPrChange>
      </w:pPr>
      <w:r w:rsidRPr="00E920B4">
        <w:t>ルール</w:t>
      </w:r>
      <w:r w:rsidR="007F4747" w:rsidRPr="00E920B4">
        <w:rPr>
          <w:rFonts w:hint="eastAsia"/>
        </w:rPr>
        <w:t>エンジン</w:t>
      </w:r>
      <w:r w:rsidRPr="00E920B4">
        <w:t>は、要求されたルールを実行し、その下位ルールとしてコールバックルールを実行する。</w:t>
      </w:r>
    </w:p>
    <w:p w14:paraId="108A72A5" w14:textId="77777777" w:rsidR="00E920B4" w:rsidRDefault="001140F8">
      <w:pPr>
        <w:pStyle w:val="1"/>
        <w:numPr>
          <w:ilvl w:val="0"/>
          <w:numId w:val="60"/>
        </w:numPr>
        <w:ind w:firstLineChars="0"/>
        <w:pPrChange w:id="1593" w:author="IRK" w:date="2020-05-11T10:51:00Z">
          <w:pPr>
            <w:pStyle w:val="12"/>
          </w:pPr>
        </w:pPrChange>
      </w:pPr>
      <w:r w:rsidRPr="00E920B4">
        <w:t>ルール</w:t>
      </w:r>
      <w:r w:rsidR="007F4747" w:rsidRPr="00E920B4">
        <w:rPr>
          <w:rFonts w:hint="eastAsia"/>
        </w:rPr>
        <w:t>エンジン</w:t>
      </w:r>
      <w:r w:rsidRPr="00E920B4">
        <w:t>は各コールバック入力パラメータのルール表現式を実行し、コールバック入力パラメータに割り当てる値とコールバック入力パラメータのデータ</w:t>
      </w:r>
      <w:del w:id="1594" w:author="IRK" w:date="2020-04-13T12:17:00Z">
        <w:r w:rsidRPr="00E920B4" w:rsidDel="0039608D">
          <w:delText>形式</w:delText>
        </w:r>
      </w:del>
      <w:ins w:id="1595" w:author="IRK" w:date="2020-04-13T12:17:00Z">
        <w:r w:rsidR="0039608D" w:rsidRPr="00E920B4">
          <w:rPr>
            <w:rFonts w:hint="eastAsia"/>
          </w:rPr>
          <w:t>型</w:t>
        </w:r>
      </w:ins>
      <w:r w:rsidRPr="00E920B4">
        <w:t>を決定する。</w:t>
      </w:r>
    </w:p>
    <w:p w14:paraId="1E0B603F" w14:textId="77777777" w:rsidR="00E920B4" w:rsidRDefault="001140F8">
      <w:pPr>
        <w:pStyle w:val="1"/>
        <w:numPr>
          <w:ilvl w:val="0"/>
          <w:numId w:val="60"/>
        </w:numPr>
        <w:ind w:firstLineChars="0"/>
        <w:pPrChange w:id="1596" w:author="IRK" w:date="2020-05-11T10:52:00Z">
          <w:pPr>
            <w:pStyle w:val="12"/>
          </w:pPr>
        </w:pPrChange>
      </w:pPr>
      <w:r w:rsidRPr="00E920B4">
        <w:t>ルール</w:t>
      </w:r>
      <w:r w:rsidR="007F4747" w:rsidRPr="00E920B4">
        <w:rPr>
          <w:rFonts w:hint="eastAsia"/>
        </w:rPr>
        <w:t>エンジン</w:t>
      </w:r>
      <w:r w:rsidRPr="00E920B4">
        <w:t>は、ルールのリターン項目のデータ</w:t>
      </w:r>
      <w:del w:id="1597" w:author="IRK" w:date="2020-04-13T12:17:00Z">
        <w:r w:rsidRPr="00E920B4" w:rsidDel="0039608D">
          <w:delText>形式</w:delText>
        </w:r>
      </w:del>
      <w:ins w:id="1598" w:author="IRK" w:date="2020-04-13T12:17:00Z">
        <w:r w:rsidR="0039608D" w:rsidRPr="00E920B4">
          <w:rPr>
            <w:rFonts w:hint="eastAsia"/>
          </w:rPr>
          <w:t>型</w:t>
        </w:r>
      </w:ins>
      <w:r w:rsidRPr="00E920B4">
        <w:t>を利用して対応するコールバック出力パラメータのデータ</w:t>
      </w:r>
      <w:del w:id="1599" w:author="IRK" w:date="2020-04-13T12:17:00Z">
        <w:r w:rsidRPr="00E920B4" w:rsidDel="0039608D">
          <w:delText>形式</w:delText>
        </w:r>
      </w:del>
      <w:ins w:id="1600" w:author="IRK" w:date="2020-04-13T12:17:00Z">
        <w:r w:rsidR="0039608D" w:rsidRPr="00E920B4">
          <w:rPr>
            <w:rFonts w:hint="eastAsia"/>
          </w:rPr>
          <w:t>型</w:t>
        </w:r>
      </w:ins>
      <w:r w:rsidRPr="00E920B4">
        <w:t>を決定する。</w:t>
      </w:r>
    </w:p>
    <w:p w14:paraId="42A4EB8B" w14:textId="35780124" w:rsidR="001140F8" w:rsidRPr="00C841DE" w:rsidRDefault="001140F8" w:rsidP="00C841DE">
      <w:pPr>
        <w:pStyle w:val="1"/>
        <w:numPr>
          <w:ilvl w:val="0"/>
          <w:numId w:val="60"/>
        </w:numPr>
        <w:ind w:firstLineChars="0"/>
      </w:pPr>
      <w:r w:rsidRPr="00C841DE">
        <w:t>ルール</w:t>
      </w:r>
      <w:r w:rsidR="007F4747" w:rsidRPr="00C841DE">
        <w:rPr>
          <w:rFonts w:hint="eastAsia"/>
        </w:rPr>
        <w:t>エンジン</w:t>
      </w:r>
      <w:r w:rsidRPr="00C841DE">
        <w:t>は、コールバックサービス名とコールバック入力パラメータを</w:t>
      </w:r>
      <w:r w:rsidRPr="00C841DE">
        <w:t>1</w:t>
      </w:r>
      <w:r w:rsidRPr="00C841DE">
        <w:t>つの</w:t>
      </w:r>
      <w:r w:rsidR="00E65728" w:rsidRPr="00C841DE">
        <w:t>Java</w:t>
      </w:r>
      <w:r w:rsidRPr="00C841DE">
        <w:t>オブジェクトに格納する。このオブジェクトを、コールバック要求オブジェクト</w:t>
      </w:r>
      <w:r w:rsidRPr="00C841DE">
        <w:t>(</w:t>
      </w:r>
      <w:r w:rsidRPr="00C841DE">
        <w:rPr>
          <w:rFonts w:asciiTheme="majorHAnsi" w:hAnsiTheme="majorHAnsi" w:cstheme="majorHAnsi"/>
        </w:rPr>
        <w:t>Callback Request Object</w:t>
      </w:r>
      <w:r w:rsidRPr="00C841DE">
        <w:t>)</w:t>
      </w:r>
      <w:r w:rsidRPr="00C841DE">
        <w:t>という。ルール</w:t>
      </w:r>
      <w:r w:rsidR="007F4747" w:rsidRPr="00C841DE">
        <w:rPr>
          <w:rFonts w:hint="eastAsia"/>
        </w:rPr>
        <w:t>エンジン</w:t>
      </w:r>
      <w:r w:rsidRPr="00C841DE">
        <w:t>は、コールバック出力パラメータを</w:t>
      </w:r>
      <w:r w:rsidRPr="00C841DE">
        <w:t>1</w:t>
      </w:r>
      <w:r w:rsidRPr="00C841DE">
        <w:t>つの</w:t>
      </w:r>
      <w:r w:rsidRPr="00C841DE">
        <w:rPr>
          <w:rFonts w:asciiTheme="majorHAnsi" w:hAnsiTheme="majorHAnsi" w:cstheme="majorHAnsi"/>
        </w:rPr>
        <w:t>Java</w:t>
      </w:r>
      <w:r w:rsidRPr="00C841DE">
        <w:t>オブジェクトに格納する。このオブジェクトを、コールバック応答オブジェクト</w:t>
      </w:r>
      <w:r w:rsidRPr="00C841DE">
        <w:t>(Callback Response Object)</w:t>
      </w:r>
      <w:r w:rsidRPr="00C841DE">
        <w:t>という。コールバック出力パラメータは、パラメータの名前とデータ</w:t>
      </w:r>
      <w:del w:id="1601" w:author="IRK" w:date="2020-04-13T12:17:00Z">
        <w:r w:rsidRPr="00C841DE" w:rsidDel="0039608D">
          <w:delText>形式</w:delText>
        </w:r>
      </w:del>
      <w:ins w:id="1602" w:author="IRK" w:date="2020-04-13T12:17:00Z">
        <w:r w:rsidR="0039608D" w:rsidRPr="00C841DE">
          <w:rPr>
            <w:rFonts w:hint="eastAsia"/>
          </w:rPr>
          <w:t>型</w:t>
        </w:r>
      </w:ins>
      <w:r w:rsidRPr="00C841DE">
        <w:t>情報のみを持っている。</w:t>
      </w:r>
    </w:p>
    <w:p w14:paraId="1404FDD9" w14:textId="77777777" w:rsidR="00E920B4" w:rsidRPr="00C841DE" w:rsidRDefault="001140F8">
      <w:pPr>
        <w:pStyle w:val="1"/>
        <w:pPrChange w:id="1603" w:author="IRK" w:date="2020-05-11T10:52:00Z">
          <w:pPr>
            <w:pStyle w:val="12"/>
          </w:pPr>
        </w:pPrChange>
      </w:pPr>
      <w:r w:rsidRPr="00C841DE">
        <w:t>ルール</w:t>
      </w:r>
      <w:r w:rsidR="002C5984" w:rsidRPr="00C841DE">
        <w:rPr>
          <w:rFonts w:hint="eastAsia"/>
        </w:rPr>
        <w:t>エンジン</w:t>
      </w:r>
      <w:r w:rsidRPr="00C841DE">
        <w:t>は、コールバック要求オブジェクトとコールバック応答オブジェクトをルールサービスを呼び出したルールインタフェースに引き渡す。</w:t>
      </w:r>
    </w:p>
    <w:p w14:paraId="46EAF829" w14:textId="1E8B1BD7" w:rsidR="00E920B4" w:rsidRPr="00C841DE" w:rsidRDefault="001140F8" w:rsidP="00C841DE">
      <w:pPr>
        <w:pStyle w:val="1"/>
      </w:pPr>
      <w:r w:rsidRPr="00C841DE">
        <w:t>ルールインタフェースは、自身が属するインタフェースクラスタのコールバックレジストリからコールバックサービスに該当するコールバックサービス</w:t>
      </w:r>
      <w:del w:id="1604" w:author="IRK" w:date="2020-03-12T14:16:00Z">
        <w:r w:rsidRPr="00C841DE" w:rsidDel="0039612A">
          <w:delText>ハンドラ</w:delText>
        </w:r>
      </w:del>
      <w:ins w:id="1605" w:author="IRK" w:date="2020-03-12T14:16:00Z">
        <w:r w:rsidR="0039612A" w:rsidRPr="00C841DE">
          <w:rPr>
            <w:rFonts w:hint="eastAsia"/>
          </w:rPr>
          <w:t>ハンドラー</w:t>
        </w:r>
      </w:ins>
      <w:r w:rsidRPr="00C841DE">
        <w:t>ファクトリを検索する。該当するコールバックサービス</w:t>
      </w:r>
      <w:del w:id="1606" w:author="IRK" w:date="2020-03-12T14:16:00Z">
        <w:r w:rsidRPr="00C841DE" w:rsidDel="0039612A">
          <w:delText>ハンドラ</w:delText>
        </w:r>
      </w:del>
      <w:ins w:id="1607" w:author="IRK" w:date="2020-03-12T14:16:00Z">
        <w:r w:rsidR="0039612A" w:rsidRPr="00C841DE">
          <w:rPr>
            <w:rFonts w:hint="eastAsia"/>
          </w:rPr>
          <w:t>ハンドラー</w:t>
        </w:r>
      </w:ins>
      <w:r w:rsidRPr="00C841DE">
        <w:t>ファクトリがない場合は、コールバックレジストリから基本コールバックサービス</w:t>
      </w:r>
      <w:del w:id="1608" w:author="IRK" w:date="2020-03-12T14:16:00Z">
        <w:r w:rsidRPr="00C841DE" w:rsidDel="0039612A">
          <w:delText>ハンドラ</w:delText>
        </w:r>
      </w:del>
      <w:ins w:id="1609" w:author="IRK" w:date="2020-03-12T14:16:00Z">
        <w:r w:rsidR="0039612A" w:rsidRPr="00C841DE">
          <w:rPr>
            <w:rFonts w:hint="eastAsia"/>
          </w:rPr>
          <w:t>ハンドラー</w:t>
        </w:r>
      </w:ins>
      <w:r w:rsidRPr="00C841DE">
        <w:t>ファクトリを検索する。基本コールバックサービス</w:t>
      </w:r>
      <w:del w:id="1610" w:author="IRK" w:date="2020-03-12T14:16:00Z">
        <w:r w:rsidRPr="00C841DE" w:rsidDel="0039612A">
          <w:delText>ハンドラ</w:delText>
        </w:r>
      </w:del>
      <w:ins w:id="1611" w:author="IRK" w:date="2020-03-12T14:16:00Z">
        <w:r w:rsidR="0039612A" w:rsidRPr="00C841DE">
          <w:rPr>
            <w:rFonts w:hint="eastAsia"/>
          </w:rPr>
          <w:t>ハンドラー</w:t>
        </w:r>
      </w:ins>
      <w:r w:rsidRPr="00C841DE">
        <w:t>ファクトリがない場合は、ルール</w:t>
      </w:r>
      <w:r w:rsidR="002C5984" w:rsidRPr="00C841DE">
        <w:rPr>
          <w:rFonts w:hint="eastAsia"/>
        </w:rPr>
        <w:t>エンジン</w:t>
      </w:r>
      <w:r w:rsidRPr="00C841DE">
        <w:t>にエラーを返す。</w:t>
      </w:r>
      <w:del w:id="1612" w:author="IRK" w:date="2020-04-24T10:28:00Z">
        <w:r w:rsidRPr="00C841DE" w:rsidDel="002675FF">
          <w:delText>*3</w:delText>
        </w:r>
      </w:del>
    </w:p>
    <w:p w14:paraId="67D00270" w14:textId="3F3F08CC" w:rsidR="00E920B4" w:rsidRPr="00C841DE" w:rsidRDefault="001140F8" w:rsidP="00C841DE">
      <w:pPr>
        <w:pStyle w:val="1"/>
      </w:pPr>
      <w:r w:rsidRPr="00C841DE">
        <w:t>ルールインタフェースは、検索されたコールバックサービス</w:t>
      </w:r>
      <w:del w:id="1613" w:author="IRK" w:date="2020-03-12T14:16:00Z">
        <w:r w:rsidRPr="00C841DE" w:rsidDel="0039612A">
          <w:delText>ハンドラ</w:delText>
        </w:r>
      </w:del>
      <w:ins w:id="1614" w:author="IRK" w:date="2020-03-12T14:16:00Z">
        <w:r w:rsidR="0039612A" w:rsidRPr="00C841DE">
          <w:rPr>
            <w:rFonts w:hint="eastAsia"/>
          </w:rPr>
          <w:t>ハンドラー</w:t>
        </w:r>
      </w:ins>
      <w:r w:rsidRPr="00C841DE">
        <w:t>ファクトリを利用して、コールバックサービス</w:t>
      </w:r>
      <w:del w:id="1615" w:author="IRK" w:date="2020-03-12T14:16:00Z">
        <w:r w:rsidRPr="00C841DE" w:rsidDel="0039612A">
          <w:delText>ハンドラ</w:delText>
        </w:r>
      </w:del>
      <w:ins w:id="1616" w:author="IRK" w:date="2020-03-12T14:16:00Z">
        <w:r w:rsidR="0039612A" w:rsidRPr="00C841DE">
          <w:rPr>
            <w:rFonts w:hint="eastAsia"/>
          </w:rPr>
          <w:t>ハンドラー</w:t>
        </w:r>
      </w:ins>
      <w:r w:rsidRPr="00C841DE">
        <w:t>を取得する。この時、コールバックサービス</w:t>
      </w:r>
      <w:del w:id="1617" w:author="IRK" w:date="2020-03-12T14:16:00Z">
        <w:r w:rsidRPr="00C841DE" w:rsidDel="0039612A">
          <w:delText>ハンドラ</w:delText>
        </w:r>
      </w:del>
      <w:ins w:id="1618" w:author="IRK" w:date="2020-03-12T14:16:00Z">
        <w:r w:rsidR="0039612A" w:rsidRPr="00C841DE">
          <w:rPr>
            <w:rFonts w:hint="eastAsia"/>
          </w:rPr>
          <w:t>ハンドラー</w:t>
        </w:r>
      </w:ins>
      <w:r w:rsidRPr="00C841DE">
        <w:t>ファクトリは、新しいコールバックサービス</w:t>
      </w:r>
      <w:del w:id="1619" w:author="IRK" w:date="2020-03-12T14:16:00Z">
        <w:r w:rsidRPr="00C841DE" w:rsidDel="0039612A">
          <w:delText>ハンドラ</w:delText>
        </w:r>
      </w:del>
      <w:ins w:id="1620" w:author="IRK" w:date="2020-03-12T14:16:00Z">
        <w:r w:rsidR="0039612A" w:rsidRPr="00C841DE">
          <w:rPr>
            <w:rFonts w:hint="eastAsia"/>
          </w:rPr>
          <w:t>ハンドラー</w:t>
        </w:r>
      </w:ins>
      <w:r w:rsidRPr="00C841DE">
        <w:rPr>
          <w:rFonts w:hint="eastAsia"/>
        </w:rPr>
        <w:t>の生成や</w:t>
      </w:r>
      <w:r w:rsidRPr="00C841DE">
        <w:t>、</w:t>
      </w:r>
      <w:r w:rsidRPr="00C841DE">
        <w:rPr>
          <w:rFonts w:hint="eastAsia"/>
        </w:rPr>
        <w:t>前に</w:t>
      </w:r>
      <w:r w:rsidRPr="00C841DE">
        <w:t>生成されてキャッシュされているコールバックサービス</w:t>
      </w:r>
      <w:del w:id="1621" w:author="IRK" w:date="2020-03-12T14:16:00Z">
        <w:r w:rsidRPr="00C841DE" w:rsidDel="0039612A">
          <w:delText>ハンドラ</w:delText>
        </w:r>
      </w:del>
      <w:ins w:id="1622" w:author="IRK" w:date="2020-03-12T14:16:00Z">
        <w:r w:rsidR="0039612A" w:rsidRPr="00C841DE">
          <w:rPr>
            <w:rFonts w:hint="eastAsia"/>
          </w:rPr>
          <w:t>ハンドラー</w:t>
        </w:r>
      </w:ins>
      <w:r w:rsidRPr="00C841DE">
        <w:t>を返すことがある。これは、コールバックサービス</w:t>
      </w:r>
      <w:del w:id="1623" w:author="IRK" w:date="2020-03-12T14:16:00Z">
        <w:r w:rsidRPr="00C841DE" w:rsidDel="0039612A">
          <w:delText>ハンドラ</w:delText>
        </w:r>
      </w:del>
      <w:ins w:id="1624" w:author="IRK" w:date="2020-03-12T14:16:00Z">
        <w:r w:rsidR="0039612A" w:rsidRPr="00C841DE">
          <w:rPr>
            <w:rFonts w:hint="eastAsia"/>
          </w:rPr>
          <w:t>ハンドラー</w:t>
        </w:r>
      </w:ins>
      <w:r w:rsidRPr="00C841DE">
        <w:t>ファクトリの実装方式によって決定される。</w:t>
      </w:r>
    </w:p>
    <w:p w14:paraId="6DAD4C45" w14:textId="31FA7913" w:rsidR="001140F8" w:rsidRPr="00C841DE" w:rsidRDefault="001140F8" w:rsidP="00C841DE">
      <w:pPr>
        <w:pStyle w:val="1"/>
      </w:pPr>
      <w:r w:rsidRPr="00C841DE">
        <w:t>ルールインタフェースは、コールバックサービス</w:t>
      </w:r>
      <w:del w:id="1625" w:author="IRK" w:date="2020-03-12T14:16:00Z">
        <w:r w:rsidRPr="00C841DE" w:rsidDel="0039612A">
          <w:delText>ハンドラ</w:delText>
        </w:r>
      </w:del>
      <w:ins w:id="1626" w:author="IRK" w:date="2020-03-12T14:16:00Z">
        <w:r w:rsidR="0039612A" w:rsidRPr="00C841DE">
          <w:rPr>
            <w:rFonts w:hint="eastAsia"/>
          </w:rPr>
          <w:t>ハンドラー</w:t>
        </w:r>
      </w:ins>
      <w:r w:rsidRPr="00C841DE">
        <w:t>オブジェクトの</w:t>
      </w:r>
      <w:r w:rsidRPr="00C841DE">
        <w:t>doCallback</w:t>
      </w:r>
      <w:r w:rsidRPr="00C841DE">
        <w:t>メソッドを呼び出す。このメソッドのパラメータとして、コールバック要求オブジェクトとコールバック応答オブジェクトが引き渡される。</w:t>
      </w:r>
    </w:p>
    <w:p w14:paraId="2C53D85F" w14:textId="085166AC" w:rsidR="001140F8" w:rsidRPr="00C841DE" w:rsidRDefault="001140F8">
      <w:pPr>
        <w:pStyle w:val="1"/>
        <w:pPrChange w:id="1627" w:author="IRK" w:date="2020-05-11T10:52:00Z">
          <w:pPr>
            <w:pStyle w:val="12"/>
          </w:pPr>
        </w:pPrChange>
      </w:pPr>
      <w:r w:rsidRPr="00C841DE">
        <w:t>コールバックサービス</w:t>
      </w:r>
      <w:del w:id="1628" w:author="IRK" w:date="2020-03-12T14:16:00Z">
        <w:r w:rsidRPr="00C841DE" w:rsidDel="0039612A">
          <w:delText>ハンドラ</w:delText>
        </w:r>
      </w:del>
      <w:ins w:id="1629" w:author="IRK" w:date="2020-03-12T14:16:00Z">
        <w:r w:rsidR="0039612A" w:rsidRPr="00C841DE">
          <w:rPr>
            <w:rFonts w:hint="eastAsia"/>
          </w:rPr>
          <w:t>ハンドラー</w:t>
        </w:r>
      </w:ins>
      <w:r w:rsidRPr="00C841DE">
        <w:t>は、コールバック入力オブジェクトからコールバックサービス名と必要なパラメータの値を読み取</w:t>
      </w:r>
      <w:r w:rsidRPr="00C841DE">
        <w:rPr>
          <w:rFonts w:hint="eastAsia"/>
        </w:rPr>
        <w:t>り</w:t>
      </w:r>
      <w:r w:rsidRPr="00C841DE">
        <w:t>サービスロジックを実行する。コールバック出力オブジェクトからコールバック出力パラメータを</w:t>
      </w:r>
      <w:r w:rsidRPr="00C841DE">
        <w:rPr>
          <w:rFonts w:hint="eastAsia"/>
        </w:rPr>
        <w:t>検索し</w:t>
      </w:r>
      <w:r w:rsidRPr="00C841DE">
        <w:t>、コールバックサービスの結果をパラメータの値として設定する。</w:t>
      </w:r>
    </w:p>
    <w:p w14:paraId="27A07E2B" w14:textId="77777777" w:rsidR="001140F8" w:rsidRPr="00C841DE" w:rsidRDefault="001140F8">
      <w:pPr>
        <w:pStyle w:val="1"/>
        <w:pPrChange w:id="1630" w:author="IRK" w:date="2020-05-11T10:52:00Z">
          <w:pPr>
            <w:pStyle w:val="12"/>
          </w:pPr>
        </w:pPrChange>
      </w:pPr>
      <w:r w:rsidRPr="00C841DE">
        <w:t>ルール</w:t>
      </w:r>
      <w:r w:rsidR="002C5984" w:rsidRPr="00C841DE">
        <w:rPr>
          <w:rFonts w:hint="eastAsia"/>
        </w:rPr>
        <w:t>エンジン</w:t>
      </w:r>
      <w:r w:rsidRPr="00C841DE">
        <w:t>は、各リターン項目に対応するコールバック出力パラメータを探してその値を該当リターン項目の値として設定し、コールバックルールの実行を終了する。</w:t>
      </w:r>
    </w:p>
    <w:p w14:paraId="5315004D" w14:textId="77777777" w:rsidR="001140F8" w:rsidRPr="00AD75AB" w:rsidRDefault="001140F8" w:rsidP="00F93119"/>
    <w:p w14:paraId="67B96B27" w14:textId="5F129A9C" w:rsidR="001140F8" w:rsidRPr="00AD75AB" w:rsidDel="000D2B0E" w:rsidRDefault="001140F8" w:rsidP="00F93119">
      <w:pPr>
        <w:pStyle w:val="a2"/>
        <w:rPr>
          <w:del w:id="1631" w:author="IRK" w:date="2020-04-20T22:27:00Z"/>
        </w:rPr>
      </w:pPr>
      <w:del w:id="1632" w:author="IRK" w:date="2020-04-20T22:27:00Z">
        <w:r w:rsidRPr="00AD75AB" w:rsidDel="000D2B0E">
          <w:delText>コールバックサービス</w:delText>
        </w:r>
      </w:del>
      <w:del w:id="1633" w:author="IRK" w:date="2020-03-12T14:16:00Z">
        <w:r w:rsidRPr="00AD75AB" w:rsidDel="0039612A">
          <w:delText>ハンドラ</w:delText>
        </w:r>
      </w:del>
      <w:del w:id="1634" w:author="IRK" w:date="2020-04-20T22:27:00Z">
        <w:r w:rsidRPr="00AD75AB" w:rsidDel="000D2B0E">
          <w:delText>ファクトリとコールバックサービス</w:delText>
        </w:r>
      </w:del>
      <w:del w:id="1635" w:author="IRK" w:date="2020-03-12T14:16:00Z">
        <w:r w:rsidRPr="00AD75AB" w:rsidDel="0039612A">
          <w:delText>ハンドラ</w:delText>
        </w:r>
      </w:del>
      <w:del w:id="1636" w:author="IRK" w:date="2020-04-20T22:27:00Z">
        <w:r w:rsidRPr="00AD75AB" w:rsidDel="000D2B0E">
          <w:delText>の概念については、</w:delText>
        </w:r>
        <w:r w:rsidRPr="00AD75AB" w:rsidDel="000D2B0E">
          <w:rPr>
            <w:rFonts w:hint="eastAsia"/>
          </w:rPr>
          <w:delText xml:space="preserve">InnoRules Installation and Operation Guide </w:delText>
        </w:r>
      </w:del>
      <w:del w:id="1637" w:author="IRK" w:date="2020-04-13T10:43:00Z">
        <w:r w:rsidR="00E83AEB" w:rsidDel="00D3260B">
          <w:rPr>
            <w:rFonts w:hint="eastAsia"/>
          </w:rPr>
          <w:delText>第</w:delText>
        </w:r>
      </w:del>
      <w:del w:id="1638" w:author="IRK" w:date="2020-04-20T22:27:00Z">
        <w:r w:rsidR="00E83AEB" w:rsidDel="000D2B0E">
          <w:rPr>
            <w:rFonts w:hint="eastAsia"/>
          </w:rPr>
          <w:delText>3</w:delText>
        </w:r>
      </w:del>
      <w:del w:id="1639" w:author="IRK" w:date="2020-04-13T10:43:00Z">
        <w:r w:rsidRPr="00AD75AB" w:rsidDel="00D3260B">
          <w:rPr>
            <w:rFonts w:hint="eastAsia"/>
          </w:rPr>
          <w:delText>章</w:delText>
        </w:r>
      </w:del>
      <w:del w:id="1640" w:author="IRK" w:date="2020-04-20T22:27:00Z">
        <w:r w:rsidRPr="00AD75AB" w:rsidDel="000D2B0E">
          <w:rPr>
            <w:rFonts w:hint="eastAsia"/>
          </w:rPr>
          <w:delText xml:space="preserve"> </w:delText>
        </w:r>
        <w:r w:rsidRPr="00AD75AB" w:rsidDel="000D2B0E">
          <w:delText>Rule</w:delText>
        </w:r>
        <w:r w:rsidRPr="00AD75AB" w:rsidDel="000D2B0E">
          <w:rPr>
            <w:rFonts w:hint="eastAsia"/>
          </w:rPr>
          <w:delText xml:space="preserve"> </w:delText>
        </w:r>
        <w:r w:rsidRPr="00AD75AB" w:rsidDel="000D2B0E">
          <w:delText>System Concepts</w:delText>
        </w:r>
        <w:r w:rsidRPr="00AD75AB" w:rsidDel="000D2B0E">
          <w:delText>を参照のこと。</w:delText>
        </w:r>
        <w:bookmarkStart w:id="1641" w:name="_Toc38617265"/>
        <w:bookmarkStart w:id="1642" w:name="_Toc39674743"/>
        <w:bookmarkStart w:id="1643" w:name="_Toc40089161"/>
        <w:bookmarkStart w:id="1644" w:name="_Toc40100966"/>
        <w:bookmarkStart w:id="1645" w:name="_Toc40790609"/>
        <w:bookmarkStart w:id="1646" w:name="_Toc40799109"/>
        <w:bookmarkEnd w:id="1641"/>
        <w:bookmarkEnd w:id="1642"/>
        <w:bookmarkEnd w:id="1643"/>
        <w:bookmarkEnd w:id="1644"/>
        <w:bookmarkEnd w:id="1645"/>
        <w:bookmarkEnd w:id="1646"/>
      </w:del>
    </w:p>
    <w:p w14:paraId="4F50A78F" w14:textId="67C23E1E" w:rsidR="001140F8" w:rsidDel="000D2B0E" w:rsidRDefault="001140F8">
      <w:pPr>
        <w:ind w:left="400" w:hanging="400"/>
        <w:rPr>
          <w:del w:id="1647" w:author="IRK" w:date="2020-04-20T22:27:00Z"/>
        </w:rPr>
        <w:pPrChange w:id="1648" w:author="IRK" w:date="2020-05-11T11:30:00Z">
          <w:pPr>
            <w:pStyle w:val="12"/>
          </w:pPr>
        </w:pPrChange>
      </w:pPr>
      <w:bookmarkStart w:id="1649" w:name="_Toc38617266"/>
      <w:bookmarkStart w:id="1650" w:name="_Toc39674744"/>
      <w:bookmarkStart w:id="1651" w:name="_Toc40089162"/>
      <w:bookmarkStart w:id="1652" w:name="_Toc40100967"/>
      <w:bookmarkStart w:id="1653" w:name="_Toc40790610"/>
      <w:bookmarkStart w:id="1654" w:name="_Toc40799110"/>
      <w:bookmarkEnd w:id="1649"/>
      <w:bookmarkEnd w:id="1650"/>
      <w:bookmarkEnd w:id="1651"/>
      <w:bookmarkEnd w:id="1652"/>
      <w:bookmarkEnd w:id="1653"/>
      <w:bookmarkEnd w:id="1654"/>
    </w:p>
    <w:p w14:paraId="64390478" w14:textId="77777777" w:rsidR="001140F8" w:rsidRDefault="001140F8" w:rsidP="00F93119">
      <w:pPr>
        <w:pStyle w:val="32"/>
      </w:pPr>
      <w:bookmarkStart w:id="1655" w:name="_Toc385838759"/>
      <w:bookmarkStart w:id="1656" w:name="_Toc426449610"/>
      <w:bookmarkStart w:id="1657" w:name="_Toc426449706"/>
      <w:bookmarkStart w:id="1658" w:name="_Toc434858884"/>
      <w:bookmarkStart w:id="1659" w:name="_Toc34988267"/>
      <w:bookmarkStart w:id="1660" w:name="_Toc40799111"/>
      <w:r>
        <w:t>com.innoexpert.rulesclient.CallbackHandler</w:t>
      </w:r>
      <w:bookmarkEnd w:id="1655"/>
      <w:bookmarkEnd w:id="1656"/>
      <w:bookmarkEnd w:id="1657"/>
      <w:bookmarkEnd w:id="1658"/>
      <w:bookmarkEnd w:id="1659"/>
      <w:bookmarkEnd w:id="1660"/>
    </w:p>
    <w:p w14:paraId="7A6D6288" w14:textId="0F7E612F" w:rsidR="001522BB" w:rsidRDefault="001140F8" w:rsidP="00F93119">
      <w:r w:rsidRPr="00A450B2">
        <w:t>コールバックサービス</w:t>
      </w:r>
      <w:del w:id="1661" w:author="IRK" w:date="2020-03-12T14:17:00Z">
        <w:r w:rsidRPr="00A450B2" w:rsidDel="0039612A">
          <w:delText>ハンドラ</w:delText>
        </w:r>
      </w:del>
      <w:ins w:id="1662" w:author="IRK" w:date="2020-03-12T14:17:00Z">
        <w:r w:rsidR="0039612A">
          <w:rPr>
            <w:rFonts w:hint="eastAsia"/>
          </w:rPr>
          <w:t>ハンドラー</w:t>
        </w:r>
      </w:ins>
      <w:r w:rsidRPr="00A450B2">
        <w:t>を表現するインタフェースである。コールバックサービスを開発するためには、</w:t>
      </w:r>
      <w:r w:rsidRPr="0072591E">
        <w:t>com.</w:t>
      </w:r>
    </w:p>
    <w:p w14:paraId="5169EDAC" w14:textId="39B6835D" w:rsidR="001522BB" w:rsidRDefault="001140F8" w:rsidP="00F93119">
      <w:r w:rsidRPr="0072591E">
        <w:t>innoexpert.-rulesclient.CallbackHandler</w:t>
      </w:r>
      <w:r w:rsidRPr="0072591E">
        <w:t>インタフェースと</w:t>
      </w:r>
      <w:r w:rsidRPr="0072591E">
        <w:t>com.innoexpert.r</w:t>
      </w:r>
      <w:r w:rsidR="005E1586">
        <w:t>ulesclient.CallbackHandlerFacto</w:t>
      </w:r>
      <w:r w:rsidRPr="0072591E">
        <w:t>ry</w:t>
      </w:r>
      <w:r w:rsidRPr="0072591E">
        <w:t>を実装する必要がある。</w:t>
      </w:r>
      <w:r w:rsidRPr="0072591E">
        <w:t>CallbackHandler</w:t>
      </w:r>
      <w:r w:rsidRPr="0072591E">
        <w:t>はコールバックサービスロジック</w:t>
      </w:r>
      <w:r w:rsidR="00FD4097">
        <w:rPr>
          <w:rFonts w:hint="eastAsia"/>
        </w:rPr>
        <w:t>に</w:t>
      </w:r>
      <w:r w:rsidRPr="0072591E">
        <w:t>位置し、</w:t>
      </w:r>
      <w:r w:rsidRPr="0072591E">
        <w:t>CallbackHandlerFactory</w:t>
      </w:r>
      <w:r w:rsidRPr="00A450B2">
        <w:t>は</w:t>
      </w:r>
      <w:r w:rsidRPr="0072591E">
        <w:t>Call</w:t>
      </w:r>
    </w:p>
    <w:p w14:paraId="67CFB979" w14:textId="4D17EB77" w:rsidR="001140F8" w:rsidRDefault="001140F8" w:rsidP="00F93119">
      <w:r w:rsidRPr="0072591E">
        <w:t>backHandler</w:t>
      </w:r>
      <w:r w:rsidRPr="0072591E">
        <w:t>を生成または提供する役割をする。</w:t>
      </w:r>
      <w:del w:id="1663" w:author="IRK" w:date="2020-03-12T17:19:00Z">
        <w:r w:rsidRPr="0072591E" w:rsidDel="00AB6FFA">
          <w:delText>表</w:delText>
        </w:r>
        <w:r w:rsidRPr="0072591E" w:rsidDel="00AB6FFA">
          <w:delText>2</w:delText>
        </w:r>
        <w:r w:rsidR="003242EA" w:rsidDel="00AB6FFA">
          <w:rPr>
            <w:rFonts w:hint="eastAsia"/>
          </w:rPr>
          <w:delText>9</w:delText>
        </w:r>
      </w:del>
      <w:ins w:id="1664" w:author="IRK" w:date="2020-03-12T17:19:00Z">
        <w:r w:rsidR="00AB6FFA">
          <w:rPr>
            <w:rFonts w:hint="eastAsia"/>
          </w:rPr>
          <w:t>次の表</w:t>
        </w:r>
      </w:ins>
      <w:r w:rsidRPr="0072591E">
        <w:t>は、</w:t>
      </w:r>
      <w:r w:rsidRPr="0072591E">
        <w:t>CallbackHandler</w:t>
      </w:r>
      <w:r w:rsidRPr="00A450B2">
        <w:t>インタフェースを</w:t>
      </w:r>
      <w:r w:rsidR="00CC590F">
        <w:t>示す</w:t>
      </w:r>
      <w:r w:rsidRPr="00A450B2">
        <w:t>。</w:t>
      </w:r>
    </w:p>
    <w:p w14:paraId="2DC80301" w14:textId="77777777" w:rsidR="006E6935" w:rsidRDefault="006E6935">
      <w:pPr>
        <w:autoSpaceDE/>
        <w:autoSpaceDN/>
        <w:jc w:val="left"/>
      </w:pPr>
      <w:r>
        <w:br w:type="page"/>
      </w:r>
    </w:p>
    <w:p w14:paraId="270B3691" w14:textId="3F2FF49D" w:rsidR="004D3F25" w:rsidRDefault="004D3F25" w:rsidP="00F93119">
      <w:del w:id="1665" w:author="IRK" w:date="2020-04-13T12:47:00Z">
        <w:r w:rsidDel="00166351">
          <w:br w:type="page"/>
        </w:r>
      </w:del>
    </w:p>
    <w:p w14:paraId="743929D2" w14:textId="4B633EE5" w:rsidR="00A450B2" w:rsidRDefault="00A450B2" w:rsidP="00F93119">
      <w:pPr>
        <w:pStyle w:val="af5"/>
      </w:pPr>
      <w:bookmarkStart w:id="1666" w:name="_Toc40799252"/>
      <w:r>
        <w:t>[</w:t>
      </w:r>
      <w:del w:id="1667"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3242EA" w:rsidDel="00741612">
          <w:rPr>
            <w:noProof/>
          </w:rPr>
          <w:delText>29</w:delText>
        </w:r>
        <w:r w:rsidR="00E65728" w:rsidDel="00741612">
          <w:rPr>
            <w:noProof/>
          </w:rPr>
          <w:fldChar w:fldCharType="end"/>
        </w:r>
        <w:r w:rsidDel="00741612">
          <w:rPr>
            <w:rFonts w:hint="eastAsia"/>
          </w:rPr>
          <w:delText xml:space="preserve">　</w:delText>
        </w:r>
      </w:del>
      <w:ins w:id="1668"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29</w:t>
      </w:r>
      <w:ins w:id="1669" w:author="IRK" w:date="2020-03-12T15:00:00Z">
        <w:r w:rsidR="00741612">
          <w:fldChar w:fldCharType="end"/>
        </w:r>
      </w:ins>
      <w:r w:rsidRPr="00A450B2">
        <w:rPr>
          <w:noProof/>
        </w:rPr>
        <w:t xml:space="preserve"> </w:t>
      </w:r>
      <w:r>
        <w:rPr>
          <w:noProof/>
        </w:rPr>
        <w:t>com.innoexpert.rulesclient.CallbackHandler</w:t>
      </w:r>
      <w:r>
        <w:rPr>
          <w:rFonts w:hint="eastAsia"/>
        </w:rPr>
        <w:t>]</w:t>
      </w:r>
      <w:bookmarkEnd w:id="1666"/>
    </w:p>
    <w:tbl>
      <w:tblPr>
        <w:tblStyle w:val="af4"/>
        <w:tblW w:w="0" w:type="auto"/>
        <w:jc w:val="center"/>
        <w:tblLook w:val="04A0" w:firstRow="1" w:lastRow="0" w:firstColumn="1" w:lastColumn="0" w:noHBand="0" w:noVBand="1"/>
        <w:tblPrChange w:id="1670" w:author="IRK" w:date="2020-04-14T15:40:00Z">
          <w:tblPr>
            <w:tblStyle w:val="af4"/>
            <w:tblW w:w="0" w:type="auto"/>
            <w:tblInd w:w="108" w:type="dxa"/>
            <w:tblLook w:val="04A0" w:firstRow="1" w:lastRow="0" w:firstColumn="1" w:lastColumn="0" w:noHBand="0" w:noVBand="1"/>
          </w:tblPr>
        </w:tblPrChange>
      </w:tblPr>
      <w:tblGrid>
        <w:gridCol w:w="9463"/>
        <w:tblGridChange w:id="1671">
          <w:tblGrid>
            <w:gridCol w:w="9463"/>
          </w:tblGrid>
        </w:tblGridChange>
      </w:tblGrid>
      <w:tr w:rsidR="001140F8" w14:paraId="40984933" w14:textId="77777777" w:rsidTr="00D829B0">
        <w:trPr>
          <w:jc w:val="center"/>
        </w:trPr>
        <w:tc>
          <w:tcPr>
            <w:tcW w:w="9463" w:type="dxa"/>
            <w:tcPrChange w:id="1672" w:author="IRK" w:date="2020-04-14T15:40:00Z">
              <w:tcPr>
                <w:tcW w:w="9463" w:type="dxa"/>
              </w:tcPr>
            </w:tcPrChange>
          </w:tcPr>
          <w:p w14:paraId="500652A0" w14:textId="77777777" w:rsidR="001140F8" w:rsidRDefault="001140F8">
            <w:pPr>
              <w:pStyle w:val="1b"/>
              <w:pPrChange w:id="1673" w:author="IRK" w:date="2020-04-14T13:45:00Z">
                <w:pPr>
                  <w:pStyle w:val="aff1"/>
                </w:pPr>
              </w:pPrChange>
            </w:pPr>
            <w:r>
              <w:t>1 package com.innoexpert.rulesclient;</w:t>
            </w:r>
          </w:p>
          <w:p w14:paraId="1D9CAF5A" w14:textId="77777777" w:rsidR="001140F8" w:rsidRDefault="001140F8">
            <w:pPr>
              <w:pStyle w:val="1b"/>
              <w:pPrChange w:id="1674" w:author="IRK" w:date="2020-04-14T13:45:00Z">
                <w:pPr>
                  <w:pStyle w:val="aff1"/>
                </w:pPr>
              </w:pPrChange>
            </w:pPr>
            <w:r>
              <w:t>2</w:t>
            </w:r>
            <w:del w:id="1675" w:author="IRK" w:date="2020-03-13T09:47:00Z">
              <w:r w:rsidDel="007F125D">
                <w:delText xml:space="preserve"> </w:delText>
              </w:r>
            </w:del>
          </w:p>
          <w:p w14:paraId="1EFFC067" w14:textId="77777777" w:rsidR="001140F8" w:rsidRDefault="001140F8">
            <w:pPr>
              <w:pStyle w:val="1b"/>
              <w:pPrChange w:id="1676" w:author="IRK" w:date="2020-04-14T13:45:00Z">
                <w:pPr>
                  <w:pStyle w:val="aff1"/>
                </w:pPr>
              </w:pPrChange>
            </w:pPr>
            <w:r>
              <w:t>3 public interface CallbackHandler</w:t>
            </w:r>
          </w:p>
          <w:p w14:paraId="5484E571" w14:textId="77777777" w:rsidR="001140F8" w:rsidRDefault="001140F8">
            <w:pPr>
              <w:pStyle w:val="1b"/>
              <w:pPrChange w:id="1677" w:author="IRK" w:date="2020-04-14T13:45:00Z">
                <w:pPr>
                  <w:pStyle w:val="aff1"/>
                </w:pPr>
              </w:pPrChange>
            </w:pPr>
            <w:r>
              <w:t>4 {</w:t>
            </w:r>
          </w:p>
          <w:p w14:paraId="0962F878" w14:textId="77777777" w:rsidR="001140F8" w:rsidRDefault="001140F8">
            <w:pPr>
              <w:pStyle w:val="1b"/>
              <w:pPrChange w:id="1678" w:author="IRK" w:date="2020-04-14T13:45:00Z">
                <w:pPr>
                  <w:pStyle w:val="aff1"/>
                </w:pPr>
              </w:pPrChange>
            </w:pPr>
            <w:r>
              <w:t>5     public void doCallback( CallbackReq req, CallbackRes res, Object context )</w:t>
            </w:r>
          </w:p>
          <w:p w14:paraId="34E2D3F5" w14:textId="77777777" w:rsidR="001140F8" w:rsidRDefault="001140F8">
            <w:pPr>
              <w:pStyle w:val="1b"/>
              <w:pPrChange w:id="1679" w:author="IRK" w:date="2020-04-14T13:45:00Z">
                <w:pPr>
                  <w:pStyle w:val="aff1"/>
                </w:pPr>
              </w:pPrChange>
            </w:pPr>
            <w:r>
              <w:t>6                   throws CallbackException;</w:t>
            </w:r>
          </w:p>
          <w:p w14:paraId="7CEA38F7" w14:textId="77777777" w:rsidR="001140F8" w:rsidRDefault="001140F8">
            <w:pPr>
              <w:pStyle w:val="1b"/>
              <w:pPrChange w:id="1680" w:author="IRK" w:date="2020-04-14T13:45:00Z">
                <w:pPr>
                  <w:pStyle w:val="aff1"/>
                </w:pPr>
              </w:pPrChange>
            </w:pPr>
            <w:r>
              <w:t>7 }</w:t>
            </w:r>
          </w:p>
        </w:tc>
      </w:tr>
    </w:tbl>
    <w:p w14:paraId="2D3D11E7" w14:textId="77777777" w:rsidR="001140F8" w:rsidRPr="008D7064" w:rsidRDefault="001140F8" w:rsidP="00F93119"/>
    <w:p w14:paraId="1AE4A5BC" w14:textId="7FD5A67C" w:rsidR="00CB4F61" w:rsidRDefault="001140F8" w:rsidP="00F93119">
      <w:r w:rsidRPr="0072591E">
        <w:t>CallbackHandler</w:t>
      </w:r>
      <w:r w:rsidRPr="0072591E">
        <w:t>は、</w:t>
      </w:r>
      <w:r w:rsidRPr="0072591E">
        <w:t>doCallback</w:t>
      </w:r>
      <w:r w:rsidRPr="0072591E">
        <w:t>という</w:t>
      </w:r>
      <w:r w:rsidRPr="0072591E">
        <w:rPr>
          <w:rFonts w:hint="eastAsia"/>
        </w:rPr>
        <w:t>唯一</w:t>
      </w:r>
      <w:r w:rsidRPr="0072591E">
        <w:t>のメソッドを持っている。</w:t>
      </w:r>
      <w:r w:rsidRPr="0072591E">
        <w:t>doCallback</w:t>
      </w:r>
      <w:r w:rsidRPr="0072591E">
        <w:t>は、</w:t>
      </w:r>
      <w:r w:rsidRPr="0072591E">
        <w:t>3</w:t>
      </w:r>
      <w:r w:rsidRPr="0072591E">
        <w:t>つのパラメータを持つ。</w:t>
      </w:r>
      <w:r w:rsidRPr="0072591E">
        <w:t>req</w:t>
      </w:r>
      <w:r w:rsidRPr="0072591E">
        <w:t>パラメータは</w:t>
      </w:r>
      <w:r w:rsidRPr="0072591E">
        <w:t>CallbackReq</w:t>
      </w:r>
      <w:r w:rsidRPr="0072591E">
        <w:t>型のオブジェクトで、コールバックサービスの入力情報を持っているオブジェクトである。こ</w:t>
      </w:r>
      <w:r w:rsidRPr="0072591E">
        <w:rPr>
          <w:rFonts w:hint="eastAsia"/>
        </w:rPr>
        <w:t>のオブジェクト</w:t>
      </w:r>
      <w:r w:rsidRPr="0072591E">
        <w:t>には、コールバックサービス名とコールバック入力パラメータについての情報がある。</w:t>
      </w:r>
      <w:r w:rsidRPr="0072591E">
        <w:t>CallbackReq</w:t>
      </w:r>
      <w:r w:rsidRPr="0072591E">
        <w:t>に関する</w:t>
      </w:r>
      <w:r w:rsidRPr="0072591E">
        <w:rPr>
          <w:rFonts w:hint="eastAsia"/>
        </w:rPr>
        <w:t>詳細</w:t>
      </w:r>
      <w:r w:rsidRPr="0072591E">
        <w:t>事項については、</w:t>
      </w:r>
      <w:del w:id="1681" w:author="IRK" w:date="2020-03-12T17:19:00Z">
        <w:r w:rsidRPr="0072591E" w:rsidDel="00AB6FFA">
          <w:delText>1.3.4</w:delText>
        </w:r>
        <w:r w:rsidRPr="0072591E" w:rsidDel="00AB6FFA">
          <w:rPr>
            <w:rFonts w:hint="eastAsia"/>
          </w:rPr>
          <w:delText xml:space="preserve"> com.innoexpert.rulesclient.CallbackReq</w:delText>
        </w:r>
      </w:del>
      <w:ins w:id="1682" w:author="IRK" w:date="2020-03-12T17:19:00Z">
        <w:r w:rsidR="00AB6FFA">
          <w:rPr>
            <w:rFonts w:hint="eastAsia"/>
          </w:rPr>
          <w:t>「</w:t>
        </w:r>
        <w:r w:rsidR="00AB6FFA">
          <w:fldChar w:fldCharType="begin"/>
        </w:r>
        <w:r w:rsidR="00AB6FFA">
          <w:instrText xml:space="preserve"> </w:instrText>
        </w:r>
        <w:r w:rsidR="00AB6FFA">
          <w:rPr>
            <w:rFonts w:hint="eastAsia"/>
          </w:rPr>
          <w:instrText>REF _Ref34926014 \r \h</w:instrText>
        </w:r>
        <w:r w:rsidR="00AB6FFA">
          <w:instrText xml:space="preserve"> </w:instrText>
        </w:r>
      </w:ins>
      <w:r w:rsidR="00AB6FFA">
        <w:fldChar w:fldCharType="separate"/>
      </w:r>
      <w:r w:rsidR="0092459D">
        <w:t xml:space="preserve">1.3.4 </w:t>
      </w:r>
      <w:ins w:id="1683" w:author="IRK" w:date="2020-03-12T17:19:00Z">
        <w:r w:rsidR="00AB6FFA">
          <w:fldChar w:fldCharType="end"/>
        </w:r>
      </w:ins>
      <w:ins w:id="1684" w:author="IRK" w:date="2020-03-12T17:20:00Z">
        <w:r w:rsidR="00AB6FFA">
          <w:fldChar w:fldCharType="begin"/>
        </w:r>
        <w:r w:rsidR="00AB6FFA">
          <w:instrText xml:space="preserve"> REF _Ref34926016 \h </w:instrText>
        </w:r>
      </w:ins>
      <w:r w:rsidR="00AB6FFA">
        <w:fldChar w:fldCharType="separate"/>
      </w:r>
      <w:r w:rsidR="0092459D" w:rsidRPr="00C41821">
        <w:t>com.innoexpert.rulesclient.CallbackReq</w:t>
      </w:r>
      <w:ins w:id="1685" w:author="IRK" w:date="2020-03-12T17:20:00Z">
        <w:r w:rsidR="00AB6FFA">
          <w:fldChar w:fldCharType="end"/>
        </w:r>
      </w:ins>
      <w:ins w:id="1686" w:author="IRK" w:date="2020-03-12T17:19:00Z">
        <w:r w:rsidR="00AB6FFA">
          <w:rPr>
            <w:rFonts w:hint="eastAsia"/>
          </w:rPr>
          <w:t>」</w:t>
        </w:r>
      </w:ins>
      <w:r w:rsidRPr="0072591E">
        <w:t>を参照のこと。</w:t>
      </w:r>
      <w:r w:rsidRPr="0072591E">
        <w:t>res</w:t>
      </w:r>
      <w:r w:rsidRPr="0072591E">
        <w:t>パラメータは</w:t>
      </w:r>
      <w:r w:rsidRPr="0072591E">
        <w:t>Callback</w:t>
      </w:r>
    </w:p>
    <w:p w14:paraId="50B6D677" w14:textId="61D8B5D1" w:rsidR="001140F8" w:rsidRPr="0072591E" w:rsidRDefault="001140F8" w:rsidP="00F93119">
      <w:r w:rsidRPr="0072591E">
        <w:t>Res</w:t>
      </w:r>
      <w:r w:rsidRPr="0072591E">
        <w:t>型</w:t>
      </w:r>
      <w:r w:rsidRPr="008D7064">
        <w:t>のオブジェクトで、コールバックサービスの出力情報を持っているオブジェクトである。</w:t>
      </w:r>
      <w:r w:rsidRPr="0072591E">
        <w:t>CallbackRes</w:t>
      </w:r>
      <w:r w:rsidRPr="0072591E">
        <w:t>については、</w:t>
      </w:r>
      <w:del w:id="1687" w:author="IRK" w:date="2020-03-12T17:20:00Z">
        <w:r w:rsidRPr="0072591E" w:rsidDel="00AB6FFA">
          <w:delText>1.3.5</w:delText>
        </w:r>
        <w:r w:rsidRPr="0072591E" w:rsidDel="00AB6FFA">
          <w:rPr>
            <w:rFonts w:hint="eastAsia"/>
          </w:rPr>
          <w:delText xml:space="preserve"> com.innoexpert.rulesclient.CallbackRes</w:delText>
        </w:r>
      </w:del>
      <w:ins w:id="1688" w:author="IRK" w:date="2020-03-12T17:20:00Z">
        <w:r w:rsidR="00AB6FFA">
          <w:rPr>
            <w:rFonts w:hint="eastAsia"/>
          </w:rPr>
          <w:t>「</w:t>
        </w:r>
        <w:r w:rsidR="00AB6FFA">
          <w:fldChar w:fldCharType="begin"/>
        </w:r>
        <w:r w:rsidR="00AB6FFA">
          <w:instrText xml:space="preserve"> </w:instrText>
        </w:r>
        <w:r w:rsidR="00AB6FFA">
          <w:rPr>
            <w:rFonts w:hint="eastAsia"/>
          </w:rPr>
          <w:instrText>REF _Ref34926032 \r \h</w:instrText>
        </w:r>
        <w:r w:rsidR="00AB6FFA">
          <w:instrText xml:space="preserve"> </w:instrText>
        </w:r>
      </w:ins>
      <w:r w:rsidR="00AB6FFA">
        <w:fldChar w:fldCharType="separate"/>
      </w:r>
      <w:r w:rsidR="0092459D">
        <w:t xml:space="preserve">1.3.5 </w:t>
      </w:r>
      <w:ins w:id="1689" w:author="IRK" w:date="2020-03-12T17:20:00Z">
        <w:r w:rsidR="00AB6FFA">
          <w:fldChar w:fldCharType="end"/>
        </w:r>
        <w:r w:rsidR="00AB6FFA">
          <w:fldChar w:fldCharType="begin"/>
        </w:r>
        <w:r w:rsidR="00AB6FFA">
          <w:instrText xml:space="preserve"> REF _Ref34926034 \h </w:instrText>
        </w:r>
      </w:ins>
      <w:r w:rsidR="00AB6FFA">
        <w:fldChar w:fldCharType="separate"/>
      </w:r>
      <w:r w:rsidR="0092459D">
        <w:t>com.innoexpert.rulesclient.CallbackRes</w:t>
      </w:r>
      <w:ins w:id="1690" w:author="IRK" w:date="2020-03-12T17:20:00Z">
        <w:r w:rsidR="00AB6FFA">
          <w:fldChar w:fldCharType="end"/>
        </w:r>
        <w:r w:rsidR="00AB6FFA">
          <w:rPr>
            <w:rFonts w:hint="eastAsia"/>
          </w:rPr>
          <w:t>」</w:t>
        </w:r>
      </w:ins>
      <w:r w:rsidRPr="0072591E">
        <w:t>を参照のこと。最後のパラメータである</w:t>
      </w:r>
      <w:r w:rsidRPr="0072591E">
        <w:t>context</w:t>
      </w:r>
      <w:r w:rsidRPr="0072591E">
        <w:t>パラメータには、</w:t>
      </w:r>
      <w:del w:id="1691" w:author="IRK" w:date="2020-03-12T17:20:00Z">
        <w:r w:rsidRPr="0072591E" w:rsidDel="00AB6FFA">
          <w:delText>表</w:delText>
        </w:r>
        <w:r w:rsidRPr="0072591E" w:rsidDel="00AB6FFA">
          <w:delText>6</w:delText>
        </w:r>
      </w:del>
      <w:ins w:id="1692" w:author="IRK" w:date="2020-03-12T17:20:00Z">
        <w:r w:rsidR="00AB6FFA">
          <w:fldChar w:fldCharType="begin"/>
        </w:r>
        <w:r w:rsidR="00AB6FFA">
          <w:instrText xml:space="preserve"> REF _Ref34924700 \h </w:instrText>
        </w:r>
      </w:ins>
      <w:r w:rsidR="00AB6FFA">
        <w:fldChar w:fldCharType="separate"/>
      </w:r>
      <w:r w:rsidR="0092459D">
        <w:t>[</w:t>
      </w:r>
      <w:ins w:id="1693" w:author="IRK" w:date="2020-03-12T14:53:00Z">
        <w:r w:rsidR="0092459D">
          <w:rPr>
            <w:rFonts w:hint="eastAsia"/>
          </w:rPr>
          <w:t>表</w:t>
        </w:r>
        <w:r w:rsidR="0092459D">
          <w:rPr>
            <w:rFonts w:hint="eastAsia"/>
          </w:rPr>
          <w:t xml:space="preserve"> </w:t>
        </w:r>
      </w:ins>
      <w:r w:rsidR="0092459D">
        <w:rPr>
          <w:noProof/>
        </w:rPr>
        <w:t>6</w:t>
      </w:r>
      <w:ins w:id="1694" w:author="IRK" w:date="2020-03-12T16:57:00Z">
        <w:r w:rsidR="0092459D">
          <w:rPr>
            <w:rFonts w:hint="eastAsia"/>
          </w:rPr>
          <w:t xml:space="preserve"> </w:t>
        </w:r>
      </w:ins>
      <w:r w:rsidR="0092459D">
        <w:t>com.innoexpert.rulesclient.RuleInterface</w:t>
      </w:r>
      <w:r w:rsidR="0092459D">
        <w:rPr>
          <w:rFonts w:hint="eastAsia"/>
        </w:rPr>
        <w:t>]</w:t>
      </w:r>
      <w:ins w:id="1695" w:author="IRK" w:date="2020-03-12T17:20:00Z">
        <w:r w:rsidR="00AB6FFA">
          <w:fldChar w:fldCharType="end"/>
        </w:r>
      </w:ins>
      <w:r w:rsidRPr="0072591E">
        <w:t>の</w:t>
      </w:r>
      <w:r w:rsidRPr="0072591E">
        <w:t>RuleInterface.execute</w:t>
      </w:r>
      <w:r w:rsidRPr="0072591E">
        <w:t>メソッドの</w:t>
      </w:r>
      <w:r w:rsidRPr="0072591E">
        <w:t>ctx</w:t>
      </w:r>
      <w:r w:rsidRPr="0072591E">
        <w:t>に引き渡されたオブジェクトをそのまま引き渡す。このオブジェクトを、コールバックコンテキストオブジェクト</w:t>
      </w:r>
      <w:r w:rsidRPr="0072591E">
        <w:t>(Callback Context Object)</w:t>
      </w:r>
      <w:r w:rsidRPr="0072591E">
        <w:t>という。</w:t>
      </w:r>
    </w:p>
    <w:p w14:paraId="114E83C7" w14:textId="77777777" w:rsidR="001140F8" w:rsidRPr="008D7064" w:rsidRDefault="001140F8" w:rsidP="00F93119"/>
    <w:p w14:paraId="0C221607" w14:textId="77777777" w:rsidR="00CB4F61" w:rsidRDefault="001140F8" w:rsidP="00F93119">
      <w:r w:rsidRPr="008D7064">
        <w:t>コールバックサービスの実質的なロジック</w:t>
      </w:r>
      <w:r w:rsidRPr="0072591E">
        <w:t>が</w:t>
      </w:r>
      <w:r w:rsidRPr="0072591E">
        <w:t>doCallback</w:t>
      </w:r>
      <w:r w:rsidRPr="0072591E">
        <w:t>に位置する。このメソッドでは</w:t>
      </w:r>
      <w:r w:rsidRPr="0072591E">
        <w:t>req</w:t>
      </w:r>
      <w:r w:rsidRPr="0072591E">
        <w:t>パラメータからコールバック入力パラメータを読み取り、入力値を利用して要求したサービスを処理し、その結果を</w:t>
      </w:r>
      <w:r w:rsidRPr="0072591E">
        <w:t>res</w:t>
      </w:r>
      <w:r w:rsidRPr="0072591E">
        <w:t>パラメータが参照するコールバック出力パラメータに設定する必要がある。コールバックロジックの実行中にエラーが発生すると、</w:t>
      </w:r>
      <w:r w:rsidRPr="0072591E">
        <w:t>Callback</w:t>
      </w:r>
    </w:p>
    <w:p w14:paraId="12B3CEE1" w14:textId="46BAC856" w:rsidR="001522BB" w:rsidDel="00AB6FFA" w:rsidRDefault="001140F8" w:rsidP="00F93119">
      <w:pPr>
        <w:rPr>
          <w:del w:id="1696" w:author="IRK" w:date="2020-03-12T17:20:00Z"/>
        </w:rPr>
      </w:pPr>
      <w:r w:rsidRPr="0072591E">
        <w:t>Exception</w:t>
      </w:r>
      <w:r w:rsidRPr="0072591E">
        <w:t>を</w:t>
      </w:r>
      <w:r w:rsidRPr="0072591E">
        <w:rPr>
          <w:rFonts w:hint="eastAsia"/>
        </w:rPr>
        <w:t>投げる</w:t>
      </w:r>
      <w:r w:rsidRPr="0072591E">
        <w:t>ことがある。</w:t>
      </w:r>
      <w:r w:rsidRPr="0072591E">
        <w:t>CallbackException</w:t>
      </w:r>
      <w:r w:rsidRPr="008D7064">
        <w:t>については、</w:t>
      </w:r>
      <w:del w:id="1697" w:author="IRK" w:date="2020-03-12T17:20:00Z">
        <w:r w:rsidRPr="0072591E" w:rsidDel="00AB6FFA">
          <w:delText>1.3.8</w:delText>
        </w:r>
        <w:r w:rsidRPr="0072591E" w:rsidDel="00AB6FFA">
          <w:rPr>
            <w:rFonts w:hint="eastAsia"/>
          </w:rPr>
          <w:delText xml:space="preserve"> com.innoexpert.rulesclient.Callback</w:delText>
        </w:r>
      </w:del>
    </w:p>
    <w:p w14:paraId="02DC8134" w14:textId="237CDFF3" w:rsidR="001140F8" w:rsidRPr="0072591E" w:rsidRDefault="001140F8" w:rsidP="00F93119">
      <w:del w:id="1698" w:author="IRK" w:date="2020-03-12T17:20:00Z">
        <w:r w:rsidRPr="0072591E" w:rsidDel="00AB6FFA">
          <w:rPr>
            <w:rFonts w:hint="eastAsia"/>
          </w:rPr>
          <w:delText>Exception</w:delText>
        </w:r>
      </w:del>
      <w:ins w:id="1699" w:author="IRK" w:date="2020-03-12T17:20:00Z">
        <w:r w:rsidR="00AB6FFA">
          <w:rPr>
            <w:rFonts w:hint="eastAsia"/>
          </w:rPr>
          <w:t>「</w:t>
        </w:r>
      </w:ins>
      <w:ins w:id="1700" w:author="IRK" w:date="2020-03-12T17:21:00Z">
        <w:r w:rsidR="00AB6FFA">
          <w:fldChar w:fldCharType="begin"/>
        </w:r>
        <w:r w:rsidR="00AB6FFA">
          <w:instrText xml:space="preserve"> </w:instrText>
        </w:r>
        <w:r w:rsidR="00AB6FFA">
          <w:rPr>
            <w:rFonts w:hint="eastAsia"/>
          </w:rPr>
          <w:instrText>REF _Ref34926082 \r \h</w:instrText>
        </w:r>
        <w:r w:rsidR="00AB6FFA">
          <w:instrText xml:space="preserve"> </w:instrText>
        </w:r>
      </w:ins>
      <w:r w:rsidR="00AB6FFA">
        <w:fldChar w:fldCharType="separate"/>
      </w:r>
      <w:r w:rsidR="0092459D">
        <w:t xml:space="preserve">1.3.8 </w:t>
      </w:r>
      <w:ins w:id="1701" w:author="IRK" w:date="2020-03-12T17:21:00Z">
        <w:r w:rsidR="00AB6FFA">
          <w:fldChar w:fldCharType="end"/>
        </w:r>
        <w:r w:rsidR="00AB6FFA">
          <w:fldChar w:fldCharType="begin"/>
        </w:r>
        <w:r w:rsidR="00AB6FFA">
          <w:instrText xml:space="preserve"> REF _Ref34926084 \h </w:instrText>
        </w:r>
      </w:ins>
      <w:r w:rsidR="00AB6FFA">
        <w:fldChar w:fldCharType="separate"/>
      </w:r>
      <w:r w:rsidR="0092459D">
        <w:t>com.innoexpert.rulesclient.CallbackException</w:t>
      </w:r>
      <w:ins w:id="1702" w:author="IRK" w:date="2020-03-12T17:21:00Z">
        <w:r w:rsidR="00AB6FFA">
          <w:fldChar w:fldCharType="end"/>
        </w:r>
      </w:ins>
      <w:ins w:id="1703" w:author="IRK" w:date="2020-03-12T17:20:00Z">
        <w:r w:rsidR="00AB6FFA">
          <w:rPr>
            <w:rFonts w:hint="eastAsia"/>
          </w:rPr>
          <w:t>」</w:t>
        </w:r>
      </w:ins>
      <w:r w:rsidRPr="0072591E">
        <w:t>を参照のこと。</w:t>
      </w:r>
    </w:p>
    <w:p w14:paraId="60555752" w14:textId="77777777" w:rsidR="001140F8" w:rsidRPr="008D7064" w:rsidRDefault="001140F8" w:rsidP="00F93119"/>
    <w:p w14:paraId="4503BDCE" w14:textId="31719443" w:rsidR="001522BB" w:rsidDel="00AB6FFA" w:rsidRDefault="001140F8" w:rsidP="00F93119">
      <w:pPr>
        <w:rPr>
          <w:del w:id="1704" w:author="IRK" w:date="2020-03-12T17:21:00Z"/>
        </w:rPr>
      </w:pPr>
      <w:r w:rsidRPr="0072591E">
        <w:t>CallbackHandler</w:t>
      </w:r>
      <w:r w:rsidRPr="0072591E">
        <w:t>クラスを実装する際、メンバ変数の使用には注意する必要がある。</w:t>
      </w:r>
      <w:r w:rsidRPr="0072591E">
        <w:t>CallbackHandler</w:t>
      </w:r>
      <w:r w:rsidRPr="0072591E">
        <w:t>オブジェクトは、毎回コールバック要求</w:t>
      </w:r>
      <w:r w:rsidRPr="0072591E">
        <w:rPr>
          <w:rFonts w:hint="eastAsia"/>
        </w:rPr>
        <w:t>を受け取る</w:t>
      </w:r>
      <w:r w:rsidRPr="0072591E">
        <w:t>たびに生成されて各要求が互いに異なる</w:t>
      </w:r>
      <w:r w:rsidRPr="0072591E">
        <w:t>CallbackHandler</w:t>
      </w:r>
      <w:r w:rsidRPr="0072591E">
        <w:t>オブジェクトによって処理されることもあり、シングルトン</w:t>
      </w:r>
      <w:r w:rsidRPr="0072591E">
        <w:t>(Singleton)</w:t>
      </w:r>
      <w:r w:rsidRPr="0072591E">
        <w:t>形式で実装され複数のコールバック要求が</w:t>
      </w:r>
      <w:r w:rsidRPr="0072591E">
        <w:t>1</w:t>
      </w:r>
      <w:r w:rsidRPr="0072591E">
        <w:t>つのオブジェクトによって同時に処理されることもある。後者の場合、</w:t>
      </w:r>
      <w:r w:rsidRPr="0072591E">
        <w:rPr>
          <w:rFonts w:hint="eastAsia"/>
        </w:rPr>
        <w:t>別途</w:t>
      </w:r>
      <w:r w:rsidRPr="0072591E">
        <w:t>スレッドセーフに</w:t>
      </w:r>
      <w:r w:rsidRPr="0072591E">
        <w:rPr>
          <w:rFonts w:hint="eastAsia"/>
        </w:rPr>
        <w:t>なる</w:t>
      </w:r>
      <w:r w:rsidRPr="0072591E">
        <w:t>ように実装しない場合は、問題が発生することもある。</w:t>
      </w:r>
      <w:r w:rsidRPr="0072591E">
        <w:t>CallbackHandler</w:t>
      </w:r>
      <w:r w:rsidRPr="0072591E">
        <w:t>オブジェクトは</w:t>
      </w:r>
      <w:r w:rsidRPr="0072591E">
        <w:t>CallbackHandlerFactory</w:t>
      </w:r>
      <w:r w:rsidRPr="0072591E">
        <w:t>が</w:t>
      </w:r>
      <w:r w:rsidRPr="008D7064">
        <w:t>生成し、生成方式はファクトリクラスをどのように実装するかによって異なる</w:t>
      </w:r>
      <w:r w:rsidRPr="0072591E">
        <w:t>。</w:t>
      </w:r>
      <w:r w:rsidRPr="0072591E">
        <w:t>CallbackHandlerFactory</w:t>
      </w:r>
      <w:r w:rsidRPr="0072591E">
        <w:t>に関する</w:t>
      </w:r>
      <w:r w:rsidRPr="0072591E">
        <w:rPr>
          <w:rFonts w:hint="eastAsia"/>
        </w:rPr>
        <w:t>詳細</w:t>
      </w:r>
      <w:r w:rsidRPr="0072591E">
        <w:t>事項については、</w:t>
      </w:r>
      <w:del w:id="1705" w:author="IRK" w:date="2020-03-12T17:21:00Z">
        <w:r w:rsidRPr="0072591E" w:rsidDel="00AB6FFA">
          <w:delText>1.3.7</w:delText>
        </w:r>
        <w:r w:rsidRPr="0072591E" w:rsidDel="00AB6FFA">
          <w:rPr>
            <w:rFonts w:hint="eastAsia"/>
          </w:rPr>
          <w:delText xml:space="preserve"> com.innoexpert.rules</w:delText>
        </w:r>
      </w:del>
    </w:p>
    <w:p w14:paraId="3B957096" w14:textId="0DA1BF63" w:rsidR="001140F8" w:rsidRPr="008D7064" w:rsidRDefault="001140F8" w:rsidP="00F93119">
      <w:del w:id="1706" w:author="IRK" w:date="2020-03-12T17:21:00Z">
        <w:r w:rsidRPr="0072591E" w:rsidDel="00AB6FFA">
          <w:rPr>
            <w:rFonts w:hint="eastAsia"/>
          </w:rPr>
          <w:delText>client.CallbackHandlerFactory</w:delText>
        </w:r>
      </w:del>
      <w:ins w:id="1707" w:author="IRK" w:date="2020-03-12T17:21:00Z">
        <w:r w:rsidR="00AB6FFA">
          <w:rPr>
            <w:rFonts w:hint="eastAsia"/>
          </w:rPr>
          <w:t>「</w:t>
        </w:r>
        <w:r w:rsidR="00AB6FFA">
          <w:fldChar w:fldCharType="begin"/>
        </w:r>
        <w:r w:rsidR="00AB6FFA">
          <w:instrText xml:space="preserve"> </w:instrText>
        </w:r>
        <w:r w:rsidR="00AB6FFA">
          <w:rPr>
            <w:rFonts w:hint="eastAsia"/>
          </w:rPr>
          <w:instrText>REF _Ref34926105 \r \h</w:instrText>
        </w:r>
        <w:r w:rsidR="00AB6FFA">
          <w:instrText xml:space="preserve"> </w:instrText>
        </w:r>
      </w:ins>
      <w:r w:rsidR="00AB6FFA">
        <w:fldChar w:fldCharType="separate"/>
      </w:r>
      <w:r w:rsidR="0092459D">
        <w:t xml:space="preserve">1.3.7 </w:t>
      </w:r>
      <w:ins w:id="1708" w:author="IRK" w:date="2020-03-12T17:21:00Z">
        <w:r w:rsidR="00AB6FFA">
          <w:fldChar w:fldCharType="end"/>
        </w:r>
        <w:r w:rsidR="00AB6FFA">
          <w:fldChar w:fldCharType="begin"/>
        </w:r>
        <w:r w:rsidR="00AB6FFA">
          <w:instrText xml:space="preserve"> REF _Ref34926107 \h </w:instrText>
        </w:r>
      </w:ins>
      <w:r w:rsidR="00AB6FFA">
        <w:fldChar w:fldCharType="separate"/>
      </w:r>
      <w:r w:rsidR="0092459D">
        <w:t>com.innoexpert.rulesclient.</w:t>
      </w:r>
      <w:r w:rsidR="0092459D" w:rsidRPr="00553CE8">
        <w:t>CallbackHandlerFactory</w:t>
      </w:r>
      <w:ins w:id="1709" w:author="IRK" w:date="2020-03-12T17:21:00Z">
        <w:r w:rsidR="00AB6FFA">
          <w:fldChar w:fldCharType="end"/>
        </w:r>
        <w:r w:rsidR="00AB6FFA">
          <w:rPr>
            <w:rFonts w:hint="eastAsia"/>
          </w:rPr>
          <w:t>」</w:t>
        </w:r>
      </w:ins>
      <w:r w:rsidRPr="0072591E">
        <w:t>を参照のこと</w:t>
      </w:r>
      <w:r w:rsidRPr="008D7064">
        <w:t>。</w:t>
      </w:r>
    </w:p>
    <w:p w14:paraId="6F0D01C8" w14:textId="77777777" w:rsidR="001140F8" w:rsidRPr="008D7064" w:rsidRDefault="001140F8" w:rsidP="00F93119"/>
    <w:p w14:paraId="610A46F2" w14:textId="4E06CDD5" w:rsidR="001140F8" w:rsidRDefault="001140F8" w:rsidP="00846AAC">
      <w:del w:id="1710" w:author="IRK" w:date="2020-03-12T17:21:00Z">
        <w:r w:rsidRPr="008D7064" w:rsidDel="00AB6FFA">
          <w:delText>表</w:delText>
        </w:r>
        <w:r w:rsidR="003242EA" w:rsidDel="00AB6FFA">
          <w:rPr>
            <w:rFonts w:hint="eastAsia"/>
          </w:rPr>
          <w:delText>30</w:delText>
        </w:r>
      </w:del>
      <w:ins w:id="1711" w:author="IRK" w:date="2020-03-12T17:21:00Z">
        <w:r w:rsidR="00AB6FFA">
          <w:fldChar w:fldCharType="begin"/>
        </w:r>
        <w:r w:rsidR="00AB6FFA">
          <w:instrText xml:space="preserve"> </w:instrText>
        </w:r>
        <w:r w:rsidR="00AB6FFA">
          <w:rPr>
            <w:rFonts w:hint="eastAsia"/>
          </w:rPr>
          <w:instrText>REF _Ref34926122 \h</w:instrText>
        </w:r>
        <w:r w:rsidR="00AB6FFA">
          <w:instrText xml:space="preserve"> </w:instrText>
        </w:r>
      </w:ins>
      <w:r w:rsidR="00143767">
        <w:instrText xml:space="preserve"> \* MERGEFORMAT </w:instrText>
      </w:r>
      <w:r w:rsidR="00AB6FFA">
        <w:fldChar w:fldCharType="separate"/>
      </w:r>
      <w:r w:rsidR="0092459D">
        <w:t>[</w:t>
      </w:r>
      <w:ins w:id="1712" w:author="IRK" w:date="2020-03-12T15:00:00Z">
        <w:r w:rsidR="0092459D">
          <w:rPr>
            <w:rFonts w:hint="eastAsia"/>
          </w:rPr>
          <w:t>表</w:t>
        </w:r>
        <w:r w:rsidR="0092459D">
          <w:rPr>
            <w:rFonts w:hint="eastAsia"/>
          </w:rPr>
          <w:t xml:space="preserve"> </w:t>
        </w:r>
      </w:ins>
      <w:r w:rsidR="0092459D">
        <w:rPr>
          <w:noProof/>
        </w:rPr>
        <w:t>30</w:t>
      </w:r>
      <w:ins w:id="1713" w:author="IRK" w:date="2020-03-12T15:00:00Z">
        <w:r w:rsidR="0092459D">
          <w:rPr>
            <w:rFonts w:hint="eastAsia"/>
          </w:rPr>
          <w:t xml:space="preserve"> </w:t>
        </w:r>
      </w:ins>
      <w:r w:rsidR="0092459D" w:rsidRPr="00846033">
        <w:rPr>
          <w:noProof/>
        </w:rPr>
        <w:t>アプリのデータベースコネクションをコールバックコンテキストオブジェクトに引き渡す例</w:t>
      </w:r>
      <w:r w:rsidR="0092459D">
        <w:rPr>
          <w:rFonts w:hint="eastAsia"/>
          <w:noProof/>
        </w:rPr>
        <w:t>]</w:t>
      </w:r>
      <w:ins w:id="1714" w:author="IRK" w:date="2020-03-12T17:21:00Z">
        <w:r w:rsidR="00AB6FFA">
          <w:fldChar w:fldCharType="end"/>
        </w:r>
      </w:ins>
      <w:r w:rsidRPr="008D7064">
        <w:t>と</w:t>
      </w:r>
      <w:del w:id="1715" w:author="IRK" w:date="2020-03-12T17:21:00Z">
        <w:r w:rsidRPr="008D7064" w:rsidDel="00AB6FFA">
          <w:delText>表</w:delText>
        </w:r>
        <w:r w:rsidR="003242EA" w:rsidDel="00AB6FFA">
          <w:rPr>
            <w:rFonts w:hint="eastAsia"/>
          </w:rPr>
          <w:delText>31</w:delText>
        </w:r>
      </w:del>
      <w:ins w:id="1716" w:author="IRK" w:date="2020-03-12T17:21:00Z">
        <w:r w:rsidR="00AB6FFA">
          <w:fldChar w:fldCharType="begin"/>
        </w:r>
        <w:r w:rsidR="00AB6FFA">
          <w:instrText xml:space="preserve"> </w:instrText>
        </w:r>
        <w:r w:rsidR="00AB6FFA">
          <w:rPr>
            <w:rFonts w:hint="eastAsia"/>
          </w:rPr>
          <w:instrText>REF _Ref34926133 \h</w:instrText>
        </w:r>
        <w:r w:rsidR="00AB6FFA">
          <w:instrText xml:space="preserve"> </w:instrText>
        </w:r>
      </w:ins>
      <w:r w:rsidR="00143767">
        <w:instrText xml:space="preserve"> \* MERGEFORMAT </w:instrText>
      </w:r>
      <w:r w:rsidR="00AB6FFA">
        <w:fldChar w:fldCharType="separate"/>
      </w:r>
      <w:r w:rsidR="0092459D">
        <w:t>[</w:t>
      </w:r>
      <w:ins w:id="1717" w:author="IRK" w:date="2020-03-12T15:00:00Z">
        <w:r w:rsidR="0092459D">
          <w:rPr>
            <w:rFonts w:hint="eastAsia"/>
          </w:rPr>
          <w:t>表</w:t>
        </w:r>
        <w:r w:rsidR="0092459D">
          <w:rPr>
            <w:rFonts w:hint="eastAsia"/>
          </w:rPr>
          <w:t xml:space="preserve"> </w:t>
        </w:r>
      </w:ins>
      <w:r w:rsidR="0092459D">
        <w:rPr>
          <w:noProof/>
        </w:rPr>
        <w:t>31</w:t>
      </w:r>
      <w:ins w:id="1718" w:author="IRK" w:date="2020-03-12T15:00:00Z">
        <w:r w:rsidR="0092459D">
          <w:rPr>
            <w:rFonts w:hint="eastAsia"/>
          </w:rPr>
          <w:t xml:space="preserve"> </w:t>
        </w:r>
      </w:ins>
      <w:r w:rsidR="0092459D">
        <w:rPr>
          <w:noProof/>
        </w:rPr>
        <w:t>アプリケーショントランザクション上でクエリをするコールバック</w:t>
      </w:r>
      <w:ins w:id="1719" w:author="IRK" w:date="2020-03-12T14:17:00Z">
        <w:r w:rsidR="0092459D">
          <w:rPr>
            <w:rFonts w:hint="eastAsia"/>
            <w:noProof/>
          </w:rPr>
          <w:t>ハンドラー</w:t>
        </w:r>
      </w:ins>
      <w:r w:rsidR="0092459D">
        <w:rPr>
          <w:rFonts w:hint="eastAsia"/>
          <w:noProof/>
        </w:rPr>
        <w:t>]</w:t>
      </w:r>
      <w:ins w:id="1720" w:author="IRK" w:date="2020-03-12T17:21:00Z">
        <w:r w:rsidR="00AB6FFA">
          <w:fldChar w:fldCharType="end"/>
        </w:r>
      </w:ins>
      <w:r w:rsidRPr="008D7064">
        <w:t>は、それぞれデータベースコネクションをコールバックコンテキストオブジェクトに引き渡すアプリケーションと、このコネクションを受けてアプリケーションのトランザクション上でデータを照会するコールバック</w:t>
      </w:r>
      <w:del w:id="1721" w:author="IRK" w:date="2020-03-12T14:17:00Z">
        <w:r w:rsidRPr="008D7064" w:rsidDel="0039612A">
          <w:delText>ハンドラ</w:delText>
        </w:r>
      </w:del>
      <w:ins w:id="1722" w:author="IRK" w:date="2020-03-12T14:17:00Z">
        <w:r w:rsidR="0039612A">
          <w:rPr>
            <w:rFonts w:hint="eastAsia"/>
          </w:rPr>
          <w:t>ハンドラー</w:t>
        </w:r>
      </w:ins>
      <w:r w:rsidRPr="008D7064">
        <w:t>の例である。</w:t>
      </w:r>
    </w:p>
    <w:p w14:paraId="6250A454" w14:textId="62869930" w:rsidR="004D3F25" w:rsidRDefault="004D3F25" w:rsidP="00F93119">
      <w:del w:id="1723" w:author="IRK" w:date="2020-04-13T12:48:00Z">
        <w:r w:rsidDel="00166351">
          <w:br w:type="page"/>
        </w:r>
      </w:del>
    </w:p>
    <w:p w14:paraId="4ABD125E" w14:textId="3561BC69" w:rsidR="003F0DEB" w:rsidRDefault="003F0DEB" w:rsidP="00F93119">
      <w:pPr>
        <w:pStyle w:val="af5"/>
      </w:pPr>
      <w:bookmarkStart w:id="1724" w:name="_Ref34926122"/>
      <w:bookmarkStart w:id="1725" w:name="_Toc40799253"/>
      <w:r>
        <w:t>[</w:t>
      </w:r>
      <w:del w:id="1726"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3242EA" w:rsidDel="00741612">
          <w:rPr>
            <w:noProof/>
          </w:rPr>
          <w:delText>30</w:delText>
        </w:r>
        <w:r w:rsidR="00E65728" w:rsidDel="00741612">
          <w:rPr>
            <w:noProof/>
          </w:rPr>
          <w:fldChar w:fldCharType="end"/>
        </w:r>
        <w:r w:rsidDel="00741612">
          <w:rPr>
            <w:rFonts w:hint="eastAsia"/>
          </w:rPr>
          <w:delText xml:space="preserve">　</w:delText>
        </w:r>
      </w:del>
      <w:ins w:id="1727"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30</w:t>
      </w:r>
      <w:ins w:id="1728" w:author="IRK" w:date="2020-03-12T15:00:00Z">
        <w:r w:rsidR="00741612">
          <w:fldChar w:fldCharType="end"/>
        </w:r>
        <w:r w:rsidR="00741612">
          <w:rPr>
            <w:rFonts w:hint="eastAsia"/>
          </w:rPr>
          <w:t xml:space="preserve"> </w:t>
        </w:r>
      </w:ins>
      <w:r w:rsidRPr="00846033">
        <w:rPr>
          <w:noProof/>
        </w:rPr>
        <w:t>アプリのデータベースコネクションをコールバックコンテキストオブジェクトに引き渡す例</w:t>
      </w:r>
      <w:r>
        <w:rPr>
          <w:rFonts w:hint="eastAsia"/>
          <w:noProof/>
        </w:rPr>
        <w:t>]</w:t>
      </w:r>
      <w:bookmarkEnd w:id="1724"/>
      <w:bookmarkEnd w:id="1725"/>
    </w:p>
    <w:tbl>
      <w:tblPr>
        <w:tblStyle w:val="af4"/>
        <w:tblW w:w="0" w:type="auto"/>
        <w:jc w:val="center"/>
        <w:tblLook w:val="04A0" w:firstRow="1" w:lastRow="0" w:firstColumn="1" w:lastColumn="0" w:noHBand="0" w:noVBand="1"/>
        <w:tblPrChange w:id="1729" w:author="IRK" w:date="2020-04-14T15:40:00Z">
          <w:tblPr>
            <w:tblStyle w:val="af4"/>
            <w:tblW w:w="0" w:type="auto"/>
            <w:tblInd w:w="108" w:type="dxa"/>
            <w:tblLook w:val="04A0" w:firstRow="1" w:lastRow="0" w:firstColumn="1" w:lastColumn="0" w:noHBand="0" w:noVBand="1"/>
          </w:tblPr>
        </w:tblPrChange>
      </w:tblPr>
      <w:tblGrid>
        <w:gridCol w:w="9463"/>
        <w:tblGridChange w:id="1730">
          <w:tblGrid>
            <w:gridCol w:w="9463"/>
          </w:tblGrid>
        </w:tblGridChange>
      </w:tblGrid>
      <w:tr w:rsidR="001140F8" w14:paraId="798CB73A" w14:textId="77777777" w:rsidTr="00D829B0">
        <w:trPr>
          <w:jc w:val="center"/>
        </w:trPr>
        <w:tc>
          <w:tcPr>
            <w:tcW w:w="9463" w:type="dxa"/>
            <w:tcPrChange w:id="1731" w:author="IRK" w:date="2020-04-14T15:40:00Z">
              <w:tcPr>
                <w:tcW w:w="9463" w:type="dxa"/>
              </w:tcPr>
            </w:tcPrChange>
          </w:tcPr>
          <w:p w14:paraId="5276708C" w14:textId="77777777" w:rsidR="001140F8" w:rsidRPr="00D74DE8" w:rsidRDefault="001140F8">
            <w:pPr>
              <w:pStyle w:val="1b"/>
              <w:rPr>
                <w:lang w:val="fr-FR"/>
              </w:rPr>
              <w:pPrChange w:id="1732" w:author="IRK" w:date="2020-04-14T13:45:00Z">
                <w:pPr>
                  <w:pStyle w:val="aff1"/>
                </w:pPr>
              </w:pPrChange>
            </w:pPr>
            <w:r>
              <w:t xml:space="preserve"> 1 java.sql.Connection conn = …</w:t>
            </w:r>
          </w:p>
          <w:p w14:paraId="24C880E1" w14:textId="77777777" w:rsidR="001140F8" w:rsidRPr="00D74DE8" w:rsidRDefault="001140F8">
            <w:pPr>
              <w:pStyle w:val="1b"/>
              <w:rPr>
                <w:lang w:val="fr-FR"/>
              </w:rPr>
              <w:pPrChange w:id="1733" w:author="IRK" w:date="2020-04-14T13:45:00Z">
                <w:pPr>
                  <w:pStyle w:val="aff1"/>
                </w:pPr>
              </w:pPrChange>
            </w:pPr>
            <w:r>
              <w:t xml:space="preserve"> 2</w:t>
            </w:r>
            <w:del w:id="1734" w:author="IRK" w:date="2020-03-13T09:48:00Z">
              <w:r w:rsidDel="007F125D">
                <w:delText xml:space="preserve"> </w:delText>
              </w:r>
            </w:del>
          </w:p>
          <w:p w14:paraId="3B04FF4C" w14:textId="77777777" w:rsidR="001140F8" w:rsidRDefault="001140F8">
            <w:pPr>
              <w:pStyle w:val="1b"/>
              <w:pPrChange w:id="1735" w:author="IRK" w:date="2020-04-14T13:45:00Z">
                <w:pPr>
                  <w:pStyle w:val="aff1"/>
                </w:pPr>
              </w:pPrChange>
            </w:pPr>
            <w:r>
              <w:t xml:space="preserve"> 3 // Start a database transaction</w:t>
            </w:r>
          </w:p>
          <w:p w14:paraId="49C2CBFE" w14:textId="77777777" w:rsidR="001140F8" w:rsidRDefault="001140F8">
            <w:pPr>
              <w:pStyle w:val="1b"/>
              <w:pPrChange w:id="1736" w:author="IRK" w:date="2020-04-14T13:45:00Z">
                <w:pPr>
                  <w:pStyle w:val="aff1"/>
                </w:pPr>
              </w:pPrChange>
            </w:pPr>
            <w:r>
              <w:t xml:space="preserve"> 4</w:t>
            </w:r>
            <w:del w:id="1737" w:author="IRK" w:date="2020-03-13T09:48:00Z">
              <w:r w:rsidDel="007F125D">
                <w:delText xml:space="preserve"> </w:delText>
              </w:r>
            </w:del>
          </w:p>
          <w:p w14:paraId="5118B0C1" w14:textId="77777777" w:rsidR="001140F8" w:rsidRDefault="001140F8">
            <w:pPr>
              <w:pStyle w:val="1b"/>
              <w:pPrChange w:id="1738" w:author="IRK" w:date="2020-04-14T13:45:00Z">
                <w:pPr>
                  <w:pStyle w:val="aff1"/>
                </w:pPr>
              </w:pPrChange>
            </w:pPr>
            <w:r>
              <w:t xml:space="preserve"> 5 RuleReq req = …</w:t>
            </w:r>
          </w:p>
          <w:p w14:paraId="3B41C204" w14:textId="77777777" w:rsidR="001140F8" w:rsidRDefault="001140F8">
            <w:pPr>
              <w:pStyle w:val="1b"/>
              <w:pPrChange w:id="1739" w:author="IRK" w:date="2020-04-14T13:45:00Z">
                <w:pPr>
                  <w:pStyle w:val="aff1"/>
                </w:pPr>
              </w:pPrChange>
            </w:pPr>
            <w:r>
              <w:t xml:space="preserve"> 6 RuleInterface intf = ClusterManager.getInterface();</w:t>
            </w:r>
          </w:p>
          <w:p w14:paraId="64BCEE7D" w14:textId="77777777" w:rsidR="001140F8" w:rsidRDefault="001140F8">
            <w:pPr>
              <w:pStyle w:val="1b"/>
              <w:pPrChange w:id="1740" w:author="IRK" w:date="2020-04-14T13:45:00Z">
                <w:pPr>
                  <w:pStyle w:val="aff1"/>
                </w:pPr>
              </w:pPrChange>
            </w:pPr>
            <w:r>
              <w:t xml:space="preserve"> 7 ResultSet rs;</w:t>
            </w:r>
          </w:p>
          <w:p w14:paraId="3F1625D9" w14:textId="77777777" w:rsidR="001140F8" w:rsidRDefault="001140F8">
            <w:pPr>
              <w:pStyle w:val="1b"/>
              <w:pPrChange w:id="1741" w:author="IRK" w:date="2020-04-14T13:45:00Z">
                <w:pPr>
                  <w:pStyle w:val="aff1"/>
                </w:pPr>
              </w:pPrChange>
            </w:pPr>
            <w:r>
              <w:t xml:space="preserve"> 8</w:t>
            </w:r>
            <w:del w:id="1742" w:author="IRK" w:date="2020-03-13T09:48:00Z">
              <w:r w:rsidDel="007F125D">
                <w:delText xml:space="preserve"> </w:delText>
              </w:r>
            </w:del>
          </w:p>
          <w:p w14:paraId="4FB6DA03" w14:textId="77777777" w:rsidR="001140F8" w:rsidRDefault="001140F8">
            <w:pPr>
              <w:pStyle w:val="1b"/>
              <w:pPrChange w:id="1743" w:author="IRK" w:date="2020-04-14T13:45:00Z">
                <w:pPr>
                  <w:pStyle w:val="aff1"/>
                </w:pPr>
              </w:pPrChange>
            </w:pPr>
            <w:r>
              <w:t xml:space="preserve"> 9 try</w:t>
            </w:r>
          </w:p>
          <w:p w14:paraId="34D6794F" w14:textId="77777777" w:rsidR="001140F8" w:rsidRDefault="001140F8">
            <w:pPr>
              <w:pStyle w:val="1b"/>
              <w:pPrChange w:id="1744" w:author="IRK" w:date="2020-04-14T13:45:00Z">
                <w:pPr>
                  <w:pStyle w:val="aff1"/>
                </w:pPr>
              </w:pPrChange>
            </w:pPr>
            <w:r>
              <w:t>10 {</w:t>
            </w:r>
          </w:p>
          <w:p w14:paraId="22F8ABD6" w14:textId="77777777" w:rsidR="001140F8" w:rsidRDefault="001140F8">
            <w:pPr>
              <w:pStyle w:val="1b"/>
              <w:pPrChange w:id="1745" w:author="IRK" w:date="2020-04-14T13:45:00Z">
                <w:pPr>
                  <w:pStyle w:val="aff1"/>
                </w:pPr>
              </w:pPrChange>
            </w:pPr>
            <w:r>
              <w:t>11     rs = intf.execute( req, Contants.CODETYPE_ID, conn );</w:t>
            </w:r>
          </w:p>
          <w:p w14:paraId="38E4E5F1" w14:textId="77777777" w:rsidR="001140F8" w:rsidRDefault="001140F8">
            <w:pPr>
              <w:pStyle w:val="1b"/>
              <w:pPrChange w:id="1746" w:author="IRK" w:date="2020-04-14T13:45:00Z">
                <w:pPr>
                  <w:pStyle w:val="aff1"/>
                </w:pPr>
              </w:pPrChange>
            </w:pPr>
            <w:r>
              <w:t>12 }</w:t>
            </w:r>
          </w:p>
          <w:p w14:paraId="4056270B" w14:textId="77777777" w:rsidR="001140F8" w:rsidRDefault="001140F8">
            <w:pPr>
              <w:pStyle w:val="1b"/>
              <w:pPrChange w:id="1747" w:author="IRK" w:date="2020-04-14T13:45:00Z">
                <w:pPr>
                  <w:pStyle w:val="aff1"/>
                </w:pPr>
              </w:pPrChange>
            </w:pPr>
            <w:r>
              <w:t>13 finally</w:t>
            </w:r>
          </w:p>
          <w:p w14:paraId="44249854" w14:textId="77777777" w:rsidR="001140F8" w:rsidRDefault="001140F8">
            <w:pPr>
              <w:pStyle w:val="1b"/>
              <w:pPrChange w:id="1748" w:author="IRK" w:date="2020-04-14T13:45:00Z">
                <w:pPr>
                  <w:pStyle w:val="aff1"/>
                </w:pPr>
              </w:pPrChange>
            </w:pPr>
            <w:r>
              <w:t>14 {</w:t>
            </w:r>
          </w:p>
          <w:p w14:paraId="4AF4A55B" w14:textId="77777777" w:rsidR="001140F8" w:rsidRDefault="001140F8">
            <w:pPr>
              <w:pStyle w:val="1b"/>
              <w:pPrChange w:id="1749" w:author="IRK" w:date="2020-04-14T13:45:00Z">
                <w:pPr>
                  <w:pStyle w:val="aff1"/>
                </w:pPr>
              </w:pPrChange>
            </w:pPr>
            <w:r>
              <w:t>15     intf.close();</w:t>
            </w:r>
          </w:p>
          <w:p w14:paraId="267881E8" w14:textId="77777777" w:rsidR="001140F8" w:rsidRDefault="001140F8">
            <w:pPr>
              <w:pStyle w:val="1b"/>
              <w:pPrChange w:id="1750" w:author="IRK" w:date="2020-04-14T13:45:00Z">
                <w:pPr>
                  <w:pStyle w:val="aff1"/>
                </w:pPr>
              </w:pPrChange>
            </w:pPr>
            <w:r>
              <w:t>16 }</w:t>
            </w:r>
          </w:p>
          <w:p w14:paraId="781C5FB2" w14:textId="77777777" w:rsidR="001140F8" w:rsidRDefault="001140F8">
            <w:pPr>
              <w:pStyle w:val="1b"/>
              <w:pPrChange w:id="1751" w:author="IRK" w:date="2020-04-14T13:45:00Z">
                <w:pPr>
                  <w:pStyle w:val="aff1"/>
                </w:pPr>
              </w:pPrChange>
            </w:pPr>
            <w:r>
              <w:t>17</w:t>
            </w:r>
            <w:del w:id="1752" w:author="IRK" w:date="2020-03-13T09:48:00Z">
              <w:r w:rsidDel="007F125D">
                <w:delText xml:space="preserve"> </w:delText>
              </w:r>
            </w:del>
          </w:p>
          <w:p w14:paraId="73901544" w14:textId="77777777" w:rsidR="001140F8" w:rsidRDefault="001140F8">
            <w:pPr>
              <w:pStyle w:val="1b"/>
              <w:pPrChange w:id="1753" w:author="IRK" w:date="2020-04-14T13:45:00Z">
                <w:pPr>
                  <w:pStyle w:val="aff1"/>
                </w:pPr>
              </w:pPrChange>
            </w:pPr>
            <w:r>
              <w:t>18 // Terminate the database transaction</w:t>
            </w:r>
          </w:p>
        </w:tc>
      </w:tr>
    </w:tbl>
    <w:p w14:paraId="265E3112" w14:textId="77777777" w:rsidR="001140F8" w:rsidRPr="00663D8B" w:rsidRDefault="001140F8" w:rsidP="00F93119"/>
    <w:p w14:paraId="068D42E7" w14:textId="66123042" w:rsidR="001140F8" w:rsidRDefault="001140F8" w:rsidP="00F93119">
      <w:del w:id="1754" w:author="IRK" w:date="2020-03-12T17:22:00Z">
        <w:r w:rsidDel="00AB6FFA">
          <w:delText>表</w:delText>
        </w:r>
        <w:r w:rsidR="003242EA" w:rsidDel="00AB6FFA">
          <w:rPr>
            <w:rFonts w:hint="eastAsia"/>
          </w:rPr>
          <w:delText>30</w:delText>
        </w:r>
      </w:del>
      <w:ins w:id="1755" w:author="IRK" w:date="2020-03-12T17:22:00Z">
        <w:r w:rsidR="00AB6FFA">
          <w:fldChar w:fldCharType="begin"/>
        </w:r>
        <w:r w:rsidR="00AB6FFA">
          <w:instrText xml:space="preserve"> </w:instrText>
        </w:r>
        <w:r w:rsidR="00AB6FFA">
          <w:rPr>
            <w:rFonts w:hint="eastAsia"/>
          </w:rPr>
          <w:instrText>REF _Ref34926122 \h</w:instrText>
        </w:r>
        <w:r w:rsidR="00AB6FFA">
          <w:instrText xml:space="preserve"> </w:instrText>
        </w:r>
      </w:ins>
      <w:r w:rsidR="00AB6FFA">
        <w:fldChar w:fldCharType="separate"/>
      </w:r>
      <w:r w:rsidR="0092459D">
        <w:t>[</w:t>
      </w:r>
      <w:ins w:id="1756" w:author="IRK" w:date="2020-03-12T15:00:00Z">
        <w:r w:rsidR="0092459D">
          <w:rPr>
            <w:rFonts w:hint="eastAsia"/>
          </w:rPr>
          <w:t>表</w:t>
        </w:r>
        <w:r w:rsidR="0092459D">
          <w:rPr>
            <w:rFonts w:hint="eastAsia"/>
          </w:rPr>
          <w:t xml:space="preserve"> </w:t>
        </w:r>
      </w:ins>
      <w:r w:rsidR="0092459D">
        <w:rPr>
          <w:noProof/>
        </w:rPr>
        <w:t>30</w:t>
      </w:r>
      <w:ins w:id="1757" w:author="IRK" w:date="2020-03-12T15:00:00Z">
        <w:r w:rsidR="0092459D">
          <w:rPr>
            <w:rFonts w:hint="eastAsia"/>
          </w:rPr>
          <w:t xml:space="preserve"> </w:t>
        </w:r>
      </w:ins>
      <w:r w:rsidR="0092459D" w:rsidRPr="00846033">
        <w:rPr>
          <w:noProof/>
        </w:rPr>
        <w:t>アプリのデータベースコネクションをコールバックコンテキストオブジェクトに引き渡す例</w:t>
      </w:r>
      <w:r w:rsidR="0092459D">
        <w:rPr>
          <w:rFonts w:hint="eastAsia"/>
          <w:noProof/>
        </w:rPr>
        <w:t>]</w:t>
      </w:r>
      <w:ins w:id="1758" w:author="IRK" w:date="2020-03-12T17:22:00Z">
        <w:r w:rsidR="00AB6FFA">
          <w:fldChar w:fldCharType="end"/>
        </w:r>
      </w:ins>
      <w:r>
        <w:t>の</w:t>
      </w:r>
      <w:ins w:id="1759" w:author="IRK" w:date="2020-05-12T14:24:00Z">
        <w:r w:rsidR="00C47FD4">
          <w:rPr>
            <w:rFonts w:hint="eastAsia"/>
          </w:rPr>
          <w:t>[</w:t>
        </w:r>
      </w:ins>
      <w:r>
        <w:t>1</w:t>
      </w:r>
      <w:r w:rsidR="001B7556">
        <w:t>~</w:t>
      </w:r>
      <w:r>
        <w:t>3</w:t>
      </w:r>
      <w:r w:rsidR="00D13942">
        <w:t>行目</w:t>
      </w:r>
      <w:ins w:id="1760" w:author="IRK" w:date="2020-05-12T14:24:00Z">
        <w:r w:rsidR="00C47FD4">
          <w:rPr>
            <w:rFonts w:hint="eastAsia"/>
          </w:rPr>
          <w:t>]</w:t>
        </w:r>
      </w:ins>
      <w:r>
        <w:t>で、ルールアプリケーションはデータベースコネクションを</w:t>
      </w:r>
      <w:r w:rsidR="00DD30CA">
        <w:rPr>
          <w:rFonts w:hint="eastAsia"/>
        </w:rPr>
        <w:t>取得</w:t>
      </w:r>
      <w:r>
        <w:t>してトランザクションを実行する。このトランザクションは、</w:t>
      </w:r>
      <w:ins w:id="1761" w:author="IRK" w:date="2020-05-12T14:24:00Z">
        <w:r w:rsidR="00C47FD4">
          <w:rPr>
            <w:rFonts w:hint="eastAsia"/>
          </w:rPr>
          <w:t>[</w:t>
        </w:r>
      </w:ins>
      <w:r>
        <w:t>5</w:t>
      </w:r>
      <w:r w:rsidR="001B7556">
        <w:t>~</w:t>
      </w:r>
      <w:r>
        <w:t>16</w:t>
      </w:r>
      <w:r w:rsidR="00D13942">
        <w:t>行目</w:t>
      </w:r>
      <w:ins w:id="1762" w:author="IRK" w:date="2020-05-12T14:24:00Z">
        <w:r w:rsidR="00C47FD4">
          <w:rPr>
            <w:rFonts w:hint="eastAsia"/>
          </w:rPr>
          <w:t>]</w:t>
        </w:r>
      </w:ins>
      <w:r>
        <w:t>においてルール呼び出しを</w:t>
      </w:r>
      <w:r>
        <w:rPr>
          <w:rFonts w:hint="eastAsia"/>
        </w:rPr>
        <w:t>終了する</w:t>
      </w:r>
      <w:r>
        <w:t>時までは終了されない。一般的に</w:t>
      </w:r>
      <w:ins w:id="1763" w:author="IRK" w:date="2020-05-12T14:24:00Z">
        <w:r w:rsidR="00C47FD4">
          <w:rPr>
            <w:rFonts w:hint="eastAsia"/>
          </w:rPr>
          <w:t>[</w:t>
        </w:r>
      </w:ins>
      <w:r>
        <w:t>11</w:t>
      </w:r>
      <w:r w:rsidR="00D13942">
        <w:t>行目</w:t>
      </w:r>
      <w:ins w:id="1764" w:author="IRK" w:date="2020-05-12T14:24:00Z">
        <w:r w:rsidR="00C47FD4">
          <w:rPr>
            <w:rFonts w:hint="eastAsia"/>
          </w:rPr>
          <w:t>]</w:t>
        </w:r>
      </w:ins>
      <w:r>
        <w:t>で呼び出されたルール</w:t>
      </w:r>
      <w:r>
        <w:rPr>
          <w:rFonts w:hint="eastAsia"/>
        </w:rPr>
        <w:t>の</w:t>
      </w:r>
      <w:r>
        <w:t>実行中は、データベースルールを利用してデータを照会する場合、このトランザクションで変更されたデータは照会されない。</w:t>
      </w:r>
      <w:r>
        <w:rPr>
          <w:vertAlign w:val="superscript"/>
        </w:rPr>
        <w:t>*</w:t>
      </w:r>
      <w:del w:id="1765" w:author="IRK" w:date="2020-04-24T10:29:00Z">
        <w:r w:rsidDel="002675FF">
          <w:rPr>
            <w:vertAlign w:val="superscript"/>
          </w:rPr>
          <w:delText>4</w:delText>
        </w:r>
      </w:del>
      <w:ins w:id="1766" w:author="IRK" w:date="2020-04-24T10:29:00Z">
        <w:r w:rsidR="002675FF">
          <w:rPr>
            <w:rFonts w:hint="eastAsia"/>
            <w:vertAlign w:val="superscript"/>
          </w:rPr>
          <w:t>3</w:t>
        </w:r>
      </w:ins>
      <w:r>
        <w:t xml:space="preserve"> </w:t>
      </w:r>
      <w:r>
        <w:t>ルールを実行中、ルールを呼び出したアプリケーションのデータベーストランザクション上でデータベースにアプローチするためにコールバックが使用されることがある。そのために、</w:t>
      </w:r>
      <w:ins w:id="1767" w:author="IRK" w:date="2020-05-12T14:24:00Z">
        <w:r w:rsidR="00C47FD4">
          <w:rPr>
            <w:rFonts w:hint="eastAsia"/>
          </w:rPr>
          <w:t>[</w:t>
        </w:r>
      </w:ins>
      <w:r>
        <w:t>11</w:t>
      </w:r>
      <w:r w:rsidR="00D13942">
        <w:t>行目</w:t>
      </w:r>
      <w:ins w:id="1768" w:author="IRK" w:date="2020-05-12T14:24:00Z">
        <w:r w:rsidR="00C47FD4">
          <w:rPr>
            <w:rFonts w:hint="eastAsia"/>
          </w:rPr>
          <w:t>]</w:t>
        </w:r>
      </w:ins>
      <w:r>
        <w:t>でデータベースコネクションをコールバックコンテキストオブジェクトに引き渡している。</w:t>
      </w:r>
    </w:p>
    <w:p w14:paraId="744C56B4" w14:textId="77777777" w:rsidR="001140F8" w:rsidRDefault="001140F8" w:rsidP="00F93119"/>
    <w:p w14:paraId="2FA73FD6" w14:textId="627DA7CB" w:rsidR="00BF4A9D" w:rsidRDefault="00BF4A9D" w:rsidP="00F93119">
      <w:pPr>
        <w:pStyle w:val="af5"/>
      </w:pPr>
      <w:bookmarkStart w:id="1769" w:name="_Ref34926133"/>
      <w:bookmarkStart w:id="1770" w:name="_Toc40799254"/>
      <w:r>
        <w:t>[</w:t>
      </w:r>
      <w:del w:id="1771"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3242EA" w:rsidDel="00741612">
          <w:rPr>
            <w:noProof/>
          </w:rPr>
          <w:delText>31</w:delText>
        </w:r>
        <w:r w:rsidR="00E65728" w:rsidDel="00741612">
          <w:rPr>
            <w:noProof/>
          </w:rPr>
          <w:fldChar w:fldCharType="end"/>
        </w:r>
        <w:r w:rsidR="00751709" w:rsidDel="00741612">
          <w:rPr>
            <w:rFonts w:hint="eastAsia"/>
          </w:rPr>
          <w:delText xml:space="preserve">　</w:delText>
        </w:r>
      </w:del>
      <w:ins w:id="1772"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31</w:t>
      </w:r>
      <w:ins w:id="1773" w:author="IRK" w:date="2020-03-12T15:00:00Z">
        <w:r w:rsidR="00741612">
          <w:fldChar w:fldCharType="end"/>
        </w:r>
        <w:r w:rsidR="00741612">
          <w:rPr>
            <w:rFonts w:hint="eastAsia"/>
          </w:rPr>
          <w:t xml:space="preserve"> </w:t>
        </w:r>
      </w:ins>
      <w:r w:rsidR="00751709">
        <w:rPr>
          <w:noProof/>
        </w:rPr>
        <w:t>アプリケーショントランザクション上でクエリをするコールバック</w:t>
      </w:r>
      <w:del w:id="1774" w:author="IRK" w:date="2020-03-12T14:17:00Z">
        <w:r w:rsidR="00751709" w:rsidDel="0039612A">
          <w:rPr>
            <w:noProof/>
          </w:rPr>
          <w:delText>ハンドラ</w:delText>
        </w:r>
      </w:del>
      <w:ins w:id="1775" w:author="IRK" w:date="2020-03-12T14:17:00Z">
        <w:r w:rsidR="0039612A">
          <w:rPr>
            <w:rFonts w:hint="eastAsia"/>
          </w:rPr>
          <w:t>ハンドラー</w:t>
        </w:r>
      </w:ins>
      <w:r w:rsidR="00751709">
        <w:rPr>
          <w:rFonts w:hint="eastAsia"/>
          <w:noProof/>
        </w:rPr>
        <w:t>]</w:t>
      </w:r>
      <w:bookmarkEnd w:id="1769"/>
      <w:bookmarkEnd w:id="1770"/>
    </w:p>
    <w:tbl>
      <w:tblPr>
        <w:tblStyle w:val="af4"/>
        <w:tblW w:w="0" w:type="auto"/>
        <w:jc w:val="center"/>
        <w:tblLook w:val="04A0" w:firstRow="1" w:lastRow="0" w:firstColumn="1" w:lastColumn="0" w:noHBand="0" w:noVBand="1"/>
        <w:tblPrChange w:id="1776" w:author="IRK" w:date="2020-04-14T15:40:00Z">
          <w:tblPr>
            <w:tblStyle w:val="af4"/>
            <w:tblW w:w="0" w:type="auto"/>
            <w:tblInd w:w="108" w:type="dxa"/>
            <w:tblLook w:val="04A0" w:firstRow="1" w:lastRow="0" w:firstColumn="1" w:lastColumn="0" w:noHBand="0" w:noVBand="1"/>
          </w:tblPr>
        </w:tblPrChange>
      </w:tblPr>
      <w:tblGrid>
        <w:gridCol w:w="9463"/>
        <w:tblGridChange w:id="1777">
          <w:tblGrid>
            <w:gridCol w:w="9463"/>
          </w:tblGrid>
        </w:tblGridChange>
      </w:tblGrid>
      <w:tr w:rsidR="001140F8" w14:paraId="1E674E19" w14:textId="77777777" w:rsidTr="00D829B0">
        <w:trPr>
          <w:jc w:val="center"/>
        </w:trPr>
        <w:tc>
          <w:tcPr>
            <w:tcW w:w="9463" w:type="dxa"/>
            <w:tcPrChange w:id="1778" w:author="IRK" w:date="2020-04-14T15:40:00Z">
              <w:tcPr>
                <w:tcW w:w="9463" w:type="dxa"/>
              </w:tcPr>
            </w:tcPrChange>
          </w:tcPr>
          <w:p w14:paraId="3E48C5BD" w14:textId="77777777" w:rsidR="001140F8" w:rsidRDefault="001140F8">
            <w:pPr>
              <w:pStyle w:val="1b"/>
              <w:pPrChange w:id="1779" w:author="IRK" w:date="2020-04-14T13:45:00Z">
                <w:pPr>
                  <w:pStyle w:val="aff1"/>
                </w:pPr>
              </w:pPrChange>
            </w:pPr>
            <w:r>
              <w:t xml:space="preserve"> 1 public void doCallback( CallbackReq req, CallbackRes res, Object ctx ) throws CallbackException</w:t>
            </w:r>
          </w:p>
          <w:p w14:paraId="08D6CB11" w14:textId="77777777" w:rsidR="001140F8" w:rsidRDefault="001140F8">
            <w:pPr>
              <w:pStyle w:val="1b"/>
              <w:pPrChange w:id="1780" w:author="IRK" w:date="2020-04-14T13:45:00Z">
                <w:pPr>
                  <w:pStyle w:val="aff1"/>
                </w:pPr>
              </w:pPrChange>
            </w:pPr>
            <w:r>
              <w:t xml:space="preserve"> 2 {</w:t>
            </w:r>
          </w:p>
          <w:p w14:paraId="3338F1C4" w14:textId="77777777" w:rsidR="001140F8" w:rsidRDefault="001140F8">
            <w:pPr>
              <w:pStyle w:val="1b"/>
              <w:pPrChange w:id="1781" w:author="IRK" w:date="2020-04-14T13:45:00Z">
                <w:pPr>
                  <w:pStyle w:val="aff1"/>
                </w:pPr>
              </w:pPrChange>
            </w:pPr>
            <w:r>
              <w:t xml:space="preserve"> 3     if( ctx == null || !( ctx instanceof java.</w:t>
            </w:r>
            <w:r w:rsidR="002C5984">
              <w:rPr>
                <w:rFonts w:hint="eastAsia"/>
              </w:rPr>
              <w:t>sql</w:t>
            </w:r>
            <w:r>
              <w:t>.Connection ) )</w:t>
            </w:r>
          </w:p>
          <w:p w14:paraId="2A9FB496" w14:textId="77777777" w:rsidR="001140F8" w:rsidRDefault="001140F8">
            <w:pPr>
              <w:pStyle w:val="1b"/>
              <w:pPrChange w:id="1782" w:author="IRK" w:date="2020-04-14T13:45:00Z">
                <w:pPr>
                  <w:pStyle w:val="aff1"/>
                </w:pPr>
              </w:pPrChange>
            </w:pPr>
            <w:r>
              <w:t xml:space="preserve"> 4         throws new CallbackException( "Not a database connection" );</w:t>
            </w:r>
          </w:p>
          <w:p w14:paraId="4BDFA3CD" w14:textId="77777777" w:rsidR="001140F8" w:rsidRDefault="001140F8">
            <w:pPr>
              <w:pStyle w:val="1b"/>
              <w:pPrChange w:id="1783" w:author="IRK" w:date="2020-04-14T13:45:00Z">
                <w:pPr>
                  <w:pStyle w:val="aff1"/>
                </w:pPr>
              </w:pPrChange>
            </w:pPr>
            <w:r>
              <w:t xml:space="preserve"> 5</w:t>
            </w:r>
            <w:del w:id="1784" w:author="IRK" w:date="2020-03-13T09:48:00Z">
              <w:r w:rsidDel="007F125D">
                <w:delText xml:space="preserve"> </w:delText>
              </w:r>
            </w:del>
          </w:p>
          <w:p w14:paraId="5D9BC9FC" w14:textId="77777777" w:rsidR="001140F8" w:rsidRDefault="001140F8">
            <w:pPr>
              <w:pStyle w:val="1b"/>
              <w:pPrChange w:id="1785" w:author="IRK" w:date="2020-04-14T13:45:00Z">
                <w:pPr>
                  <w:pStyle w:val="aff1"/>
                </w:pPr>
              </w:pPrChange>
            </w:pPr>
            <w:r>
              <w:t xml:space="preserve"> 6     java.sql.Connection conn = (java.sql.Connection)ctx;</w:t>
            </w:r>
          </w:p>
          <w:p w14:paraId="3CA0B292" w14:textId="77777777" w:rsidR="001140F8" w:rsidRDefault="001140F8">
            <w:pPr>
              <w:pStyle w:val="1b"/>
              <w:pPrChange w:id="1786" w:author="IRK" w:date="2020-04-14T13:45:00Z">
                <w:pPr>
                  <w:pStyle w:val="aff1"/>
                </w:pPr>
              </w:pPrChange>
            </w:pPr>
            <w:r>
              <w:t xml:space="preserve"> 7</w:t>
            </w:r>
            <w:del w:id="1787" w:author="IRK" w:date="2020-03-13T09:48:00Z">
              <w:r w:rsidDel="007F125D">
                <w:delText xml:space="preserve"> </w:delText>
              </w:r>
            </w:del>
          </w:p>
          <w:p w14:paraId="7BEF65B3" w14:textId="77777777" w:rsidR="001140F8" w:rsidRDefault="001140F8">
            <w:pPr>
              <w:pStyle w:val="1b"/>
              <w:pPrChange w:id="1788" w:author="IRK" w:date="2020-04-14T13:45:00Z">
                <w:pPr>
                  <w:pStyle w:val="aff1"/>
                </w:pPr>
              </w:pPrChange>
            </w:pPr>
            <w:r>
              <w:t xml:space="preserve"> 8     // query within application's transaction</w:t>
            </w:r>
          </w:p>
          <w:p w14:paraId="2A1D7BFD" w14:textId="77777777" w:rsidR="001140F8" w:rsidRDefault="001140F8">
            <w:pPr>
              <w:pStyle w:val="1b"/>
              <w:pPrChange w:id="1789" w:author="IRK" w:date="2020-04-14T13:45:00Z">
                <w:pPr>
                  <w:pStyle w:val="aff1"/>
                </w:pPr>
              </w:pPrChange>
            </w:pPr>
            <w:r>
              <w:t xml:space="preserve"> 9     …</w:t>
            </w:r>
          </w:p>
          <w:p w14:paraId="482A6B68" w14:textId="77777777" w:rsidR="001140F8" w:rsidRDefault="001140F8">
            <w:pPr>
              <w:pStyle w:val="1b"/>
              <w:pPrChange w:id="1790" w:author="IRK" w:date="2020-04-14T13:45:00Z">
                <w:pPr>
                  <w:pStyle w:val="aff1"/>
                </w:pPr>
              </w:pPrChange>
            </w:pPr>
            <w:r>
              <w:t>10 }</w:t>
            </w:r>
          </w:p>
        </w:tc>
      </w:tr>
    </w:tbl>
    <w:p w14:paraId="7C2BDC56" w14:textId="77777777" w:rsidR="001140F8" w:rsidRDefault="001140F8" w:rsidP="00F93119"/>
    <w:p w14:paraId="39B0C57B" w14:textId="55EFD2B2" w:rsidR="001140F8" w:rsidRPr="00751709" w:rsidRDefault="001140F8" w:rsidP="00F93119">
      <w:del w:id="1791" w:author="IRK" w:date="2020-03-12T17:22:00Z">
        <w:r w:rsidRPr="00751709" w:rsidDel="00AB6FFA">
          <w:delText>表</w:delText>
        </w:r>
        <w:r w:rsidR="003242EA" w:rsidDel="00AB6FFA">
          <w:rPr>
            <w:rFonts w:hint="eastAsia"/>
          </w:rPr>
          <w:delText>31</w:delText>
        </w:r>
      </w:del>
      <w:ins w:id="1792" w:author="IRK" w:date="2020-03-12T17:22:00Z">
        <w:r w:rsidR="00AB6FFA">
          <w:fldChar w:fldCharType="begin"/>
        </w:r>
        <w:r w:rsidR="00AB6FFA">
          <w:instrText xml:space="preserve"> </w:instrText>
        </w:r>
        <w:r w:rsidR="00AB6FFA">
          <w:rPr>
            <w:rFonts w:hint="eastAsia"/>
          </w:rPr>
          <w:instrText>REF _Ref34926133 \h</w:instrText>
        </w:r>
        <w:r w:rsidR="00AB6FFA">
          <w:instrText xml:space="preserve"> </w:instrText>
        </w:r>
      </w:ins>
      <w:r w:rsidR="00AB6FFA">
        <w:fldChar w:fldCharType="separate"/>
      </w:r>
      <w:r w:rsidR="0092459D">
        <w:t>[</w:t>
      </w:r>
      <w:ins w:id="1793" w:author="IRK" w:date="2020-03-12T15:00:00Z">
        <w:r w:rsidR="0092459D">
          <w:rPr>
            <w:rFonts w:hint="eastAsia"/>
          </w:rPr>
          <w:t>表</w:t>
        </w:r>
        <w:r w:rsidR="0092459D">
          <w:rPr>
            <w:rFonts w:hint="eastAsia"/>
          </w:rPr>
          <w:t xml:space="preserve"> </w:t>
        </w:r>
      </w:ins>
      <w:r w:rsidR="0092459D">
        <w:rPr>
          <w:noProof/>
        </w:rPr>
        <w:t>31</w:t>
      </w:r>
      <w:ins w:id="1794" w:author="IRK" w:date="2020-03-12T15:00:00Z">
        <w:r w:rsidR="0092459D">
          <w:rPr>
            <w:rFonts w:hint="eastAsia"/>
          </w:rPr>
          <w:t xml:space="preserve"> </w:t>
        </w:r>
      </w:ins>
      <w:r w:rsidR="0092459D">
        <w:rPr>
          <w:noProof/>
        </w:rPr>
        <w:t>アプリケーショントランザクション上でクエリをするコールバック</w:t>
      </w:r>
      <w:ins w:id="1795" w:author="IRK" w:date="2020-03-12T14:17:00Z">
        <w:r w:rsidR="0092459D">
          <w:rPr>
            <w:rFonts w:hint="eastAsia"/>
          </w:rPr>
          <w:t>ハンドラー</w:t>
        </w:r>
      </w:ins>
      <w:r w:rsidR="0092459D">
        <w:rPr>
          <w:rFonts w:hint="eastAsia"/>
          <w:noProof/>
        </w:rPr>
        <w:t>]</w:t>
      </w:r>
      <w:ins w:id="1796" w:author="IRK" w:date="2020-03-12T17:22:00Z">
        <w:r w:rsidR="00AB6FFA">
          <w:fldChar w:fldCharType="end"/>
        </w:r>
      </w:ins>
      <w:r w:rsidRPr="00751709">
        <w:t>は、</w:t>
      </w:r>
      <w:r w:rsidRPr="0072591E">
        <w:t>アプリケーショントランザクション上でクエリを</w:t>
      </w:r>
      <w:r w:rsidR="00B268AF">
        <w:rPr>
          <w:rFonts w:hint="eastAsia"/>
        </w:rPr>
        <w:t>実行</w:t>
      </w:r>
      <w:r w:rsidRPr="0072591E">
        <w:t>するコールバック</w:t>
      </w:r>
      <w:del w:id="1797" w:author="IRK" w:date="2020-03-12T14:17:00Z">
        <w:r w:rsidRPr="0072591E" w:rsidDel="0039612A">
          <w:delText>ハンドラ</w:delText>
        </w:r>
      </w:del>
      <w:ins w:id="1798" w:author="IRK" w:date="2020-03-12T14:17:00Z">
        <w:r w:rsidR="0039612A">
          <w:rPr>
            <w:rFonts w:hint="eastAsia"/>
          </w:rPr>
          <w:t>ハンドラー</w:t>
        </w:r>
      </w:ins>
      <w:r w:rsidRPr="0072591E">
        <w:t>を</w:t>
      </w:r>
      <w:r w:rsidR="00CC590F">
        <w:t>示す</w:t>
      </w:r>
      <w:r w:rsidRPr="0072591E">
        <w:t>。</w:t>
      </w:r>
      <w:del w:id="1799" w:author="IRK" w:date="2020-03-12T17:22:00Z">
        <w:r w:rsidRPr="0072591E" w:rsidDel="00AB6FFA">
          <w:delText>表</w:delText>
        </w:r>
        <w:r w:rsidR="003242EA" w:rsidDel="00AB6FFA">
          <w:rPr>
            <w:rFonts w:hint="eastAsia"/>
          </w:rPr>
          <w:delText>30</w:delText>
        </w:r>
      </w:del>
      <w:ins w:id="1800" w:author="IRK" w:date="2020-03-12T17:22:00Z">
        <w:r w:rsidR="00AB6FFA">
          <w:fldChar w:fldCharType="begin"/>
        </w:r>
        <w:r w:rsidR="00AB6FFA">
          <w:instrText xml:space="preserve"> </w:instrText>
        </w:r>
        <w:r w:rsidR="00AB6FFA">
          <w:rPr>
            <w:rFonts w:hint="eastAsia"/>
          </w:rPr>
          <w:instrText>REF _Ref34926122 \h</w:instrText>
        </w:r>
        <w:r w:rsidR="00AB6FFA">
          <w:instrText xml:space="preserve"> </w:instrText>
        </w:r>
      </w:ins>
      <w:r w:rsidR="00AB6FFA">
        <w:fldChar w:fldCharType="separate"/>
      </w:r>
      <w:r w:rsidR="0092459D">
        <w:t>[</w:t>
      </w:r>
      <w:ins w:id="1801" w:author="IRK" w:date="2020-03-12T15:00:00Z">
        <w:r w:rsidR="0092459D">
          <w:rPr>
            <w:rFonts w:hint="eastAsia"/>
          </w:rPr>
          <w:t>表</w:t>
        </w:r>
        <w:r w:rsidR="0092459D">
          <w:rPr>
            <w:rFonts w:hint="eastAsia"/>
          </w:rPr>
          <w:t xml:space="preserve"> </w:t>
        </w:r>
      </w:ins>
      <w:r w:rsidR="0092459D">
        <w:rPr>
          <w:noProof/>
        </w:rPr>
        <w:t>30</w:t>
      </w:r>
      <w:ins w:id="1802" w:author="IRK" w:date="2020-03-12T15:00:00Z">
        <w:r w:rsidR="0092459D">
          <w:rPr>
            <w:rFonts w:hint="eastAsia"/>
          </w:rPr>
          <w:t xml:space="preserve"> </w:t>
        </w:r>
      </w:ins>
      <w:r w:rsidR="0092459D" w:rsidRPr="00846033">
        <w:rPr>
          <w:noProof/>
        </w:rPr>
        <w:t>アプリのデータベースコネクションをコールバックコンテキストオブジェクトに引き渡す例</w:t>
      </w:r>
      <w:r w:rsidR="0092459D">
        <w:rPr>
          <w:rFonts w:hint="eastAsia"/>
          <w:noProof/>
        </w:rPr>
        <w:t>]</w:t>
      </w:r>
      <w:ins w:id="1803" w:author="IRK" w:date="2020-03-12T17:22:00Z">
        <w:r w:rsidR="00AB6FFA">
          <w:fldChar w:fldCharType="end"/>
        </w:r>
      </w:ins>
      <w:r w:rsidRPr="0072591E">
        <w:t>の</w:t>
      </w:r>
      <w:ins w:id="1804" w:author="IRK" w:date="2020-05-12T14:24:00Z">
        <w:r w:rsidR="00C47FD4">
          <w:rPr>
            <w:rFonts w:hint="eastAsia"/>
          </w:rPr>
          <w:t>[</w:t>
        </w:r>
      </w:ins>
      <w:r w:rsidRPr="0072591E">
        <w:t>11</w:t>
      </w:r>
      <w:r w:rsidR="00D13942">
        <w:t>行目</w:t>
      </w:r>
      <w:ins w:id="1805" w:author="IRK" w:date="2020-05-12T14:24:00Z">
        <w:r w:rsidR="00C47FD4">
          <w:rPr>
            <w:rFonts w:hint="eastAsia"/>
          </w:rPr>
          <w:t>]</w:t>
        </w:r>
      </w:ins>
      <w:r w:rsidRPr="0072591E">
        <w:t>でルールが呼び出され、この</w:t>
      </w:r>
      <w:del w:id="1806" w:author="IRK" w:date="2020-03-12T14:17:00Z">
        <w:r w:rsidRPr="0072591E" w:rsidDel="0039612A">
          <w:delText>ハンドラ</w:delText>
        </w:r>
      </w:del>
      <w:ins w:id="1807" w:author="IRK" w:date="2020-03-12T14:17:00Z">
        <w:r w:rsidR="0039612A">
          <w:rPr>
            <w:rFonts w:hint="eastAsia"/>
          </w:rPr>
          <w:t>ハンドラー</w:t>
        </w:r>
      </w:ins>
      <w:r w:rsidRPr="0072591E">
        <w:t>の</w:t>
      </w:r>
      <w:r w:rsidRPr="0072591E">
        <w:t>doCallback</w:t>
      </w:r>
      <w:r w:rsidRPr="0072591E">
        <w:t>が呼び出されるためにはコールバックルールが作成され、適切にコールバック</w:t>
      </w:r>
      <w:del w:id="1808" w:author="IRK" w:date="2020-03-12T14:17:00Z">
        <w:r w:rsidRPr="0072591E" w:rsidDel="0039612A">
          <w:delText>ハンドラ</w:delText>
        </w:r>
      </w:del>
      <w:ins w:id="1809" w:author="IRK" w:date="2020-03-12T14:17:00Z">
        <w:r w:rsidR="0039612A">
          <w:rPr>
            <w:rFonts w:hint="eastAsia"/>
          </w:rPr>
          <w:t>ハンドラー</w:t>
        </w:r>
      </w:ins>
      <w:r w:rsidRPr="0072591E">
        <w:t>ファクトリクラスがルールインタフェースクラスタに設定される必要があるが、この例では省略する。</w:t>
      </w:r>
      <w:del w:id="1810" w:author="IRK" w:date="2020-03-12T17:23:00Z">
        <w:r w:rsidRPr="0072591E" w:rsidDel="00AB6FFA">
          <w:delText>表</w:delText>
        </w:r>
        <w:r w:rsidR="003242EA" w:rsidDel="00AB6FFA">
          <w:rPr>
            <w:rFonts w:hint="eastAsia"/>
          </w:rPr>
          <w:delText>31</w:delText>
        </w:r>
      </w:del>
      <w:ins w:id="1811" w:author="IRK" w:date="2020-03-12T17:23:00Z">
        <w:r w:rsidR="00AB6FFA">
          <w:fldChar w:fldCharType="begin"/>
        </w:r>
        <w:r w:rsidR="00AB6FFA">
          <w:instrText xml:space="preserve"> </w:instrText>
        </w:r>
        <w:r w:rsidR="00AB6FFA">
          <w:rPr>
            <w:rFonts w:hint="eastAsia"/>
          </w:rPr>
          <w:instrText>REF _Ref34926133 \h</w:instrText>
        </w:r>
        <w:r w:rsidR="00AB6FFA">
          <w:instrText xml:space="preserve"> </w:instrText>
        </w:r>
      </w:ins>
      <w:r w:rsidR="00AB6FFA">
        <w:fldChar w:fldCharType="separate"/>
      </w:r>
      <w:r w:rsidR="0092459D">
        <w:t>[</w:t>
      </w:r>
      <w:ins w:id="1812" w:author="IRK" w:date="2020-03-12T15:00:00Z">
        <w:r w:rsidR="0092459D">
          <w:rPr>
            <w:rFonts w:hint="eastAsia"/>
          </w:rPr>
          <w:t>表</w:t>
        </w:r>
        <w:r w:rsidR="0092459D">
          <w:rPr>
            <w:rFonts w:hint="eastAsia"/>
          </w:rPr>
          <w:t xml:space="preserve"> </w:t>
        </w:r>
      </w:ins>
      <w:r w:rsidR="0092459D">
        <w:rPr>
          <w:noProof/>
        </w:rPr>
        <w:t>31</w:t>
      </w:r>
      <w:ins w:id="1813" w:author="IRK" w:date="2020-03-12T15:00:00Z">
        <w:r w:rsidR="0092459D">
          <w:rPr>
            <w:rFonts w:hint="eastAsia"/>
          </w:rPr>
          <w:t xml:space="preserve"> </w:t>
        </w:r>
      </w:ins>
      <w:r w:rsidR="0092459D">
        <w:rPr>
          <w:noProof/>
        </w:rPr>
        <w:t>アプリケーショントランザクション上でクエリをするコールバック</w:t>
      </w:r>
      <w:ins w:id="1814" w:author="IRK" w:date="2020-03-12T14:17:00Z">
        <w:r w:rsidR="0092459D">
          <w:rPr>
            <w:rFonts w:hint="eastAsia"/>
          </w:rPr>
          <w:t>ハンドラー</w:t>
        </w:r>
      </w:ins>
      <w:r w:rsidR="0092459D">
        <w:rPr>
          <w:rFonts w:hint="eastAsia"/>
          <w:noProof/>
        </w:rPr>
        <w:t>]</w:t>
      </w:r>
      <w:ins w:id="1815" w:author="IRK" w:date="2020-03-12T17:23:00Z">
        <w:r w:rsidR="00AB6FFA">
          <w:fldChar w:fldCharType="end"/>
        </w:r>
      </w:ins>
      <w:r w:rsidRPr="0072591E">
        <w:t>の</w:t>
      </w:r>
      <w:ins w:id="1816" w:author="IRK" w:date="2020-05-12T14:24:00Z">
        <w:r w:rsidR="00C47FD4">
          <w:rPr>
            <w:rFonts w:hint="eastAsia"/>
          </w:rPr>
          <w:t>[</w:t>
        </w:r>
      </w:ins>
      <w:r w:rsidRPr="0072591E">
        <w:t>1</w:t>
      </w:r>
      <w:r w:rsidR="00D13942">
        <w:t>行目</w:t>
      </w:r>
      <w:ins w:id="1817" w:author="IRK" w:date="2020-05-12T14:25:00Z">
        <w:r w:rsidR="00C47FD4">
          <w:rPr>
            <w:rFonts w:hint="eastAsia"/>
          </w:rPr>
          <w:t>]</w:t>
        </w:r>
      </w:ins>
      <w:r w:rsidRPr="0072591E">
        <w:t>の</w:t>
      </w:r>
      <w:r w:rsidRPr="0072591E">
        <w:t>ctx</w:t>
      </w:r>
      <w:r w:rsidRPr="0072591E">
        <w:t>には</w:t>
      </w:r>
      <w:del w:id="1818" w:author="IRK" w:date="2020-03-12T17:23:00Z">
        <w:r w:rsidRPr="0072591E" w:rsidDel="00AB6FFA">
          <w:delText>表</w:delText>
        </w:r>
        <w:r w:rsidR="003242EA" w:rsidDel="00AB6FFA">
          <w:rPr>
            <w:rFonts w:hint="eastAsia"/>
          </w:rPr>
          <w:delText>30</w:delText>
        </w:r>
      </w:del>
      <w:ins w:id="1819" w:author="IRK" w:date="2020-03-12T17:23:00Z">
        <w:r w:rsidR="00AB6FFA">
          <w:fldChar w:fldCharType="begin"/>
        </w:r>
        <w:r w:rsidR="00AB6FFA">
          <w:instrText xml:space="preserve"> </w:instrText>
        </w:r>
        <w:r w:rsidR="00AB6FFA">
          <w:rPr>
            <w:rFonts w:hint="eastAsia"/>
          </w:rPr>
          <w:instrText>REF _Ref34926122 \h</w:instrText>
        </w:r>
        <w:r w:rsidR="00AB6FFA">
          <w:instrText xml:space="preserve"> </w:instrText>
        </w:r>
      </w:ins>
      <w:r w:rsidR="00AB6FFA">
        <w:fldChar w:fldCharType="separate"/>
      </w:r>
      <w:r w:rsidR="0092459D">
        <w:t>[</w:t>
      </w:r>
      <w:ins w:id="1820" w:author="IRK" w:date="2020-03-12T15:00:00Z">
        <w:r w:rsidR="0092459D">
          <w:rPr>
            <w:rFonts w:hint="eastAsia"/>
          </w:rPr>
          <w:t>表</w:t>
        </w:r>
        <w:r w:rsidR="0092459D">
          <w:rPr>
            <w:rFonts w:hint="eastAsia"/>
          </w:rPr>
          <w:t xml:space="preserve"> </w:t>
        </w:r>
      </w:ins>
      <w:r w:rsidR="0092459D">
        <w:rPr>
          <w:noProof/>
        </w:rPr>
        <w:t>30</w:t>
      </w:r>
      <w:ins w:id="1821" w:author="IRK" w:date="2020-03-12T15:00:00Z">
        <w:r w:rsidR="0092459D">
          <w:rPr>
            <w:rFonts w:hint="eastAsia"/>
          </w:rPr>
          <w:t xml:space="preserve"> </w:t>
        </w:r>
      </w:ins>
      <w:r w:rsidR="0092459D" w:rsidRPr="00846033">
        <w:rPr>
          <w:noProof/>
        </w:rPr>
        <w:t>アプリのデータベースコネクションをコールバックコンテキストオブジェクトに引き渡す例</w:t>
      </w:r>
      <w:r w:rsidR="0092459D">
        <w:rPr>
          <w:rFonts w:hint="eastAsia"/>
          <w:noProof/>
        </w:rPr>
        <w:t>]</w:t>
      </w:r>
      <w:ins w:id="1822" w:author="IRK" w:date="2020-03-12T17:23:00Z">
        <w:r w:rsidR="00AB6FFA">
          <w:fldChar w:fldCharType="end"/>
        </w:r>
      </w:ins>
      <w:r w:rsidRPr="0072591E">
        <w:t>の</w:t>
      </w:r>
      <w:ins w:id="1823" w:author="IRK" w:date="2020-05-12T14:25:00Z">
        <w:r w:rsidR="00C47FD4">
          <w:rPr>
            <w:rFonts w:hint="eastAsia"/>
          </w:rPr>
          <w:t>[</w:t>
        </w:r>
      </w:ins>
      <w:r w:rsidRPr="0072591E">
        <w:t>11</w:t>
      </w:r>
      <w:r w:rsidR="00D13942">
        <w:t>行目</w:t>
      </w:r>
      <w:ins w:id="1824" w:author="IRK" w:date="2020-05-12T14:25:00Z">
        <w:r w:rsidR="00C47FD4">
          <w:rPr>
            <w:rFonts w:hint="eastAsia"/>
          </w:rPr>
          <w:t>]</w:t>
        </w:r>
      </w:ins>
      <w:r w:rsidRPr="0072591E">
        <w:t>で引き渡されたコールバックコンテキストオブジェクト、つまりデータベースコネクションオブジェクトが引き渡される。</w:t>
      </w:r>
      <w:del w:id="1825" w:author="IRK" w:date="2020-03-12T17:23:00Z">
        <w:r w:rsidRPr="0072591E" w:rsidDel="00AB6FFA">
          <w:delText>表</w:delText>
        </w:r>
        <w:r w:rsidR="003242EA" w:rsidDel="00AB6FFA">
          <w:rPr>
            <w:rFonts w:hint="eastAsia"/>
          </w:rPr>
          <w:delText>30</w:delText>
        </w:r>
      </w:del>
      <w:ins w:id="1826" w:author="IRK" w:date="2020-03-12T17:23:00Z">
        <w:r w:rsidR="00AB6FFA">
          <w:fldChar w:fldCharType="begin"/>
        </w:r>
        <w:r w:rsidR="00AB6FFA">
          <w:instrText xml:space="preserve"> </w:instrText>
        </w:r>
        <w:r w:rsidR="00AB6FFA">
          <w:rPr>
            <w:rFonts w:hint="eastAsia"/>
          </w:rPr>
          <w:instrText>REF _Ref34926122 \h</w:instrText>
        </w:r>
        <w:r w:rsidR="00AB6FFA">
          <w:instrText xml:space="preserve"> </w:instrText>
        </w:r>
      </w:ins>
      <w:r w:rsidR="00AB6FFA">
        <w:fldChar w:fldCharType="separate"/>
      </w:r>
      <w:r w:rsidR="0092459D">
        <w:t>[</w:t>
      </w:r>
      <w:ins w:id="1827" w:author="IRK" w:date="2020-03-12T15:00:00Z">
        <w:r w:rsidR="0092459D">
          <w:rPr>
            <w:rFonts w:hint="eastAsia"/>
          </w:rPr>
          <w:t>表</w:t>
        </w:r>
        <w:r w:rsidR="0092459D">
          <w:rPr>
            <w:rFonts w:hint="eastAsia"/>
          </w:rPr>
          <w:t xml:space="preserve"> </w:t>
        </w:r>
      </w:ins>
      <w:r w:rsidR="0092459D">
        <w:rPr>
          <w:noProof/>
        </w:rPr>
        <w:t>30</w:t>
      </w:r>
      <w:ins w:id="1828" w:author="IRK" w:date="2020-03-12T15:00:00Z">
        <w:r w:rsidR="0092459D">
          <w:rPr>
            <w:rFonts w:hint="eastAsia"/>
          </w:rPr>
          <w:t xml:space="preserve"> </w:t>
        </w:r>
      </w:ins>
      <w:r w:rsidR="0092459D" w:rsidRPr="00846033">
        <w:rPr>
          <w:noProof/>
        </w:rPr>
        <w:t>アプリのデータベースコネクションをコールバックコンテキストオブジェクトに引き渡す例</w:t>
      </w:r>
      <w:r w:rsidR="0092459D">
        <w:rPr>
          <w:rFonts w:hint="eastAsia"/>
          <w:noProof/>
        </w:rPr>
        <w:t>]</w:t>
      </w:r>
      <w:ins w:id="1829" w:author="IRK" w:date="2020-03-12T17:23:00Z">
        <w:r w:rsidR="00AB6FFA">
          <w:fldChar w:fldCharType="end"/>
        </w:r>
      </w:ins>
      <w:r w:rsidRPr="0072591E">
        <w:t>のアプリケーションではない他のアプリケーションから呼び出されて</w:t>
      </w:r>
      <w:r w:rsidRPr="0072591E">
        <w:t>null</w:t>
      </w:r>
      <w:r w:rsidRPr="0072591E">
        <w:t>またはデータベースコネクションオブジェクトではない他のオブジェクトが引き渡されることがあるため、</w:t>
      </w:r>
      <w:ins w:id="1830" w:author="IRK" w:date="2020-05-12T14:25:00Z">
        <w:r w:rsidR="00C47FD4">
          <w:rPr>
            <w:rFonts w:hint="eastAsia"/>
          </w:rPr>
          <w:t>[</w:t>
        </w:r>
      </w:ins>
      <w:r w:rsidRPr="0072591E">
        <w:t>3</w:t>
      </w:r>
      <w:r w:rsidR="001B7556" w:rsidRPr="0072591E">
        <w:t>~</w:t>
      </w:r>
      <w:r w:rsidRPr="0072591E">
        <w:t>4</w:t>
      </w:r>
      <w:r w:rsidR="00D13942">
        <w:t>行目</w:t>
      </w:r>
      <w:ins w:id="1831" w:author="IRK" w:date="2020-05-12T14:25:00Z">
        <w:r w:rsidR="00C47FD4">
          <w:rPr>
            <w:rFonts w:hint="eastAsia"/>
          </w:rPr>
          <w:t>]</w:t>
        </w:r>
      </w:ins>
      <w:r w:rsidRPr="0072591E">
        <w:t>でコールバックコンテキストオブジェクトの有効性を検証し、有効でない場合は</w:t>
      </w:r>
      <w:r w:rsidRPr="0072591E">
        <w:t>CallbackException</w:t>
      </w:r>
      <w:r w:rsidRPr="00751709">
        <w:t>を投げている。</w:t>
      </w:r>
      <w:ins w:id="1832" w:author="IRK" w:date="2020-05-12T14:25:00Z">
        <w:r w:rsidR="00C47FD4">
          <w:rPr>
            <w:rFonts w:hint="eastAsia"/>
          </w:rPr>
          <w:t>[</w:t>
        </w:r>
      </w:ins>
      <w:r w:rsidRPr="00751709">
        <w:t>6</w:t>
      </w:r>
      <w:r w:rsidR="00D13942">
        <w:t>行目</w:t>
      </w:r>
      <w:ins w:id="1833" w:author="IRK" w:date="2020-05-12T14:25:00Z">
        <w:r w:rsidR="00C47FD4">
          <w:rPr>
            <w:rFonts w:hint="eastAsia"/>
          </w:rPr>
          <w:t>]</w:t>
        </w:r>
      </w:ins>
      <w:r w:rsidRPr="00751709">
        <w:t>ではコールバックコンテキストオブジェクトをデータベースコネクションとして型変換し、</w:t>
      </w:r>
      <w:ins w:id="1834" w:author="IRK" w:date="2020-05-12T14:25:00Z">
        <w:r w:rsidR="00C47FD4">
          <w:rPr>
            <w:rFonts w:hint="eastAsia"/>
          </w:rPr>
          <w:t>[</w:t>
        </w:r>
      </w:ins>
      <w:r w:rsidRPr="00751709">
        <w:t>8</w:t>
      </w:r>
      <w:r w:rsidR="00D13942">
        <w:t>行目</w:t>
      </w:r>
      <w:ins w:id="1835" w:author="IRK" w:date="2020-05-12T14:25:00Z">
        <w:r w:rsidR="00C47FD4">
          <w:rPr>
            <w:rFonts w:hint="eastAsia"/>
          </w:rPr>
          <w:t>]</w:t>
        </w:r>
      </w:ins>
      <w:r w:rsidRPr="00751709">
        <w:t>でデータベースにクエリをしている。</w:t>
      </w:r>
    </w:p>
    <w:p w14:paraId="4D94CB70" w14:textId="77777777" w:rsidR="001140F8" w:rsidRDefault="001140F8" w:rsidP="00F93119"/>
    <w:p w14:paraId="604D53AA" w14:textId="77777777" w:rsidR="001140F8" w:rsidRPr="00846AAC" w:rsidRDefault="001140F8" w:rsidP="00846AAC">
      <w:pPr>
        <w:pStyle w:val="a2"/>
      </w:pPr>
      <w:r w:rsidRPr="00846AAC">
        <w:t>トランザクション分離</w:t>
      </w:r>
      <w:r w:rsidRPr="00143767">
        <w:rPr>
          <w:rFonts w:hint="eastAsia"/>
        </w:rPr>
        <w:t>レベル</w:t>
      </w:r>
      <w:r w:rsidRPr="00846AAC">
        <w:t>(Transaction Isolation Level)</w:t>
      </w:r>
      <w:r w:rsidRPr="00846AAC">
        <w:t>とオートコミット</w:t>
      </w:r>
      <w:r w:rsidRPr="00846AAC">
        <w:t>(Auto Commit)</w:t>
      </w:r>
      <w:r w:rsidRPr="00846AAC">
        <w:t>オプションによって照会できることもある。</w:t>
      </w:r>
    </w:p>
    <w:p w14:paraId="118F81A5" w14:textId="77777777" w:rsidR="001140F8" w:rsidRDefault="001140F8" w:rsidP="00F93119"/>
    <w:p w14:paraId="496D4519" w14:textId="77777777" w:rsidR="001140F8" w:rsidRPr="00C41821" w:rsidRDefault="001140F8" w:rsidP="00F93119">
      <w:pPr>
        <w:pStyle w:val="32"/>
      </w:pPr>
      <w:bookmarkStart w:id="1836" w:name="_Toc385838760"/>
      <w:bookmarkStart w:id="1837" w:name="_Toc426449611"/>
      <w:bookmarkStart w:id="1838" w:name="_Toc426449707"/>
      <w:bookmarkStart w:id="1839" w:name="_Toc434858885"/>
      <w:bookmarkStart w:id="1840" w:name="_Ref34926014"/>
      <w:bookmarkStart w:id="1841" w:name="_Ref34926016"/>
      <w:bookmarkStart w:id="1842" w:name="_Toc34988268"/>
      <w:bookmarkStart w:id="1843" w:name="_Toc40799112"/>
      <w:r w:rsidRPr="00C41821">
        <w:t>com.innoexpert.rulesclient.CallbackReq</w:t>
      </w:r>
      <w:bookmarkEnd w:id="1836"/>
      <w:bookmarkEnd w:id="1837"/>
      <w:bookmarkEnd w:id="1838"/>
      <w:bookmarkEnd w:id="1839"/>
      <w:bookmarkEnd w:id="1840"/>
      <w:bookmarkEnd w:id="1841"/>
      <w:bookmarkEnd w:id="1842"/>
      <w:bookmarkEnd w:id="1843"/>
    </w:p>
    <w:p w14:paraId="0000A5BB" w14:textId="46C9BC6F" w:rsidR="001140F8" w:rsidRPr="00B125EB" w:rsidRDefault="001140F8" w:rsidP="00F93119">
      <w:r w:rsidRPr="0072591E">
        <w:t>com.innoexpert.rulesclient.CallbackReq</w:t>
      </w:r>
      <w:r w:rsidRPr="0072591E">
        <w:t>オブジェクトは、コールバックサービスの入力情報を照会できるインタフェースである。ルール</w:t>
      </w:r>
      <w:r w:rsidR="002C5984" w:rsidRPr="00093806">
        <w:rPr>
          <w:rFonts w:hint="eastAsia"/>
        </w:rPr>
        <w:t>エンジン</w:t>
      </w:r>
      <w:r w:rsidRPr="0072591E">
        <w:t>またはルールインタフェースクラスタによって生成され、</w:t>
      </w:r>
      <w:r w:rsidRPr="0072591E">
        <w:t>CallbackHandler.doCallback</w:t>
      </w:r>
      <w:r w:rsidRPr="0072591E">
        <w:t>メソッドにパラメータとして引き渡される。</w:t>
      </w:r>
      <w:del w:id="1844" w:author="IRK" w:date="2020-03-12T17:23:00Z">
        <w:r w:rsidRPr="0072591E" w:rsidDel="001839A9">
          <w:delText>表</w:delText>
        </w:r>
        <w:r w:rsidRPr="0072591E" w:rsidDel="001839A9">
          <w:delText>29</w:delText>
        </w:r>
      </w:del>
      <w:ins w:id="1845" w:author="IRK" w:date="2020-03-12T17:24:00Z">
        <w:r w:rsidR="001839A9">
          <w:rPr>
            <w:rFonts w:hint="eastAsia"/>
          </w:rPr>
          <w:t>次の表</w:t>
        </w:r>
      </w:ins>
      <w:r w:rsidRPr="0072591E">
        <w:t>は、</w:t>
      </w:r>
      <w:r w:rsidRPr="0072591E">
        <w:t>CallbackReq</w:t>
      </w:r>
      <w:r w:rsidR="003242EA">
        <w:rPr>
          <w:rFonts w:hint="eastAsia"/>
        </w:rPr>
        <w:t>インタフェース</w:t>
      </w:r>
      <w:r w:rsidRPr="0072591E">
        <w:t>に</w:t>
      </w:r>
      <w:r w:rsidRPr="00B125EB">
        <w:t>定義されたメソッドを</w:t>
      </w:r>
      <w:r w:rsidR="00CC590F">
        <w:t>示す</w:t>
      </w:r>
      <w:r w:rsidRPr="00B125EB">
        <w:t>。</w:t>
      </w:r>
    </w:p>
    <w:p w14:paraId="33E29BA6" w14:textId="77777777" w:rsidR="001140F8" w:rsidRDefault="001140F8" w:rsidP="00F93119"/>
    <w:p w14:paraId="177A094C" w14:textId="1257A38D" w:rsidR="006533F4" w:rsidRDefault="006533F4" w:rsidP="00F93119">
      <w:pPr>
        <w:pStyle w:val="af5"/>
      </w:pPr>
      <w:bookmarkStart w:id="1846" w:name="_Toc40799255"/>
      <w:r>
        <w:t>[</w:t>
      </w:r>
      <w:del w:id="1847"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29</w:delText>
        </w:r>
        <w:r w:rsidR="00E65728" w:rsidDel="00741612">
          <w:rPr>
            <w:noProof/>
          </w:rPr>
          <w:fldChar w:fldCharType="end"/>
        </w:r>
      </w:del>
      <w:ins w:id="1848"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32</w:t>
      </w:r>
      <w:ins w:id="1849" w:author="IRK" w:date="2020-03-12T15:00:00Z">
        <w:r w:rsidR="00741612">
          <w:fldChar w:fldCharType="end"/>
        </w:r>
      </w:ins>
      <w:r>
        <w:t xml:space="preserve"> </w:t>
      </w:r>
      <w:r>
        <w:rPr>
          <w:noProof/>
        </w:rPr>
        <w:t>com.innoexpert.rulesclient.CallbackReq]</w:t>
      </w:r>
      <w:bookmarkEnd w:id="1846"/>
    </w:p>
    <w:tbl>
      <w:tblPr>
        <w:tblStyle w:val="af4"/>
        <w:tblW w:w="0" w:type="auto"/>
        <w:jc w:val="center"/>
        <w:tblLook w:val="04A0" w:firstRow="1" w:lastRow="0" w:firstColumn="1" w:lastColumn="0" w:noHBand="0" w:noVBand="1"/>
        <w:tblPrChange w:id="1850" w:author="IRK" w:date="2020-04-14T15:40:00Z">
          <w:tblPr>
            <w:tblStyle w:val="af4"/>
            <w:tblW w:w="0" w:type="auto"/>
            <w:tblInd w:w="108" w:type="dxa"/>
            <w:tblLook w:val="04A0" w:firstRow="1" w:lastRow="0" w:firstColumn="1" w:lastColumn="0" w:noHBand="0" w:noVBand="1"/>
          </w:tblPr>
        </w:tblPrChange>
      </w:tblPr>
      <w:tblGrid>
        <w:gridCol w:w="9463"/>
        <w:tblGridChange w:id="1851">
          <w:tblGrid>
            <w:gridCol w:w="9463"/>
          </w:tblGrid>
        </w:tblGridChange>
      </w:tblGrid>
      <w:tr w:rsidR="001140F8" w14:paraId="1332D724" w14:textId="77777777" w:rsidTr="00D829B0">
        <w:trPr>
          <w:jc w:val="center"/>
        </w:trPr>
        <w:tc>
          <w:tcPr>
            <w:tcW w:w="9463" w:type="dxa"/>
            <w:tcPrChange w:id="1852" w:author="IRK" w:date="2020-04-14T15:40:00Z">
              <w:tcPr>
                <w:tcW w:w="9463" w:type="dxa"/>
              </w:tcPr>
            </w:tcPrChange>
          </w:tcPr>
          <w:p w14:paraId="3FC36FA4" w14:textId="471F27B2" w:rsidR="001140F8" w:rsidRDefault="007E6E4B">
            <w:pPr>
              <w:pStyle w:val="1b"/>
              <w:pPrChange w:id="1853" w:author="IRK" w:date="2020-04-14T13:45:00Z">
                <w:pPr>
                  <w:pStyle w:val="aff1"/>
                </w:pPr>
              </w:pPrChange>
            </w:pPr>
            <w:ins w:id="1854" w:author="IRK" w:date="2020-04-14T16:16:00Z">
              <w:r>
                <w:t xml:space="preserve"> </w:t>
              </w:r>
            </w:ins>
            <w:r w:rsidR="001140F8">
              <w:t>1 package com.innoexpert.rulesclient;</w:t>
            </w:r>
          </w:p>
          <w:p w14:paraId="479EC7E9" w14:textId="77777777" w:rsidR="001140F8" w:rsidRDefault="001140F8">
            <w:pPr>
              <w:pStyle w:val="1b"/>
              <w:pPrChange w:id="1855" w:author="IRK" w:date="2020-04-14T13:45:00Z">
                <w:pPr>
                  <w:pStyle w:val="aff1"/>
                </w:pPr>
              </w:pPrChange>
            </w:pPr>
            <w:r>
              <w:t xml:space="preserve"> 2</w:t>
            </w:r>
            <w:del w:id="1856" w:author="IRK" w:date="2020-03-13T09:48:00Z">
              <w:r w:rsidDel="007F125D">
                <w:delText xml:space="preserve"> </w:delText>
              </w:r>
            </w:del>
          </w:p>
          <w:p w14:paraId="31680D9D" w14:textId="77777777" w:rsidR="001140F8" w:rsidRDefault="001140F8">
            <w:pPr>
              <w:pStyle w:val="1b"/>
              <w:pPrChange w:id="1857" w:author="IRK" w:date="2020-04-14T13:45:00Z">
                <w:pPr>
                  <w:pStyle w:val="aff1"/>
                </w:pPr>
              </w:pPrChange>
            </w:pPr>
            <w:r>
              <w:t xml:space="preserve"> 3 import java.util.Iterator;</w:t>
            </w:r>
          </w:p>
          <w:p w14:paraId="7FDEFCF3" w14:textId="77777777" w:rsidR="001140F8" w:rsidRDefault="001140F8">
            <w:pPr>
              <w:pStyle w:val="1b"/>
              <w:pPrChange w:id="1858" w:author="IRK" w:date="2020-04-14T13:45:00Z">
                <w:pPr>
                  <w:pStyle w:val="aff1"/>
                </w:pPr>
              </w:pPrChange>
            </w:pPr>
            <w:r>
              <w:t xml:space="preserve"> 4</w:t>
            </w:r>
            <w:del w:id="1859" w:author="IRK" w:date="2020-03-13T09:48:00Z">
              <w:r w:rsidDel="007F125D">
                <w:delText xml:space="preserve"> </w:delText>
              </w:r>
            </w:del>
          </w:p>
          <w:p w14:paraId="289AE9F8" w14:textId="77777777" w:rsidR="001140F8" w:rsidRDefault="001140F8">
            <w:pPr>
              <w:pStyle w:val="1b"/>
              <w:pPrChange w:id="1860" w:author="IRK" w:date="2020-04-14T13:45:00Z">
                <w:pPr>
                  <w:pStyle w:val="aff1"/>
                </w:pPr>
              </w:pPrChange>
            </w:pPr>
            <w:r>
              <w:t xml:space="preserve"> 5 public interface CallbackReq</w:t>
            </w:r>
          </w:p>
          <w:p w14:paraId="5A0E93F4" w14:textId="77777777" w:rsidR="001140F8" w:rsidRDefault="001140F8">
            <w:pPr>
              <w:pStyle w:val="1b"/>
              <w:pPrChange w:id="1861" w:author="IRK" w:date="2020-04-14T13:45:00Z">
                <w:pPr>
                  <w:pStyle w:val="aff1"/>
                </w:pPr>
              </w:pPrChange>
            </w:pPr>
            <w:r>
              <w:t xml:space="preserve"> 6 {</w:t>
            </w:r>
          </w:p>
          <w:p w14:paraId="7C4ECEB4" w14:textId="77777777" w:rsidR="001140F8" w:rsidRDefault="001140F8">
            <w:pPr>
              <w:pStyle w:val="1b"/>
              <w:pPrChange w:id="1862" w:author="IRK" w:date="2020-04-14T13:45:00Z">
                <w:pPr>
                  <w:pStyle w:val="aff1"/>
                </w:pPr>
              </w:pPrChange>
            </w:pPr>
            <w:r>
              <w:t xml:space="preserve"> 7     public String getRuleID();</w:t>
            </w:r>
          </w:p>
          <w:p w14:paraId="765CD223" w14:textId="77777777" w:rsidR="001140F8" w:rsidRDefault="001140F8">
            <w:pPr>
              <w:pStyle w:val="1b"/>
              <w:pPrChange w:id="1863" w:author="IRK" w:date="2020-04-14T13:45:00Z">
                <w:pPr>
                  <w:pStyle w:val="aff1"/>
                </w:pPr>
              </w:pPrChange>
            </w:pPr>
            <w:r>
              <w:t xml:space="preserve"> 8     public String getDate();</w:t>
            </w:r>
          </w:p>
          <w:p w14:paraId="61F68791" w14:textId="77777777" w:rsidR="001140F8" w:rsidRDefault="001140F8">
            <w:pPr>
              <w:pStyle w:val="1b"/>
              <w:pPrChange w:id="1864" w:author="IRK" w:date="2020-04-14T13:45:00Z">
                <w:pPr>
                  <w:pStyle w:val="aff1"/>
                </w:pPr>
              </w:pPrChange>
            </w:pPr>
            <w:r>
              <w:t xml:space="preserve"> 9     public String getServiceName();</w:t>
            </w:r>
          </w:p>
          <w:p w14:paraId="49BBB372" w14:textId="77777777" w:rsidR="001140F8" w:rsidRDefault="001140F8">
            <w:pPr>
              <w:pStyle w:val="1b"/>
              <w:pPrChange w:id="1865" w:author="IRK" w:date="2020-04-14T13:45:00Z">
                <w:pPr>
                  <w:pStyle w:val="aff1"/>
                </w:pPr>
              </w:pPrChange>
            </w:pPr>
            <w:r>
              <w:t>10     public int countParams();</w:t>
            </w:r>
          </w:p>
          <w:p w14:paraId="40DFFA39" w14:textId="77777777" w:rsidR="001140F8" w:rsidRDefault="001140F8">
            <w:pPr>
              <w:pStyle w:val="1b"/>
              <w:pPrChange w:id="1866" w:author="IRK" w:date="2020-04-14T13:45:00Z">
                <w:pPr>
                  <w:pStyle w:val="aff1"/>
                </w:pPr>
              </w:pPrChange>
            </w:pPr>
            <w:r>
              <w:t>11     public Iterator&lt;CallbackParam&gt; getParams();</w:t>
            </w:r>
          </w:p>
          <w:p w14:paraId="6B8F466E" w14:textId="77777777" w:rsidR="001140F8" w:rsidRDefault="001140F8">
            <w:pPr>
              <w:pStyle w:val="1b"/>
              <w:pPrChange w:id="1867" w:author="IRK" w:date="2020-04-14T13:45:00Z">
                <w:pPr>
                  <w:pStyle w:val="aff1"/>
                </w:pPr>
              </w:pPrChange>
            </w:pPr>
            <w:r>
              <w:t>12     public CallbackParam lookupParam( String name );</w:t>
            </w:r>
          </w:p>
          <w:p w14:paraId="728DCF1D" w14:textId="77777777" w:rsidR="001140F8" w:rsidRDefault="001140F8">
            <w:pPr>
              <w:pStyle w:val="1b"/>
              <w:pPrChange w:id="1868" w:author="IRK" w:date="2020-04-14T13:45:00Z">
                <w:pPr>
                  <w:pStyle w:val="aff1"/>
                </w:pPr>
              </w:pPrChange>
            </w:pPr>
            <w:r>
              <w:t>13     public CallbackParam lookupRequiredParam( String name ) throws CallbackException;</w:t>
            </w:r>
          </w:p>
          <w:p w14:paraId="0C139672" w14:textId="0328AF4B" w:rsidR="003242EA" w:rsidRPr="00246C7D" w:rsidRDefault="001140F8">
            <w:pPr>
              <w:pStyle w:val="1b"/>
              <w:rPr>
                <w:rFonts w:eastAsia="Malgun Gothic"/>
              </w:rPr>
              <w:pPrChange w:id="1869" w:author="IRK" w:date="2020-04-14T13:45:00Z">
                <w:pPr>
                  <w:pStyle w:val="aff1"/>
                </w:pPr>
              </w:pPrChange>
            </w:pPr>
            <w:r>
              <w:t>14</w:t>
            </w:r>
            <w:r w:rsidR="003242EA">
              <w:rPr>
                <w:rFonts w:hint="eastAsia"/>
              </w:rPr>
              <w:t xml:space="preserve">     NumericMode </w:t>
            </w:r>
            <w:r w:rsidR="003242EA">
              <w:t>getNumericMode()</w:t>
            </w:r>
            <w:r w:rsidR="003242EA">
              <w:rPr>
                <w:rFonts w:hint="eastAsia"/>
              </w:rPr>
              <w:t>;</w:t>
            </w:r>
          </w:p>
          <w:p w14:paraId="454F6DC4" w14:textId="480EF352" w:rsidR="001140F8" w:rsidRDefault="003242EA">
            <w:pPr>
              <w:pStyle w:val="1b"/>
              <w:pPrChange w:id="1870" w:author="IRK" w:date="2020-04-14T13:45:00Z">
                <w:pPr>
                  <w:pStyle w:val="aff1"/>
                </w:pPr>
              </w:pPrChange>
            </w:pPr>
            <w:r>
              <w:rPr>
                <w:rFonts w:hint="eastAsia"/>
              </w:rPr>
              <w:t>15</w:t>
            </w:r>
            <w:r w:rsidR="001140F8">
              <w:t xml:space="preserve"> }</w:t>
            </w:r>
          </w:p>
        </w:tc>
      </w:tr>
    </w:tbl>
    <w:p w14:paraId="207438E0" w14:textId="77777777" w:rsidR="001140F8" w:rsidRDefault="001140F8" w:rsidP="00F93119"/>
    <w:p w14:paraId="25B6B714" w14:textId="3FC2BBAA" w:rsidR="001140F8" w:rsidRPr="006533F4" w:rsidRDefault="00DD30CA" w:rsidP="00F93119">
      <w:del w:id="1871" w:author="IRK" w:date="2020-03-12T14:37:00Z">
        <w:r w:rsidDel="00A55E2C">
          <w:rPr>
            <w:rFonts w:hint="eastAsia"/>
          </w:rPr>
          <w:delText>以下</w:delText>
        </w:r>
      </w:del>
      <w:ins w:id="1872" w:author="IRK" w:date="2020-03-12T14:37:00Z">
        <w:r w:rsidR="00A55E2C">
          <w:rPr>
            <w:rFonts w:hint="eastAsia"/>
          </w:rPr>
          <w:t>次</w:t>
        </w:r>
      </w:ins>
      <w:r w:rsidR="001140F8" w:rsidRPr="006533F4">
        <w:t>は、各メソッドに関する説明である。</w:t>
      </w:r>
    </w:p>
    <w:p w14:paraId="6D9A3B9A" w14:textId="60AFB987" w:rsidR="004D3F25" w:rsidRDefault="004D3F25" w:rsidP="00F93119">
      <w:del w:id="1873" w:author="IRK" w:date="2020-04-13T12:48:00Z">
        <w:r w:rsidDel="00166351">
          <w:br w:type="page"/>
        </w:r>
      </w:del>
    </w:p>
    <w:p w14:paraId="50ED6BC5" w14:textId="77777777" w:rsidR="001140F8" w:rsidRPr="006533F4" w:rsidRDefault="001140F8" w:rsidP="00F93119">
      <w:r w:rsidRPr="006533F4">
        <w:t>String getRuleID()</w:t>
      </w:r>
    </w:p>
    <w:p w14:paraId="3F4C42E7" w14:textId="2DD7549D" w:rsidR="001140F8" w:rsidRPr="006533F4" w:rsidRDefault="001140F8" w:rsidP="00F93119">
      <w:r w:rsidRPr="006533F4">
        <w:t>コールバックサービスを呼び出したコールバックルールの</w:t>
      </w:r>
      <w:r w:rsidRPr="006533F4">
        <w:t>ID</w:t>
      </w:r>
      <w:r w:rsidRPr="006533F4">
        <w:t>を返す。ルールサービスを呼び出す際、指定したコード体系の種類に問わずルール</w:t>
      </w:r>
      <w:r w:rsidRPr="006533F4">
        <w:t>ID</w:t>
      </w:r>
      <w:r w:rsidRPr="006533F4">
        <w:t>が返される。</w:t>
      </w:r>
    </w:p>
    <w:p w14:paraId="6BAF65B1" w14:textId="77777777" w:rsidR="00473695" w:rsidRPr="006533F4" w:rsidRDefault="00473695" w:rsidP="00F93119"/>
    <w:p w14:paraId="42DD25F8" w14:textId="77777777" w:rsidR="001140F8" w:rsidRPr="006533F4" w:rsidRDefault="001140F8" w:rsidP="00F93119">
      <w:r w:rsidRPr="006533F4">
        <w:t>String getDate()</w:t>
      </w:r>
    </w:p>
    <w:p w14:paraId="39067FE0" w14:textId="00753A28" w:rsidR="001140F8" w:rsidRPr="006533F4" w:rsidRDefault="001140F8" w:rsidP="00F93119">
      <w:r w:rsidRPr="006533F4">
        <w:t>コールバックサービスを呼び出</w:t>
      </w:r>
      <w:r w:rsidR="00D54E87">
        <w:rPr>
          <w:rFonts w:hint="eastAsia"/>
        </w:rPr>
        <w:t>した</w:t>
      </w:r>
      <w:r w:rsidRPr="006533F4">
        <w:t>ルールサービスのルール実行基準日を返す</w:t>
      </w:r>
      <w:r>
        <w:t>。</w:t>
      </w:r>
      <w:r w:rsidRPr="0072591E">
        <w:t>RuleInterface.execute</w:t>
      </w:r>
      <w:r w:rsidRPr="0072591E">
        <w:t>または</w:t>
      </w:r>
      <w:r w:rsidRPr="0072591E">
        <w:t>RuleReq</w:t>
      </w:r>
      <w:r w:rsidRPr="0072591E">
        <w:t>オブジェクトに指定されたルール実行基準日が返される。</w:t>
      </w:r>
      <w:r w:rsidRPr="0072591E">
        <w:t>execute</w:t>
      </w:r>
      <w:r w:rsidRPr="0072591E">
        <w:t>メソッドまたは</w:t>
      </w:r>
      <w:r w:rsidRPr="0072591E">
        <w:t>RuleReq</w:t>
      </w:r>
      <w:r w:rsidRPr="0072591E">
        <w:t>オブジェクトのルール実行基準日が</w:t>
      </w:r>
      <w:r w:rsidRPr="0072591E">
        <w:t>null</w:t>
      </w:r>
      <w:r w:rsidRPr="0072591E">
        <w:rPr>
          <w:rFonts w:hint="eastAsia"/>
        </w:rPr>
        <w:t>や</w:t>
      </w:r>
      <w:r w:rsidRPr="006533F4">
        <w:t>指定されな</w:t>
      </w:r>
      <w:r w:rsidRPr="006533F4">
        <w:rPr>
          <w:rFonts w:hint="eastAsia"/>
        </w:rPr>
        <w:t>い場合においては</w:t>
      </w:r>
      <w:r w:rsidRPr="006533F4">
        <w:t>、ルールサービスが</w:t>
      </w:r>
      <w:r w:rsidRPr="006533F4">
        <w:rPr>
          <w:rFonts w:hint="eastAsia"/>
        </w:rPr>
        <w:t>開始された</w:t>
      </w:r>
      <w:r w:rsidRPr="006533F4">
        <w:t>時点のルール</w:t>
      </w:r>
      <w:r w:rsidR="002C5984">
        <w:rPr>
          <w:rFonts w:hint="eastAsia"/>
        </w:rPr>
        <w:t>エンジン</w:t>
      </w:r>
      <w:r w:rsidRPr="006533F4">
        <w:t>のシステム日付が引き渡される。</w:t>
      </w:r>
    </w:p>
    <w:p w14:paraId="4964739D" w14:textId="77777777" w:rsidR="001140F8" w:rsidRPr="006533F4" w:rsidRDefault="001140F8" w:rsidP="00F93119"/>
    <w:p w14:paraId="2DB43390" w14:textId="77777777" w:rsidR="001140F8" w:rsidRPr="006533F4" w:rsidRDefault="001140F8" w:rsidP="00F93119">
      <w:r w:rsidRPr="006533F4">
        <w:t>String getServiceName()</w:t>
      </w:r>
    </w:p>
    <w:p w14:paraId="752AF9DE" w14:textId="2AA33BB1" w:rsidR="001140F8" w:rsidRPr="00F23544" w:rsidRDefault="001140F8" w:rsidP="00F93119">
      <w:r w:rsidRPr="006533F4">
        <w:t>コールバックサービスを呼び出したコールバックルールに指定されたコールバックサービス名を返す。</w:t>
      </w:r>
      <w:r w:rsidRPr="006533F4">
        <w:t>1</w:t>
      </w:r>
      <w:r w:rsidRPr="006533F4">
        <w:t>つのコールバックサービス</w:t>
      </w:r>
      <w:del w:id="1874" w:author="IRK" w:date="2020-03-12T14:17:00Z">
        <w:r w:rsidRPr="006533F4" w:rsidDel="0039612A">
          <w:delText>ハンドラ</w:delText>
        </w:r>
      </w:del>
      <w:ins w:id="1875" w:author="IRK" w:date="2020-03-12T14:17:00Z">
        <w:r w:rsidR="0039612A">
          <w:rPr>
            <w:rFonts w:hint="eastAsia"/>
          </w:rPr>
          <w:t>ハンドラー</w:t>
        </w:r>
      </w:ins>
      <w:r w:rsidRPr="006533F4">
        <w:t>クラスが、複数のコールバックサービスを処理するように設定できる。</w:t>
      </w:r>
      <w:r w:rsidR="004431EE" w:rsidRPr="007F125D">
        <w:rPr>
          <w:rFonts w:hint="eastAsia"/>
          <w:rPrChange w:id="1876" w:author="IRK" w:date="2020-03-13T09:49:00Z">
            <w:rPr>
              <w:rFonts w:eastAsiaTheme="minorEastAsia" w:hint="eastAsia"/>
            </w:rPr>
          </w:rPrChange>
        </w:rPr>
        <w:t>コールバックサービスに該当するコールバックサービス</w:t>
      </w:r>
      <w:del w:id="1877" w:author="IRK" w:date="2020-03-12T14:17:00Z">
        <w:r w:rsidR="004431EE" w:rsidRPr="007F125D" w:rsidDel="0039612A">
          <w:rPr>
            <w:rFonts w:hint="eastAsia"/>
            <w:rPrChange w:id="1878" w:author="IRK" w:date="2020-03-13T09:49:00Z">
              <w:rPr>
                <w:rFonts w:eastAsiaTheme="minorEastAsia" w:hint="eastAsia"/>
              </w:rPr>
            </w:rPrChange>
          </w:rPr>
          <w:delText>ハンドラー</w:delText>
        </w:r>
      </w:del>
      <w:ins w:id="1879" w:author="IRK" w:date="2020-03-12T14:17:00Z">
        <w:r w:rsidR="0039612A" w:rsidRPr="007F125D">
          <w:rPr>
            <w:rFonts w:hint="eastAsia"/>
          </w:rPr>
          <w:t>ハンドラー</w:t>
        </w:r>
      </w:ins>
      <w:r w:rsidR="004431EE" w:rsidRPr="007F125D">
        <w:rPr>
          <w:rFonts w:hint="eastAsia"/>
          <w:rPrChange w:id="1880" w:author="IRK" w:date="2020-03-13T09:49:00Z">
            <w:rPr>
              <w:rFonts w:eastAsiaTheme="minorEastAsia" w:hint="eastAsia"/>
            </w:rPr>
          </w:rPrChange>
        </w:rPr>
        <w:t>がルールアプリケーション設定に指定されてない場合、デフォルトコールバック</w:t>
      </w:r>
      <w:del w:id="1881" w:author="IRK" w:date="2020-03-12T14:17:00Z">
        <w:r w:rsidR="004431EE" w:rsidRPr="007F125D" w:rsidDel="0039612A">
          <w:rPr>
            <w:rFonts w:hint="eastAsia"/>
            <w:rPrChange w:id="1882" w:author="IRK" w:date="2020-03-13T09:49:00Z">
              <w:rPr>
                <w:rFonts w:eastAsiaTheme="minorEastAsia" w:hint="eastAsia"/>
              </w:rPr>
            </w:rPrChange>
          </w:rPr>
          <w:delText>ハンドラー</w:delText>
        </w:r>
      </w:del>
      <w:ins w:id="1883" w:author="IRK" w:date="2020-03-12T14:17:00Z">
        <w:r w:rsidR="0039612A" w:rsidRPr="007F125D">
          <w:rPr>
            <w:rFonts w:hint="eastAsia"/>
          </w:rPr>
          <w:t>ハンドラー</w:t>
        </w:r>
      </w:ins>
      <w:r w:rsidR="004431EE" w:rsidRPr="007F125D">
        <w:rPr>
          <w:rFonts w:hint="eastAsia"/>
          <w:rPrChange w:id="1884" w:author="IRK" w:date="2020-03-13T09:49:00Z">
            <w:rPr>
              <w:rFonts w:eastAsiaTheme="minorEastAsia" w:hint="eastAsia"/>
            </w:rPr>
          </w:rPrChange>
        </w:rPr>
        <w:t>がコールバックサービスを処理する。</w:t>
      </w:r>
      <w:r w:rsidRPr="00F23544">
        <w:t>コールバックサービス名に</w:t>
      </w:r>
      <w:r w:rsidR="00AA3382" w:rsidRPr="00AB2487">
        <w:rPr>
          <w:rFonts w:ascii="ＭＳ Ｐゴシック" w:hAnsi="ＭＳ Ｐゴシック" w:hint="eastAsia"/>
        </w:rPr>
        <w:t>基づいて</w:t>
      </w:r>
      <w:r w:rsidRPr="00F23544">
        <w:t>異なる処理</w:t>
      </w:r>
      <w:r w:rsidR="00AA3382" w:rsidRPr="00AB2487">
        <w:rPr>
          <w:rFonts w:ascii="ＭＳ Ｐゴシック" w:hAnsi="ＭＳ Ｐゴシック" w:hint="eastAsia"/>
        </w:rPr>
        <w:t>を</w:t>
      </w:r>
      <w:r w:rsidRPr="00AB2487">
        <w:rPr>
          <w:rFonts w:ascii="ＭＳ Ｐゴシック" w:hAnsi="ＭＳ Ｐゴシック" w:hint="eastAsia"/>
        </w:rPr>
        <w:t>す</w:t>
      </w:r>
      <w:r w:rsidRPr="00F23544">
        <w:t>る場合に、このメソッドが使用できる。</w:t>
      </w:r>
    </w:p>
    <w:p w14:paraId="0CC0C2B2" w14:textId="77777777" w:rsidR="001140F8" w:rsidRPr="00F23544" w:rsidRDefault="001140F8" w:rsidP="00F93119"/>
    <w:p w14:paraId="59F9E2AE" w14:textId="77777777" w:rsidR="001140F8" w:rsidRPr="00F23544" w:rsidRDefault="001140F8" w:rsidP="00F93119">
      <w:r w:rsidRPr="00F23544">
        <w:t>int countParams()</w:t>
      </w:r>
    </w:p>
    <w:p w14:paraId="627A1A01" w14:textId="77777777" w:rsidR="001140F8" w:rsidRPr="00F23544" w:rsidRDefault="001140F8" w:rsidP="00F93119">
      <w:r w:rsidRPr="00F23544">
        <w:t>コールバック入力パラメータの数を返す。</w:t>
      </w:r>
    </w:p>
    <w:p w14:paraId="01448EAE" w14:textId="77777777" w:rsidR="001140F8" w:rsidRPr="00F23544" w:rsidRDefault="001140F8" w:rsidP="00F93119"/>
    <w:p w14:paraId="3E22556B" w14:textId="77777777" w:rsidR="001140F8" w:rsidRPr="00F23544" w:rsidRDefault="001140F8" w:rsidP="00F93119">
      <w:r w:rsidRPr="00F23544">
        <w:t>Iterator&lt;CallbackParam&gt; getParams()</w:t>
      </w:r>
    </w:p>
    <w:p w14:paraId="4633CA28" w14:textId="77777777" w:rsidR="001140F8" w:rsidRPr="00F23544" w:rsidRDefault="001140F8" w:rsidP="00F93119">
      <w:r w:rsidRPr="00F23544">
        <w:t>コールバック入力パラメータの</w:t>
      </w:r>
      <w:r w:rsidRPr="00AB2487">
        <w:rPr>
          <w:rStyle w:val="aff2"/>
          <w:rFonts w:asciiTheme="majorHAnsi" w:eastAsia="ＭＳ Ｐゴシック" w:hAnsiTheme="majorHAnsi" w:cstheme="majorHAnsi"/>
          <w:sz w:val="20"/>
          <w:szCs w:val="20"/>
        </w:rPr>
        <w:t>Iterator</w:t>
      </w:r>
      <w:r w:rsidRPr="00F23544">
        <w:t>型オブジェクトを返す。</w:t>
      </w:r>
    </w:p>
    <w:p w14:paraId="4BDF2F21" w14:textId="77777777" w:rsidR="001140F8" w:rsidRPr="00F23544" w:rsidRDefault="001140F8" w:rsidP="00F93119"/>
    <w:p w14:paraId="4C1FF395" w14:textId="77777777" w:rsidR="001140F8" w:rsidRPr="00F23544" w:rsidRDefault="001140F8" w:rsidP="00F93119">
      <w:r w:rsidRPr="00F23544">
        <w:t>CallbackParam lookupParam( String name )</w:t>
      </w:r>
    </w:p>
    <w:p w14:paraId="00D078DE" w14:textId="4E72F6A0" w:rsidR="001140F8" w:rsidRPr="00F23544" w:rsidRDefault="001140F8" w:rsidP="00F93119">
      <w:r w:rsidRPr="00F23544">
        <w:t>パラメータとして指定された名前のコールバック入力パラメータを検索する。指定された名前のコールバック入力パラメータが与えられない場合は、</w:t>
      </w:r>
      <w:r w:rsidR="00E65728" w:rsidRPr="00AB2487">
        <w:rPr>
          <w:rStyle w:val="aff2"/>
          <w:rFonts w:ascii="Arial" w:eastAsia="ＭＳ Ｐゴシック" w:hAnsi="Arial" w:cs="Arial"/>
          <w:sz w:val="20"/>
          <w:szCs w:val="20"/>
        </w:rPr>
        <w:t>null</w:t>
      </w:r>
      <w:r w:rsidRPr="00F23544">
        <w:t>を返す。コールバック</w:t>
      </w:r>
      <w:del w:id="1885" w:author="IRK" w:date="2020-03-12T14:17:00Z">
        <w:r w:rsidRPr="00F23544" w:rsidDel="0039612A">
          <w:delText>ハンドラ</w:delText>
        </w:r>
      </w:del>
      <w:ins w:id="1886" w:author="IRK" w:date="2020-03-12T14:17:00Z">
        <w:r w:rsidR="0039612A">
          <w:rPr>
            <w:rFonts w:hint="eastAsia"/>
          </w:rPr>
          <w:t>ハンドラー</w:t>
        </w:r>
      </w:ins>
      <w:r w:rsidRPr="00F23544">
        <w:t>は、この入力パラメータでコールバックルールから引き渡されたコールバックサービスの処理に必要な入力値を読み取ることができる。</w:t>
      </w:r>
    </w:p>
    <w:p w14:paraId="58B9990A" w14:textId="77777777" w:rsidR="001140F8" w:rsidRPr="00F23544" w:rsidRDefault="001140F8" w:rsidP="00F93119"/>
    <w:p w14:paraId="6330FDE8" w14:textId="77777777" w:rsidR="001140F8" w:rsidRPr="00F23544" w:rsidRDefault="001140F8" w:rsidP="00F93119">
      <w:r w:rsidRPr="00F23544">
        <w:t>CallbackParam lookupRequiredParam( String name ) throws CallbackException</w:t>
      </w:r>
    </w:p>
    <w:p w14:paraId="69899A73" w14:textId="73C3B908" w:rsidR="001140F8" w:rsidRDefault="001140F8" w:rsidP="00F93119">
      <w:r w:rsidRPr="00F23544">
        <w:t>パラメータとして指定された名前のコールバック入力パラメータを検索する。指定された名前のコールバック入力パラメータが与えられない場合は</w:t>
      </w:r>
      <w:r w:rsidRPr="0072591E">
        <w:t>、</w:t>
      </w:r>
      <w:r w:rsidRPr="0072591E">
        <w:t>CallbackException</w:t>
      </w:r>
      <w:r w:rsidRPr="0072591E">
        <w:t>が投げられる。コールバックサービスを処理するに</w:t>
      </w:r>
      <w:r w:rsidR="00B9460F">
        <w:rPr>
          <w:rFonts w:hint="eastAsia"/>
        </w:rPr>
        <w:t>当たって</w:t>
      </w:r>
      <w:r w:rsidRPr="0072591E">
        <w:t>、あるコールバック入力パラメータは必須</w:t>
      </w:r>
      <w:r w:rsidRPr="0072591E">
        <w:rPr>
          <w:rFonts w:hint="eastAsia"/>
        </w:rPr>
        <w:t>である場合や</w:t>
      </w:r>
      <w:r w:rsidRPr="0072591E">
        <w:t>、あるパラメータは</w:t>
      </w:r>
      <w:r w:rsidRPr="0072591E">
        <w:rPr>
          <w:rFonts w:hint="eastAsia"/>
        </w:rPr>
        <w:t>オプションである場合がある</w:t>
      </w:r>
      <w:r w:rsidRPr="0072591E">
        <w:t>。必須入力パラメータを検索する際に</w:t>
      </w:r>
      <w:r w:rsidRPr="0072591E">
        <w:t>lookupParam</w:t>
      </w:r>
      <w:r w:rsidRPr="00F23544">
        <w:t>メソッドを使用</w:t>
      </w:r>
      <w:r w:rsidRPr="00F23544">
        <w:rPr>
          <w:rFonts w:hint="eastAsia"/>
        </w:rPr>
        <w:t>した場合</w:t>
      </w:r>
      <w:r w:rsidRPr="00F23544">
        <w:t>、</w:t>
      </w:r>
      <w:del w:id="1887" w:author="IRK" w:date="2020-03-12T17:24:00Z">
        <w:r w:rsidRPr="00F23544" w:rsidDel="001839A9">
          <w:delText>表</w:delText>
        </w:r>
        <w:r w:rsidR="00BB278D" w:rsidDel="001839A9">
          <w:rPr>
            <w:rFonts w:hint="eastAsia"/>
          </w:rPr>
          <w:delText>3</w:delText>
        </w:r>
        <w:r w:rsidR="004431EE" w:rsidDel="001839A9">
          <w:rPr>
            <w:rFonts w:hint="eastAsia"/>
          </w:rPr>
          <w:delText>3</w:delText>
        </w:r>
      </w:del>
      <w:ins w:id="1888" w:author="IRK" w:date="2020-03-12T17:24:00Z">
        <w:r w:rsidR="001839A9">
          <w:rPr>
            <w:rFonts w:hint="eastAsia"/>
          </w:rPr>
          <w:t>次の表</w:t>
        </w:r>
      </w:ins>
      <w:r w:rsidRPr="00F23544">
        <w:t>のように</w:t>
      </w:r>
      <w:r w:rsidRPr="0072591E">
        <w:t>毎回</w:t>
      </w:r>
      <w:r w:rsidRPr="0072591E">
        <w:t>null</w:t>
      </w:r>
      <w:r w:rsidRPr="0072591E">
        <w:t>である</w:t>
      </w:r>
      <w:r w:rsidRPr="00F23544">
        <w:t>か</w:t>
      </w:r>
      <w:r w:rsidR="00780FE1">
        <w:rPr>
          <w:rFonts w:hint="eastAsia"/>
        </w:rPr>
        <w:t>チェック</w:t>
      </w:r>
      <w:r w:rsidRPr="00F23544">
        <w:t>する必要があるという手間がかかってしまうことがある。</w:t>
      </w:r>
    </w:p>
    <w:p w14:paraId="5EF72091" w14:textId="76134389" w:rsidR="004D3F25" w:rsidRDefault="004D3F25" w:rsidP="00F93119">
      <w:del w:id="1889" w:author="IRK" w:date="2020-04-13T12:48:00Z">
        <w:r w:rsidDel="00166351">
          <w:br w:type="page"/>
        </w:r>
      </w:del>
    </w:p>
    <w:p w14:paraId="49A93F01" w14:textId="5EE227D5" w:rsidR="004B0825" w:rsidRPr="004B0825" w:rsidRDefault="004B0825" w:rsidP="00F93119">
      <w:pPr>
        <w:pStyle w:val="af5"/>
        <w:rPr>
          <w:rFonts w:eastAsia="Malgun Gothic"/>
        </w:rPr>
      </w:pPr>
      <w:bookmarkStart w:id="1890" w:name="_Ref34926324"/>
      <w:bookmarkStart w:id="1891" w:name="_Toc40799256"/>
      <w:r>
        <w:t>[</w:t>
      </w:r>
      <w:del w:id="1892"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431EE" w:rsidDel="00741612">
          <w:rPr>
            <w:noProof/>
          </w:rPr>
          <w:delText>33</w:delText>
        </w:r>
        <w:r w:rsidR="00E65728" w:rsidDel="00741612">
          <w:rPr>
            <w:noProof/>
          </w:rPr>
          <w:fldChar w:fldCharType="end"/>
        </w:r>
      </w:del>
      <w:ins w:id="1893"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33</w:t>
      </w:r>
      <w:ins w:id="1894" w:author="IRK" w:date="2020-03-12T15:00:00Z">
        <w:r w:rsidR="00741612">
          <w:fldChar w:fldCharType="end"/>
        </w:r>
      </w:ins>
      <w:r>
        <w:t xml:space="preserve"> </w:t>
      </w:r>
      <w:r>
        <w:rPr>
          <w:noProof/>
        </w:rPr>
        <w:t>lookupParam</w:t>
      </w:r>
      <w:r>
        <w:rPr>
          <w:noProof/>
        </w:rPr>
        <w:t>メソッドを利用した必須コールバック入力パラメータの照会</w:t>
      </w:r>
      <w:r>
        <w:rPr>
          <w:rFonts w:eastAsia="Malgun Gothic" w:hint="eastAsia"/>
          <w:noProof/>
        </w:rPr>
        <w:t>]</w:t>
      </w:r>
      <w:bookmarkEnd w:id="1890"/>
      <w:bookmarkEnd w:id="1891"/>
    </w:p>
    <w:tbl>
      <w:tblPr>
        <w:tblStyle w:val="af4"/>
        <w:tblW w:w="0" w:type="auto"/>
        <w:jc w:val="center"/>
        <w:tblLook w:val="04A0" w:firstRow="1" w:lastRow="0" w:firstColumn="1" w:lastColumn="0" w:noHBand="0" w:noVBand="1"/>
        <w:tblPrChange w:id="1895" w:author="IRK" w:date="2020-04-14T15:40:00Z">
          <w:tblPr>
            <w:tblStyle w:val="af4"/>
            <w:tblW w:w="0" w:type="auto"/>
            <w:tblInd w:w="108" w:type="dxa"/>
            <w:tblLook w:val="04A0" w:firstRow="1" w:lastRow="0" w:firstColumn="1" w:lastColumn="0" w:noHBand="0" w:noVBand="1"/>
          </w:tblPr>
        </w:tblPrChange>
      </w:tblPr>
      <w:tblGrid>
        <w:gridCol w:w="9463"/>
        <w:tblGridChange w:id="1896">
          <w:tblGrid>
            <w:gridCol w:w="9463"/>
          </w:tblGrid>
        </w:tblGridChange>
      </w:tblGrid>
      <w:tr w:rsidR="001140F8" w14:paraId="1539A0D7" w14:textId="77777777" w:rsidTr="00D829B0">
        <w:trPr>
          <w:jc w:val="center"/>
        </w:trPr>
        <w:tc>
          <w:tcPr>
            <w:tcW w:w="9463" w:type="dxa"/>
            <w:tcPrChange w:id="1897" w:author="IRK" w:date="2020-04-14T15:40:00Z">
              <w:tcPr>
                <w:tcW w:w="9463" w:type="dxa"/>
              </w:tcPr>
            </w:tcPrChange>
          </w:tcPr>
          <w:p w14:paraId="7CE2EB84" w14:textId="77777777" w:rsidR="001140F8" w:rsidRDefault="001140F8">
            <w:pPr>
              <w:pStyle w:val="1b"/>
              <w:pPrChange w:id="1898" w:author="IRK" w:date="2020-04-14T13:45:00Z">
                <w:pPr>
                  <w:pStyle w:val="aff1"/>
                </w:pPr>
              </w:pPrChange>
            </w:pPr>
            <w:r>
              <w:t>1 CallbackParam required = cbreq.lookupParam( "some name" );</w:t>
            </w:r>
          </w:p>
          <w:p w14:paraId="28722536" w14:textId="77777777" w:rsidR="001140F8" w:rsidRDefault="001140F8">
            <w:pPr>
              <w:pStyle w:val="1b"/>
              <w:pPrChange w:id="1899" w:author="IRK" w:date="2020-04-14T13:45:00Z">
                <w:pPr>
                  <w:pStyle w:val="aff1"/>
                </w:pPr>
              </w:pPrChange>
            </w:pPr>
            <w:r>
              <w:t>2</w:t>
            </w:r>
            <w:del w:id="1900" w:author="IRK" w:date="2020-03-13T09:49:00Z">
              <w:r w:rsidDel="007F125D">
                <w:delText xml:space="preserve"> </w:delText>
              </w:r>
            </w:del>
          </w:p>
          <w:p w14:paraId="3E0A3EA4" w14:textId="77777777" w:rsidR="001140F8" w:rsidRDefault="001140F8">
            <w:pPr>
              <w:pStyle w:val="1b"/>
              <w:pPrChange w:id="1901" w:author="IRK" w:date="2020-04-14T13:45:00Z">
                <w:pPr>
                  <w:pStyle w:val="aff1"/>
                </w:pPr>
              </w:pPrChange>
            </w:pPr>
            <w:r>
              <w:t>3 if( required == null )</w:t>
            </w:r>
          </w:p>
          <w:p w14:paraId="2A11F1FF" w14:textId="77777777" w:rsidR="001140F8" w:rsidRDefault="001140F8">
            <w:pPr>
              <w:pStyle w:val="1b"/>
              <w:pPrChange w:id="1902" w:author="IRK" w:date="2020-04-14T13:45:00Z">
                <w:pPr>
                  <w:pStyle w:val="aff1"/>
                </w:pPr>
              </w:pPrChange>
            </w:pPr>
            <w:r>
              <w:t>4     throw new CallbackException( "…" );     // The input parameter is not specified.</w:t>
            </w:r>
          </w:p>
          <w:p w14:paraId="0D7D8401" w14:textId="77777777" w:rsidR="001140F8" w:rsidRDefault="001140F8">
            <w:pPr>
              <w:pStyle w:val="1b"/>
              <w:pPrChange w:id="1903" w:author="IRK" w:date="2020-04-14T13:45:00Z">
                <w:pPr>
                  <w:pStyle w:val="aff1"/>
                </w:pPr>
              </w:pPrChange>
            </w:pPr>
            <w:r>
              <w:t>5</w:t>
            </w:r>
            <w:del w:id="1904" w:author="IRK" w:date="2020-03-13T09:49:00Z">
              <w:r w:rsidDel="007F125D">
                <w:delText xml:space="preserve"> </w:delText>
              </w:r>
            </w:del>
          </w:p>
          <w:p w14:paraId="233DCEF7" w14:textId="77777777" w:rsidR="001140F8" w:rsidRDefault="001140F8">
            <w:pPr>
              <w:pStyle w:val="1b"/>
              <w:pPrChange w:id="1905" w:author="IRK" w:date="2020-04-14T13:45:00Z">
                <w:pPr>
                  <w:pStyle w:val="aff1"/>
                </w:pPr>
              </w:pPrChange>
            </w:pPr>
            <w:r>
              <w:t>6 // Use the parameter</w:t>
            </w:r>
          </w:p>
        </w:tc>
      </w:tr>
    </w:tbl>
    <w:p w14:paraId="5EDC1A0A" w14:textId="77777777" w:rsidR="001140F8" w:rsidRPr="002821A4" w:rsidRDefault="001140F8" w:rsidP="00F93119"/>
    <w:p w14:paraId="3CDFEBD7" w14:textId="0639721F" w:rsidR="001140F8" w:rsidRPr="002821A4" w:rsidRDefault="001140F8" w:rsidP="00F93119">
      <w:r w:rsidRPr="0072591E">
        <w:t>lookupRequiredParam</w:t>
      </w:r>
      <w:r w:rsidRPr="0072591E">
        <w:t>メソッドを利用</w:t>
      </w:r>
      <w:r w:rsidRPr="002821A4">
        <w:t>すると、</w:t>
      </w:r>
      <w:del w:id="1906" w:author="IRK" w:date="2020-03-12T17:25:00Z">
        <w:r w:rsidRPr="002821A4" w:rsidDel="001839A9">
          <w:delText>表</w:delText>
        </w:r>
        <w:r w:rsidRPr="002821A4" w:rsidDel="001839A9">
          <w:delText>3</w:delText>
        </w:r>
        <w:r w:rsidR="0068373F" w:rsidDel="001839A9">
          <w:rPr>
            <w:rFonts w:hint="eastAsia"/>
          </w:rPr>
          <w:delText>3</w:delText>
        </w:r>
      </w:del>
      <w:ins w:id="1907" w:author="IRK" w:date="2020-03-12T17:25:00Z">
        <w:r w:rsidR="001839A9">
          <w:fldChar w:fldCharType="begin"/>
        </w:r>
        <w:r w:rsidR="001839A9">
          <w:instrText xml:space="preserve"> </w:instrText>
        </w:r>
        <w:r w:rsidR="001839A9">
          <w:rPr>
            <w:rFonts w:hint="eastAsia"/>
          </w:rPr>
          <w:instrText>REF _Ref34926324 \h</w:instrText>
        </w:r>
        <w:r w:rsidR="001839A9">
          <w:instrText xml:space="preserve"> </w:instrText>
        </w:r>
      </w:ins>
      <w:r w:rsidR="001839A9">
        <w:fldChar w:fldCharType="separate"/>
      </w:r>
      <w:r w:rsidR="0092459D">
        <w:t>[</w:t>
      </w:r>
      <w:ins w:id="1908" w:author="IRK" w:date="2020-03-12T15:00:00Z">
        <w:r w:rsidR="0092459D">
          <w:rPr>
            <w:rFonts w:hint="eastAsia"/>
          </w:rPr>
          <w:t>表</w:t>
        </w:r>
        <w:r w:rsidR="0092459D">
          <w:rPr>
            <w:rFonts w:hint="eastAsia"/>
          </w:rPr>
          <w:t xml:space="preserve"> </w:t>
        </w:r>
      </w:ins>
      <w:r w:rsidR="0092459D">
        <w:rPr>
          <w:noProof/>
        </w:rPr>
        <w:t>33</w:t>
      </w:r>
      <w:r w:rsidR="0092459D">
        <w:t xml:space="preserve"> </w:t>
      </w:r>
      <w:r w:rsidR="0092459D">
        <w:rPr>
          <w:noProof/>
        </w:rPr>
        <w:t>lookupParam</w:t>
      </w:r>
      <w:r w:rsidR="0092459D">
        <w:rPr>
          <w:noProof/>
        </w:rPr>
        <w:t>メソッドを利用した必須コールバック入力パラメータの照会</w:t>
      </w:r>
      <w:r w:rsidR="0092459D">
        <w:rPr>
          <w:rFonts w:eastAsia="Malgun Gothic" w:hint="eastAsia"/>
          <w:noProof/>
        </w:rPr>
        <w:t>]</w:t>
      </w:r>
      <w:ins w:id="1909" w:author="IRK" w:date="2020-03-12T17:25:00Z">
        <w:r w:rsidR="001839A9">
          <w:fldChar w:fldCharType="end"/>
        </w:r>
      </w:ins>
      <w:r w:rsidRPr="002821A4">
        <w:t>のコードを</w:t>
      </w:r>
      <w:del w:id="1910" w:author="IRK" w:date="2020-03-12T17:25:00Z">
        <w:r w:rsidRPr="002821A4" w:rsidDel="001839A9">
          <w:delText>表</w:delText>
        </w:r>
        <w:r w:rsidRPr="002821A4" w:rsidDel="001839A9">
          <w:delText>3</w:delText>
        </w:r>
        <w:r w:rsidR="0068373F" w:rsidDel="001839A9">
          <w:rPr>
            <w:rFonts w:hint="eastAsia"/>
          </w:rPr>
          <w:delText>4</w:delText>
        </w:r>
      </w:del>
      <w:ins w:id="1911" w:author="IRK" w:date="2020-03-12T17:25:00Z">
        <w:r w:rsidR="001839A9">
          <w:rPr>
            <w:rFonts w:hint="eastAsia"/>
          </w:rPr>
          <w:t>次の表</w:t>
        </w:r>
      </w:ins>
      <w:r w:rsidRPr="002821A4">
        <w:t>のように</w:t>
      </w:r>
      <w:r w:rsidRPr="002821A4">
        <w:rPr>
          <w:rFonts w:hint="eastAsia"/>
        </w:rPr>
        <w:t>簡略化</w:t>
      </w:r>
      <w:r w:rsidRPr="002821A4">
        <w:t>できる。</w:t>
      </w:r>
    </w:p>
    <w:p w14:paraId="75677AC2" w14:textId="77777777" w:rsidR="001140F8" w:rsidRPr="009364E5" w:rsidRDefault="001140F8" w:rsidP="00F93119"/>
    <w:p w14:paraId="1DDD54A6" w14:textId="06AE92EA" w:rsidR="00813B9C" w:rsidRPr="00813B9C" w:rsidRDefault="00813B9C" w:rsidP="00F93119">
      <w:pPr>
        <w:pStyle w:val="af5"/>
        <w:rPr>
          <w:rFonts w:eastAsia="Malgun Gothic"/>
        </w:rPr>
      </w:pPr>
      <w:bookmarkStart w:id="1912" w:name="_Toc40799257"/>
      <w:r>
        <w:t>[</w:t>
      </w:r>
      <w:del w:id="1913" w:author="IRK" w:date="2020-03-12T15:00: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68373F" w:rsidDel="00741612">
          <w:rPr>
            <w:noProof/>
          </w:rPr>
          <w:delText>34</w:delText>
        </w:r>
        <w:r w:rsidR="00E65728" w:rsidDel="00741612">
          <w:rPr>
            <w:noProof/>
          </w:rPr>
          <w:fldChar w:fldCharType="end"/>
        </w:r>
      </w:del>
      <w:ins w:id="1914" w:author="IRK" w:date="2020-03-12T15:00: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34</w:t>
      </w:r>
      <w:ins w:id="1915" w:author="IRK" w:date="2020-03-12T15:00:00Z">
        <w:r w:rsidR="00741612">
          <w:fldChar w:fldCharType="end"/>
        </w:r>
      </w:ins>
      <w:r>
        <w:t xml:space="preserve"> </w:t>
      </w:r>
      <w:r>
        <w:rPr>
          <w:noProof/>
        </w:rPr>
        <w:t>lookupRequiredParam</w:t>
      </w:r>
      <w:r>
        <w:rPr>
          <w:noProof/>
        </w:rPr>
        <w:t>メソッドを利用したコードの簡略化</w:t>
      </w:r>
      <w:r>
        <w:rPr>
          <w:rFonts w:eastAsia="Malgun Gothic" w:hint="eastAsia"/>
          <w:noProof/>
        </w:rPr>
        <w:t>]</w:t>
      </w:r>
      <w:bookmarkEnd w:id="1912"/>
    </w:p>
    <w:tbl>
      <w:tblPr>
        <w:tblStyle w:val="af4"/>
        <w:tblW w:w="0" w:type="auto"/>
        <w:jc w:val="center"/>
        <w:tblLook w:val="04A0" w:firstRow="1" w:lastRow="0" w:firstColumn="1" w:lastColumn="0" w:noHBand="0" w:noVBand="1"/>
        <w:tblPrChange w:id="1916" w:author="IRK" w:date="2020-04-14T15:40:00Z">
          <w:tblPr>
            <w:tblStyle w:val="af4"/>
            <w:tblW w:w="0" w:type="auto"/>
            <w:tblInd w:w="108" w:type="dxa"/>
            <w:tblLook w:val="04A0" w:firstRow="1" w:lastRow="0" w:firstColumn="1" w:lastColumn="0" w:noHBand="0" w:noVBand="1"/>
          </w:tblPr>
        </w:tblPrChange>
      </w:tblPr>
      <w:tblGrid>
        <w:gridCol w:w="9463"/>
        <w:tblGridChange w:id="1917">
          <w:tblGrid>
            <w:gridCol w:w="9463"/>
          </w:tblGrid>
        </w:tblGridChange>
      </w:tblGrid>
      <w:tr w:rsidR="001140F8" w14:paraId="36AADB7B" w14:textId="77777777" w:rsidTr="00D829B0">
        <w:trPr>
          <w:jc w:val="center"/>
        </w:trPr>
        <w:tc>
          <w:tcPr>
            <w:tcW w:w="9463" w:type="dxa"/>
            <w:tcPrChange w:id="1918" w:author="IRK" w:date="2020-04-14T15:40:00Z">
              <w:tcPr>
                <w:tcW w:w="9463" w:type="dxa"/>
              </w:tcPr>
            </w:tcPrChange>
          </w:tcPr>
          <w:p w14:paraId="4F0514A2" w14:textId="77777777" w:rsidR="001140F8" w:rsidRDefault="001140F8">
            <w:pPr>
              <w:pStyle w:val="1b"/>
              <w:pPrChange w:id="1919" w:author="IRK" w:date="2020-04-14T13:45:00Z">
                <w:pPr>
                  <w:pStyle w:val="aff1"/>
                </w:pPr>
              </w:pPrChange>
            </w:pPr>
            <w:r>
              <w:t>1 // if not specif</w:t>
            </w:r>
            <w:r w:rsidR="00B9460F">
              <w:rPr>
                <w:rFonts w:hint="eastAsia"/>
              </w:rPr>
              <w:t>i</w:t>
            </w:r>
            <w:r>
              <w:t>ed, CallbackException is thrown.</w:t>
            </w:r>
          </w:p>
          <w:p w14:paraId="10F56AC3" w14:textId="77777777" w:rsidR="001140F8" w:rsidRDefault="001140F8">
            <w:pPr>
              <w:pStyle w:val="1b"/>
              <w:pPrChange w:id="1920" w:author="IRK" w:date="2020-04-14T13:45:00Z">
                <w:pPr>
                  <w:pStyle w:val="aff1"/>
                </w:pPr>
              </w:pPrChange>
            </w:pPr>
            <w:r>
              <w:t>2 CallbackParam required = cbreq.lookupRequiredParam( "some name" );</w:t>
            </w:r>
          </w:p>
          <w:p w14:paraId="320D8180" w14:textId="77777777" w:rsidR="001140F8" w:rsidRDefault="001140F8">
            <w:pPr>
              <w:pStyle w:val="1b"/>
              <w:pPrChange w:id="1921" w:author="IRK" w:date="2020-04-14T13:45:00Z">
                <w:pPr>
                  <w:pStyle w:val="aff1"/>
                </w:pPr>
              </w:pPrChange>
            </w:pPr>
            <w:r>
              <w:t xml:space="preserve">3 </w:t>
            </w:r>
          </w:p>
          <w:p w14:paraId="4B2DC9FD" w14:textId="77777777" w:rsidR="001140F8" w:rsidRDefault="001140F8">
            <w:pPr>
              <w:pStyle w:val="1b"/>
              <w:pPrChange w:id="1922" w:author="IRK" w:date="2020-04-14T13:45:00Z">
                <w:pPr>
                  <w:pStyle w:val="aff1"/>
                </w:pPr>
              </w:pPrChange>
            </w:pPr>
            <w:r>
              <w:t>4 // Use the parameter</w:t>
            </w:r>
          </w:p>
        </w:tc>
      </w:tr>
    </w:tbl>
    <w:p w14:paraId="53B2DF17" w14:textId="25A04005" w:rsidR="001140F8" w:rsidRDefault="001140F8" w:rsidP="00F93119"/>
    <w:p w14:paraId="0FC4CA60" w14:textId="07E7B0D8" w:rsidR="00210A24" w:rsidRDefault="00210A24" w:rsidP="00F93119">
      <w:r w:rsidRPr="00210A24">
        <w:t>NumericMode getNumericMode()</w:t>
      </w:r>
    </w:p>
    <w:p w14:paraId="5E780B62" w14:textId="3183A236" w:rsidR="00210A24" w:rsidRDefault="00210A24" w:rsidP="00F93119">
      <w:r>
        <w:rPr>
          <w:rFonts w:hint="eastAsia"/>
        </w:rPr>
        <w:t>コールバックサービスが動作するルールエンジンプロキシの数値型モードを返却する。</w:t>
      </w:r>
    </w:p>
    <w:p w14:paraId="21F2CD8E" w14:textId="77777777" w:rsidR="00210A24" w:rsidRDefault="00210A24" w:rsidP="00F93119"/>
    <w:p w14:paraId="1025544B" w14:textId="77777777" w:rsidR="001140F8" w:rsidRDefault="001140F8" w:rsidP="00F93119">
      <w:pPr>
        <w:pStyle w:val="32"/>
      </w:pPr>
      <w:bookmarkStart w:id="1923" w:name="_Toc385838761"/>
      <w:bookmarkStart w:id="1924" w:name="_Toc426449612"/>
      <w:bookmarkStart w:id="1925" w:name="_Toc426449708"/>
      <w:bookmarkStart w:id="1926" w:name="_Toc434858886"/>
      <w:bookmarkStart w:id="1927" w:name="_Ref34926032"/>
      <w:bookmarkStart w:id="1928" w:name="_Ref34926034"/>
      <w:bookmarkStart w:id="1929" w:name="_Toc34988269"/>
      <w:bookmarkStart w:id="1930" w:name="_Toc40799113"/>
      <w:r>
        <w:t>com.innoexpert.rulesclient.CallbackRes</w:t>
      </w:r>
      <w:bookmarkEnd w:id="1923"/>
      <w:bookmarkEnd w:id="1924"/>
      <w:bookmarkEnd w:id="1925"/>
      <w:bookmarkEnd w:id="1926"/>
      <w:bookmarkEnd w:id="1927"/>
      <w:bookmarkEnd w:id="1928"/>
      <w:bookmarkEnd w:id="1929"/>
      <w:bookmarkEnd w:id="1930"/>
    </w:p>
    <w:p w14:paraId="031F7A0C" w14:textId="77777777" w:rsidR="00093806" w:rsidRDefault="001140F8" w:rsidP="00F93119">
      <w:r w:rsidRPr="0072591E">
        <w:t>com.innoexpert.rulesclient.CallbackRes</w:t>
      </w:r>
      <w:r w:rsidRPr="0072591E">
        <w:t>オブジェクトは、コールバックサービスの出力パラメータを照会できるインタフェースである。ルール</w:t>
      </w:r>
      <w:r w:rsidR="002C5984">
        <w:rPr>
          <w:rFonts w:hint="eastAsia"/>
        </w:rPr>
        <w:t>エンジン</w:t>
      </w:r>
      <w:r w:rsidRPr="0072591E">
        <w:t>またはルールインタフェースクラスタによって生成され、</w:t>
      </w:r>
      <w:r w:rsidRPr="0072591E">
        <w:t>CallbackHandler.doCall</w:t>
      </w:r>
    </w:p>
    <w:p w14:paraId="6999C5B2" w14:textId="1ABD67F0" w:rsidR="001140F8" w:rsidRPr="00647AAA" w:rsidRDefault="001140F8" w:rsidP="00F93119">
      <w:r w:rsidRPr="0072591E">
        <w:t>back</w:t>
      </w:r>
      <w:r w:rsidRPr="0072591E">
        <w:t>メソッド</w:t>
      </w:r>
      <w:r w:rsidRPr="00647AAA">
        <w:t>にパラメータとして引き渡される。</w:t>
      </w:r>
      <w:del w:id="1931" w:author="IRK" w:date="2020-03-12T17:26:00Z">
        <w:r w:rsidRPr="00647AAA" w:rsidDel="00183FED">
          <w:delText>表</w:delText>
        </w:r>
        <w:r w:rsidRPr="0072591E" w:rsidDel="00183FED">
          <w:delText>3</w:delText>
        </w:r>
        <w:r w:rsidR="00210A24" w:rsidDel="00183FED">
          <w:rPr>
            <w:rFonts w:hint="eastAsia"/>
          </w:rPr>
          <w:delText>5</w:delText>
        </w:r>
      </w:del>
      <w:ins w:id="1932" w:author="IRK" w:date="2020-03-12T17:26:00Z">
        <w:r w:rsidR="00183FED">
          <w:rPr>
            <w:rFonts w:hint="eastAsia"/>
          </w:rPr>
          <w:t>次の表</w:t>
        </w:r>
      </w:ins>
      <w:r w:rsidRPr="0072591E">
        <w:t>は</w:t>
      </w:r>
      <w:r w:rsidRPr="0072591E">
        <w:t>CallbackRes</w:t>
      </w:r>
      <w:r w:rsidR="00210A24">
        <w:rPr>
          <w:rFonts w:hint="eastAsia"/>
        </w:rPr>
        <w:t>インタフェース</w:t>
      </w:r>
      <w:r w:rsidRPr="0072591E">
        <w:t>に定義されたメソッド</w:t>
      </w:r>
      <w:r w:rsidRPr="00647AAA">
        <w:t>を</w:t>
      </w:r>
      <w:r w:rsidR="00CC590F">
        <w:t>示す</w:t>
      </w:r>
      <w:r w:rsidRPr="00647AAA">
        <w:t>。</w:t>
      </w:r>
    </w:p>
    <w:p w14:paraId="4B42255E" w14:textId="77777777" w:rsidR="001140F8" w:rsidRDefault="001140F8" w:rsidP="00F93119"/>
    <w:p w14:paraId="43A0609D" w14:textId="40F48C0D" w:rsidR="006A17C6" w:rsidRDefault="006A17C6" w:rsidP="00F93119">
      <w:pPr>
        <w:pStyle w:val="af5"/>
      </w:pPr>
      <w:bookmarkStart w:id="1933" w:name="_Toc40799258"/>
      <w:r>
        <w:t>[</w:t>
      </w:r>
      <w:del w:id="1934" w:author="IRK" w:date="2020-03-12T15:00:00Z">
        <w:r w:rsidDel="00741612">
          <w:delText>表</w:delText>
        </w:r>
        <w:r w:rsidDel="00741612">
          <w:delText xml:space="preserve"> </w:delText>
        </w:r>
      </w:del>
      <w:del w:id="1935" w:author="IRK" w:date="2020-03-12T15:01:00Z">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210A24" w:rsidDel="00741612">
          <w:rPr>
            <w:noProof/>
          </w:rPr>
          <w:delText>35</w:delText>
        </w:r>
        <w:r w:rsidR="00E65728" w:rsidDel="00741612">
          <w:rPr>
            <w:noProof/>
          </w:rPr>
          <w:fldChar w:fldCharType="end"/>
        </w:r>
      </w:del>
      <w:ins w:id="1936"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35</w:t>
      </w:r>
      <w:ins w:id="1937" w:author="IRK" w:date="2020-03-12T15:01:00Z">
        <w:r w:rsidR="00741612">
          <w:fldChar w:fldCharType="end"/>
        </w:r>
      </w:ins>
      <w:r>
        <w:t xml:space="preserve"> </w:t>
      </w:r>
      <w:r>
        <w:rPr>
          <w:noProof/>
        </w:rPr>
        <w:t>com.innoexpert.rulesclient.CallbackRes]</w:t>
      </w:r>
      <w:bookmarkEnd w:id="1933"/>
    </w:p>
    <w:tbl>
      <w:tblPr>
        <w:tblStyle w:val="af4"/>
        <w:tblW w:w="0" w:type="auto"/>
        <w:jc w:val="center"/>
        <w:tblLook w:val="04A0" w:firstRow="1" w:lastRow="0" w:firstColumn="1" w:lastColumn="0" w:noHBand="0" w:noVBand="1"/>
        <w:tblPrChange w:id="1938" w:author="IRK" w:date="2020-04-14T15:40:00Z">
          <w:tblPr>
            <w:tblStyle w:val="af4"/>
            <w:tblW w:w="0" w:type="auto"/>
            <w:tblInd w:w="108" w:type="dxa"/>
            <w:tblLook w:val="04A0" w:firstRow="1" w:lastRow="0" w:firstColumn="1" w:lastColumn="0" w:noHBand="0" w:noVBand="1"/>
          </w:tblPr>
        </w:tblPrChange>
      </w:tblPr>
      <w:tblGrid>
        <w:gridCol w:w="9463"/>
        <w:tblGridChange w:id="1939">
          <w:tblGrid>
            <w:gridCol w:w="9463"/>
          </w:tblGrid>
        </w:tblGridChange>
      </w:tblGrid>
      <w:tr w:rsidR="001140F8" w14:paraId="6E43CAC2" w14:textId="77777777" w:rsidTr="00D829B0">
        <w:trPr>
          <w:jc w:val="center"/>
        </w:trPr>
        <w:tc>
          <w:tcPr>
            <w:tcW w:w="9463" w:type="dxa"/>
            <w:tcPrChange w:id="1940" w:author="IRK" w:date="2020-04-14T15:40:00Z">
              <w:tcPr>
                <w:tcW w:w="9463" w:type="dxa"/>
              </w:tcPr>
            </w:tcPrChange>
          </w:tcPr>
          <w:p w14:paraId="7AA73C3A" w14:textId="106C118A" w:rsidR="001140F8" w:rsidRDefault="007E6E4B">
            <w:pPr>
              <w:pStyle w:val="1b"/>
              <w:pPrChange w:id="1941" w:author="IRK" w:date="2020-04-14T13:44:00Z">
                <w:pPr>
                  <w:pStyle w:val="aff1"/>
                </w:pPr>
              </w:pPrChange>
            </w:pPr>
            <w:ins w:id="1942" w:author="IRK" w:date="2020-04-14T16:16:00Z">
              <w:r>
                <w:t xml:space="preserve"> </w:t>
              </w:r>
            </w:ins>
            <w:r w:rsidR="001140F8">
              <w:t>1 package com.innoexpert.rulesclient;</w:t>
            </w:r>
          </w:p>
          <w:p w14:paraId="7CBE6B10" w14:textId="77777777" w:rsidR="001140F8" w:rsidRDefault="001140F8">
            <w:pPr>
              <w:pStyle w:val="1b"/>
              <w:pPrChange w:id="1943" w:author="IRK" w:date="2020-04-14T13:44:00Z">
                <w:pPr>
                  <w:pStyle w:val="aff1"/>
                </w:pPr>
              </w:pPrChange>
            </w:pPr>
            <w:r>
              <w:t xml:space="preserve"> 2</w:t>
            </w:r>
            <w:del w:id="1944" w:author="IRK" w:date="2020-03-13T09:50:00Z">
              <w:r w:rsidDel="007F125D">
                <w:delText xml:space="preserve"> </w:delText>
              </w:r>
            </w:del>
          </w:p>
          <w:p w14:paraId="301E3787" w14:textId="77777777" w:rsidR="001140F8" w:rsidRDefault="001140F8">
            <w:pPr>
              <w:pStyle w:val="1b"/>
              <w:pPrChange w:id="1945" w:author="IRK" w:date="2020-04-14T13:44:00Z">
                <w:pPr>
                  <w:pStyle w:val="aff1"/>
                </w:pPr>
              </w:pPrChange>
            </w:pPr>
            <w:r>
              <w:t xml:space="preserve"> 3 import java.util.Iterator;</w:t>
            </w:r>
          </w:p>
          <w:p w14:paraId="1245137B" w14:textId="77777777" w:rsidR="001140F8" w:rsidRDefault="001140F8">
            <w:pPr>
              <w:pStyle w:val="1b"/>
              <w:pPrChange w:id="1946" w:author="IRK" w:date="2020-04-14T13:44:00Z">
                <w:pPr>
                  <w:pStyle w:val="aff1"/>
                </w:pPr>
              </w:pPrChange>
            </w:pPr>
            <w:r>
              <w:t xml:space="preserve"> 4</w:t>
            </w:r>
            <w:del w:id="1947" w:author="IRK" w:date="2020-03-13T09:50:00Z">
              <w:r w:rsidDel="007F125D">
                <w:delText xml:space="preserve"> </w:delText>
              </w:r>
            </w:del>
          </w:p>
          <w:p w14:paraId="7F091C90" w14:textId="77777777" w:rsidR="001140F8" w:rsidRDefault="001140F8">
            <w:pPr>
              <w:pStyle w:val="1b"/>
              <w:pPrChange w:id="1948" w:author="IRK" w:date="2020-04-14T13:44:00Z">
                <w:pPr>
                  <w:pStyle w:val="aff1"/>
                </w:pPr>
              </w:pPrChange>
            </w:pPr>
            <w:r>
              <w:t xml:space="preserve"> 5 public interface CallbackRes</w:t>
            </w:r>
          </w:p>
          <w:p w14:paraId="1B99BA13" w14:textId="77777777" w:rsidR="001140F8" w:rsidRDefault="001140F8">
            <w:pPr>
              <w:pStyle w:val="1b"/>
              <w:pPrChange w:id="1949" w:author="IRK" w:date="2020-04-14T13:44:00Z">
                <w:pPr>
                  <w:pStyle w:val="aff1"/>
                </w:pPr>
              </w:pPrChange>
            </w:pPr>
            <w:r>
              <w:t xml:space="preserve"> 6 {</w:t>
            </w:r>
          </w:p>
          <w:p w14:paraId="738424D2" w14:textId="77777777" w:rsidR="001140F8" w:rsidRDefault="001140F8">
            <w:pPr>
              <w:pStyle w:val="1b"/>
              <w:pPrChange w:id="1950" w:author="IRK" w:date="2020-04-14T13:44:00Z">
                <w:pPr>
                  <w:pStyle w:val="aff1"/>
                </w:pPr>
              </w:pPrChange>
            </w:pPr>
            <w:r>
              <w:t xml:space="preserve"> 7     public int countParams();</w:t>
            </w:r>
          </w:p>
          <w:p w14:paraId="2F8575CA" w14:textId="77777777" w:rsidR="001140F8" w:rsidRDefault="001140F8">
            <w:pPr>
              <w:pStyle w:val="1b"/>
              <w:pPrChange w:id="1951" w:author="IRK" w:date="2020-04-14T13:44:00Z">
                <w:pPr>
                  <w:pStyle w:val="aff1"/>
                </w:pPr>
              </w:pPrChange>
            </w:pPr>
            <w:r>
              <w:t xml:space="preserve"> 8     public Iterator&lt;CallbackParam&gt; getParams();</w:t>
            </w:r>
          </w:p>
          <w:p w14:paraId="2E0496A2" w14:textId="77777777" w:rsidR="001140F8" w:rsidRDefault="001140F8">
            <w:pPr>
              <w:pStyle w:val="1b"/>
              <w:pPrChange w:id="1952" w:author="IRK" w:date="2020-04-14T13:44:00Z">
                <w:pPr>
                  <w:pStyle w:val="aff1"/>
                </w:pPr>
              </w:pPrChange>
            </w:pPr>
            <w:r>
              <w:t xml:space="preserve"> 9     public CallbackParam lookupParam( String name );</w:t>
            </w:r>
          </w:p>
          <w:p w14:paraId="01138CF0" w14:textId="77777777" w:rsidR="001140F8" w:rsidRDefault="001140F8">
            <w:pPr>
              <w:pStyle w:val="1b"/>
              <w:pPrChange w:id="1953" w:author="IRK" w:date="2020-04-14T13:44:00Z">
                <w:pPr>
                  <w:pStyle w:val="aff1"/>
                </w:pPr>
              </w:pPrChange>
            </w:pPr>
            <w:r>
              <w:t>10     public CallbackParam lookupRequiredParam( String name ) throws CallbackException;</w:t>
            </w:r>
          </w:p>
          <w:p w14:paraId="66127C9F" w14:textId="77777777" w:rsidR="001140F8" w:rsidRPr="002F7A6F" w:rsidRDefault="001140F8">
            <w:pPr>
              <w:pStyle w:val="1b"/>
              <w:pPrChange w:id="1954" w:author="IRK" w:date="2020-04-14T13:44:00Z">
                <w:pPr>
                  <w:pStyle w:val="aff1"/>
                </w:pPr>
              </w:pPrChange>
            </w:pPr>
            <w:r>
              <w:t>11 }</w:t>
            </w:r>
          </w:p>
        </w:tc>
      </w:tr>
    </w:tbl>
    <w:p w14:paraId="39C66877" w14:textId="77777777" w:rsidR="001140F8" w:rsidRDefault="001140F8" w:rsidP="00F93119"/>
    <w:p w14:paraId="0BA27DF7" w14:textId="7E535BE9" w:rsidR="001140F8" w:rsidRPr="006A17C6" w:rsidRDefault="00A16902" w:rsidP="00F93119">
      <w:del w:id="1955" w:author="IRK" w:date="2020-03-12T14:37:00Z">
        <w:r w:rsidDel="00A55E2C">
          <w:rPr>
            <w:rFonts w:hint="eastAsia"/>
          </w:rPr>
          <w:delText>以下</w:delText>
        </w:r>
      </w:del>
      <w:ins w:id="1956" w:author="IRK" w:date="2020-03-12T14:37:00Z">
        <w:r w:rsidR="00A55E2C">
          <w:rPr>
            <w:rFonts w:hint="eastAsia"/>
          </w:rPr>
          <w:t>次</w:t>
        </w:r>
      </w:ins>
      <w:r w:rsidR="001140F8" w:rsidRPr="006A17C6">
        <w:t>は、各メソッドに関する説明である。</w:t>
      </w:r>
    </w:p>
    <w:p w14:paraId="73C7334F" w14:textId="77777777" w:rsidR="001140F8" w:rsidRPr="006A17C6" w:rsidRDefault="001140F8" w:rsidP="00F93119"/>
    <w:p w14:paraId="3C0861F3" w14:textId="77777777" w:rsidR="001140F8" w:rsidRPr="006A17C6" w:rsidRDefault="001140F8" w:rsidP="00F93119">
      <w:r w:rsidRPr="006A17C6">
        <w:t>int countParams()</w:t>
      </w:r>
    </w:p>
    <w:p w14:paraId="28A271AF" w14:textId="77777777" w:rsidR="001140F8" w:rsidRDefault="001140F8" w:rsidP="00F93119">
      <w:r w:rsidRPr="006A17C6">
        <w:t>コールバック出力パラメータの数を返す。</w:t>
      </w:r>
    </w:p>
    <w:p w14:paraId="6577DDF3" w14:textId="77777777" w:rsidR="001140F8" w:rsidRPr="006A17C6" w:rsidRDefault="001140F8" w:rsidP="00F93119">
      <w:r w:rsidRPr="006A17C6">
        <w:t>Iterator&lt;CallbackParam&gt; getParams()</w:t>
      </w:r>
    </w:p>
    <w:p w14:paraId="428AA77E" w14:textId="749EE124" w:rsidR="001140F8" w:rsidRPr="006A17C6" w:rsidRDefault="001140F8" w:rsidP="00F93119">
      <w:r w:rsidRPr="006A17C6">
        <w:t>コールバック出力パラメータに関する</w:t>
      </w:r>
      <w:r w:rsidRPr="005E1586">
        <w:rPr>
          <w:rStyle w:val="aff2"/>
          <w:rFonts w:asciiTheme="majorHAnsi" w:eastAsia="ＭＳ Ｐゴシック" w:hAnsiTheme="majorHAnsi" w:cstheme="majorHAnsi"/>
          <w:sz w:val="20"/>
          <w:szCs w:val="20"/>
        </w:rPr>
        <w:t>Iterator</w:t>
      </w:r>
      <w:r w:rsidRPr="006A17C6">
        <w:t>型オブジェクトを返す。</w:t>
      </w:r>
    </w:p>
    <w:p w14:paraId="5C485C0C" w14:textId="77777777" w:rsidR="001140F8" w:rsidRPr="006A17C6" w:rsidRDefault="001140F8" w:rsidP="00F93119"/>
    <w:p w14:paraId="5F0018F1" w14:textId="77777777" w:rsidR="001140F8" w:rsidRPr="006A17C6" w:rsidRDefault="001140F8" w:rsidP="00F93119">
      <w:r w:rsidRPr="006A17C6">
        <w:t>CallbackParam lookupParam( String name )</w:t>
      </w:r>
    </w:p>
    <w:p w14:paraId="21C9B490" w14:textId="20D8898E" w:rsidR="001140F8" w:rsidRPr="006A17C6" w:rsidRDefault="001140F8" w:rsidP="00F93119">
      <w:r w:rsidRPr="006A17C6">
        <w:t>パラメータとして指定された名前のコールバック出力パラメータを検索する。指定された名前のコールバック出力パラメータが</w:t>
      </w:r>
      <w:r w:rsidRPr="006A17C6">
        <w:rPr>
          <w:rFonts w:hint="eastAsia"/>
        </w:rPr>
        <w:t>付与されていない</w:t>
      </w:r>
      <w:r w:rsidRPr="0072591E">
        <w:t>場合は、</w:t>
      </w:r>
      <w:r w:rsidRPr="0072591E">
        <w:t>null</w:t>
      </w:r>
      <w:r w:rsidRPr="0072591E">
        <w:t>を</w:t>
      </w:r>
      <w:r w:rsidRPr="006A17C6">
        <w:t>返す。</w:t>
      </w:r>
      <w:r w:rsidRPr="0072591E">
        <w:t>doCallback</w:t>
      </w:r>
      <w:r w:rsidRPr="0072591E">
        <w:t>が</w:t>
      </w:r>
      <w:r w:rsidRPr="006A17C6">
        <w:t>呼び出された時点では、このコールバック出力パラメータには名前とデータ</w:t>
      </w:r>
      <w:del w:id="1957" w:author="IRK" w:date="2020-04-13T12:17:00Z">
        <w:r w:rsidRPr="006A17C6" w:rsidDel="0039608D">
          <w:delText>形式</w:delText>
        </w:r>
      </w:del>
      <w:ins w:id="1958" w:author="IRK" w:date="2020-04-13T12:17:00Z">
        <w:r w:rsidR="0039608D">
          <w:rPr>
            <w:rFonts w:hint="eastAsia"/>
          </w:rPr>
          <w:t>型</w:t>
        </w:r>
      </w:ins>
      <w:r w:rsidRPr="006A17C6">
        <w:t>のみが指定されていて、値は指定されていない。コールバック</w:t>
      </w:r>
      <w:del w:id="1959" w:author="IRK" w:date="2020-03-12T14:17:00Z">
        <w:r w:rsidRPr="006A17C6" w:rsidDel="0039612A">
          <w:delText>ハンドラ</w:delText>
        </w:r>
      </w:del>
      <w:ins w:id="1960" w:author="IRK" w:date="2020-03-12T14:17:00Z">
        <w:r w:rsidR="0039612A">
          <w:rPr>
            <w:rFonts w:hint="eastAsia"/>
          </w:rPr>
          <w:t>ハンドラー</w:t>
        </w:r>
      </w:ins>
      <w:r w:rsidRPr="006A17C6">
        <w:t>は、サービス処理の結果をこの出力パラメータに格納する。</w:t>
      </w:r>
      <w:del w:id="1961" w:author="IRK" w:date="2020-03-12T14:17:00Z">
        <w:r w:rsidRPr="006A17C6" w:rsidDel="0039612A">
          <w:delText>ハンドラ</w:delText>
        </w:r>
      </w:del>
      <w:ins w:id="1962" w:author="IRK" w:date="2020-03-12T14:17:00Z">
        <w:r w:rsidR="0039612A">
          <w:rPr>
            <w:rFonts w:hint="eastAsia"/>
          </w:rPr>
          <w:t>ハンドラー</w:t>
        </w:r>
      </w:ins>
      <w:r w:rsidRPr="006A17C6">
        <w:t>はコールバックルールから引き渡されたすべてのコールバック出力パラメータに値を格納し、配列形式の値であ</w:t>
      </w:r>
      <w:r w:rsidRPr="006A17C6">
        <w:rPr>
          <w:rFonts w:hint="eastAsia"/>
        </w:rPr>
        <w:t>る場合、</w:t>
      </w:r>
      <w:r w:rsidRPr="006A17C6">
        <w:t>その配列の長さはすべて</w:t>
      </w:r>
      <w:r w:rsidRPr="006A17C6">
        <w:rPr>
          <w:rFonts w:hint="eastAsia"/>
        </w:rPr>
        <w:t>同一</w:t>
      </w:r>
      <w:r w:rsidRPr="006A17C6">
        <w:t>である必要がある。</w:t>
      </w:r>
    </w:p>
    <w:p w14:paraId="5220B813" w14:textId="77777777" w:rsidR="001140F8" w:rsidRPr="006A17C6" w:rsidRDefault="001140F8" w:rsidP="00F93119"/>
    <w:p w14:paraId="4C42A0D8" w14:textId="77777777" w:rsidR="001140F8" w:rsidRPr="006A17C6" w:rsidRDefault="001140F8" w:rsidP="00F93119">
      <w:r w:rsidRPr="006A17C6">
        <w:t>public CallbackParam lookupRequiredParam( String name ) throws CallbackException</w:t>
      </w:r>
    </w:p>
    <w:p w14:paraId="3321668C" w14:textId="6006E30A" w:rsidR="001140F8" w:rsidRPr="006A17C6" w:rsidRDefault="001140F8" w:rsidP="00F93119">
      <w:r w:rsidRPr="006A17C6">
        <w:t>パラメータとして指定された名前のコールバック出力パラメータを検索する。指定された名前のコールバック出力パラメータが与えられない場合は、</w:t>
      </w:r>
      <w:r w:rsidRPr="0072591E">
        <w:t>CallbackException</w:t>
      </w:r>
      <w:r w:rsidRPr="0072591E">
        <w:t>が投げられる。</w:t>
      </w:r>
      <w:r w:rsidRPr="0072591E">
        <w:rPr>
          <w:rFonts w:hint="eastAsia"/>
        </w:rPr>
        <w:t>同一</w:t>
      </w:r>
      <w:r w:rsidRPr="0072591E">
        <w:t>コールバックサービスを呼び出すコールバックルールが多数存在することがあり、各コールバックルール</w:t>
      </w:r>
      <w:r w:rsidRPr="006A17C6">
        <w:t>が必要とするコールバック出力パラメータが互いに異なる場合が</w:t>
      </w:r>
      <w:r w:rsidRPr="0072591E">
        <w:t>ある。コールバック</w:t>
      </w:r>
      <w:del w:id="1963" w:author="IRK" w:date="2020-03-12T14:17:00Z">
        <w:r w:rsidRPr="0072591E" w:rsidDel="0039612A">
          <w:delText>ハンドラ</w:delText>
        </w:r>
      </w:del>
      <w:ins w:id="1964" w:author="IRK" w:date="2020-03-12T14:17:00Z">
        <w:r w:rsidR="0039612A">
          <w:rPr>
            <w:rFonts w:hint="eastAsia"/>
          </w:rPr>
          <w:t>ハンドラー</w:t>
        </w:r>
      </w:ins>
      <w:r w:rsidRPr="0072591E">
        <w:t>は、すべてのコールバックルールが必須で引き渡されるコールバック出力パラメータがある場合、</w:t>
      </w:r>
      <w:r w:rsidRPr="0072591E">
        <w:t>CallbackReq.lookupRequiredParam</w:t>
      </w:r>
      <w:r w:rsidRPr="0072591E">
        <w:t>メソッド</w:t>
      </w:r>
      <w:r w:rsidRPr="006A17C6">
        <w:t>と</w:t>
      </w:r>
      <w:r w:rsidRPr="006A17C6">
        <w:rPr>
          <w:rFonts w:hint="eastAsia"/>
        </w:rPr>
        <w:t>同一</w:t>
      </w:r>
      <w:r w:rsidRPr="006A17C6">
        <w:t>方法でコードを</w:t>
      </w:r>
      <w:r w:rsidRPr="006A17C6">
        <w:rPr>
          <w:rFonts w:hint="eastAsia"/>
        </w:rPr>
        <w:t>簡略化</w:t>
      </w:r>
      <w:r w:rsidRPr="006A17C6">
        <w:t>できる。</w:t>
      </w:r>
    </w:p>
    <w:p w14:paraId="2367C7CD" w14:textId="77777777" w:rsidR="001140F8" w:rsidRDefault="001140F8" w:rsidP="00F93119"/>
    <w:p w14:paraId="5F68CD20" w14:textId="77777777" w:rsidR="001140F8" w:rsidRDefault="001140F8" w:rsidP="00F93119">
      <w:pPr>
        <w:pStyle w:val="32"/>
      </w:pPr>
      <w:bookmarkStart w:id="1965" w:name="_Toc385838762"/>
      <w:bookmarkStart w:id="1966" w:name="_Toc426449613"/>
      <w:bookmarkStart w:id="1967" w:name="_Toc426449709"/>
      <w:bookmarkStart w:id="1968" w:name="_Toc434858887"/>
      <w:bookmarkStart w:id="1969" w:name="_Toc34988270"/>
      <w:bookmarkStart w:id="1970" w:name="_Toc40799114"/>
      <w:r>
        <w:t>com.innoexpert.rulesclient.</w:t>
      </w:r>
      <w:r w:rsidRPr="00553CE8">
        <w:t>CallbackParam</w:t>
      </w:r>
      <w:bookmarkEnd w:id="1965"/>
      <w:bookmarkEnd w:id="1966"/>
      <w:bookmarkEnd w:id="1967"/>
      <w:bookmarkEnd w:id="1968"/>
      <w:bookmarkEnd w:id="1969"/>
      <w:bookmarkEnd w:id="1970"/>
    </w:p>
    <w:p w14:paraId="529233AB" w14:textId="77777777" w:rsidR="00553CE8" w:rsidRDefault="001140F8" w:rsidP="00F93119">
      <w:r w:rsidRPr="0072591E">
        <w:t>com.innoexpert.rulesclient.CallbackParam</w:t>
      </w:r>
      <w:r w:rsidRPr="0072591E">
        <w:t>インタフェースは、コールバック入力パラメータまたはコールバック出力パラメータを表現するインタフェースである。コールバックパラメータは、ルール</w:t>
      </w:r>
      <w:r w:rsidR="002C5984">
        <w:rPr>
          <w:rFonts w:hint="eastAsia"/>
        </w:rPr>
        <w:t>エンジン</w:t>
      </w:r>
      <w:r w:rsidRPr="0072591E">
        <w:t>またはルールインタフェースクラスタによって生成され</w:t>
      </w:r>
      <w:r w:rsidRPr="0072591E">
        <w:t>CallbackHandler.doCallback</w:t>
      </w:r>
      <w:r w:rsidRPr="00553CE8">
        <w:t>メソッドに引き渡される。</w:t>
      </w:r>
    </w:p>
    <w:p w14:paraId="4DD5084D" w14:textId="7E3E8E59" w:rsidR="001140F8" w:rsidRPr="00553CE8" w:rsidRDefault="001140F8" w:rsidP="00F93119">
      <w:del w:id="1971" w:author="IRK" w:date="2020-03-12T17:26:00Z">
        <w:r w:rsidRPr="00553CE8" w:rsidDel="00183FED">
          <w:delText>表</w:delText>
        </w:r>
        <w:r w:rsidRPr="0072591E" w:rsidDel="00183FED">
          <w:delText>3</w:delText>
        </w:r>
        <w:r w:rsidR="00210A24" w:rsidDel="00183FED">
          <w:rPr>
            <w:rFonts w:hint="eastAsia"/>
          </w:rPr>
          <w:delText>6</w:delText>
        </w:r>
      </w:del>
      <w:ins w:id="1972" w:author="IRK" w:date="2020-03-12T17:26:00Z">
        <w:r w:rsidR="00183FED">
          <w:rPr>
            <w:rFonts w:hint="eastAsia"/>
          </w:rPr>
          <w:t>次の表</w:t>
        </w:r>
      </w:ins>
      <w:r w:rsidRPr="0072591E">
        <w:t>は、</w:t>
      </w:r>
      <w:r w:rsidRPr="0072591E">
        <w:t>com.innoexpert.rulesclient.CallbackParam</w:t>
      </w:r>
      <w:r w:rsidRPr="0072591E">
        <w:t>インタフェース</w:t>
      </w:r>
      <w:r w:rsidRPr="00553CE8">
        <w:t>に定義されたメソッドである。</w:t>
      </w:r>
    </w:p>
    <w:p w14:paraId="00AC625F" w14:textId="77777777" w:rsidR="001140F8" w:rsidRDefault="001140F8" w:rsidP="00F93119"/>
    <w:p w14:paraId="58E6695D" w14:textId="1553A749" w:rsidR="00210A24" w:rsidRPr="00246C7D" w:rsidRDefault="00553CE8" w:rsidP="00F93119">
      <w:pPr>
        <w:pStyle w:val="af5"/>
        <w:rPr>
          <w:noProof/>
        </w:rPr>
      </w:pPr>
      <w:bookmarkStart w:id="1973" w:name="_Toc40799259"/>
      <w:r>
        <w:t>[</w:t>
      </w:r>
      <w:del w:id="1974"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210A24" w:rsidDel="00741612">
          <w:rPr>
            <w:noProof/>
          </w:rPr>
          <w:delText>36</w:delText>
        </w:r>
        <w:r w:rsidR="00E65728" w:rsidDel="00741612">
          <w:rPr>
            <w:noProof/>
          </w:rPr>
          <w:fldChar w:fldCharType="end"/>
        </w:r>
      </w:del>
      <w:ins w:id="1975"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36</w:t>
      </w:r>
      <w:ins w:id="1976" w:author="IRK" w:date="2020-03-12T15:01:00Z">
        <w:r w:rsidR="00741612">
          <w:fldChar w:fldCharType="end"/>
        </w:r>
      </w:ins>
      <w:r>
        <w:t xml:space="preserve"> </w:t>
      </w:r>
      <w:r>
        <w:rPr>
          <w:noProof/>
        </w:rPr>
        <w:t>com.innoexpert.rulesclient.CallbackParam]</w:t>
      </w:r>
      <w:bookmarkEnd w:id="1973"/>
    </w:p>
    <w:tbl>
      <w:tblPr>
        <w:tblStyle w:val="19"/>
        <w:tblW w:w="0" w:type="auto"/>
        <w:jc w:val="center"/>
        <w:tblLook w:val="04A0" w:firstRow="1" w:lastRow="0" w:firstColumn="1" w:lastColumn="0" w:noHBand="0" w:noVBand="1"/>
        <w:tblPrChange w:id="1977" w:author="IRK" w:date="2020-04-14T15:41:00Z">
          <w:tblPr>
            <w:tblStyle w:val="19"/>
            <w:tblW w:w="0" w:type="auto"/>
            <w:tblLook w:val="04A0" w:firstRow="1" w:lastRow="0" w:firstColumn="1" w:lastColumn="0" w:noHBand="0" w:noVBand="1"/>
          </w:tblPr>
        </w:tblPrChange>
      </w:tblPr>
      <w:tblGrid>
        <w:gridCol w:w="9724"/>
        <w:tblGridChange w:id="1978">
          <w:tblGrid>
            <w:gridCol w:w="9724"/>
          </w:tblGrid>
        </w:tblGridChange>
      </w:tblGrid>
      <w:tr w:rsidR="00210A24" w:rsidRPr="00210A24" w14:paraId="16FCB240" w14:textId="77777777" w:rsidTr="00D829B0">
        <w:trPr>
          <w:jc w:val="center"/>
        </w:trPr>
        <w:tc>
          <w:tcPr>
            <w:tcW w:w="9724" w:type="dxa"/>
            <w:tcBorders>
              <w:top w:val="single" w:sz="4" w:space="0" w:color="auto"/>
              <w:left w:val="single" w:sz="4" w:space="0" w:color="auto"/>
              <w:bottom w:val="single" w:sz="4" w:space="0" w:color="auto"/>
              <w:right w:val="single" w:sz="4" w:space="0" w:color="auto"/>
            </w:tcBorders>
            <w:hideMark/>
            <w:tcPrChange w:id="1979" w:author="IRK" w:date="2020-04-14T15:41:00Z">
              <w:tcPr>
                <w:tcW w:w="9724" w:type="dxa"/>
                <w:tcBorders>
                  <w:top w:val="single" w:sz="4" w:space="0" w:color="auto"/>
                  <w:left w:val="single" w:sz="4" w:space="0" w:color="auto"/>
                  <w:bottom w:val="single" w:sz="4" w:space="0" w:color="auto"/>
                  <w:right w:val="single" w:sz="4" w:space="0" w:color="auto"/>
                </w:tcBorders>
                <w:hideMark/>
              </w:tcPr>
            </w:tcPrChange>
          </w:tcPr>
          <w:p w14:paraId="1A64F78B" w14:textId="764BE9C6" w:rsidR="00210A24" w:rsidRPr="003D69F4" w:rsidRDefault="007E6E4B">
            <w:pPr>
              <w:pStyle w:val="1b"/>
              <w:pPrChange w:id="1980" w:author="IRK" w:date="2020-05-11T11:09:00Z">
                <w:pPr/>
              </w:pPrChange>
            </w:pPr>
            <w:ins w:id="1981" w:author="IRK" w:date="2020-04-14T16:16:00Z">
              <w:r w:rsidRPr="00846AAC">
                <w:t xml:space="preserve"> </w:t>
              </w:r>
            </w:ins>
            <w:r w:rsidR="00210A24" w:rsidRPr="003D69F4">
              <w:t>1 package com.innoexpert.rulesclient;</w:t>
            </w:r>
          </w:p>
          <w:p w14:paraId="2E795269" w14:textId="77777777" w:rsidR="00210A24" w:rsidRPr="00143767" w:rsidRDefault="00210A24">
            <w:pPr>
              <w:pStyle w:val="1b"/>
              <w:rPr>
                <w:rPrChange w:id="1982" w:author="IRK" w:date="2020-05-11T10:57:00Z">
                  <w:rPr>
                    <w:rFonts w:ascii="Courier New" w:eastAsia="Malgun Gothic" w:hAnsi="Courier New" w:cs="Courier New"/>
                    <w:sz w:val="18"/>
                    <w:szCs w:val="18"/>
                  </w:rPr>
                </w:rPrChange>
              </w:rPr>
              <w:pPrChange w:id="1983" w:author="IRK" w:date="2020-05-11T11:09:00Z">
                <w:pPr/>
              </w:pPrChange>
            </w:pPr>
            <w:r w:rsidRPr="003D69F4">
              <w:t xml:space="preserve"> 2</w:t>
            </w:r>
            <w:del w:id="1984" w:author="IRK" w:date="2020-03-13T09:50:00Z">
              <w:r w:rsidRPr="003D69F4" w:rsidDel="007F125D">
                <w:delText xml:space="preserve"> </w:delText>
              </w:r>
            </w:del>
          </w:p>
          <w:p w14:paraId="7F5B417C" w14:textId="77777777" w:rsidR="00210A24" w:rsidRPr="00143767" w:rsidRDefault="00210A24">
            <w:pPr>
              <w:pStyle w:val="1b"/>
              <w:rPr>
                <w:rPrChange w:id="1985" w:author="IRK" w:date="2020-05-11T10:57:00Z">
                  <w:rPr/>
                </w:rPrChange>
              </w:rPr>
              <w:pPrChange w:id="1986" w:author="IRK" w:date="2020-05-11T11:09:00Z">
                <w:pPr/>
              </w:pPrChange>
            </w:pPr>
            <w:r w:rsidRPr="00143767">
              <w:rPr>
                <w:rPrChange w:id="1987" w:author="IRK" w:date="2020-05-11T10:57:00Z">
                  <w:rPr/>
                </w:rPrChange>
              </w:rPr>
              <w:t xml:space="preserve"> 3 import java.math.BigDecimal;</w:t>
            </w:r>
          </w:p>
          <w:p w14:paraId="6AEC2CDA" w14:textId="77777777" w:rsidR="00210A24" w:rsidRPr="00143767" w:rsidRDefault="00210A24">
            <w:pPr>
              <w:pStyle w:val="1b"/>
              <w:rPr>
                <w:rPrChange w:id="1988" w:author="IRK" w:date="2020-05-11T10:57:00Z">
                  <w:rPr>
                    <w:rFonts w:ascii="Courier New" w:eastAsia="Malgun Gothic" w:hAnsi="Courier New" w:cs="Courier New"/>
                    <w:sz w:val="18"/>
                    <w:szCs w:val="18"/>
                  </w:rPr>
                </w:rPrChange>
              </w:rPr>
              <w:pPrChange w:id="1989" w:author="IRK" w:date="2020-05-11T11:09:00Z">
                <w:pPr/>
              </w:pPrChange>
            </w:pPr>
            <w:r w:rsidRPr="00143767">
              <w:rPr>
                <w:rPrChange w:id="1990" w:author="IRK" w:date="2020-05-11T10:57:00Z">
                  <w:rPr/>
                </w:rPrChange>
              </w:rPr>
              <w:t xml:space="preserve"> 4</w:t>
            </w:r>
            <w:del w:id="1991" w:author="IRK" w:date="2020-03-13T09:50:00Z">
              <w:r w:rsidRPr="00143767" w:rsidDel="007F125D">
                <w:rPr>
                  <w:rPrChange w:id="1992" w:author="IRK" w:date="2020-05-11T10:57:00Z">
                    <w:rPr/>
                  </w:rPrChange>
                </w:rPr>
                <w:delText xml:space="preserve"> </w:delText>
              </w:r>
            </w:del>
          </w:p>
          <w:p w14:paraId="01819C50" w14:textId="77777777" w:rsidR="00210A24" w:rsidRPr="00143767" w:rsidRDefault="00210A24">
            <w:pPr>
              <w:pStyle w:val="1b"/>
              <w:rPr>
                <w:rPrChange w:id="1993" w:author="IRK" w:date="2020-05-11T10:57:00Z">
                  <w:rPr/>
                </w:rPrChange>
              </w:rPr>
              <w:pPrChange w:id="1994" w:author="IRK" w:date="2020-05-11T11:09:00Z">
                <w:pPr/>
              </w:pPrChange>
            </w:pPr>
            <w:r w:rsidRPr="00143767">
              <w:rPr>
                <w:rPrChange w:id="1995" w:author="IRK" w:date="2020-05-11T10:57:00Z">
                  <w:rPr/>
                </w:rPrChange>
              </w:rPr>
              <w:t xml:space="preserve"> 5 public interface CallbackParam</w:t>
            </w:r>
          </w:p>
          <w:p w14:paraId="645658F1" w14:textId="77777777" w:rsidR="00210A24" w:rsidRPr="00143767" w:rsidRDefault="00210A24">
            <w:pPr>
              <w:pStyle w:val="1b"/>
              <w:rPr>
                <w:rPrChange w:id="1996" w:author="IRK" w:date="2020-05-11T10:57:00Z">
                  <w:rPr/>
                </w:rPrChange>
              </w:rPr>
              <w:pPrChange w:id="1997" w:author="IRK" w:date="2020-05-11T11:09:00Z">
                <w:pPr/>
              </w:pPrChange>
            </w:pPr>
            <w:r w:rsidRPr="00143767">
              <w:rPr>
                <w:rPrChange w:id="1998" w:author="IRK" w:date="2020-05-11T10:57:00Z">
                  <w:rPr/>
                </w:rPrChange>
              </w:rPr>
              <w:t xml:space="preserve"> 6 {</w:t>
            </w:r>
          </w:p>
          <w:p w14:paraId="5F9EF203" w14:textId="77777777" w:rsidR="00210A24" w:rsidRPr="00143767" w:rsidRDefault="00210A24">
            <w:pPr>
              <w:pStyle w:val="1b"/>
              <w:rPr>
                <w:rPrChange w:id="1999" w:author="IRK" w:date="2020-05-11T10:57:00Z">
                  <w:rPr/>
                </w:rPrChange>
              </w:rPr>
              <w:pPrChange w:id="2000" w:author="IRK" w:date="2020-05-11T11:09:00Z">
                <w:pPr/>
              </w:pPrChange>
            </w:pPr>
            <w:r w:rsidRPr="00143767">
              <w:rPr>
                <w:rPrChange w:id="2001" w:author="IRK" w:date="2020-05-11T10:57:00Z">
                  <w:rPr/>
                </w:rPrChange>
              </w:rPr>
              <w:t xml:space="preserve"> 7     String getName();</w:t>
            </w:r>
          </w:p>
          <w:p w14:paraId="6FB747EF" w14:textId="77777777" w:rsidR="00210A24" w:rsidRPr="00143767" w:rsidRDefault="00210A24">
            <w:pPr>
              <w:pStyle w:val="1b"/>
              <w:rPr>
                <w:rPrChange w:id="2002" w:author="IRK" w:date="2020-05-11T10:57:00Z">
                  <w:rPr/>
                </w:rPrChange>
              </w:rPr>
              <w:pPrChange w:id="2003" w:author="IRK" w:date="2020-05-11T11:09:00Z">
                <w:pPr/>
              </w:pPrChange>
            </w:pPr>
            <w:r w:rsidRPr="00143767">
              <w:rPr>
                <w:rPrChange w:id="2004" w:author="IRK" w:date="2020-05-11T10:57:00Z">
                  <w:rPr/>
                </w:rPrChange>
              </w:rPr>
              <w:t xml:space="preserve"> 8     short getType();</w:t>
            </w:r>
          </w:p>
          <w:p w14:paraId="654F9CC6" w14:textId="77777777" w:rsidR="00210A24" w:rsidRPr="00143767" w:rsidRDefault="00210A24">
            <w:pPr>
              <w:pStyle w:val="1b"/>
              <w:rPr>
                <w:rPrChange w:id="2005" w:author="IRK" w:date="2020-05-11T10:57:00Z">
                  <w:rPr/>
                </w:rPrChange>
              </w:rPr>
              <w:pPrChange w:id="2006" w:author="IRK" w:date="2020-05-11T11:09:00Z">
                <w:pPr/>
              </w:pPrChange>
            </w:pPr>
            <w:r w:rsidRPr="00143767">
              <w:rPr>
                <w:rPrChange w:id="2007" w:author="IRK" w:date="2020-05-11T10:57:00Z">
                  <w:rPr/>
                </w:rPrChange>
              </w:rPr>
              <w:t xml:space="preserve"> 9     int getRowCount();</w:t>
            </w:r>
          </w:p>
          <w:p w14:paraId="3A3E48FF" w14:textId="77777777" w:rsidR="00210A24" w:rsidRPr="00143767" w:rsidRDefault="00210A24">
            <w:pPr>
              <w:pStyle w:val="1b"/>
              <w:rPr>
                <w:rPrChange w:id="2008" w:author="IRK" w:date="2020-05-11T10:57:00Z">
                  <w:rPr>
                    <w:rFonts w:ascii="Courier New" w:eastAsia="Malgun Gothic" w:hAnsi="Courier New" w:cs="Courier New"/>
                    <w:sz w:val="18"/>
                    <w:szCs w:val="18"/>
                  </w:rPr>
                </w:rPrChange>
              </w:rPr>
              <w:pPrChange w:id="2009" w:author="IRK" w:date="2020-05-11T11:09:00Z">
                <w:pPr/>
              </w:pPrChange>
            </w:pPr>
            <w:r w:rsidRPr="00143767">
              <w:rPr>
                <w:rPrChange w:id="2010" w:author="IRK" w:date="2020-05-11T10:57:00Z">
                  <w:rPr/>
                </w:rPrChange>
              </w:rPr>
              <w:t>10     double getNumValue( int index )</w:t>
            </w:r>
            <w:del w:id="2011" w:author="IRK" w:date="2020-03-13T09:50:00Z">
              <w:r w:rsidRPr="00143767" w:rsidDel="007F125D">
                <w:rPr>
                  <w:rPrChange w:id="2012" w:author="IRK" w:date="2020-05-11T10:57:00Z">
                    <w:rPr/>
                  </w:rPrChange>
                </w:rPr>
                <w:delText xml:space="preserve"> </w:delText>
              </w:r>
            </w:del>
          </w:p>
          <w:p w14:paraId="02833C27" w14:textId="77777777" w:rsidR="00210A24" w:rsidRPr="00143767" w:rsidRDefault="00210A24">
            <w:pPr>
              <w:pStyle w:val="1b"/>
              <w:rPr>
                <w:rPrChange w:id="2013" w:author="IRK" w:date="2020-05-11T10:57:00Z">
                  <w:rPr/>
                </w:rPrChange>
              </w:rPr>
              <w:pPrChange w:id="2014" w:author="IRK" w:date="2020-05-11T11:09:00Z">
                <w:pPr/>
              </w:pPrChange>
            </w:pPr>
            <w:r w:rsidRPr="00143767">
              <w:rPr>
                <w:rPrChange w:id="2015" w:author="IRK" w:date="2020-05-11T10:57:00Z">
                  <w:rPr/>
                </w:rPrChange>
              </w:rPr>
              <w:t>11            throws IndexOutOfBoundsException, UnsupportedOperationException;</w:t>
            </w:r>
          </w:p>
          <w:p w14:paraId="7FA74BA7" w14:textId="77777777" w:rsidR="00210A24" w:rsidRPr="00143767" w:rsidRDefault="00210A24">
            <w:pPr>
              <w:pStyle w:val="1b"/>
              <w:rPr>
                <w:rPrChange w:id="2016" w:author="IRK" w:date="2020-05-11T10:57:00Z">
                  <w:rPr/>
                </w:rPrChange>
              </w:rPr>
              <w:pPrChange w:id="2017" w:author="IRK" w:date="2020-05-11T11:09:00Z">
                <w:pPr/>
              </w:pPrChange>
            </w:pPr>
            <w:r w:rsidRPr="00143767">
              <w:rPr>
                <w:rPrChange w:id="2018" w:author="IRK" w:date="2020-05-11T10:57:00Z">
                  <w:rPr/>
                </w:rPrChange>
              </w:rPr>
              <w:t>12     double[] getNumValues() throws UnsupportedOperationException;</w:t>
            </w:r>
          </w:p>
          <w:p w14:paraId="500E3B4F" w14:textId="77777777" w:rsidR="00210A24" w:rsidRPr="00143767" w:rsidRDefault="00210A24">
            <w:pPr>
              <w:pStyle w:val="1b"/>
              <w:rPr>
                <w:rPrChange w:id="2019" w:author="IRK" w:date="2020-05-11T10:57:00Z">
                  <w:rPr>
                    <w:rFonts w:ascii="Courier New" w:eastAsia="Malgun Gothic" w:hAnsi="Courier New" w:cs="Courier New"/>
                    <w:sz w:val="18"/>
                    <w:szCs w:val="18"/>
                  </w:rPr>
                </w:rPrChange>
              </w:rPr>
              <w:pPrChange w:id="2020" w:author="IRK" w:date="2020-05-11T11:09:00Z">
                <w:pPr/>
              </w:pPrChange>
            </w:pPr>
            <w:r w:rsidRPr="00143767">
              <w:rPr>
                <w:rPrChange w:id="2021" w:author="IRK" w:date="2020-05-11T10:57:00Z">
                  <w:rPr/>
                </w:rPrChange>
              </w:rPr>
              <w:t>13     BigDecimal getDecValue( int index )</w:t>
            </w:r>
            <w:del w:id="2022" w:author="IRK" w:date="2020-03-13T09:50:00Z">
              <w:r w:rsidRPr="00143767" w:rsidDel="007F125D">
                <w:rPr>
                  <w:rPrChange w:id="2023" w:author="IRK" w:date="2020-05-11T10:57:00Z">
                    <w:rPr/>
                  </w:rPrChange>
                </w:rPr>
                <w:delText xml:space="preserve"> </w:delText>
              </w:r>
            </w:del>
          </w:p>
          <w:p w14:paraId="4D0616FF" w14:textId="77777777" w:rsidR="00210A24" w:rsidRPr="00143767" w:rsidRDefault="00210A24">
            <w:pPr>
              <w:pStyle w:val="1b"/>
              <w:rPr>
                <w:rPrChange w:id="2024" w:author="IRK" w:date="2020-05-11T10:57:00Z">
                  <w:rPr/>
                </w:rPrChange>
              </w:rPr>
              <w:pPrChange w:id="2025" w:author="IRK" w:date="2020-05-11T11:09:00Z">
                <w:pPr/>
              </w:pPrChange>
            </w:pPr>
            <w:r w:rsidRPr="00143767">
              <w:rPr>
                <w:rPrChange w:id="2026" w:author="IRK" w:date="2020-05-11T10:57:00Z">
                  <w:rPr/>
                </w:rPrChange>
              </w:rPr>
              <w:t>14            throws IndexOutOfBoundsException, UnsupportedOperationException;</w:t>
            </w:r>
          </w:p>
          <w:p w14:paraId="7DAD118B" w14:textId="77777777" w:rsidR="00210A24" w:rsidRPr="00143767" w:rsidRDefault="00210A24">
            <w:pPr>
              <w:pStyle w:val="1b"/>
              <w:rPr>
                <w:rPrChange w:id="2027" w:author="IRK" w:date="2020-05-11T10:57:00Z">
                  <w:rPr/>
                </w:rPrChange>
              </w:rPr>
              <w:pPrChange w:id="2028" w:author="IRK" w:date="2020-05-11T11:09:00Z">
                <w:pPr/>
              </w:pPrChange>
            </w:pPr>
            <w:r w:rsidRPr="00143767">
              <w:rPr>
                <w:rPrChange w:id="2029" w:author="IRK" w:date="2020-05-11T10:57:00Z">
                  <w:rPr/>
                </w:rPrChange>
              </w:rPr>
              <w:t>15     BigDecimal[] getDecValues() throws UnsupportedOperationException;</w:t>
            </w:r>
          </w:p>
          <w:p w14:paraId="73870AB0" w14:textId="77777777" w:rsidR="00210A24" w:rsidRPr="00143767" w:rsidRDefault="00210A24">
            <w:pPr>
              <w:pStyle w:val="1b"/>
              <w:rPr>
                <w:rPrChange w:id="2030" w:author="IRK" w:date="2020-05-11T10:57:00Z">
                  <w:rPr>
                    <w:rFonts w:ascii="Courier New" w:eastAsia="Malgun Gothic" w:hAnsi="Courier New" w:cs="Courier New"/>
                    <w:sz w:val="18"/>
                    <w:szCs w:val="18"/>
                  </w:rPr>
                </w:rPrChange>
              </w:rPr>
              <w:pPrChange w:id="2031" w:author="IRK" w:date="2020-05-11T11:09:00Z">
                <w:pPr/>
              </w:pPrChange>
            </w:pPr>
            <w:r w:rsidRPr="00143767">
              <w:rPr>
                <w:rPrChange w:id="2032" w:author="IRK" w:date="2020-05-11T10:57:00Z">
                  <w:rPr/>
                </w:rPrChange>
              </w:rPr>
              <w:t>16     String getStrValue( int index )</w:t>
            </w:r>
            <w:del w:id="2033" w:author="IRK" w:date="2020-03-13T09:50:00Z">
              <w:r w:rsidRPr="00143767" w:rsidDel="007F125D">
                <w:rPr>
                  <w:rPrChange w:id="2034" w:author="IRK" w:date="2020-05-11T10:57:00Z">
                    <w:rPr/>
                  </w:rPrChange>
                </w:rPr>
                <w:delText xml:space="preserve"> </w:delText>
              </w:r>
            </w:del>
          </w:p>
          <w:p w14:paraId="1EB1F242" w14:textId="77777777" w:rsidR="00210A24" w:rsidRPr="00143767" w:rsidRDefault="00210A24">
            <w:pPr>
              <w:pStyle w:val="1b"/>
              <w:rPr>
                <w:rPrChange w:id="2035" w:author="IRK" w:date="2020-05-11T10:57:00Z">
                  <w:rPr/>
                </w:rPrChange>
              </w:rPr>
              <w:pPrChange w:id="2036" w:author="IRK" w:date="2020-05-11T11:09:00Z">
                <w:pPr/>
              </w:pPrChange>
            </w:pPr>
            <w:r w:rsidRPr="00143767">
              <w:rPr>
                <w:rPrChange w:id="2037" w:author="IRK" w:date="2020-05-11T10:57:00Z">
                  <w:rPr/>
                </w:rPrChange>
              </w:rPr>
              <w:t>17            throws IndexOutOfBoundsException, UnsupportedOperationException;</w:t>
            </w:r>
          </w:p>
          <w:p w14:paraId="2BA78C3E" w14:textId="77777777" w:rsidR="00210A24" w:rsidRPr="00143767" w:rsidRDefault="00210A24">
            <w:pPr>
              <w:pStyle w:val="1b"/>
              <w:rPr>
                <w:rPrChange w:id="2038" w:author="IRK" w:date="2020-05-11T10:57:00Z">
                  <w:rPr/>
                </w:rPrChange>
              </w:rPr>
              <w:pPrChange w:id="2039" w:author="IRK" w:date="2020-05-11T11:09:00Z">
                <w:pPr/>
              </w:pPrChange>
            </w:pPr>
            <w:r w:rsidRPr="00143767">
              <w:rPr>
                <w:rPrChange w:id="2040" w:author="IRK" w:date="2020-05-11T10:57:00Z">
                  <w:rPr/>
                </w:rPrChange>
              </w:rPr>
              <w:t>18     String[] getStrValues() throws UnsupportedOperationException;</w:t>
            </w:r>
          </w:p>
          <w:p w14:paraId="55BBFE30" w14:textId="77777777" w:rsidR="00210A24" w:rsidRPr="00143767" w:rsidRDefault="00210A24">
            <w:pPr>
              <w:pStyle w:val="1b"/>
              <w:rPr>
                <w:rPrChange w:id="2041" w:author="IRK" w:date="2020-05-11T10:57:00Z">
                  <w:rPr>
                    <w:rFonts w:ascii="Courier New" w:eastAsia="Malgun Gothic" w:hAnsi="Courier New" w:cs="Courier New"/>
                    <w:sz w:val="18"/>
                    <w:szCs w:val="18"/>
                  </w:rPr>
                </w:rPrChange>
              </w:rPr>
              <w:pPrChange w:id="2042" w:author="IRK" w:date="2020-05-11T11:09:00Z">
                <w:pPr/>
              </w:pPrChange>
            </w:pPr>
            <w:r w:rsidRPr="00143767">
              <w:rPr>
                <w:rPrChange w:id="2043" w:author="IRK" w:date="2020-05-11T10:57:00Z">
                  <w:rPr/>
                </w:rPrChange>
              </w:rPr>
              <w:t>19     boolean getBoolValue( int index )</w:t>
            </w:r>
            <w:del w:id="2044" w:author="IRK" w:date="2020-03-13T09:50:00Z">
              <w:r w:rsidRPr="00143767" w:rsidDel="007F125D">
                <w:rPr>
                  <w:rPrChange w:id="2045" w:author="IRK" w:date="2020-05-11T10:57:00Z">
                    <w:rPr/>
                  </w:rPrChange>
                </w:rPr>
                <w:delText xml:space="preserve"> </w:delText>
              </w:r>
            </w:del>
          </w:p>
          <w:p w14:paraId="28136536" w14:textId="77777777" w:rsidR="00210A24" w:rsidRPr="00143767" w:rsidRDefault="00210A24">
            <w:pPr>
              <w:pStyle w:val="1b"/>
              <w:rPr>
                <w:rPrChange w:id="2046" w:author="IRK" w:date="2020-05-11T10:57:00Z">
                  <w:rPr/>
                </w:rPrChange>
              </w:rPr>
              <w:pPrChange w:id="2047" w:author="IRK" w:date="2020-05-11T11:09:00Z">
                <w:pPr/>
              </w:pPrChange>
            </w:pPr>
            <w:r w:rsidRPr="00143767">
              <w:rPr>
                <w:rPrChange w:id="2048" w:author="IRK" w:date="2020-05-11T10:57:00Z">
                  <w:rPr/>
                </w:rPrChange>
              </w:rPr>
              <w:t>20            throws IndexOutOfBoundsException, UnsupportedOperationException;</w:t>
            </w:r>
          </w:p>
          <w:p w14:paraId="0B1E8011" w14:textId="77777777" w:rsidR="00210A24" w:rsidRPr="00143767" w:rsidRDefault="00210A24">
            <w:pPr>
              <w:pStyle w:val="1b"/>
              <w:rPr>
                <w:rPrChange w:id="2049" w:author="IRK" w:date="2020-05-11T10:57:00Z">
                  <w:rPr/>
                </w:rPrChange>
              </w:rPr>
              <w:pPrChange w:id="2050" w:author="IRK" w:date="2020-05-11T11:09:00Z">
                <w:pPr/>
              </w:pPrChange>
            </w:pPr>
            <w:r w:rsidRPr="00143767">
              <w:rPr>
                <w:rPrChange w:id="2051" w:author="IRK" w:date="2020-05-11T10:57:00Z">
                  <w:rPr/>
                </w:rPrChange>
              </w:rPr>
              <w:t>21     boolean[] getBoolValues() throws UnsupportedOperationException;</w:t>
            </w:r>
          </w:p>
          <w:p w14:paraId="2C23CF8A" w14:textId="77777777" w:rsidR="00210A24" w:rsidRPr="00143767" w:rsidRDefault="00210A24">
            <w:pPr>
              <w:pStyle w:val="1b"/>
              <w:rPr>
                <w:rPrChange w:id="2052" w:author="IRK" w:date="2020-05-11T10:57:00Z">
                  <w:rPr/>
                </w:rPrChange>
              </w:rPr>
              <w:pPrChange w:id="2053" w:author="IRK" w:date="2020-05-11T11:09:00Z">
                <w:pPr/>
              </w:pPrChange>
            </w:pPr>
            <w:r w:rsidRPr="00143767">
              <w:rPr>
                <w:rPrChange w:id="2054" w:author="IRK" w:date="2020-05-11T10:57:00Z">
                  <w:rPr/>
                </w:rPrChange>
              </w:rPr>
              <w:t>22     void removeAll() throws UnsupportedOperationException;</w:t>
            </w:r>
          </w:p>
          <w:p w14:paraId="74DD9FEB" w14:textId="77777777" w:rsidR="00210A24" w:rsidRPr="00143767" w:rsidRDefault="00210A24">
            <w:pPr>
              <w:pStyle w:val="1b"/>
              <w:rPr>
                <w:rPrChange w:id="2055" w:author="IRK" w:date="2020-05-11T10:57:00Z">
                  <w:rPr/>
                </w:rPrChange>
              </w:rPr>
              <w:pPrChange w:id="2056" w:author="IRK" w:date="2020-05-11T11:09:00Z">
                <w:pPr/>
              </w:pPrChange>
            </w:pPr>
            <w:r w:rsidRPr="00143767">
              <w:rPr>
                <w:rPrChange w:id="2057" w:author="IRK" w:date="2020-05-11T10:57:00Z">
                  <w:rPr/>
                </w:rPrChange>
              </w:rPr>
              <w:t>23     void addNumValue( double val ) throws UnsupportedOperationException;</w:t>
            </w:r>
          </w:p>
          <w:p w14:paraId="754D02D0" w14:textId="77777777" w:rsidR="00210A24" w:rsidRPr="00143767" w:rsidRDefault="00210A24">
            <w:pPr>
              <w:pStyle w:val="1b"/>
              <w:rPr>
                <w:rPrChange w:id="2058" w:author="IRK" w:date="2020-05-11T10:57:00Z">
                  <w:rPr>
                    <w:rFonts w:ascii="Courier New" w:eastAsia="Malgun Gothic" w:hAnsi="Courier New" w:cs="Courier New"/>
                    <w:sz w:val="18"/>
                    <w:szCs w:val="18"/>
                  </w:rPr>
                </w:rPrChange>
              </w:rPr>
              <w:pPrChange w:id="2059" w:author="IRK" w:date="2020-05-11T11:09:00Z">
                <w:pPr/>
              </w:pPrChange>
            </w:pPr>
            <w:r w:rsidRPr="00143767">
              <w:rPr>
                <w:rPrChange w:id="2060" w:author="IRK" w:date="2020-05-11T10:57:00Z">
                  <w:rPr/>
                </w:rPrChange>
              </w:rPr>
              <w:t>24     void addNumValues( double[] val, int offset, int len )</w:t>
            </w:r>
            <w:del w:id="2061" w:author="IRK" w:date="2020-03-13T09:50:00Z">
              <w:r w:rsidRPr="00143767" w:rsidDel="007F125D">
                <w:rPr>
                  <w:rPrChange w:id="2062" w:author="IRK" w:date="2020-05-11T10:57:00Z">
                    <w:rPr/>
                  </w:rPrChange>
                </w:rPr>
                <w:delText xml:space="preserve"> </w:delText>
              </w:r>
            </w:del>
          </w:p>
          <w:p w14:paraId="2671DCED" w14:textId="77777777" w:rsidR="00210A24" w:rsidRPr="00143767" w:rsidRDefault="00210A24">
            <w:pPr>
              <w:pStyle w:val="1b"/>
              <w:rPr>
                <w:rPrChange w:id="2063" w:author="IRK" w:date="2020-05-11T10:57:00Z">
                  <w:rPr/>
                </w:rPrChange>
              </w:rPr>
              <w:pPrChange w:id="2064" w:author="IRK" w:date="2020-05-11T11:09:00Z">
                <w:pPr/>
              </w:pPrChange>
            </w:pPr>
            <w:r w:rsidRPr="00143767">
              <w:rPr>
                <w:rPrChange w:id="2065" w:author="IRK" w:date="2020-05-11T10:57:00Z">
                  <w:rPr/>
                </w:rPrChange>
              </w:rPr>
              <w:t>25            throws UnsupportedOperationException;</w:t>
            </w:r>
          </w:p>
          <w:p w14:paraId="79353135" w14:textId="77777777" w:rsidR="00210A24" w:rsidRPr="00143767" w:rsidRDefault="00210A24">
            <w:pPr>
              <w:pStyle w:val="1b"/>
              <w:rPr>
                <w:rPrChange w:id="2066" w:author="IRK" w:date="2020-05-11T10:57:00Z">
                  <w:rPr/>
                </w:rPrChange>
              </w:rPr>
              <w:pPrChange w:id="2067" w:author="IRK" w:date="2020-05-11T11:09:00Z">
                <w:pPr/>
              </w:pPrChange>
            </w:pPr>
            <w:r w:rsidRPr="00143767">
              <w:rPr>
                <w:rPrChange w:id="2068" w:author="IRK" w:date="2020-05-11T10:57:00Z">
                  <w:rPr/>
                </w:rPrChange>
              </w:rPr>
              <w:t>26     void addDecValue( BigDecimal val ) throws UnsupportedOperationException;</w:t>
            </w:r>
          </w:p>
          <w:p w14:paraId="08ADB88A" w14:textId="77777777" w:rsidR="00210A24" w:rsidRPr="00143767" w:rsidRDefault="00210A24">
            <w:pPr>
              <w:pStyle w:val="1b"/>
              <w:rPr>
                <w:rPrChange w:id="2069" w:author="IRK" w:date="2020-05-11T10:57:00Z">
                  <w:rPr/>
                </w:rPrChange>
              </w:rPr>
              <w:pPrChange w:id="2070" w:author="IRK" w:date="2020-05-11T11:09:00Z">
                <w:pPr/>
              </w:pPrChange>
            </w:pPr>
            <w:r w:rsidRPr="00143767">
              <w:rPr>
                <w:rPrChange w:id="2071" w:author="IRK" w:date="2020-05-11T10:57:00Z">
                  <w:rPr/>
                </w:rPrChange>
              </w:rPr>
              <w:t>27     void addDecValues( BigDecimal[] val, int offset, int len )</w:t>
            </w:r>
          </w:p>
          <w:p w14:paraId="0B8D4A65" w14:textId="77777777" w:rsidR="00210A24" w:rsidRPr="00143767" w:rsidRDefault="00210A24">
            <w:pPr>
              <w:pStyle w:val="1b"/>
              <w:rPr>
                <w:rPrChange w:id="2072" w:author="IRK" w:date="2020-05-11T10:57:00Z">
                  <w:rPr/>
                </w:rPrChange>
              </w:rPr>
              <w:pPrChange w:id="2073" w:author="IRK" w:date="2020-05-11T11:09:00Z">
                <w:pPr/>
              </w:pPrChange>
            </w:pPr>
            <w:r w:rsidRPr="00143767">
              <w:rPr>
                <w:rPrChange w:id="2074" w:author="IRK" w:date="2020-05-11T10:57:00Z">
                  <w:rPr/>
                </w:rPrChange>
              </w:rPr>
              <w:t>28            throws UnsupportedOperationException;</w:t>
            </w:r>
          </w:p>
          <w:p w14:paraId="466BCA60" w14:textId="77777777" w:rsidR="00210A24" w:rsidRPr="00143767" w:rsidRDefault="00210A24">
            <w:pPr>
              <w:pStyle w:val="1b"/>
              <w:rPr>
                <w:rPrChange w:id="2075" w:author="IRK" w:date="2020-05-11T10:57:00Z">
                  <w:rPr/>
                </w:rPrChange>
              </w:rPr>
              <w:pPrChange w:id="2076" w:author="IRK" w:date="2020-05-11T11:09:00Z">
                <w:pPr/>
              </w:pPrChange>
            </w:pPr>
            <w:r w:rsidRPr="00143767">
              <w:rPr>
                <w:rPrChange w:id="2077" w:author="IRK" w:date="2020-05-11T10:57:00Z">
                  <w:rPr/>
                </w:rPrChange>
              </w:rPr>
              <w:t>29     void addStrValue( String val ) throws UnsupportedOperationException;</w:t>
            </w:r>
          </w:p>
          <w:p w14:paraId="303F9BDE" w14:textId="77777777" w:rsidR="00210A24" w:rsidRPr="00143767" w:rsidRDefault="00210A24">
            <w:pPr>
              <w:pStyle w:val="1b"/>
              <w:rPr>
                <w:rPrChange w:id="2078" w:author="IRK" w:date="2020-05-11T10:57:00Z">
                  <w:rPr>
                    <w:rFonts w:ascii="Courier New" w:eastAsia="Malgun Gothic" w:hAnsi="Courier New" w:cs="Courier New"/>
                    <w:sz w:val="18"/>
                    <w:szCs w:val="18"/>
                  </w:rPr>
                </w:rPrChange>
              </w:rPr>
              <w:pPrChange w:id="2079" w:author="IRK" w:date="2020-05-11T11:09:00Z">
                <w:pPr/>
              </w:pPrChange>
            </w:pPr>
            <w:r w:rsidRPr="00143767">
              <w:rPr>
                <w:rPrChange w:id="2080" w:author="IRK" w:date="2020-05-11T10:57:00Z">
                  <w:rPr/>
                </w:rPrChange>
              </w:rPr>
              <w:t>30     void addStrValues( String[] val, int offset, int len )</w:t>
            </w:r>
            <w:del w:id="2081" w:author="IRK" w:date="2020-03-13T09:50:00Z">
              <w:r w:rsidRPr="00143767" w:rsidDel="007F125D">
                <w:rPr>
                  <w:rPrChange w:id="2082" w:author="IRK" w:date="2020-05-11T10:57:00Z">
                    <w:rPr/>
                  </w:rPrChange>
                </w:rPr>
                <w:delText xml:space="preserve"> </w:delText>
              </w:r>
            </w:del>
          </w:p>
          <w:p w14:paraId="134B6912" w14:textId="77777777" w:rsidR="00210A24" w:rsidRPr="00143767" w:rsidRDefault="00210A24">
            <w:pPr>
              <w:pStyle w:val="1b"/>
              <w:rPr>
                <w:rPrChange w:id="2083" w:author="IRK" w:date="2020-05-11T10:57:00Z">
                  <w:rPr/>
                </w:rPrChange>
              </w:rPr>
              <w:pPrChange w:id="2084" w:author="IRK" w:date="2020-05-11T11:09:00Z">
                <w:pPr/>
              </w:pPrChange>
            </w:pPr>
            <w:r w:rsidRPr="00143767">
              <w:rPr>
                <w:rPrChange w:id="2085" w:author="IRK" w:date="2020-05-11T10:57:00Z">
                  <w:rPr/>
                </w:rPrChange>
              </w:rPr>
              <w:t>31            throws UnsupportedOperationException;</w:t>
            </w:r>
          </w:p>
          <w:p w14:paraId="4F0A8DB6" w14:textId="77777777" w:rsidR="00210A24" w:rsidRPr="00143767" w:rsidRDefault="00210A24">
            <w:pPr>
              <w:pStyle w:val="1b"/>
              <w:rPr>
                <w:rPrChange w:id="2086" w:author="IRK" w:date="2020-05-11T10:57:00Z">
                  <w:rPr/>
                </w:rPrChange>
              </w:rPr>
              <w:pPrChange w:id="2087" w:author="IRK" w:date="2020-05-11T11:09:00Z">
                <w:pPr/>
              </w:pPrChange>
            </w:pPr>
            <w:r w:rsidRPr="00143767">
              <w:rPr>
                <w:rPrChange w:id="2088" w:author="IRK" w:date="2020-05-11T10:57:00Z">
                  <w:rPr/>
                </w:rPrChange>
              </w:rPr>
              <w:t>32     void addBoolValue( boolean val ) throws UnsupportedOperationException;</w:t>
            </w:r>
          </w:p>
          <w:p w14:paraId="62EB6578" w14:textId="77777777" w:rsidR="00210A24" w:rsidRPr="00143767" w:rsidRDefault="00210A24">
            <w:pPr>
              <w:pStyle w:val="1b"/>
              <w:rPr>
                <w:rPrChange w:id="2089" w:author="IRK" w:date="2020-05-11T10:57:00Z">
                  <w:rPr>
                    <w:rFonts w:ascii="Courier New" w:eastAsia="Malgun Gothic" w:hAnsi="Courier New" w:cs="Courier New"/>
                    <w:sz w:val="18"/>
                    <w:szCs w:val="18"/>
                  </w:rPr>
                </w:rPrChange>
              </w:rPr>
              <w:pPrChange w:id="2090" w:author="IRK" w:date="2020-05-11T11:09:00Z">
                <w:pPr/>
              </w:pPrChange>
            </w:pPr>
            <w:r w:rsidRPr="00143767">
              <w:rPr>
                <w:rPrChange w:id="2091" w:author="IRK" w:date="2020-05-11T10:57:00Z">
                  <w:rPr/>
                </w:rPrChange>
              </w:rPr>
              <w:t>33     void addBoolValues( boolean[] val, int offset, int len )</w:t>
            </w:r>
            <w:del w:id="2092" w:author="IRK" w:date="2020-03-13T09:50:00Z">
              <w:r w:rsidRPr="00143767" w:rsidDel="007F125D">
                <w:rPr>
                  <w:rPrChange w:id="2093" w:author="IRK" w:date="2020-05-11T10:57:00Z">
                    <w:rPr/>
                  </w:rPrChange>
                </w:rPr>
                <w:delText xml:space="preserve"> </w:delText>
              </w:r>
            </w:del>
          </w:p>
          <w:p w14:paraId="7BA08B13" w14:textId="77777777" w:rsidR="00210A24" w:rsidRPr="00143767" w:rsidRDefault="00210A24">
            <w:pPr>
              <w:pStyle w:val="1b"/>
              <w:rPr>
                <w:rPrChange w:id="2094" w:author="IRK" w:date="2020-05-11T10:57:00Z">
                  <w:rPr/>
                </w:rPrChange>
              </w:rPr>
              <w:pPrChange w:id="2095" w:author="IRK" w:date="2020-05-11T11:09:00Z">
                <w:pPr/>
              </w:pPrChange>
            </w:pPr>
            <w:r w:rsidRPr="00143767">
              <w:rPr>
                <w:rPrChange w:id="2096" w:author="IRK" w:date="2020-05-11T10:57:00Z">
                  <w:rPr/>
                </w:rPrChange>
              </w:rPr>
              <w:t>34            throws UnsupportedOperationException;</w:t>
            </w:r>
          </w:p>
          <w:p w14:paraId="590459FA" w14:textId="77777777" w:rsidR="00210A24" w:rsidRPr="00143767" w:rsidRDefault="00210A24">
            <w:pPr>
              <w:pStyle w:val="1b"/>
              <w:rPr>
                <w:rPrChange w:id="2097" w:author="IRK" w:date="2020-05-11T10:57:00Z">
                  <w:rPr>
                    <w:szCs w:val="16"/>
                  </w:rPr>
                </w:rPrChange>
              </w:rPr>
              <w:pPrChange w:id="2098" w:author="IRK" w:date="2020-05-11T11:09:00Z">
                <w:pPr/>
              </w:pPrChange>
            </w:pPr>
            <w:r w:rsidRPr="00143767">
              <w:rPr>
                <w:rPrChange w:id="2099" w:author="IRK" w:date="2020-05-11T10:57:00Z">
                  <w:rPr/>
                </w:rPrChange>
              </w:rPr>
              <w:t>35 }</w:t>
            </w:r>
          </w:p>
        </w:tc>
      </w:tr>
    </w:tbl>
    <w:p w14:paraId="0B314A4A" w14:textId="35AB1A53" w:rsidR="001140F8" w:rsidRPr="00553CE8" w:rsidRDefault="008863DB" w:rsidP="00F93119">
      <w:del w:id="2100" w:author="IRK" w:date="2020-03-12T14:37:00Z">
        <w:r w:rsidDel="00A55E2C">
          <w:rPr>
            <w:rFonts w:hint="eastAsia"/>
          </w:rPr>
          <w:delText>以下</w:delText>
        </w:r>
      </w:del>
      <w:ins w:id="2101" w:author="IRK" w:date="2020-03-12T14:37:00Z">
        <w:r w:rsidR="00A55E2C">
          <w:rPr>
            <w:rFonts w:hint="eastAsia"/>
          </w:rPr>
          <w:t>次</w:t>
        </w:r>
      </w:ins>
      <w:r w:rsidR="001140F8" w:rsidRPr="00553CE8">
        <w:t>は、各メソッドに関する説明である。</w:t>
      </w:r>
    </w:p>
    <w:p w14:paraId="7CFBBD10" w14:textId="77777777" w:rsidR="001140F8" w:rsidRPr="00553CE8" w:rsidRDefault="001140F8" w:rsidP="00F93119"/>
    <w:p w14:paraId="60911A41" w14:textId="77777777" w:rsidR="001140F8" w:rsidRPr="00553CE8" w:rsidRDefault="001140F8" w:rsidP="00F93119">
      <w:r w:rsidRPr="00553CE8">
        <w:t>String getName()</w:t>
      </w:r>
    </w:p>
    <w:p w14:paraId="39A90ACD" w14:textId="76F1638C" w:rsidR="001140F8" w:rsidRPr="00553CE8" w:rsidRDefault="001140F8" w:rsidP="00F93119">
      <w:r w:rsidRPr="00553CE8">
        <w:t>コールバックパラメータの名前を返す。</w:t>
      </w:r>
    </w:p>
    <w:p w14:paraId="2510367D" w14:textId="77777777" w:rsidR="001140F8" w:rsidRPr="00553CE8" w:rsidRDefault="001140F8" w:rsidP="00F93119"/>
    <w:p w14:paraId="7A070EFB" w14:textId="77777777" w:rsidR="001140F8" w:rsidRPr="00553CE8" w:rsidRDefault="001140F8" w:rsidP="00F93119">
      <w:r w:rsidRPr="00553CE8">
        <w:t>short getType()</w:t>
      </w:r>
    </w:p>
    <w:p w14:paraId="7BD6AE83" w14:textId="1CB33CE6" w:rsidR="001140F8" w:rsidRPr="00553CE8" w:rsidRDefault="001140F8" w:rsidP="00F93119">
      <w:r w:rsidRPr="00553CE8">
        <w:t>コールバックパラメータのデータ</w:t>
      </w:r>
      <w:del w:id="2102" w:author="IRK" w:date="2020-04-13T12:17:00Z">
        <w:r w:rsidRPr="00553CE8" w:rsidDel="0039608D">
          <w:delText>形式</w:delText>
        </w:r>
      </w:del>
      <w:ins w:id="2103" w:author="IRK" w:date="2020-04-13T12:17:00Z">
        <w:r w:rsidR="0039608D">
          <w:rPr>
            <w:rFonts w:hint="eastAsia"/>
          </w:rPr>
          <w:t>型</w:t>
        </w:r>
      </w:ins>
      <w:r w:rsidRPr="00553CE8">
        <w:t>を返す。データ</w:t>
      </w:r>
      <w:del w:id="2104" w:author="IRK" w:date="2020-04-13T12:17:00Z">
        <w:r w:rsidRPr="00553CE8" w:rsidDel="0039608D">
          <w:delText>形式</w:delText>
        </w:r>
      </w:del>
      <w:ins w:id="2105" w:author="IRK" w:date="2020-04-13T12:17:00Z">
        <w:r w:rsidR="0039608D">
          <w:rPr>
            <w:rFonts w:hint="eastAsia"/>
          </w:rPr>
          <w:t>型</w:t>
        </w:r>
      </w:ins>
      <w:r w:rsidRPr="00553CE8">
        <w:t>の値については、</w:t>
      </w:r>
      <w:del w:id="2106" w:author="IRK" w:date="2020-03-13T09:50:00Z">
        <w:r w:rsidRPr="00553CE8" w:rsidDel="007F125D">
          <w:delText>1.2.4</w:delText>
        </w:r>
        <w:r w:rsidRPr="00553CE8" w:rsidDel="007F125D">
          <w:delText>のデータ形式</w:delText>
        </w:r>
        <w:r w:rsidRPr="00E62C48" w:rsidDel="007F125D">
          <w:rPr>
            <w:rFonts w:hint="eastAsia"/>
          </w:rPr>
          <w:delText>と関連</w:delText>
        </w:r>
        <w:r w:rsidRPr="00553CE8" w:rsidDel="007F125D">
          <w:delText>定数</w:delText>
        </w:r>
      </w:del>
      <w:ins w:id="2107" w:author="IRK" w:date="2020-03-13T09:50:00Z">
        <w:r w:rsidR="007F125D">
          <w:rPr>
            <w:rFonts w:hint="eastAsia"/>
          </w:rPr>
          <w:t>「</w:t>
        </w:r>
        <w:r w:rsidR="007F125D">
          <w:fldChar w:fldCharType="begin"/>
        </w:r>
        <w:r w:rsidR="007F125D">
          <w:instrText xml:space="preserve"> </w:instrText>
        </w:r>
        <w:r w:rsidR="007F125D">
          <w:rPr>
            <w:rFonts w:hint="eastAsia"/>
          </w:rPr>
          <w:instrText>REF _Ref34985467 \r \h</w:instrText>
        </w:r>
        <w:r w:rsidR="007F125D">
          <w:instrText xml:space="preserve"> </w:instrText>
        </w:r>
      </w:ins>
      <w:r w:rsidR="007F125D">
        <w:fldChar w:fldCharType="separate"/>
      </w:r>
      <w:r w:rsidR="0092459D">
        <w:t xml:space="preserve">1.2.4 </w:t>
      </w:r>
      <w:ins w:id="2108" w:author="IRK" w:date="2020-03-13T09:50:00Z">
        <w:r w:rsidR="007F125D">
          <w:fldChar w:fldCharType="end"/>
        </w:r>
        <w:r w:rsidR="007F125D">
          <w:fldChar w:fldCharType="begin"/>
        </w:r>
        <w:r w:rsidR="007F125D">
          <w:instrText xml:space="preserve"> REF _Ref34985469 \h </w:instrText>
        </w:r>
      </w:ins>
      <w:r w:rsidR="007F125D">
        <w:fldChar w:fldCharType="separate"/>
      </w:r>
      <w:r w:rsidR="0092459D">
        <w:t>データ</w:t>
      </w:r>
      <w:ins w:id="2109" w:author="IRK" w:date="2020-04-13T12:30:00Z">
        <w:r w:rsidR="0092459D">
          <w:rPr>
            <w:rFonts w:hint="eastAsia"/>
          </w:rPr>
          <w:t>型</w:t>
        </w:r>
      </w:ins>
      <w:r w:rsidR="0092459D">
        <w:t>と関連定数</w:t>
      </w:r>
      <w:ins w:id="2110" w:author="IRK" w:date="2020-03-13T09:50:00Z">
        <w:r w:rsidR="007F125D">
          <w:fldChar w:fldCharType="end"/>
        </w:r>
      </w:ins>
      <w:ins w:id="2111" w:author="IRK" w:date="2020-03-13T09:51:00Z">
        <w:r w:rsidR="007F125D">
          <w:rPr>
            <w:rFonts w:hint="eastAsia"/>
          </w:rPr>
          <w:t>」</w:t>
        </w:r>
      </w:ins>
      <w:r w:rsidRPr="00553CE8">
        <w:t>を参照のこと。</w:t>
      </w:r>
    </w:p>
    <w:p w14:paraId="75F1D731" w14:textId="77777777" w:rsidR="001140F8" w:rsidRPr="00553CE8" w:rsidRDefault="001140F8" w:rsidP="00F93119"/>
    <w:p w14:paraId="59D95987" w14:textId="77777777" w:rsidR="001140F8" w:rsidRPr="00553CE8" w:rsidRDefault="001140F8" w:rsidP="00F93119">
      <w:r w:rsidRPr="00553CE8">
        <w:t>int getRowCount()</w:t>
      </w:r>
    </w:p>
    <w:p w14:paraId="024C6B16" w14:textId="7969746B" w:rsidR="001140F8" w:rsidRPr="00553CE8" w:rsidRDefault="001140F8" w:rsidP="00F93119">
      <w:r w:rsidRPr="00553CE8">
        <w:t>コールバックパラメータの値の配列の長さを返す。</w:t>
      </w:r>
    </w:p>
    <w:p w14:paraId="48B4D2B4" w14:textId="77777777" w:rsidR="001140F8" w:rsidRPr="00553CE8" w:rsidRDefault="001140F8" w:rsidP="00F93119"/>
    <w:p w14:paraId="266EF743" w14:textId="5DA43264" w:rsidR="001140F8" w:rsidRPr="00553CE8" w:rsidRDefault="001140F8" w:rsidP="00F93119">
      <w:r w:rsidRPr="00553CE8">
        <w:t>double getNumValue( int index ) throws IndexOutOfBoundsException, UnsupportedOperationException</w:t>
      </w:r>
    </w:p>
    <w:p w14:paraId="0A109C69" w14:textId="37D77A62" w:rsidR="001140F8" w:rsidRPr="00553CE8" w:rsidRDefault="001140F8" w:rsidP="00F93119">
      <w:r w:rsidRPr="00553CE8">
        <w:t>コールバックパラメータの値の配列の中</w:t>
      </w:r>
      <w:r w:rsidRPr="0072591E">
        <w:t>から</w:t>
      </w:r>
      <w:r w:rsidRPr="0072591E">
        <w:t>index</w:t>
      </w:r>
      <w:r w:rsidRPr="0072591E">
        <w:t>番目の</w:t>
      </w:r>
      <w:r w:rsidR="005E273D" w:rsidRPr="005E273D">
        <w:rPr>
          <w:rFonts w:hint="eastAsia"/>
        </w:rPr>
        <w:t>倍精度浮動小数点数</w:t>
      </w:r>
      <w:r w:rsidRPr="0072591E">
        <w:t>を返す</w:t>
      </w:r>
      <w:r w:rsidRPr="00553CE8">
        <w:t>。</w:t>
      </w:r>
      <w:r w:rsidRPr="0072591E">
        <w:t>index</w:t>
      </w:r>
      <w:r w:rsidRPr="0072591E">
        <w:t>は、</w:t>
      </w:r>
      <w:r w:rsidRPr="0072591E">
        <w:t>0</w:t>
      </w:r>
      <w:r w:rsidRPr="0072591E">
        <w:t>ベース</w:t>
      </w:r>
      <w:r w:rsidRPr="0072591E">
        <w:t>(0-base)</w:t>
      </w:r>
      <w:r w:rsidRPr="0072591E">
        <w:t>のインデックスである。インデックスが</w:t>
      </w:r>
      <w:r w:rsidRPr="0072591E">
        <w:t>0</w:t>
      </w:r>
      <w:r w:rsidRPr="0072591E">
        <w:t>より小さい</w:t>
      </w:r>
      <w:r w:rsidRPr="0072591E">
        <w:rPr>
          <w:rFonts w:hint="eastAsia"/>
        </w:rPr>
        <w:t>、または</w:t>
      </w:r>
      <w:r w:rsidRPr="0072591E">
        <w:t>値の配列の長さ以上</w:t>
      </w:r>
      <w:r w:rsidRPr="0072591E">
        <w:rPr>
          <w:rFonts w:hint="eastAsia"/>
        </w:rPr>
        <w:t>の場合</w:t>
      </w:r>
      <w:r w:rsidRPr="0072591E">
        <w:t>、</w:t>
      </w:r>
      <w:r w:rsidRPr="0072591E">
        <w:t>IndexOutOfBoundsException</w:t>
      </w:r>
      <w:r w:rsidRPr="0072591E">
        <w:t>が投げられる。このコールバックパラメータのデータ</w:t>
      </w:r>
      <w:del w:id="2112" w:author="IRK" w:date="2020-04-13T12:17:00Z">
        <w:r w:rsidRPr="0072591E" w:rsidDel="0039608D">
          <w:delText>形式</w:delText>
        </w:r>
      </w:del>
      <w:ins w:id="2113" w:author="IRK" w:date="2020-04-13T12:17:00Z">
        <w:r w:rsidR="0039608D">
          <w:rPr>
            <w:rFonts w:hint="eastAsia"/>
          </w:rPr>
          <w:t>型</w:t>
        </w:r>
      </w:ins>
      <w:r w:rsidRPr="0072591E">
        <w:t>が数値型でな</w:t>
      </w:r>
      <w:r w:rsidRPr="0072591E">
        <w:rPr>
          <w:rFonts w:hint="eastAsia"/>
        </w:rPr>
        <w:t>い場合、</w:t>
      </w:r>
      <w:r w:rsidRPr="0072591E">
        <w:t>UnsupportedOperationException</w:t>
      </w:r>
      <w:r w:rsidRPr="00553CE8">
        <w:t>が投げられる。</w:t>
      </w:r>
    </w:p>
    <w:p w14:paraId="3A4D1E2B" w14:textId="77777777" w:rsidR="001140F8" w:rsidRPr="00553CE8" w:rsidRDefault="001140F8" w:rsidP="00F93119"/>
    <w:p w14:paraId="3B8B3009" w14:textId="77777777" w:rsidR="001140F8" w:rsidRPr="00553CE8" w:rsidRDefault="001140F8" w:rsidP="00F93119">
      <w:r w:rsidRPr="00553CE8">
        <w:t>double</w:t>
      </w:r>
      <w:r w:rsidR="002821A4">
        <w:t>[ ]</w:t>
      </w:r>
      <w:r w:rsidRPr="00553CE8">
        <w:t xml:space="preserve"> getNumValues() throws UnsupportedOperationException</w:t>
      </w:r>
    </w:p>
    <w:p w14:paraId="65BEAFFF" w14:textId="62C7E9A5" w:rsidR="001140F8" w:rsidRDefault="001140F8" w:rsidP="00F93119">
      <w:r w:rsidRPr="00553CE8">
        <w:t>コールバックパラメータの</w:t>
      </w:r>
      <w:r w:rsidR="005E273D" w:rsidRPr="005E273D">
        <w:rPr>
          <w:rFonts w:hint="eastAsia"/>
        </w:rPr>
        <w:t>倍精度浮動小数点数</w:t>
      </w:r>
      <w:r w:rsidRPr="00553CE8">
        <w:t>の配列を返す。このパラメータのデータ</w:t>
      </w:r>
      <w:del w:id="2114" w:author="IRK" w:date="2020-04-13T12:17:00Z">
        <w:r w:rsidRPr="00553CE8" w:rsidDel="0039608D">
          <w:delText>形式</w:delText>
        </w:r>
      </w:del>
      <w:ins w:id="2115" w:author="IRK" w:date="2020-04-13T12:17:00Z">
        <w:r w:rsidR="0039608D">
          <w:rPr>
            <w:rFonts w:hint="eastAsia"/>
          </w:rPr>
          <w:t>型</w:t>
        </w:r>
      </w:ins>
      <w:r w:rsidRPr="00553CE8">
        <w:t>が数値型でない場合は、</w:t>
      </w:r>
      <w:r w:rsidRPr="005E1586">
        <w:rPr>
          <w:rStyle w:val="aff2"/>
          <w:rFonts w:asciiTheme="majorHAnsi" w:eastAsia="ＭＳ Ｐゴシック" w:hAnsiTheme="majorHAnsi" w:cstheme="majorHAnsi"/>
          <w:sz w:val="20"/>
          <w:szCs w:val="20"/>
        </w:rPr>
        <w:t>UnsupportedOperationException</w:t>
      </w:r>
      <w:r w:rsidRPr="00553CE8">
        <w:t>が投げられる。返される配列オブジェクトの長さは</w:t>
      </w:r>
      <w:r w:rsidRPr="0072591E">
        <w:t>getRowCount()</w:t>
      </w:r>
      <w:r w:rsidRPr="0072591E">
        <w:t>によって</w:t>
      </w:r>
      <w:r w:rsidR="005A522A" w:rsidRPr="005A522A">
        <w:rPr>
          <w:rFonts w:hint="eastAsia"/>
        </w:rPr>
        <w:t>戻り値</w:t>
      </w:r>
      <w:r w:rsidRPr="0072591E">
        <w:t>の配列の長さと</w:t>
      </w:r>
      <w:r w:rsidRPr="0072591E">
        <w:rPr>
          <w:rFonts w:hint="eastAsia"/>
        </w:rPr>
        <w:t>同一または</w:t>
      </w:r>
      <w:r w:rsidRPr="0072591E">
        <w:t>それより長い</w:t>
      </w:r>
      <w:r w:rsidRPr="0072591E">
        <w:rPr>
          <w:rFonts w:hint="eastAsia"/>
        </w:rPr>
        <w:t>場合</w:t>
      </w:r>
      <w:r w:rsidRPr="0072591E">
        <w:t>があり、</w:t>
      </w:r>
      <w:r w:rsidRPr="0072591E">
        <w:t>getRowcount()</w:t>
      </w:r>
      <w:r w:rsidRPr="0072591E">
        <w:t>が指定する範囲内の値のみが有効な値である。</w:t>
      </w:r>
    </w:p>
    <w:p w14:paraId="1524BD35" w14:textId="3D7B61BC" w:rsidR="005E273D" w:rsidRDefault="005E273D" w:rsidP="00F93119"/>
    <w:p w14:paraId="41614E13" w14:textId="6DFEE100" w:rsidR="005E273D" w:rsidRDefault="005E273D" w:rsidP="00F93119">
      <w:r w:rsidRPr="005E273D">
        <w:t>BigDecimal getDecValue( int index )</w:t>
      </w:r>
      <w:r>
        <w:t xml:space="preserve"> </w:t>
      </w:r>
      <w:r w:rsidRPr="005E273D">
        <w:t>throws IndexOutOfBoundsException, UnsupportedOperationException</w:t>
      </w:r>
    </w:p>
    <w:p w14:paraId="660AA2AD" w14:textId="5F7AE84B" w:rsidR="005E273D" w:rsidRDefault="00977683" w:rsidP="00F93119">
      <w:r w:rsidRPr="00553CE8">
        <w:t>コールバックパラメータの値の配列の</w:t>
      </w:r>
      <w:r w:rsidRPr="0072591E">
        <w:t>中から</w:t>
      </w:r>
      <w:r w:rsidRPr="0072591E">
        <w:t>index</w:t>
      </w:r>
      <w:r w:rsidRPr="0072591E">
        <w:t>番目の</w:t>
      </w:r>
      <w:r>
        <w:rPr>
          <w:rFonts w:hint="eastAsia"/>
        </w:rPr>
        <w:t>BigDecimal</w:t>
      </w:r>
      <w:r>
        <w:rPr>
          <w:rFonts w:hint="eastAsia"/>
        </w:rPr>
        <w:t>値</w:t>
      </w:r>
      <w:r w:rsidRPr="00553CE8">
        <w:t>を返す</w:t>
      </w:r>
      <w:r>
        <w:rPr>
          <w:rFonts w:hint="eastAsia"/>
        </w:rPr>
        <w:t>。</w:t>
      </w:r>
      <w:r w:rsidRPr="00977683">
        <w:t xml:space="preserve"> </w:t>
      </w:r>
      <w:r w:rsidRPr="0072591E">
        <w:t>index</w:t>
      </w:r>
      <w:r w:rsidRPr="0072591E">
        <w:t>は、</w:t>
      </w:r>
      <w:r w:rsidRPr="0072591E">
        <w:t>0</w:t>
      </w:r>
      <w:r w:rsidRPr="0072591E">
        <w:t>ベース</w:t>
      </w:r>
      <w:r w:rsidRPr="0072591E">
        <w:t>(0-base)</w:t>
      </w:r>
      <w:r w:rsidRPr="0072591E">
        <w:t>のインデックスである。インデックスが</w:t>
      </w:r>
      <w:r w:rsidRPr="0072591E">
        <w:t>0</w:t>
      </w:r>
      <w:r w:rsidRPr="0072591E">
        <w:t>より小さい</w:t>
      </w:r>
      <w:r w:rsidRPr="0072591E">
        <w:rPr>
          <w:rFonts w:hint="eastAsia"/>
        </w:rPr>
        <w:t>、または</w:t>
      </w:r>
      <w:r w:rsidRPr="0072591E">
        <w:t>値の配列の長さ以上</w:t>
      </w:r>
      <w:r w:rsidRPr="0072591E">
        <w:rPr>
          <w:rFonts w:hint="eastAsia"/>
        </w:rPr>
        <w:t>の場合</w:t>
      </w:r>
      <w:r w:rsidRPr="0072591E">
        <w:t>、</w:t>
      </w:r>
      <w:r w:rsidRPr="0072591E">
        <w:t>IndexOutOfBoundsException</w:t>
      </w:r>
      <w:r w:rsidRPr="0072591E">
        <w:t>が投げられる。このコールバックパラメータのデータ</w:t>
      </w:r>
      <w:del w:id="2116" w:author="IRK" w:date="2020-04-13T12:17:00Z">
        <w:r w:rsidRPr="0072591E" w:rsidDel="0039608D">
          <w:delText>形式</w:delText>
        </w:r>
      </w:del>
      <w:ins w:id="2117" w:author="IRK" w:date="2020-04-13T12:17:00Z">
        <w:r w:rsidR="0039608D">
          <w:rPr>
            <w:rFonts w:hint="eastAsia"/>
          </w:rPr>
          <w:t>型</w:t>
        </w:r>
      </w:ins>
      <w:r w:rsidRPr="0072591E">
        <w:t>が</w:t>
      </w:r>
      <w:del w:id="2118" w:author="IRK" w:date="2020-04-20T22:30:00Z">
        <w:r w:rsidRPr="0072591E" w:rsidDel="000D2B0E">
          <w:delText>文字</w:delText>
        </w:r>
      </w:del>
      <w:ins w:id="2119" w:author="IRK" w:date="2020-04-20T22:30:00Z">
        <w:r w:rsidR="000D2B0E">
          <w:rPr>
            <w:rFonts w:hint="eastAsia"/>
          </w:rPr>
          <w:t>数値</w:t>
        </w:r>
      </w:ins>
      <w:r w:rsidRPr="0072591E">
        <w:t>型でなければ、</w:t>
      </w:r>
      <w:r w:rsidRPr="0072591E">
        <w:t>UnsupportedOperationException</w:t>
      </w:r>
      <w:r w:rsidRPr="00553CE8">
        <w:t>が投げられる。</w:t>
      </w:r>
    </w:p>
    <w:p w14:paraId="763D9D46" w14:textId="34C7818A" w:rsidR="005E273D" w:rsidRDefault="005E273D" w:rsidP="00F93119"/>
    <w:p w14:paraId="64C14F64" w14:textId="6841EA6A" w:rsidR="005E273D" w:rsidRDefault="005E273D" w:rsidP="00F93119">
      <w:r w:rsidRPr="005E273D">
        <w:t>BigDecimal</w:t>
      </w:r>
      <w:del w:id="2120" w:author="IRK" w:date="2020-04-13T13:34:00Z">
        <w:r w:rsidRPr="005E273D" w:rsidDel="00BF78DE">
          <w:delText>\</w:delText>
        </w:r>
      </w:del>
      <w:r w:rsidRPr="005E273D">
        <w:t>[</w:t>
      </w:r>
      <w:del w:id="2121" w:author="IRK" w:date="2020-04-13T13:35:00Z">
        <w:r w:rsidRPr="005E273D" w:rsidDel="00BF78DE">
          <w:delText>\</w:delText>
        </w:r>
      </w:del>
      <w:r w:rsidRPr="005E273D">
        <w:t>] getDecValues() throws UnsupportedOperationException</w:t>
      </w:r>
    </w:p>
    <w:p w14:paraId="2A9D135E" w14:textId="4948CE2B" w:rsidR="005E273D" w:rsidRPr="005E273D" w:rsidRDefault="00977683" w:rsidP="00F93119">
      <w:r w:rsidRPr="00553CE8">
        <w:t>コールバックパラメータの</w:t>
      </w:r>
      <w:r>
        <w:rPr>
          <w:rFonts w:hint="eastAsia"/>
        </w:rPr>
        <w:t>BigDecimal</w:t>
      </w:r>
      <w:r>
        <w:rPr>
          <w:rFonts w:hint="eastAsia"/>
        </w:rPr>
        <w:t>値</w:t>
      </w:r>
      <w:r w:rsidRPr="00553CE8">
        <w:t>の配列を返す。このパラメータのデータ</w:t>
      </w:r>
      <w:del w:id="2122" w:author="IRK" w:date="2020-04-13T12:17:00Z">
        <w:r w:rsidRPr="00553CE8" w:rsidDel="0039608D">
          <w:delText>形式</w:delText>
        </w:r>
      </w:del>
      <w:ins w:id="2123" w:author="IRK" w:date="2020-04-13T12:17:00Z">
        <w:r w:rsidR="0039608D">
          <w:rPr>
            <w:rFonts w:hint="eastAsia"/>
          </w:rPr>
          <w:t>型</w:t>
        </w:r>
      </w:ins>
      <w:r w:rsidRPr="00553CE8">
        <w:t>が</w:t>
      </w:r>
      <w:r>
        <w:rPr>
          <w:rFonts w:hint="eastAsia"/>
        </w:rPr>
        <w:t>数値型</w:t>
      </w:r>
      <w:r w:rsidRPr="00553CE8">
        <w:t>でない場合は、</w:t>
      </w:r>
      <w:r w:rsidRPr="0072591E">
        <w:t>UnsupportedOperationException</w:t>
      </w:r>
      <w:r w:rsidRPr="0072591E">
        <w:t>が投げられる。返される配列オブジェクトの長さは</w:t>
      </w:r>
      <w:r w:rsidRPr="0072591E">
        <w:t>getRowCount()</w:t>
      </w:r>
      <w:r w:rsidRPr="0072591E">
        <w:t>によって</w:t>
      </w:r>
      <w:r w:rsidRPr="005A522A">
        <w:rPr>
          <w:rFonts w:hint="eastAsia"/>
        </w:rPr>
        <w:t>戻り値</w:t>
      </w:r>
      <w:r w:rsidRPr="0072591E">
        <w:t>の配列の長さと</w:t>
      </w:r>
      <w:r w:rsidRPr="0072591E">
        <w:rPr>
          <w:rFonts w:hint="eastAsia"/>
        </w:rPr>
        <w:t>同一または</w:t>
      </w:r>
      <w:r w:rsidRPr="0072591E">
        <w:t>それより長い</w:t>
      </w:r>
      <w:r w:rsidRPr="0072591E">
        <w:rPr>
          <w:rFonts w:hint="eastAsia"/>
        </w:rPr>
        <w:t>場合</w:t>
      </w:r>
      <w:r w:rsidRPr="0072591E">
        <w:t>があり、</w:t>
      </w:r>
      <w:r w:rsidRPr="0072591E">
        <w:t>getRowcount()</w:t>
      </w:r>
      <w:r w:rsidRPr="0072591E">
        <w:t>が</w:t>
      </w:r>
      <w:r w:rsidRPr="00553CE8">
        <w:t>指定する範囲内の値のみが有効な値である。</w:t>
      </w:r>
    </w:p>
    <w:p w14:paraId="5F72A499" w14:textId="4AE09CAF" w:rsidR="004D3F25" w:rsidRPr="00246C7D" w:rsidRDefault="004D3F25" w:rsidP="00F93119"/>
    <w:p w14:paraId="39AE2E06" w14:textId="26BD15C6" w:rsidR="001140F8" w:rsidRPr="00553CE8" w:rsidRDefault="001140F8" w:rsidP="00F93119">
      <w:r w:rsidRPr="00553CE8">
        <w:t>String getStrValue( int index ) throws IndexOutOfBoundsException, UnsupportedOperationException</w:t>
      </w:r>
    </w:p>
    <w:p w14:paraId="6A287006" w14:textId="0F03D5C3" w:rsidR="00473695" w:rsidRPr="00553CE8" w:rsidRDefault="001140F8" w:rsidP="00F93119">
      <w:r w:rsidRPr="00553CE8">
        <w:t>コールバックパラメータの値の配列の</w:t>
      </w:r>
      <w:r w:rsidRPr="0072591E">
        <w:t>中から</w:t>
      </w:r>
      <w:r w:rsidRPr="0072591E">
        <w:t>index</w:t>
      </w:r>
      <w:r w:rsidRPr="0072591E">
        <w:t>番目の文字値</w:t>
      </w:r>
      <w:r w:rsidRPr="00553CE8">
        <w:t>を返す。</w:t>
      </w:r>
      <w:r w:rsidRPr="0072591E">
        <w:t>index</w:t>
      </w:r>
      <w:r w:rsidRPr="0072591E">
        <w:t>は、</w:t>
      </w:r>
      <w:r w:rsidRPr="0072591E">
        <w:t>0</w:t>
      </w:r>
      <w:r w:rsidRPr="0072591E">
        <w:t>ベース</w:t>
      </w:r>
      <w:r w:rsidRPr="0072591E">
        <w:t>(0-base)</w:t>
      </w:r>
      <w:r w:rsidRPr="0072591E">
        <w:t>のインデックスである。インデックスが</w:t>
      </w:r>
      <w:r w:rsidRPr="0072591E">
        <w:t>0</w:t>
      </w:r>
      <w:r w:rsidRPr="0072591E">
        <w:t>より小さい</w:t>
      </w:r>
      <w:r w:rsidRPr="0072591E">
        <w:rPr>
          <w:rFonts w:hint="eastAsia"/>
        </w:rPr>
        <w:t>、または</w:t>
      </w:r>
      <w:r w:rsidRPr="0072591E">
        <w:t>値の配列の長さ以上</w:t>
      </w:r>
      <w:r w:rsidRPr="0072591E">
        <w:rPr>
          <w:rFonts w:hint="eastAsia"/>
        </w:rPr>
        <w:t>の場合</w:t>
      </w:r>
      <w:r w:rsidRPr="0072591E">
        <w:t>、</w:t>
      </w:r>
      <w:r w:rsidRPr="0072591E">
        <w:t>IndexOutOfBoundsException</w:t>
      </w:r>
      <w:r w:rsidRPr="0072591E">
        <w:t>が投げられる。このコールバックパラメータのデータ</w:t>
      </w:r>
      <w:del w:id="2124" w:author="IRK" w:date="2020-04-13T12:17:00Z">
        <w:r w:rsidRPr="0072591E" w:rsidDel="0039608D">
          <w:delText>形式</w:delText>
        </w:r>
      </w:del>
      <w:ins w:id="2125" w:author="IRK" w:date="2020-04-13T12:17:00Z">
        <w:r w:rsidR="0039608D">
          <w:rPr>
            <w:rFonts w:hint="eastAsia"/>
          </w:rPr>
          <w:t>型</w:t>
        </w:r>
      </w:ins>
      <w:r w:rsidRPr="0072591E">
        <w:t>が文字型でなければ、</w:t>
      </w:r>
      <w:r w:rsidRPr="0072591E">
        <w:t>UnsupportedOperationException</w:t>
      </w:r>
      <w:r w:rsidRPr="00553CE8">
        <w:t>が投げられる。</w:t>
      </w:r>
    </w:p>
    <w:p w14:paraId="2C5E79D6" w14:textId="77777777" w:rsidR="001140F8" w:rsidRPr="00553CE8" w:rsidRDefault="001140F8" w:rsidP="00F93119"/>
    <w:p w14:paraId="3F74D08C" w14:textId="77777777" w:rsidR="001140F8" w:rsidRPr="00553CE8" w:rsidRDefault="001140F8" w:rsidP="00F93119">
      <w:r w:rsidRPr="00553CE8">
        <w:t>String</w:t>
      </w:r>
      <w:r w:rsidR="002821A4">
        <w:t>[ ]</w:t>
      </w:r>
      <w:r w:rsidRPr="00553CE8">
        <w:t xml:space="preserve"> getStrValues() throws UnsupportedOperationException</w:t>
      </w:r>
    </w:p>
    <w:p w14:paraId="3BB55E43" w14:textId="3A45FD9E" w:rsidR="001140F8" w:rsidRPr="00553CE8" w:rsidRDefault="001140F8" w:rsidP="00F93119">
      <w:r w:rsidRPr="00553CE8">
        <w:t>コールバックパラメータの文字値の配列を返す。このパラメータのデータ</w:t>
      </w:r>
      <w:del w:id="2126" w:author="IRK" w:date="2020-04-13T12:17:00Z">
        <w:r w:rsidRPr="00553CE8" w:rsidDel="0039608D">
          <w:delText>形式</w:delText>
        </w:r>
      </w:del>
      <w:ins w:id="2127" w:author="IRK" w:date="2020-04-13T12:17:00Z">
        <w:r w:rsidR="0039608D">
          <w:rPr>
            <w:rFonts w:hint="eastAsia"/>
          </w:rPr>
          <w:t>型</w:t>
        </w:r>
      </w:ins>
      <w:r w:rsidRPr="00553CE8">
        <w:t>が文字型でない場合は、</w:t>
      </w:r>
      <w:r w:rsidRPr="0072591E">
        <w:t>UnsupportedOperationException</w:t>
      </w:r>
      <w:r w:rsidRPr="0072591E">
        <w:t>が投げられる。返される配列オブジェクトの長さは</w:t>
      </w:r>
      <w:r w:rsidRPr="0072591E">
        <w:t>getRowCount()</w:t>
      </w:r>
      <w:r w:rsidRPr="0072591E">
        <w:t>によって</w:t>
      </w:r>
      <w:r w:rsidR="005A522A" w:rsidRPr="005A522A">
        <w:rPr>
          <w:rFonts w:hint="eastAsia"/>
        </w:rPr>
        <w:t>戻り値</w:t>
      </w:r>
      <w:r w:rsidRPr="0072591E">
        <w:t>の配列の長さと</w:t>
      </w:r>
      <w:r w:rsidRPr="0072591E">
        <w:rPr>
          <w:rFonts w:hint="eastAsia"/>
        </w:rPr>
        <w:t>同一または</w:t>
      </w:r>
      <w:r w:rsidRPr="0072591E">
        <w:t>それより長い</w:t>
      </w:r>
      <w:r w:rsidRPr="0072591E">
        <w:rPr>
          <w:rFonts w:hint="eastAsia"/>
        </w:rPr>
        <w:t>場合</w:t>
      </w:r>
      <w:r w:rsidRPr="0072591E">
        <w:t>があり、</w:t>
      </w:r>
      <w:r w:rsidRPr="0072591E">
        <w:t>getRowcount()</w:t>
      </w:r>
      <w:r w:rsidRPr="0072591E">
        <w:t>が</w:t>
      </w:r>
      <w:r w:rsidRPr="00553CE8">
        <w:t>指定する範囲内の値のみが有効な値である。</w:t>
      </w:r>
    </w:p>
    <w:p w14:paraId="37EDFB32" w14:textId="77777777" w:rsidR="001140F8" w:rsidRPr="00553CE8" w:rsidRDefault="001140F8" w:rsidP="00F93119"/>
    <w:p w14:paraId="548DC6DC" w14:textId="1388B479" w:rsidR="001140F8" w:rsidRPr="00553CE8" w:rsidRDefault="001140F8" w:rsidP="00F93119">
      <w:r w:rsidRPr="00553CE8">
        <w:t>boolean getBoolValue( int index ) throws IndexOutOfBoundsException, UnsupportedOperationException</w:t>
      </w:r>
    </w:p>
    <w:p w14:paraId="5E12B5F2" w14:textId="3BDAAC7A" w:rsidR="001140F8" w:rsidRPr="00553CE8" w:rsidRDefault="001140F8" w:rsidP="00F93119">
      <w:r w:rsidRPr="00553CE8">
        <w:t>コールバックパラメータの値の配列の中から</w:t>
      </w:r>
      <w:r w:rsidRPr="0072591E">
        <w:t>index</w:t>
      </w:r>
      <w:r w:rsidRPr="0072591E">
        <w:t>番目の論理値を返す。</w:t>
      </w:r>
      <w:r w:rsidRPr="0072591E">
        <w:t>index</w:t>
      </w:r>
      <w:r w:rsidRPr="0072591E">
        <w:t>は、</w:t>
      </w:r>
      <w:r w:rsidRPr="0072591E">
        <w:t>0</w:t>
      </w:r>
      <w:r w:rsidRPr="0072591E">
        <w:t>ベース</w:t>
      </w:r>
      <w:r w:rsidRPr="0072591E">
        <w:t>(0-base)</w:t>
      </w:r>
      <w:r w:rsidRPr="0072591E">
        <w:t>のインデックスである。インデックスが</w:t>
      </w:r>
      <w:r w:rsidRPr="0072591E">
        <w:t>0</w:t>
      </w:r>
      <w:r w:rsidRPr="0072591E">
        <w:t>より小さい</w:t>
      </w:r>
      <w:r w:rsidRPr="0072591E">
        <w:rPr>
          <w:rFonts w:hint="eastAsia"/>
        </w:rPr>
        <w:t>、または</w:t>
      </w:r>
      <w:r w:rsidRPr="0072591E">
        <w:t>値の配列の長さ以上</w:t>
      </w:r>
      <w:r w:rsidRPr="0072591E">
        <w:rPr>
          <w:rFonts w:hint="eastAsia"/>
        </w:rPr>
        <w:t>の場合</w:t>
      </w:r>
      <w:r w:rsidRPr="0072591E">
        <w:t>、</w:t>
      </w:r>
      <w:r w:rsidRPr="0072591E">
        <w:t>IndexOutOfBoundsException</w:t>
      </w:r>
      <w:r w:rsidRPr="0072591E">
        <w:t>が投げられる。このコールバックパラメータのデータ</w:t>
      </w:r>
      <w:del w:id="2128" w:author="IRK" w:date="2020-04-13T12:18:00Z">
        <w:r w:rsidRPr="0072591E" w:rsidDel="0039608D">
          <w:delText>形式</w:delText>
        </w:r>
      </w:del>
      <w:ins w:id="2129" w:author="IRK" w:date="2020-04-13T12:18:00Z">
        <w:r w:rsidR="0039608D">
          <w:rPr>
            <w:rFonts w:hint="eastAsia"/>
          </w:rPr>
          <w:t>型</w:t>
        </w:r>
      </w:ins>
      <w:r w:rsidRPr="0072591E">
        <w:t>が論理型でなければ、</w:t>
      </w:r>
      <w:r w:rsidRPr="0072591E">
        <w:t>UnsupportedOperationException</w:t>
      </w:r>
      <w:r w:rsidRPr="00553CE8">
        <w:t>が投げられる。</w:t>
      </w:r>
    </w:p>
    <w:p w14:paraId="0EDADE75" w14:textId="77777777" w:rsidR="001140F8" w:rsidRPr="00553CE8" w:rsidRDefault="001140F8" w:rsidP="00F93119"/>
    <w:p w14:paraId="7D94E44D" w14:textId="77777777" w:rsidR="001140F8" w:rsidRPr="00553CE8" w:rsidRDefault="00B8575C" w:rsidP="00F93119">
      <w:r>
        <w:t>boolean</w:t>
      </w:r>
      <w:r w:rsidR="00C862EA">
        <w:t>[ ]</w:t>
      </w:r>
      <w:r w:rsidR="001140F8" w:rsidRPr="00553CE8">
        <w:t xml:space="preserve"> getBoolValues() throws UnsupportedOperationException</w:t>
      </w:r>
    </w:p>
    <w:p w14:paraId="540747D8" w14:textId="087751CE" w:rsidR="001140F8" w:rsidRPr="00553CE8" w:rsidRDefault="001140F8" w:rsidP="00F93119">
      <w:r w:rsidRPr="00553CE8">
        <w:t>コールバックパラメータの論理値の配列を返す。このパラメータのデータ</w:t>
      </w:r>
      <w:del w:id="2130" w:author="IRK" w:date="2020-04-13T12:18:00Z">
        <w:r w:rsidRPr="00553CE8" w:rsidDel="0039608D">
          <w:delText>形式</w:delText>
        </w:r>
      </w:del>
      <w:ins w:id="2131" w:author="IRK" w:date="2020-04-13T12:18:00Z">
        <w:r w:rsidR="0039608D">
          <w:rPr>
            <w:rFonts w:hint="eastAsia"/>
          </w:rPr>
          <w:t>型</w:t>
        </w:r>
      </w:ins>
      <w:r w:rsidRPr="00553CE8">
        <w:t>が論理型でない場合は、</w:t>
      </w:r>
      <w:r w:rsidRPr="000C37E2">
        <w:t>UnsupportedOperationException</w:t>
      </w:r>
      <w:r w:rsidRPr="000C37E2">
        <w:t>が投げられる。返される配列オブジェクトの長さは</w:t>
      </w:r>
      <w:r w:rsidRPr="000C37E2">
        <w:t>getRowCount()</w:t>
      </w:r>
      <w:r w:rsidRPr="000C37E2">
        <w:t>によって</w:t>
      </w:r>
      <w:r w:rsidR="005A522A" w:rsidRPr="005A522A">
        <w:rPr>
          <w:rFonts w:hint="eastAsia"/>
        </w:rPr>
        <w:t>戻り値</w:t>
      </w:r>
      <w:r w:rsidRPr="000C37E2">
        <w:t>の配列の長さと</w:t>
      </w:r>
      <w:r w:rsidRPr="000C37E2">
        <w:rPr>
          <w:rFonts w:hint="eastAsia"/>
        </w:rPr>
        <w:t>同一または</w:t>
      </w:r>
      <w:r w:rsidRPr="000C37E2">
        <w:t>それより長い</w:t>
      </w:r>
      <w:r w:rsidRPr="000C37E2">
        <w:rPr>
          <w:rFonts w:hint="eastAsia"/>
        </w:rPr>
        <w:t>場合</w:t>
      </w:r>
      <w:r w:rsidRPr="000C37E2">
        <w:t>があり、</w:t>
      </w:r>
      <w:r w:rsidRPr="000C37E2">
        <w:t>getRowcount()</w:t>
      </w:r>
      <w:r w:rsidRPr="000C37E2">
        <w:t>が</w:t>
      </w:r>
      <w:r w:rsidRPr="00553CE8">
        <w:t>指定する範囲内の値のみが有効な値である。</w:t>
      </w:r>
    </w:p>
    <w:p w14:paraId="365C1CA2" w14:textId="77777777" w:rsidR="001140F8" w:rsidRPr="00553CE8" w:rsidRDefault="001140F8" w:rsidP="00F93119"/>
    <w:p w14:paraId="06C353AA" w14:textId="77777777" w:rsidR="001140F8" w:rsidRPr="00553CE8" w:rsidRDefault="001140F8" w:rsidP="00F93119">
      <w:r w:rsidRPr="00553CE8">
        <w:t>void addNumValue( double val ) throws UnsupportedOperationException</w:t>
      </w:r>
    </w:p>
    <w:p w14:paraId="116DE8AE" w14:textId="63197A2E" w:rsidR="001140F8" w:rsidRPr="00553CE8" w:rsidRDefault="001140F8" w:rsidP="00F93119">
      <w:r w:rsidRPr="00553CE8">
        <w:t>コールバックパラメータの値の配列に数値を追加する。コールバックパラメータのデータ</w:t>
      </w:r>
      <w:del w:id="2132" w:author="IRK" w:date="2020-04-13T12:18:00Z">
        <w:r w:rsidRPr="00553CE8" w:rsidDel="0039608D">
          <w:delText>形式</w:delText>
        </w:r>
      </w:del>
      <w:ins w:id="2133" w:author="IRK" w:date="2020-04-13T12:18:00Z">
        <w:r w:rsidR="0039608D">
          <w:rPr>
            <w:rFonts w:hint="eastAsia"/>
          </w:rPr>
          <w:t>型</w:t>
        </w:r>
      </w:ins>
      <w:r w:rsidRPr="00553CE8">
        <w:t>が数値型でな</w:t>
      </w:r>
      <w:r w:rsidRPr="00553CE8">
        <w:rPr>
          <w:rFonts w:hint="eastAsia"/>
        </w:rPr>
        <w:t>い</w:t>
      </w:r>
      <w:r w:rsidRPr="000C37E2">
        <w:rPr>
          <w:rFonts w:hint="eastAsia"/>
        </w:rPr>
        <w:t>場合</w:t>
      </w:r>
      <w:r w:rsidRPr="000C37E2">
        <w:t>、</w:t>
      </w:r>
      <w:r w:rsidRPr="000C37E2">
        <w:t>UnsupportedOperationException</w:t>
      </w:r>
      <w:r w:rsidRPr="000C37E2">
        <w:t>が投げられる。</w:t>
      </w:r>
    </w:p>
    <w:p w14:paraId="408425EA" w14:textId="77777777" w:rsidR="001140F8" w:rsidRPr="00553CE8" w:rsidRDefault="001140F8" w:rsidP="00F93119"/>
    <w:p w14:paraId="6AF03F2A" w14:textId="7741F0D0" w:rsidR="001140F8" w:rsidRPr="00553CE8" w:rsidRDefault="001140F8" w:rsidP="00F93119">
      <w:r w:rsidRPr="00553CE8">
        <w:t>void addNumValues( double</w:t>
      </w:r>
      <w:r w:rsidR="002821A4">
        <w:t>[ ]</w:t>
      </w:r>
      <w:r w:rsidRPr="00553CE8">
        <w:t xml:space="preserve"> val, int offset, int len ) throws UnsupportedOperationException</w:t>
      </w:r>
    </w:p>
    <w:p w14:paraId="1DB423E6" w14:textId="37C04A3B" w:rsidR="001140F8" w:rsidRPr="00553CE8" w:rsidRDefault="001140F8" w:rsidP="00F93119">
      <w:r w:rsidRPr="00553CE8">
        <w:t>コールバックパラメータの値の配列に数値の配列を追加する。</w:t>
      </w:r>
      <w:r w:rsidR="00E65728" w:rsidRPr="00AB2487">
        <w:rPr>
          <w:rStyle w:val="aff2"/>
          <w:rFonts w:ascii="Arial" w:eastAsia="ＭＳ Ｐゴシック" w:hAnsi="Arial" w:cs="Arial"/>
          <w:sz w:val="20"/>
          <w:szCs w:val="20"/>
        </w:rPr>
        <w:t>val</w:t>
      </w:r>
      <w:r w:rsidRPr="00553CE8">
        <w:t>パラメータによって与えられた配列の</w:t>
      </w:r>
    </w:p>
    <w:p w14:paraId="22D1E8ED" w14:textId="086EFCF8" w:rsidR="001140F8" w:rsidRPr="00553CE8" w:rsidRDefault="00E65728" w:rsidP="00F93119">
      <w:r w:rsidRPr="00AB2487">
        <w:rPr>
          <w:rStyle w:val="aff2"/>
          <w:rFonts w:ascii="Arial" w:eastAsia="ＭＳ Ｐゴシック" w:hAnsi="Arial" w:cs="Arial"/>
          <w:sz w:val="20"/>
          <w:szCs w:val="20"/>
        </w:rPr>
        <w:t>offset</w:t>
      </w:r>
      <w:r w:rsidR="001140F8" w:rsidRPr="00553CE8">
        <w:rPr>
          <w:rStyle w:val="aff2"/>
          <w:rFonts w:ascii="ＭＳ Ｐゴシック" w:eastAsia="ＭＳ Ｐゴシック" w:hAnsi="ＭＳ Ｐゴシック"/>
          <w:sz w:val="20"/>
          <w:szCs w:val="20"/>
        </w:rPr>
        <w:t>番目</w:t>
      </w:r>
      <w:r w:rsidR="001140F8" w:rsidRPr="00553CE8">
        <w:t>の値から</w:t>
      </w:r>
      <w:r w:rsidRPr="00AB2487">
        <w:rPr>
          <w:rStyle w:val="aff2"/>
          <w:rFonts w:ascii="Arial" w:eastAsia="ＭＳ Ｐゴシック" w:hAnsi="Arial" w:cs="Arial"/>
          <w:sz w:val="20"/>
          <w:szCs w:val="20"/>
        </w:rPr>
        <w:t>len</w:t>
      </w:r>
      <w:r w:rsidR="001140F8" w:rsidRPr="00553CE8">
        <w:t>分のみの数値が値の配列に追加される。コールバックパラメータのデータ</w:t>
      </w:r>
      <w:del w:id="2134" w:author="IRK" w:date="2020-04-13T12:18:00Z">
        <w:r w:rsidR="001140F8" w:rsidRPr="00553CE8" w:rsidDel="0039608D">
          <w:delText>形式</w:delText>
        </w:r>
      </w:del>
      <w:ins w:id="2135" w:author="IRK" w:date="2020-04-13T12:18:00Z">
        <w:r w:rsidR="0039608D">
          <w:rPr>
            <w:rFonts w:hint="eastAsia"/>
          </w:rPr>
          <w:t>型</w:t>
        </w:r>
      </w:ins>
      <w:r w:rsidR="001140F8" w:rsidRPr="00553CE8">
        <w:t>が数値型で</w:t>
      </w:r>
      <w:r w:rsidR="001140F8" w:rsidRPr="00553CE8">
        <w:rPr>
          <w:rFonts w:hint="eastAsia"/>
        </w:rPr>
        <w:t>な</w:t>
      </w:r>
      <w:r w:rsidR="001140F8" w:rsidRPr="000C37E2">
        <w:rPr>
          <w:rFonts w:hint="eastAsia"/>
        </w:rPr>
        <w:t>い場合</w:t>
      </w:r>
      <w:r w:rsidR="001140F8" w:rsidRPr="000C37E2">
        <w:t>、</w:t>
      </w:r>
      <w:r w:rsidR="001140F8" w:rsidRPr="000C37E2">
        <w:t>UnsupportedOperationException</w:t>
      </w:r>
      <w:r w:rsidR="001140F8" w:rsidRPr="000C37E2">
        <w:t>が投げられる。</w:t>
      </w:r>
    </w:p>
    <w:p w14:paraId="69E192AE" w14:textId="77777777" w:rsidR="001140F8" w:rsidRDefault="001140F8" w:rsidP="00F93119">
      <w:pPr>
        <w:rPr>
          <w:ins w:id="2136" w:author="IRK" w:date="2020-04-20T22:31:00Z"/>
        </w:rPr>
      </w:pPr>
    </w:p>
    <w:p w14:paraId="39472872" w14:textId="4955CF48" w:rsidR="000D2B0E" w:rsidRPr="00553CE8" w:rsidRDefault="000D2B0E" w:rsidP="000D2B0E">
      <w:pPr>
        <w:rPr>
          <w:ins w:id="2137" w:author="IRK" w:date="2020-04-20T22:31:00Z"/>
        </w:rPr>
      </w:pPr>
      <w:ins w:id="2138" w:author="IRK" w:date="2020-04-20T22:31:00Z">
        <w:r w:rsidRPr="00553CE8">
          <w:t>void add</w:t>
        </w:r>
      </w:ins>
      <w:ins w:id="2139" w:author="IRK" w:date="2020-04-20T22:32:00Z">
        <w:r>
          <w:rPr>
            <w:rFonts w:hint="eastAsia"/>
          </w:rPr>
          <w:t>Dec</w:t>
        </w:r>
      </w:ins>
      <w:ins w:id="2140" w:author="IRK" w:date="2020-04-20T22:31:00Z">
        <w:r w:rsidRPr="00553CE8">
          <w:t xml:space="preserve">Value( </w:t>
        </w:r>
      </w:ins>
      <w:ins w:id="2141" w:author="IRK" w:date="2020-04-20T22:32:00Z">
        <w:r>
          <w:rPr>
            <w:rFonts w:hint="eastAsia"/>
          </w:rPr>
          <w:t>BigDecimal</w:t>
        </w:r>
      </w:ins>
      <w:ins w:id="2142" w:author="IRK" w:date="2020-04-20T22:31:00Z">
        <w:r w:rsidRPr="00553CE8">
          <w:t xml:space="preserve"> val ) throws UnsupportedOperationException</w:t>
        </w:r>
      </w:ins>
    </w:p>
    <w:p w14:paraId="79E77B39" w14:textId="7BFDD92A" w:rsidR="000D2B0E" w:rsidRPr="00553CE8" w:rsidRDefault="000D2B0E" w:rsidP="000D2B0E">
      <w:pPr>
        <w:rPr>
          <w:ins w:id="2143" w:author="IRK" w:date="2020-04-20T22:31:00Z"/>
        </w:rPr>
      </w:pPr>
      <w:ins w:id="2144" w:author="IRK" w:date="2020-04-20T22:31:00Z">
        <w:r w:rsidRPr="00553CE8">
          <w:t>コールバックパラメータの値の配列に</w:t>
        </w:r>
      </w:ins>
      <w:ins w:id="2145" w:author="IRK" w:date="2020-04-20T22:32:00Z">
        <w:r>
          <w:rPr>
            <w:rFonts w:hint="eastAsia"/>
          </w:rPr>
          <w:t>BigDecimal</w:t>
        </w:r>
      </w:ins>
      <w:ins w:id="2146" w:author="IRK" w:date="2020-04-20T22:31:00Z">
        <w:r w:rsidRPr="00553CE8">
          <w:t>数値を追加する。コールバックパラメータのデータ</w:t>
        </w:r>
        <w:r>
          <w:rPr>
            <w:rFonts w:hint="eastAsia"/>
          </w:rPr>
          <w:t>型</w:t>
        </w:r>
        <w:r w:rsidRPr="00553CE8">
          <w:t>が数値型でな</w:t>
        </w:r>
        <w:r w:rsidRPr="00553CE8">
          <w:rPr>
            <w:rFonts w:hint="eastAsia"/>
          </w:rPr>
          <w:t>い</w:t>
        </w:r>
        <w:r w:rsidRPr="000C37E2">
          <w:rPr>
            <w:rFonts w:hint="eastAsia"/>
          </w:rPr>
          <w:t>場合</w:t>
        </w:r>
        <w:r w:rsidRPr="000C37E2">
          <w:t>、</w:t>
        </w:r>
        <w:r w:rsidRPr="000C37E2">
          <w:t>UnsupportedOperationException</w:t>
        </w:r>
        <w:r w:rsidRPr="000C37E2">
          <w:t>が投げられる。</w:t>
        </w:r>
      </w:ins>
    </w:p>
    <w:p w14:paraId="406F236E" w14:textId="77777777" w:rsidR="000D2B0E" w:rsidRPr="00553CE8" w:rsidRDefault="000D2B0E" w:rsidP="000D2B0E">
      <w:pPr>
        <w:rPr>
          <w:ins w:id="2147" w:author="IRK" w:date="2020-04-20T22:31:00Z"/>
        </w:rPr>
      </w:pPr>
    </w:p>
    <w:p w14:paraId="02AF1831" w14:textId="1A34ACF2" w:rsidR="000D2B0E" w:rsidRPr="00553CE8" w:rsidRDefault="000D2B0E" w:rsidP="000D2B0E">
      <w:pPr>
        <w:rPr>
          <w:ins w:id="2148" w:author="IRK" w:date="2020-04-20T22:31:00Z"/>
        </w:rPr>
      </w:pPr>
      <w:ins w:id="2149" w:author="IRK" w:date="2020-04-20T22:31:00Z">
        <w:r w:rsidRPr="00553CE8">
          <w:t>void add</w:t>
        </w:r>
      </w:ins>
      <w:ins w:id="2150" w:author="IRK" w:date="2020-04-20T22:34:00Z">
        <w:r w:rsidR="00D1418F">
          <w:rPr>
            <w:rFonts w:hint="eastAsia"/>
          </w:rPr>
          <w:t>Dec</w:t>
        </w:r>
      </w:ins>
      <w:ins w:id="2151" w:author="IRK" w:date="2020-04-20T22:31:00Z">
        <w:r w:rsidRPr="00553CE8">
          <w:t xml:space="preserve">Values( </w:t>
        </w:r>
      </w:ins>
      <w:ins w:id="2152" w:author="IRK" w:date="2020-04-20T22:34:00Z">
        <w:r w:rsidR="00D1418F">
          <w:rPr>
            <w:rFonts w:hint="eastAsia"/>
          </w:rPr>
          <w:t>BigDecimal</w:t>
        </w:r>
      </w:ins>
      <w:ins w:id="2153" w:author="IRK" w:date="2020-04-20T22:31:00Z">
        <w:r>
          <w:t>[ ]</w:t>
        </w:r>
        <w:r w:rsidRPr="00553CE8">
          <w:t xml:space="preserve"> val, int offset, int len ) throws UnsupportedOperationException</w:t>
        </w:r>
      </w:ins>
    </w:p>
    <w:p w14:paraId="123FD27D" w14:textId="71DB77CF" w:rsidR="000D2B0E" w:rsidRPr="00553CE8" w:rsidRDefault="000D2B0E" w:rsidP="000D2B0E">
      <w:pPr>
        <w:rPr>
          <w:ins w:id="2154" w:author="IRK" w:date="2020-04-20T22:31:00Z"/>
        </w:rPr>
      </w:pPr>
      <w:ins w:id="2155" w:author="IRK" w:date="2020-04-20T22:31:00Z">
        <w:r w:rsidRPr="00553CE8">
          <w:t>コールバックパラメータの値の配列に</w:t>
        </w:r>
      </w:ins>
      <w:ins w:id="2156" w:author="IRK" w:date="2020-04-20T22:35:00Z">
        <w:r w:rsidR="00D1418F">
          <w:rPr>
            <w:rFonts w:hint="eastAsia"/>
          </w:rPr>
          <w:t>BigDecimal</w:t>
        </w:r>
      </w:ins>
      <w:ins w:id="2157" w:author="IRK" w:date="2020-04-20T22:31:00Z">
        <w:r w:rsidRPr="00553CE8">
          <w:t>数値の配列を追加する。</w:t>
        </w:r>
        <w:r w:rsidRPr="00AB2487">
          <w:rPr>
            <w:rStyle w:val="aff2"/>
            <w:rFonts w:ascii="Arial" w:eastAsia="ＭＳ Ｐゴシック" w:hAnsi="Arial" w:cs="Arial"/>
            <w:sz w:val="20"/>
            <w:szCs w:val="20"/>
          </w:rPr>
          <w:t>val</w:t>
        </w:r>
        <w:r w:rsidRPr="00553CE8">
          <w:t>パラメータによって与えられた配列の</w:t>
        </w:r>
      </w:ins>
    </w:p>
    <w:p w14:paraId="357AD237" w14:textId="77777777" w:rsidR="000D2B0E" w:rsidRPr="00553CE8" w:rsidRDefault="000D2B0E" w:rsidP="000D2B0E">
      <w:pPr>
        <w:rPr>
          <w:ins w:id="2158" w:author="IRK" w:date="2020-04-20T22:31:00Z"/>
        </w:rPr>
      </w:pPr>
      <w:ins w:id="2159" w:author="IRK" w:date="2020-04-20T22:31:00Z">
        <w:r w:rsidRPr="00AB2487">
          <w:rPr>
            <w:rStyle w:val="aff2"/>
            <w:rFonts w:ascii="Arial" w:eastAsia="ＭＳ Ｐゴシック" w:hAnsi="Arial" w:cs="Arial"/>
            <w:sz w:val="20"/>
            <w:szCs w:val="20"/>
          </w:rPr>
          <w:t>offset</w:t>
        </w:r>
        <w:r w:rsidRPr="00553CE8">
          <w:rPr>
            <w:rStyle w:val="aff2"/>
            <w:rFonts w:ascii="ＭＳ Ｐゴシック" w:eastAsia="ＭＳ Ｐゴシック" w:hAnsi="ＭＳ Ｐゴシック"/>
            <w:sz w:val="20"/>
            <w:szCs w:val="20"/>
          </w:rPr>
          <w:t>番目</w:t>
        </w:r>
        <w:r w:rsidRPr="00553CE8">
          <w:t>の値から</w:t>
        </w:r>
        <w:r w:rsidRPr="00AB2487">
          <w:rPr>
            <w:rStyle w:val="aff2"/>
            <w:rFonts w:ascii="Arial" w:eastAsia="ＭＳ Ｐゴシック" w:hAnsi="Arial" w:cs="Arial"/>
            <w:sz w:val="20"/>
            <w:szCs w:val="20"/>
          </w:rPr>
          <w:t>len</w:t>
        </w:r>
        <w:r w:rsidRPr="00553CE8">
          <w:t>分のみの数値が値の配列に追加される。コールバックパラメータのデータ</w:t>
        </w:r>
        <w:r>
          <w:rPr>
            <w:rFonts w:hint="eastAsia"/>
          </w:rPr>
          <w:t>型</w:t>
        </w:r>
        <w:r w:rsidRPr="00553CE8">
          <w:t>が数値型で</w:t>
        </w:r>
        <w:r w:rsidRPr="00553CE8">
          <w:rPr>
            <w:rFonts w:hint="eastAsia"/>
          </w:rPr>
          <w:t>な</w:t>
        </w:r>
        <w:r w:rsidRPr="000C37E2">
          <w:rPr>
            <w:rFonts w:hint="eastAsia"/>
          </w:rPr>
          <w:t>い場合</w:t>
        </w:r>
        <w:r w:rsidRPr="000C37E2">
          <w:t>、</w:t>
        </w:r>
        <w:r w:rsidRPr="000C37E2">
          <w:t>UnsupportedOperationException</w:t>
        </w:r>
        <w:r w:rsidRPr="000C37E2">
          <w:t>が投げられる。</w:t>
        </w:r>
      </w:ins>
    </w:p>
    <w:p w14:paraId="5B6E8091" w14:textId="77777777" w:rsidR="000D2B0E" w:rsidRPr="000D2B0E" w:rsidRDefault="000D2B0E" w:rsidP="00F93119"/>
    <w:p w14:paraId="0DC4FB19" w14:textId="77777777" w:rsidR="001140F8" w:rsidRPr="00553CE8" w:rsidRDefault="001140F8" w:rsidP="00F93119">
      <w:r w:rsidRPr="00553CE8">
        <w:t>void addStrValue( String val ) throws UnsupportedOperationException</w:t>
      </w:r>
    </w:p>
    <w:p w14:paraId="58E1B869" w14:textId="5A3BC21C" w:rsidR="000C37E2" w:rsidRDefault="001140F8" w:rsidP="00F93119">
      <w:r w:rsidRPr="00553CE8">
        <w:t>このコールバックパラメータの値の配列に文字値を追加する。コールバックパラメータのデータ</w:t>
      </w:r>
      <w:del w:id="2160" w:author="IRK" w:date="2020-04-13T12:18:00Z">
        <w:r w:rsidRPr="00553CE8" w:rsidDel="0039608D">
          <w:delText>形式</w:delText>
        </w:r>
      </w:del>
      <w:ins w:id="2161" w:author="IRK" w:date="2020-04-13T12:18:00Z">
        <w:r w:rsidR="0039608D">
          <w:rPr>
            <w:rFonts w:hint="eastAsia"/>
          </w:rPr>
          <w:t>型</w:t>
        </w:r>
      </w:ins>
      <w:r w:rsidRPr="00553CE8">
        <w:t>が文字型でな</w:t>
      </w:r>
      <w:r w:rsidRPr="00553CE8">
        <w:rPr>
          <w:rFonts w:hint="eastAsia"/>
        </w:rPr>
        <w:t>い場合</w:t>
      </w:r>
      <w:r w:rsidRPr="00553CE8">
        <w:t>、</w:t>
      </w:r>
      <w:r w:rsidRPr="005E1586">
        <w:rPr>
          <w:rStyle w:val="aff2"/>
          <w:rFonts w:asciiTheme="majorHAnsi" w:eastAsia="ＭＳ Ｐゴシック" w:hAnsiTheme="majorHAnsi" w:cstheme="majorHAnsi"/>
          <w:sz w:val="20"/>
          <w:szCs w:val="20"/>
        </w:rPr>
        <w:t>UnsupportedOperationException</w:t>
      </w:r>
      <w:r w:rsidRPr="00553CE8">
        <w:t>が投げられる。</w:t>
      </w:r>
    </w:p>
    <w:p w14:paraId="666C752D" w14:textId="77777777" w:rsidR="00A449F4" w:rsidRPr="00553CE8" w:rsidRDefault="00A449F4" w:rsidP="00F93119"/>
    <w:p w14:paraId="2395A93D" w14:textId="1E7E6339" w:rsidR="001140F8" w:rsidRPr="00553CE8" w:rsidRDefault="001140F8" w:rsidP="00F93119">
      <w:r w:rsidRPr="00553CE8">
        <w:t>void addStrValues( String</w:t>
      </w:r>
      <w:r w:rsidR="002821A4">
        <w:t>[ ]</w:t>
      </w:r>
      <w:r w:rsidRPr="00553CE8">
        <w:t xml:space="preserve"> val, int offset, int len ) throws UnsupportedOperationException</w:t>
      </w:r>
    </w:p>
    <w:p w14:paraId="3F8A54FD" w14:textId="300611EA" w:rsidR="001140F8" w:rsidRDefault="001140F8" w:rsidP="00F93119">
      <w:pPr>
        <w:rPr>
          <w:ins w:id="2162" w:author="IRK" w:date="2020-03-13T09:52:00Z"/>
        </w:rPr>
      </w:pPr>
      <w:r w:rsidRPr="00553CE8">
        <w:t>このコールバックパラメータの値の配列に文字値の配列を追加する。</w:t>
      </w:r>
      <w:r w:rsidRPr="005E1586">
        <w:rPr>
          <w:rStyle w:val="aff2"/>
          <w:rFonts w:asciiTheme="majorHAnsi" w:eastAsia="ＭＳ Ｐゴシック" w:hAnsiTheme="majorHAnsi" w:cstheme="majorHAnsi"/>
          <w:sz w:val="20"/>
          <w:szCs w:val="20"/>
        </w:rPr>
        <w:t>val</w:t>
      </w:r>
      <w:r w:rsidRPr="00553CE8">
        <w:t>パラメータによって与えられた配列の</w:t>
      </w:r>
      <w:r w:rsidR="00E65728" w:rsidRPr="00AB2487">
        <w:rPr>
          <w:rStyle w:val="aff2"/>
          <w:rFonts w:ascii="Arial" w:eastAsia="ＭＳ Ｐゴシック" w:hAnsi="Arial" w:cs="Arial"/>
          <w:sz w:val="20"/>
          <w:szCs w:val="20"/>
        </w:rPr>
        <w:t>offset</w:t>
      </w:r>
      <w:r w:rsidRPr="00553CE8">
        <w:rPr>
          <w:rStyle w:val="aff2"/>
          <w:rFonts w:ascii="ＭＳ Ｐゴシック" w:eastAsia="ＭＳ Ｐゴシック" w:hAnsi="ＭＳ Ｐゴシック"/>
          <w:sz w:val="20"/>
          <w:szCs w:val="20"/>
        </w:rPr>
        <w:t>番目</w:t>
      </w:r>
      <w:r w:rsidRPr="00553CE8">
        <w:t>の値から</w:t>
      </w:r>
      <w:r w:rsidRPr="005E1586">
        <w:rPr>
          <w:rStyle w:val="aff2"/>
          <w:rFonts w:asciiTheme="majorHAnsi" w:eastAsia="ＭＳ Ｐゴシック" w:hAnsiTheme="majorHAnsi" w:cstheme="majorHAnsi"/>
          <w:sz w:val="20"/>
          <w:szCs w:val="20"/>
        </w:rPr>
        <w:t>len</w:t>
      </w:r>
      <w:r w:rsidRPr="00553CE8">
        <w:t>分のみの文字値が値の配列に追加される。コールバックパラメータのデータ</w:t>
      </w:r>
      <w:del w:id="2163" w:author="IRK" w:date="2020-04-13T12:18:00Z">
        <w:r w:rsidRPr="00553CE8" w:rsidDel="0039608D">
          <w:delText>形式</w:delText>
        </w:r>
      </w:del>
      <w:ins w:id="2164" w:author="IRK" w:date="2020-04-13T12:18:00Z">
        <w:r w:rsidR="0039608D">
          <w:rPr>
            <w:rFonts w:hint="eastAsia"/>
          </w:rPr>
          <w:t>型</w:t>
        </w:r>
      </w:ins>
      <w:r w:rsidRPr="00553CE8">
        <w:t>が文字型でな</w:t>
      </w:r>
      <w:r w:rsidRPr="00553CE8">
        <w:rPr>
          <w:rFonts w:hint="eastAsia"/>
        </w:rPr>
        <w:t>い場合</w:t>
      </w:r>
      <w:r w:rsidRPr="00553CE8">
        <w:t>、</w:t>
      </w:r>
      <w:r w:rsidR="00E65728" w:rsidRPr="00AB2487">
        <w:rPr>
          <w:rStyle w:val="aff2"/>
          <w:rFonts w:ascii="Arial" w:eastAsia="ＭＳ Ｐゴシック" w:hAnsi="Arial" w:cs="Arial"/>
          <w:sz w:val="20"/>
          <w:szCs w:val="20"/>
        </w:rPr>
        <w:t>UnsupportedOperationException</w:t>
      </w:r>
      <w:r w:rsidRPr="00553CE8">
        <w:t>が投げられる。</w:t>
      </w:r>
    </w:p>
    <w:p w14:paraId="48B53BD2" w14:textId="77777777" w:rsidR="007F125D" w:rsidRPr="00553CE8" w:rsidRDefault="007F125D" w:rsidP="00F93119"/>
    <w:p w14:paraId="3423EE52" w14:textId="77777777" w:rsidR="001140F8" w:rsidRPr="00553CE8" w:rsidRDefault="001140F8" w:rsidP="00F93119">
      <w:r w:rsidRPr="00553CE8">
        <w:t>void addBoolValue( boolean val ) throws UnsupportedOperationException</w:t>
      </w:r>
    </w:p>
    <w:p w14:paraId="617A94AE" w14:textId="74ECC529" w:rsidR="001140F8" w:rsidRPr="00553CE8" w:rsidRDefault="001140F8" w:rsidP="00F93119">
      <w:r w:rsidRPr="00553CE8">
        <w:t>コールバックパラメータの値の配列に論理値を追加する。コールバックパラメータのデータ</w:t>
      </w:r>
      <w:del w:id="2165" w:author="IRK" w:date="2020-04-13T12:18:00Z">
        <w:r w:rsidRPr="00553CE8" w:rsidDel="0039608D">
          <w:delText>形式</w:delText>
        </w:r>
      </w:del>
      <w:ins w:id="2166" w:author="IRK" w:date="2020-04-13T12:18:00Z">
        <w:r w:rsidR="0039608D">
          <w:rPr>
            <w:rFonts w:hint="eastAsia"/>
          </w:rPr>
          <w:t>型</w:t>
        </w:r>
      </w:ins>
      <w:r w:rsidRPr="00553CE8">
        <w:t>が論理型でな</w:t>
      </w:r>
      <w:r w:rsidRPr="00553CE8">
        <w:rPr>
          <w:rFonts w:hint="eastAsia"/>
        </w:rPr>
        <w:t>い</w:t>
      </w:r>
      <w:r w:rsidRPr="000C37E2">
        <w:rPr>
          <w:rFonts w:hint="eastAsia"/>
        </w:rPr>
        <w:t>場合</w:t>
      </w:r>
      <w:r w:rsidRPr="000C37E2">
        <w:t>、</w:t>
      </w:r>
      <w:r w:rsidRPr="000C37E2">
        <w:t>UnsupportedOperationException</w:t>
      </w:r>
      <w:r w:rsidRPr="000C37E2">
        <w:t>が投げられる。</w:t>
      </w:r>
    </w:p>
    <w:p w14:paraId="36A6CFB2" w14:textId="77777777" w:rsidR="001140F8" w:rsidRPr="00553CE8" w:rsidRDefault="001140F8" w:rsidP="00F93119"/>
    <w:p w14:paraId="579E565C" w14:textId="38128992" w:rsidR="001140F8" w:rsidRPr="00553CE8" w:rsidRDefault="001140F8" w:rsidP="00F93119">
      <w:r w:rsidRPr="00553CE8">
        <w:t xml:space="preserve">void addBoolValues( </w:t>
      </w:r>
      <w:r w:rsidR="00B8575C">
        <w:t>boolean</w:t>
      </w:r>
      <w:r w:rsidR="00C862EA">
        <w:t>[ ]</w:t>
      </w:r>
      <w:r w:rsidRPr="00553CE8">
        <w:t xml:space="preserve"> val, int offset, int len ) throws UnsupportedOperationException</w:t>
      </w:r>
    </w:p>
    <w:p w14:paraId="7063FBC8" w14:textId="5AEC9C17" w:rsidR="001140F8" w:rsidRPr="000C37E2" w:rsidRDefault="001140F8" w:rsidP="00F93119">
      <w:r w:rsidRPr="00553CE8">
        <w:t>コールバックパラメータの値の配列に論理値の配列を追加する。</w:t>
      </w:r>
      <w:r w:rsidR="00E65728" w:rsidRPr="00AB2487">
        <w:rPr>
          <w:rStyle w:val="aff2"/>
          <w:rFonts w:ascii="Arial" w:eastAsia="ＭＳ Ｐゴシック" w:hAnsi="Arial" w:cs="Arial"/>
          <w:sz w:val="20"/>
          <w:szCs w:val="20"/>
        </w:rPr>
        <w:t>val</w:t>
      </w:r>
      <w:r w:rsidRPr="00553CE8">
        <w:t>パラメータによって与えられた配列の</w:t>
      </w:r>
      <w:r w:rsidRPr="000C37E2">
        <w:t>offset</w:t>
      </w:r>
      <w:r w:rsidRPr="000C37E2">
        <w:t>番目の値から</w:t>
      </w:r>
      <w:r w:rsidRPr="000C37E2">
        <w:t>len</w:t>
      </w:r>
      <w:r w:rsidRPr="000C37E2">
        <w:t>分のみの論理値が値の配列に追加される。コールバックパラメータのデータ</w:t>
      </w:r>
      <w:del w:id="2167" w:author="IRK" w:date="2020-04-13T12:18:00Z">
        <w:r w:rsidRPr="000C37E2" w:rsidDel="0039608D">
          <w:delText>形式</w:delText>
        </w:r>
      </w:del>
      <w:ins w:id="2168" w:author="IRK" w:date="2020-04-13T12:18:00Z">
        <w:r w:rsidR="0039608D">
          <w:rPr>
            <w:rFonts w:hint="eastAsia"/>
          </w:rPr>
          <w:t>型</w:t>
        </w:r>
      </w:ins>
      <w:r w:rsidRPr="000C37E2">
        <w:t>が論理型でな</w:t>
      </w:r>
      <w:r w:rsidRPr="000C37E2">
        <w:rPr>
          <w:rFonts w:hint="eastAsia"/>
        </w:rPr>
        <w:t>い場合</w:t>
      </w:r>
      <w:r w:rsidRPr="000C37E2">
        <w:t>、</w:t>
      </w:r>
      <w:r w:rsidRPr="000C37E2">
        <w:t>UnsupportedOperationException</w:t>
      </w:r>
      <w:r w:rsidRPr="000C37E2">
        <w:t>が投げられる。</w:t>
      </w:r>
    </w:p>
    <w:p w14:paraId="46BF2B3B" w14:textId="77777777" w:rsidR="001140F8" w:rsidRDefault="001140F8" w:rsidP="00F93119"/>
    <w:p w14:paraId="2EEA4EC7" w14:textId="77777777" w:rsidR="001140F8" w:rsidRDefault="001140F8" w:rsidP="00F93119">
      <w:pPr>
        <w:pStyle w:val="32"/>
      </w:pPr>
      <w:bookmarkStart w:id="2169" w:name="_Toc385838763"/>
      <w:bookmarkStart w:id="2170" w:name="_Toc426449614"/>
      <w:bookmarkStart w:id="2171" w:name="_Toc426449710"/>
      <w:bookmarkStart w:id="2172" w:name="_Toc434858888"/>
      <w:bookmarkStart w:id="2173" w:name="_Ref34926105"/>
      <w:bookmarkStart w:id="2174" w:name="_Ref34926107"/>
      <w:bookmarkStart w:id="2175" w:name="_Toc34988271"/>
      <w:bookmarkStart w:id="2176" w:name="_Toc40799115"/>
      <w:r>
        <w:t>com.innoexpert.rulesclient.</w:t>
      </w:r>
      <w:r w:rsidRPr="00553CE8">
        <w:t>CallbackHandlerFactory</w:t>
      </w:r>
      <w:bookmarkEnd w:id="2169"/>
      <w:bookmarkEnd w:id="2170"/>
      <w:bookmarkEnd w:id="2171"/>
      <w:bookmarkEnd w:id="2172"/>
      <w:bookmarkEnd w:id="2173"/>
      <w:bookmarkEnd w:id="2174"/>
      <w:bookmarkEnd w:id="2175"/>
      <w:bookmarkEnd w:id="2176"/>
    </w:p>
    <w:p w14:paraId="6DDCE1B0" w14:textId="6157BC02" w:rsidR="001140F8" w:rsidRPr="00553CE8" w:rsidRDefault="001140F8" w:rsidP="00F93119">
      <w:r w:rsidRPr="000C37E2">
        <w:t>com.innoexpert.rulesclient.CallbackHandlerFactory</w:t>
      </w:r>
      <w:r w:rsidRPr="000C37E2">
        <w:t>は、コールバックサービス</w:t>
      </w:r>
      <w:del w:id="2177" w:author="IRK" w:date="2020-03-12T14:17:00Z">
        <w:r w:rsidRPr="000C37E2" w:rsidDel="0039612A">
          <w:delText>ハンドラ</w:delText>
        </w:r>
      </w:del>
      <w:ins w:id="2178" w:author="IRK" w:date="2020-03-12T14:17:00Z">
        <w:r w:rsidR="0039612A">
          <w:rPr>
            <w:rFonts w:hint="eastAsia"/>
          </w:rPr>
          <w:t>ハンドラー</w:t>
        </w:r>
      </w:ins>
      <w:r w:rsidRPr="000C37E2">
        <w:t>ファクトリ</w:t>
      </w:r>
      <w:r w:rsidRPr="00553CE8">
        <w:t>を表現するインタフェースである。コールバックサービス</w:t>
      </w:r>
      <w:del w:id="2179" w:author="IRK" w:date="2020-03-12T14:17:00Z">
        <w:r w:rsidRPr="00553CE8" w:rsidDel="0039612A">
          <w:delText>ハンドラ</w:delText>
        </w:r>
      </w:del>
      <w:ins w:id="2180" w:author="IRK" w:date="2020-03-12T14:17:00Z">
        <w:r w:rsidR="0039612A">
          <w:rPr>
            <w:rFonts w:hint="eastAsia"/>
          </w:rPr>
          <w:t>ハンドラー</w:t>
        </w:r>
      </w:ins>
      <w:r w:rsidRPr="00553CE8">
        <w:t>ファクトリは</w:t>
      </w:r>
      <w:r w:rsidRPr="00553CE8">
        <w:rPr>
          <w:rFonts w:hint="eastAsia"/>
        </w:rPr>
        <w:t>頻繁に</w:t>
      </w:r>
      <w:r w:rsidRPr="00553CE8">
        <w:t>コールバックサービス</w:t>
      </w:r>
      <w:del w:id="2181" w:author="IRK" w:date="2020-03-12T14:17:00Z">
        <w:r w:rsidRPr="00553CE8" w:rsidDel="0039612A">
          <w:delText>ハンドラ</w:delText>
        </w:r>
      </w:del>
      <w:ins w:id="2182" w:author="IRK" w:date="2020-03-12T14:17:00Z">
        <w:r w:rsidR="0039612A">
          <w:rPr>
            <w:rFonts w:hint="eastAsia"/>
          </w:rPr>
          <w:t>ハンドラー</w:t>
        </w:r>
      </w:ins>
      <w:r w:rsidRPr="00553CE8">
        <w:t>とペアで実装され、ユーザ定義コールバックサービス</w:t>
      </w:r>
      <w:del w:id="2183" w:author="IRK" w:date="2020-03-12T14:17:00Z">
        <w:r w:rsidRPr="00553CE8" w:rsidDel="0039612A">
          <w:delText>ハンドラ</w:delText>
        </w:r>
      </w:del>
      <w:ins w:id="2184" w:author="IRK" w:date="2020-03-12T14:17:00Z">
        <w:r w:rsidR="0039612A">
          <w:rPr>
            <w:rFonts w:hint="eastAsia"/>
          </w:rPr>
          <w:t>ハンドラー</w:t>
        </w:r>
      </w:ins>
      <w:r w:rsidRPr="00553CE8">
        <w:t>オブジェクトを生成する役割</w:t>
      </w:r>
      <w:r w:rsidR="008863DB">
        <w:rPr>
          <w:rFonts w:hint="eastAsia"/>
        </w:rPr>
        <w:t>がある</w:t>
      </w:r>
      <w:r w:rsidRPr="00553CE8">
        <w:t>。</w:t>
      </w:r>
    </w:p>
    <w:p w14:paraId="4DCAFC05" w14:textId="77777777" w:rsidR="001140F8" w:rsidRPr="00553CE8" w:rsidRDefault="001140F8" w:rsidP="00F93119"/>
    <w:p w14:paraId="7F3338FC" w14:textId="0BB834C7" w:rsidR="001140F8" w:rsidRPr="00553CE8" w:rsidRDefault="001140F8" w:rsidP="00F93119">
      <w:r w:rsidRPr="00553CE8">
        <w:t>コールバックサービスは、次のような順序で処理される。</w:t>
      </w:r>
    </w:p>
    <w:p w14:paraId="6B1E0E56" w14:textId="5B194C63" w:rsidR="001140F8" w:rsidRDefault="001140F8">
      <w:pPr>
        <w:pStyle w:val="1"/>
        <w:numPr>
          <w:ilvl w:val="0"/>
          <w:numId w:val="61"/>
        </w:numPr>
        <w:ind w:firstLineChars="0"/>
        <w:pPrChange w:id="2185" w:author="IRK" w:date="2020-05-11T10:58:00Z">
          <w:pPr>
            <w:pStyle w:val="12"/>
          </w:pPr>
        </w:pPrChange>
      </w:pPr>
      <w:r>
        <w:t>コールバックサービス</w:t>
      </w:r>
      <w:del w:id="2186" w:author="IRK" w:date="2020-03-12T14:17:00Z">
        <w:r w:rsidDel="0039612A">
          <w:delText>ハンドラ</w:delText>
        </w:r>
      </w:del>
      <w:ins w:id="2187" w:author="IRK" w:date="2020-03-12T14:17:00Z">
        <w:r w:rsidR="0039612A">
          <w:rPr>
            <w:rFonts w:hint="eastAsia"/>
          </w:rPr>
          <w:t>ハンドラー</w:t>
        </w:r>
      </w:ins>
      <w:r>
        <w:t>ファクトリクラスの名前とこのファクトリが処理すべきサービス名がルールインタフェースクラスタの設定にペアで登録される。ルールインタフェースクラスタが初期化される時に、コールバックサービス別に</w:t>
      </w:r>
      <w:r>
        <w:t>1</w:t>
      </w:r>
      <w:r>
        <w:t>つのファクトリインスタンスが生成される。</w:t>
      </w:r>
    </w:p>
    <w:p w14:paraId="7B18DD91" w14:textId="77777777" w:rsidR="001140F8" w:rsidRDefault="001140F8">
      <w:pPr>
        <w:pStyle w:val="1"/>
        <w:numPr>
          <w:ilvl w:val="0"/>
          <w:numId w:val="61"/>
        </w:numPr>
        <w:ind w:firstLineChars="0"/>
        <w:pPrChange w:id="2188" w:author="IRK" w:date="2020-05-11T10:58:00Z">
          <w:pPr>
            <w:pStyle w:val="12"/>
          </w:pPr>
        </w:pPrChange>
      </w:pPr>
      <w:r>
        <w:t>アプリケーションがルールインタフェースを利用してルールサービスを呼び出す。</w:t>
      </w:r>
    </w:p>
    <w:p w14:paraId="03F90C46" w14:textId="77777777" w:rsidR="001140F8" w:rsidRDefault="001140F8">
      <w:pPr>
        <w:pStyle w:val="1"/>
        <w:numPr>
          <w:ilvl w:val="0"/>
          <w:numId w:val="61"/>
        </w:numPr>
        <w:ind w:firstLineChars="0"/>
        <w:pPrChange w:id="2189" w:author="IRK" w:date="2020-05-11T10:58:00Z">
          <w:pPr>
            <w:pStyle w:val="12"/>
          </w:pPr>
        </w:pPrChange>
      </w:pPr>
      <w:r>
        <w:t>ルール</w:t>
      </w:r>
      <w:r w:rsidR="002C5984">
        <w:rPr>
          <w:rFonts w:hint="eastAsia"/>
        </w:rPr>
        <w:t>エンジン</w:t>
      </w:r>
      <w:r>
        <w:t>がサブルールの実行中にコールバックルールを実行</w:t>
      </w:r>
      <w:r>
        <w:rPr>
          <w:rFonts w:hint="eastAsia"/>
        </w:rPr>
        <w:t>した場合</w:t>
      </w:r>
      <w:r>
        <w:t>、ルールインタフェースにコールバックサービス要求をする。</w:t>
      </w:r>
    </w:p>
    <w:p w14:paraId="04589201" w14:textId="02F4B295" w:rsidR="001140F8" w:rsidRPr="001A1647" w:rsidRDefault="001140F8">
      <w:pPr>
        <w:pStyle w:val="1"/>
        <w:numPr>
          <w:ilvl w:val="0"/>
          <w:numId w:val="61"/>
        </w:numPr>
        <w:ind w:firstLineChars="0"/>
        <w:pPrChange w:id="2190" w:author="IRK" w:date="2020-05-11T10:58:00Z">
          <w:pPr>
            <w:pStyle w:val="12"/>
          </w:pPr>
        </w:pPrChange>
      </w:pPr>
      <w:r>
        <w:t>ルールインタフェースはクラスタから要求されたサービスを処理するコールバックサービス</w:t>
      </w:r>
      <w:del w:id="2191" w:author="IRK" w:date="2020-03-12T14:17:00Z">
        <w:r w:rsidDel="0039612A">
          <w:delText>ハンドラ</w:delText>
        </w:r>
      </w:del>
      <w:ins w:id="2192" w:author="IRK" w:date="2020-03-12T14:17:00Z">
        <w:r w:rsidR="0039612A">
          <w:rPr>
            <w:rFonts w:hint="eastAsia"/>
          </w:rPr>
          <w:t>ハンドラー</w:t>
        </w:r>
      </w:ins>
      <w:r>
        <w:t>ファクトリインスタンスを検索し、検索されたファクトリからコールバックサービス</w:t>
      </w:r>
      <w:del w:id="2193" w:author="IRK" w:date="2020-03-12T14:17:00Z">
        <w:r w:rsidDel="0039612A">
          <w:delText>ハンドラ</w:delText>
        </w:r>
      </w:del>
      <w:ins w:id="2194" w:author="IRK" w:date="2020-03-12T14:18:00Z">
        <w:r w:rsidR="0039612A">
          <w:rPr>
            <w:rFonts w:hint="eastAsia"/>
          </w:rPr>
          <w:t>ハンドラー</w:t>
        </w:r>
      </w:ins>
      <w:r>
        <w:t>を取得する。コールバックサービス</w:t>
      </w:r>
      <w:del w:id="2195" w:author="IRK" w:date="2020-03-12T14:18:00Z">
        <w:r w:rsidDel="0039612A">
          <w:delText>ハンドラ</w:delText>
        </w:r>
      </w:del>
      <w:ins w:id="2196" w:author="IRK" w:date="2020-03-12T14:18:00Z">
        <w:r w:rsidR="0039612A">
          <w:rPr>
            <w:rFonts w:hint="eastAsia"/>
          </w:rPr>
          <w:t>ハンドラー</w:t>
        </w:r>
      </w:ins>
      <w:r>
        <w:t>の</w:t>
      </w:r>
      <w:r w:rsidRPr="00E920B4">
        <w:rPr>
          <w:rStyle w:val="aff2"/>
          <w:rFonts w:ascii="Arial" w:eastAsia="ＭＳ Ｐゴシック" w:hAnsi="Arial" w:cs="Malgun Gothic"/>
          <w:sz w:val="20"/>
          <w:szCs w:val="20"/>
        </w:rPr>
        <w:t>doCallback</w:t>
      </w:r>
      <w:r>
        <w:t>メソッドを呼び出してコールバックサービスを処理し、</w:t>
      </w:r>
      <w:del w:id="2197" w:author="IRK" w:date="2020-03-12T14:18:00Z">
        <w:r w:rsidDel="0039612A">
          <w:delText>ハンドラ</w:delText>
        </w:r>
      </w:del>
      <w:ins w:id="2198" w:author="IRK" w:date="2020-03-12T14:18:00Z">
        <w:r w:rsidR="0039612A">
          <w:rPr>
            <w:rFonts w:hint="eastAsia"/>
          </w:rPr>
          <w:t>ハンドラー</w:t>
        </w:r>
      </w:ins>
      <w:r>
        <w:t>はファクトリに返す。処理された結果はルール</w:t>
      </w:r>
      <w:r w:rsidR="002C5984">
        <w:rPr>
          <w:rFonts w:hint="eastAsia"/>
        </w:rPr>
        <w:t>エンジン</w:t>
      </w:r>
      <w:r>
        <w:t>に返す。</w:t>
      </w:r>
    </w:p>
    <w:p w14:paraId="54E5E928" w14:textId="77777777" w:rsidR="001140F8" w:rsidRDefault="001140F8">
      <w:pPr>
        <w:pStyle w:val="1"/>
        <w:numPr>
          <w:ilvl w:val="0"/>
          <w:numId w:val="61"/>
        </w:numPr>
        <w:ind w:firstLineChars="0"/>
        <w:pPrChange w:id="2199" w:author="IRK" w:date="2020-05-11T10:58:00Z">
          <w:pPr>
            <w:pStyle w:val="12"/>
          </w:pPr>
        </w:pPrChange>
      </w:pPr>
      <w:r w:rsidRPr="00631CDF">
        <w:t>ルール</w:t>
      </w:r>
      <w:r w:rsidR="002C5984">
        <w:rPr>
          <w:rFonts w:hint="eastAsia"/>
        </w:rPr>
        <w:t>エンジン</w:t>
      </w:r>
      <w:r w:rsidRPr="00631CDF">
        <w:t>は残りのサブルールを実行する。ルール実行中に他のコールバックルールを実行する場合、</w:t>
      </w:r>
      <w:r>
        <w:t>3</w:t>
      </w:r>
      <w:r>
        <w:t>から繰り返す。</w:t>
      </w:r>
    </w:p>
    <w:p w14:paraId="132E9799" w14:textId="77777777" w:rsidR="001140F8" w:rsidRDefault="001140F8">
      <w:pPr>
        <w:pStyle w:val="1"/>
        <w:numPr>
          <w:ilvl w:val="0"/>
          <w:numId w:val="61"/>
        </w:numPr>
        <w:ind w:firstLineChars="0"/>
        <w:pPrChange w:id="2200" w:author="IRK" w:date="2020-05-11T10:58:00Z">
          <w:pPr>
            <w:pStyle w:val="12"/>
          </w:pPr>
        </w:pPrChange>
      </w:pPr>
      <w:r>
        <w:t>ルールサービスの結果をアプリケーションに返す。</w:t>
      </w:r>
    </w:p>
    <w:p w14:paraId="7D7A89EB" w14:textId="77777777" w:rsidR="00105A17" w:rsidRPr="002C5984" w:rsidRDefault="00105A17" w:rsidP="00F93119"/>
    <w:p w14:paraId="6109E532" w14:textId="76FECD88" w:rsidR="001140F8" w:rsidRPr="0069484C" w:rsidRDefault="001140F8" w:rsidP="00F93119">
      <w:del w:id="2201" w:author="IRK" w:date="2020-03-12T17:26:00Z">
        <w:r w:rsidRPr="0069484C" w:rsidDel="00183FED">
          <w:delText>表</w:delText>
        </w:r>
        <w:r w:rsidRPr="0069484C" w:rsidDel="00183FED">
          <w:delText>34</w:delText>
        </w:r>
      </w:del>
      <w:ins w:id="2202" w:author="IRK" w:date="2020-03-12T17:27:00Z">
        <w:r w:rsidR="00183FED">
          <w:rPr>
            <w:rFonts w:hint="eastAsia"/>
          </w:rPr>
          <w:t>次の表</w:t>
        </w:r>
      </w:ins>
      <w:r w:rsidRPr="0069484C">
        <w:t>は</w:t>
      </w:r>
      <w:r w:rsidRPr="000C37E2">
        <w:t>、</w:t>
      </w:r>
      <w:r w:rsidRPr="000C37E2">
        <w:t>com.innoexpert.rulesclient.CallbackHandlerFactory</w:t>
      </w:r>
      <w:r w:rsidRPr="000C37E2">
        <w:t>に定義</w:t>
      </w:r>
      <w:r w:rsidRPr="0069484C">
        <w:t>されたメソッドである。</w:t>
      </w:r>
    </w:p>
    <w:p w14:paraId="53AA8D7F" w14:textId="77777777" w:rsidR="00E4155C" w:rsidRPr="000C37E2" w:rsidRDefault="00E4155C" w:rsidP="00F93119"/>
    <w:p w14:paraId="51033546" w14:textId="40EB3CBF" w:rsidR="0069484C" w:rsidRPr="00594212" w:rsidRDefault="0069484C" w:rsidP="00F93119">
      <w:pPr>
        <w:pStyle w:val="af5"/>
      </w:pPr>
      <w:bookmarkStart w:id="2203" w:name="_Toc40799260"/>
      <w:r w:rsidRPr="00F728C5">
        <w:t>[</w:t>
      </w:r>
      <w:del w:id="2204" w:author="IRK" w:date="2020-03-12T15:01:00Z">
        <w:r w:rsidRPr="00F728C5" w:rsidDel="00741612">
          <w:rPr>
            <w:rFonts w:hint="eastAsia"/>
          </w:rPr>
          <w:delText>表</w:delText>
        </w:r>
        <w:r w:rsidRPr="00F728C5" w:rsidDel="00741612">
          <w:delText xml:space="preserve"> </w:delText>
        </w:r>
        <w:r w:rsidR="00E65728" w:rsidRPr="00F728C5" w:rsidDel="00741612">
          <w:fldChar w:fldCharType="begin"/>
        </w:r>
        <w:r w:rsidR="000D23BF" w:rsidRPr="00F728C5" w:rsidDel="00741612">
          <w:delInstrText xml:space="preserve"> SEQ [</w:delInstrText>
        </w:r>
        <w:r w:rsidR="000D23BF" w:rsidRPr="00F728C5" w:rsidDel="00741612">
          <w:rPr>
            <w:rFonts w:hint="eastAsia"/>
          </w:rPr>
          <w:delInstrText>表</w:delInstrText>
        </w:r>
        <w:r w:rsidR="000D23BF" w:rsidRPr="00F728C5" w:rsidDel="00741612">
          <w:delInstrText xml:space="preserve"> \* ARABIC </w:delInstrText>
        </w:r>
        <w:r w:rsidR="00E65728" w:rsidRPr="00F728C5" w:rsidDel="00741612">
          <w:fldChar w:fldCharType="separate"/>
        </w:r>
        <w:r w:rsidR="004E7A9C" w:rsidDel="00741612">
          <w:rPr>
            <w:noProof/>
          </w:rPr>
          <w:delText>34</w:delText>
        </w:r>
        <w:r w:rsidR="00E65728" w:rsidRPr="00F728C5" w:rsidDel="00741612">
          <w:fldChar w:fldCharType="end"/>
        </w:r>
      </w:del>
      <w:ins w:id="2205"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37</w:t>
      </w:r>
      <w:ins w:id="2206" w:author="IRK" w:date="2020-03-12T15:01:00Z">
        <w:r w:rsidR="00741612">
          <w:fldChar w:fldCharType="end"/>
        </w:r>
      </w:ins>
      <w:r w:rsidRPr="00F728C5">
        <w:t xml:space="preserve"> com.innoexpert.rulesclient.CallbackHandlerFactory]</w:t>
      </w:r>
      <w:bookmarkEnd w:id="2203"/>
    </w:p>
    <w:tbl>
      <w:tblPr>
        <w:tblStyle w:val="af4"/>
        <w:tblW w:w="0" w:type="auto"/>
        <w:jc w:val="center"/>
        <w:tblLook w:val="04A0" w:firstRow="1" w:lastRow="0" w:firstColumn="1" w:lastColumn="0" w:noHBand="0" w:noVBand="1"/>
        <w:tblPrChange w:id="2207" w:author="IRK" w:date="2020-04-14T15:41:00Z">
          <w:tblPr>
            <w:tblStyle w:val="af4"/>
            <w:tblW w:w="0" w:type="auto"/>
            <w:tblInd w:w="108" w:type="dxa"/>
            <w:tblLook w:val="04A0" w:firstRow="1" w:lastRow="0" w:firstColumn="1" w:lastColumn="0" w:noHBand="0" w:noVBand="1"/>
          </w:tblPr>
        </w:tblPrChange>
      </w:tblPr>
      <w:tblGrid>
        <w:gridCol w:w="9463"/>
        <w:tblGridChange w:id="2208">
          <w:tblGrid>
            <w:gridCol w:w="9463"/>
          </w:tblGrid>
        </w:tblGridChange>
      </w:tblGrid>
      <w:tr w:rsidR="001140F8" w14:paraId="00ED04F9" w14:textId="77777777" w:rsidTr="00D829B0">
        <w:trPr>
          <w:jc w:val="center"/>
        </w:trPr>
        <w:tc>
          <w:tcPr>
            <w:tcW w:w="9463" w:type="dxa"/>
            <w:tcPrChange w:id="2209" w:author="IRK" w:date="2020-04-14T15:41:00Z">
              <w:tcPr>
                <w:tcW w:w="9463" w:type="dxa"/>
              </w:tcPr>
            </w:tcPrChange>
          </w:tcPr>
          <w:p w14:paraId="031FAD1A" w14:textId="77777777" w:rsidR="001140F8" w:rsidRDefault="001140F8">
            <w:pPr>
              <w:pStyle w:val="1b"/>
              <w:pPrChange w:id="2210" w:author="IRK" w:date="2020-04-14T13:44:00Z">
                <w:pPr>
                  <w:pStyle w:val="aff1"/>
                </w:pPr>
              </w:pPrChange>
            </w:pPr>
            <w:r>
              <w:t>1 package com.innoexpert.rulesclient;</w:t>
            </w:r>
          </w:p>
          <w:p w14:paraId="71407CC8" w14:textId="77777777" w:rsidR="001140F8" w:rsidRDefault="001140F8">
            <w:pPr>
              <w:pStyle w:val="1b"/>
              <w:pPrChange w:id="2211" w:author="IRK" w:date="2020-04-14T13:44:00Z">
                <w:pPr>
                  <w:pStyle w:val="aff1"/>
                </w:pPr>
              </w:pPrChange>
            </w:pPr>
            <w:r>
              <w:t>2</w:t>
            </w:r>
            <w:del w:id="2212" w:author="IRK" w:date="2020-03-13T09:52:00Z">
              <w:r w:rsidDel="007F125D">
                <w:delText xml:space="preserve"> </w:delText>
              </w:r>
            </w:del>
          </w:p>
          <w:p w14:paraId="520009A8" w14:textId="77777777" w:rsidR="001140F8" w:rsidRDefault="001140F8">
            <w:pPr>
              <w:pStyle w:val="1b"/>
              <w:pPrChange w:id="2213" w:author="IRK" w:date="2020-04-14T13:44:00Z">
                <w:pPr>
                  <w:pStyle w:val="aff1"/>
                </w:pPr>
              </w:pPrChange>
            </w:pPr>
            <w:r>
              <w:t>3 public interface CallbackHandlerFactory</w:t>
            </w:r>
          </w:p>
          <w:p w14:paraId="667F4C51" w14:textId="77777777" w:rsidR="001140F8" w:rsidRDefault="001140F8">
            <w:pPr>
              <w:pStyle w:val="1b"/>
              <w:pPrChange w:id="2214" w:author="IRK" w:date="2020-04-14T13:44:00Z">
                <w:pPr>
                  <w:pStyle w:val="aff1"/>
                </w:pPr>
              </w:pPrChange>
            </w:pPr>
            <w:r>
              <w:t>4 {</w:t>
            </w:r>
          </w:p>
          <w:p w14:paraId="3C9FBAE8" w14:textId="77777777" w:rsidR="001140F8" w:rsidRDefault="001140F8">
            <w:pPr>
              <w:pStyle w:val="1b"/>
              <w:pPrChange w:id="2215" w:author="IRK" w:date="2020-04-14T13:44:00Z">
                <w:pPr>
                  <w:pStyle w:val="aff1"/>
                </w:pPr>
              </w:pPrChange>
            </w:pPr>
            <w:r>
              <w:t>5     public CallbackHandler createCallbackHandler() throws CallbackException;</w:t>
            </w:r>
          </w:p>
          <w:p w14:paraId="56D23D4E" w14:textId="77777777" w:rsidR="001140F8" w:rsidRDefault="001140F8">
            <w:pPr>
              <w:pStyle w:val="1b"/>
              <w:pPrChange w:id="2216" w:author="IRK" w:date="2020-04-14T13:44:00Z">
                <w:pPr>
                  <w:pStyle w:val="aff1"/>
                </w:pPr>
              </w:pPrChange>
            </w:pPr>
            <w:r>
              <w:t>6     public void destroyCallbackHandler( CallbackHandler handler );</w:t>
            </w:r>
          </w:p>
          <w:p w14:paraId="5A86D02C" w14:textId="77777777" w:rsidR="001140F8" w:rsidRDefault="001140F8">
            <w:pPr>
              <w:pStyle w:val="1b"/>
              <w:pPrChange w:id="2217" w:author="IRK" w:date="2020-04-14T13:44:00Z">
                <w:pPr>
                  <w:pStyle w:val="aff1"/>
                </w:pPr>
              </w:pPrChange>
            </w:pPr>
            <w:r>
              <w:t>7 }</w:t>
            </w:r>
          </w:p>
        </w:tc>
      </w:tr>
    </w:tbl>
    <w:p w14:paraId="1D3E21F4" w14:textId="0C66579E" w:rsidR="001140F8" w:rsidRPr="0069484C" w:rsidRDefault="008863DB" w:rsidP="00F93119">
      <w:del w:id="2218" w:author="IRK" w:date="2020-03-12T14:37:00Z">
        <w:r w:rsidDel="00A55E2C">
          <w:rPr>
            <w:rFonts w:hint="eastAsia"/>
          </w:rPr>
          <w:delText>以下</w:delText>
        </w:r>
      </w:del>
      <w:ins w:id="2219" w:author="IRK" w:date="2020-03-12T14:37:00Z">
        <w:r w:rsidR="00A55E2C">
          <w:rPr>
            <w:rFonts w:hint="eastAsia"/>
          </w:rPr>
          <w:t>次</w:t>
        </w:r>
      </w:ins>
      <w:r w:rsidR="001140F8" w:rsidRPr="0069484C">
        <w:t>は、各メソッドに関する説明である。</w:t>
      </w:r>
    </w:p>
    <w:p w14:paraId="73A950BC" w14:textId="77777777" w:rsidR="001140F8" w:rsidRPr="0069484C" w:rsidRDefault="001140F8" w:rsidP="00F93119"/>
    <w:p w14:paraId="418B429B" w14:textId="77777777" w:rsidR="001140F8" w:rsidRPr="0069484C" w:rsidRDefault="001140F8" w:rsidP="00F93119">
      <w:r w:rsidRPr="0069484C">
        <w:t>CallbackHandler createCallbackHandler() throws CallbackException</w:t>
      </w:r>
    </w:p>
    <w:p w14:paraId="168711BF" w14:textId="1E871AA9" w:rsidR="001140F8" w:rsidRPr="0069484C" w:rsidRDefault="001140F8" w:rsidP="00F93119">
      <w:r w:rsidRPr="0069484C">
        <w:t>コールバックサービス</w:t>
      </w:r>
      <w:del w:id="2220" w:author="IRK" w:date="2020-03-12T14:18:00Z">
        <w:r w:rsidRPr="0069484C" w:rsidDel="0039612A">
          <w:delText>ハンドラ</w:delText>
        </w:r>
      </w:del>
      <w:ins w:id="2221" w:author="IRK" w:date="2020-03-12T14:18:00Z">
        <w:r w:rsidR="0039612A">
          <w:rPr>
            <w:rFonts w:hint="eastAsia"/>
          </w:rPr>
          <w:t>ハンドラー</w:t>
        </w:r>
      </w:ins>
      <w:r w:rsidRPr="0069484C">
        <w:t>オブジェクトを返す。ルールインタフェースは、毎回コールバックサービスを要求されるたびにこのメソッドを呼び出してコールバックサービス</w:t>
      </w:r>
      <w:del w:id="2222" w:author="IRK" w:date="2020-03-12T14:18:00Z">
        <w:r w:rsidRPr="0069484C" w:rsidDel="0039612A">
          <w:delText>ハンドラ</w:delText>
        </w:r>
      </w:del>
      <w:ins w:id="2223" w:author="IRK" w:date="2020-03-12T14:18:00Z">
        <w:r w:rsidR="0039612A">
          <w:rPr>
            <w:rFonts w:hint="eastAsia"/>
          </w:rPr>
          <w:t>ハンドラー</w:t>
        </w:r>
      </w:ins>
      <w:r w:rsidRPr="0069484C">
        <w:t>をインポートしコールバックサービスを処理する。適切なコールバックサービス</w:t>
      </w:r>
      <w:del w:id="2224" w:author="IRK" w:date="2020-03-12T14:18:00Z">
        <w:r w:rsidRPr="0069484C" w:rsidDel="0039612A">
          <w:delText>ハンドラ</w:delText>
        </w:r>
      </w:del>
      <w:ins w:id="2225" w:author="IRK" w:date="2020-03-12T14:18:00Z">
        <w:r w:rsidR="0039612A">
          <w:rPr>
            <w:rFonts w:hint="eastAsia"/>
          </w:rPr>
          <w:t>ハンドラー</w:t>
        </w:r>
      </w:ins>
      <w:r w:rsidRPr="0069484C">
        <w:t>オブジェクトを返すことが</w:t>
      </w:r>
      <w:r w:rsidRPr="000C37E2">
        <w:t>できない時は、</w:t>
      </w:r>
      <w:r w:rsidRPr="000C37E2">
        <w:t>CallbackException</w:t>
      </w:r>
      <w:r w:rsidRPr="000C37E2">
        <w:t>を</w:t>
      </w:r>
      <w:r w:rsidRPr="000C37E2">
        <w:rPr>
          <w:rFonts w:hint="eastAsia"/>
        </w:rPr>
        <w:t>投げる</w:t>
      </w:r>
      <w:r w:rsidRPr="000C37E2">
        <w:t>こと</w:t>
      </w:r>
      <w:r w:rsidRPr="0069484C">
        <w:t>がある。</w:t>
      </w:r>
    </w:p>
    <w:p w14:paraId="56C09345" w14:textId="77777777" w:rsidR="001140F8" w:rsidRPr="0069484C" w:rsidRDefault="001140F8" w:rsidP="00F93119"/>
    <w:p w14:paraId="34DE9176" w14:textId="77777777" w:rsidR="001140F8" w:rsidRPr="0069484C" w:rsidRDefault="001140F8" w:rsidP="00F93119">
      <w:r w:rsidRPr="0069484C">
        <w:t>void destroyCallbackHandler( CallbackHandler handler )</w:t>
      </w:r>
    </w:p>
    <w:p w14:paraId="597F3C13" w14:textId="744B73CC" w:rsidR="001140F8" w:rsidRPr="0069484C" w:rsidRDefault="001140F8" w:rsidP="00F93119">
      <w:r w:rsidRPr="0069484C">
        <w:t>ルールインタフェースは、コールバックサービス</w:t>
      </w:r>
      <w:del w:id="2226" w:author="IRK" w:date="2020-03-12T14:18:00Z">
        <w:r w:rsidRPr="0069484C" w:rsidDel="0039612A">
          <w:delText>ハンドラ</w:delText>
        </w:r>
      </w:del>
      <w:ins w:id="2227" w:author="IRK" w:date="2020-03-12T14:18:00Z">
        <w:r w:rsidR="0039612A">
          <w:rPr>
            <w:rFonts w:hint="eastAsia"/>
          </w:rPr>
          <w:t>ハンドラー</w:t>
        </w:r>
      </w:ins>
      <w:r w:rsidRPr="0069484C">
        <w:t>を利用してコールバックサービスを処理した後、このメソッドを利用して</w:t>
      </w:r>
      <w:r w:rsidRPr="000C37E2">
        <w:t>コールバックサービス</w:t>
      </w:r>
      <w:del w:id="2228" w:author="IRK" w:date="2020-03-12T14:18:00Z">
        <w:r w:rsidRPr="000C37E2" w:rsidDel="0039612A">
          <w:delText>ハンドラ</w:delText>
        </w:r>
      </w:del>
      <w:ins w:id="2229" w:author="IRK" w:date="2020-03-12T14:18:00Z">
        <w:r w:rsidR="0039612A">
          <w:rPr>
            <w:rFonts w:hint="eastAsia"/>
          </w:rPr>
          <w:t>ハンドラー</w:t>
        </w:r>
      </w:ins>
      <w:r w:rsidRPr="000C37E2">
        <w:t>をファクトリに返す。</w:t>
      </w:r>
      <w:r w:rsidRPr="000C37E2">
        <w:t>handler</w:t>
      </w:r>
      <w:r w:rsidRPr="000C37E2">
        <w:t>パラメータは、コールバックサービス</w:t>
      </w:r>
      <w:r w:rsidRPr="0069484C">
        <w:t>の処理に使用した</w:t>
      </w:r>
      <w:del w:id="2230" w:author="IRK" w:date="2020-03-12T14:18:00Z">
        <w:r w:rsidRPr="0069484C" w:rsidDel="0039612A">
          <w:delText>ハンドラ</w:delText>
        </w:r>
      </w:del>
      <w:ins w:id="2231" w:author="IRK" w:date="2020-03-12T14:18:00Z">
        <w:r w:rsidR="0039612A">
          <w:rPr>
            <w:rFonts w:hint="eastAsia"/>
          </w:rPr>
          <w:t>ハンドラー</w:t>
        </w:r>
      </w:ins>
      <w:r w:rsidRPr="0069484C">
        <w:t>オブジェクトである。</w:t>
      </w:r>
    </w:p>
    <w:p w14:paraId="01308770" w14:textId="77777777" w:rsidR="001140F8" w:rsidRPr="0069484C" w:rsidRDefault="001140F8" w:rsidP="00F93119"/>
    <w:p w14:paraId="3DC881B2" w14:textId="7541E1CD" w:rsidR="001140F8" w:rsidRPr="0069484C" w:rsidRDefault="001140F8" w:rsidP="00F93119">
      <w:r w:rsidRPr="000C37E2">
        <w:t>createCallbackHandler</w:t>
      </w:r>
      <w:r w:rsidRPr="000C37E2">
        <w:t>メソッドで</w:t>
      </w:r>
      <w:r w:rsidRPr="0069484C">
        <w:t>常に新しいコールバックサービス</w:t>
      </w:r>
      <w:del w:id="2232" w:author="IRK" w:date="2020-03-12T14:18:00Z">
        <w:r w:rsidRPr="0069484C" w:rsidDel="0039612A">
          <w:delText>ハンドラ</w:delText>
        </w:r>
      </w:del>
      <w:ins w:id="2233" w:author="IRK" w:date="2020-03-12T14:18:00Z">
        <w:r w:rsidR="0039612A">
          <w:rPr>
            <w:rFonts w:hint="eastAsia"/>
          </w:rPr>
          <w:t>ハンドラー</w:t>
        </w:r>
      </w:ins>
      <w:r w:rsidRPr="0069484C">
        <w:t>オブジェクトを生成し、返す必要はない。コールバックサービス</w:t>
      </w:r>
      <w:del w:id="2234" w:author="IRK" w:date="2020-03-12T14:18:00Z">
        <w:r w:rsidRPr="0069484C" w:rsidDel="0039612A">
          <w:delText>ハンドラ</w:delText>
        </w:r>
      </w:del>
      <w:ins w:id="2235" w:author="IRK" w:date="2020-03-12T14:18:00Z">
        <w:r w:rsidR="0039612A">
          <w:rPr>
            <w:rFonts w:hint="eastAsia"/>
          </w:rPr>
          <w:t>ハンドラー</w:t>
        </w:r>
      </w:ins>
      <w:r w:rsidRPr="0069484C">
        <w:t>ファクトリがコールバックサービス</w:t>
      </w:r>
      <w:del w:id="2236" w:author="IRK" w:date="2020-03-12T14:18:00Z">
        <w:r w:rsidRPr="0069484C" w:rsidDel="0039612A">
          <w:delText>ハンドラ</w:delText>
        </w:r>
      </w:del>
      <w:ins w:id="2237" w:author="IRK" w:date="2020-03-12T14:18:00Z">
        <w:r w:rsidR="0039612A">
          <w:rPr>
            <w:rFonts w:hint="eastAsia"/>
          </w:rPr>
          <w:t>ハンドラー</w:t>
        </w:r>
      </w:ins>
      <w:r w:rsidRPr="0069484C">
        <w:t>を管理する方式には制限がないが、次のような方式がある。</w:t>
      </w:r>
    </w:p>
    <w:p w14:paraId="5024515F" w14:textId="77777777" w:rsidR="001140F8" w:rsidRDefault="001140F8" w:rsidP="00F93119"/>
    <w:p w14:paraId="1C52884C" w14:textId="06440CA8" w:rsidR="001140F8" w:rsidRPr="00143767" w:rsidRDefault="001140F8">
      <w:pPr>
        <w:pStyle w:val="10"/>
        <w:pPrChange w:id="2238" w:author="IRK" w:date="2020-05-11T10:58:00Z">
          <w:pPr>
            <w:pStyle w:val="a8"/>
            <w:ind w:left="784"/>
          </w:pPr>
        </w:pPrChange>
      </w:pPr>
      <w:r w:rsidRPr="00846AAC">
        <w:t>シングルトン</w:t>
      </w:r>
      <w:del w:id="2239" w:author="IRK" w:date="2020-03-12T14:18:00Z">
        <w:r w:rsidRPr="00143767" w:rsidDel="0039612A">
          <w:rPr>
            <w:rFonts w:hint="eastAsia"/>
          </w:rPr>
          <w:delText>ハンドラ</w:delText>
        </w:r>
      </w:del>
      <w:ins w:id="2240" w:author="IRK" w:date="2020-03-12T14:18:00Z">
        <w:r w:rsidR="0039612A" w:rsidRPr="00143767">
          <w:rPr>
            <w:rFonts w:hint="eastAsia"/>
          </w:rPr>
          <w:t>ハンドラー</w:t>
        </w:r>
      </w:ins>
      <w:r w:rsidRPr="00143767">
        <w:rPr>
          <w:rFonts w:hint="eastAsia"/>
        </w:rPr>
        <w:t>方式</w:t>
      </w:r>
    </w:p>
    <w:p w14:paraId="25439CD5" w14:textId="362F3916" w:rsidR="001140F8" w:rsidRDefault="001140F8">
      <w:pPr>
        <w:pStyle w:val="10"/>
        <w:pPrChange w:id="2241" w:author="IRK" w:date="2020-05-11T10:58:00Z">
          <w:pPr>
            <w:pStyle w:val="a8"/>
            <w:ind w:left="784"/>
          </w:pPr>
        </w:pPrChange>
      </w:pPr>
      <w:r>
        <w:t>コールバックサービスごとに新しいコールバック</w:t>
      </w:r>
      <w:del w:id="2242" w:author="IRK" w:date="2020-03-12T14:18:00Z">
        <w:r w:rsidDel="0039612A">
          <w:delText>ハンドラ</w:delText>
        </w:r>
      </w:del>
      <w:ins w:id="2243" w:author="IRK" w:date="2020-03-12T14:18:00Z">
        <w:r w:rsidR="0039612A">
          <w:rPr>
            <w:rFonts w:hint="eastAsia"/>
          </w:rPr>
          <w:t>ハンドラー</w:t>
        </w:r>
      </w:ins>
      <w:r>
        <w:t>オブジェクトを生成する方式</w:t>
      </w:r>
    </w:p>
    <w:p w14:paraId="2DE46D53" w14:textId="422D0C05" w:rsidR="001140F8" w:rsidRDefault="001140F8">
      <w:pPr>
        <w:pStyle w:val="10"/>
        <w:pPrChange w:id="2244" w:author="IRK" w:date="2020-05-11T10:58:00Z">
          <w:pPr>
            <w:pStyle w:val="a8"/>
            <w:ind w:left="784"/>
          </w:pPr>
        </w:pPrChange>
      </w:pPr>
      <w:del w:id="2245" w:author="IRK" w:date="2020-03-12T14:18:00Z">
        <w:r w:rsidDel="0039612A">
          <w:delText>ハンドラ</w:delText>
        </w:r>
      </w:del>
      <w:ins w:id="2246" w:author="IRK" w:date="2020-03-12T14:18:00Z">
        <w:r w:rsidR="0039612A">
          <w:rPr>
            <w:rFonts w:hint="eastAsia"/>
          </w:rPr>
          <w:t>ハンドラー</w:t>
        </w:r>
      </w:ins>
      <w:r>
        <w:t>プール方式</w:t>
      </w:r>
    </w:p>
    <w:p w14:paraId="2F42C9BE" w14:textId="77777777" w:rsidR="001140F8" w:rsidRDefault="001140F8" w:rsidP="00F93119"/>
    <w:p w14:paraId="30424788" w14:textId="77777777" w:rsidR="001140F8" w:rsidRDefault="001140F8" w:rsidP="00F93119">
      <w:r>
        <w:t>次は、各類型に関する説明</w:t>
      </w:r>
      <w:r>
        <w:rPr>
          <w:rFonts w:hint="eastAsia"/>
        </w:rPr>
        <w:t>および</w:t>
      </w:r>
      <w:r>
        <w:t>例である。後に説明する方法ほど実装するのが複雑になるので、コールバックサービスの実装条件によって適当な方式を選択する必要がある。</w:t>
      </w:r>
    </w:p>
    <w:p w14:paraId="79BEE726" w14:textId="77777777" w:rsidR="000C37E2" w:rsidRDefault="000C37E2" w:rsidP="00F93119"/>
    <w:p w14:paraId="2BB6863B" w14:textId="1F51BC58" w:rsidR="001140F8" w:rsidRDefault="001140F8">
      <w:pPr>
        <w:pStyle w:val="42"/>
        <w:numPr>
          <w:ilvl w:val="3"/>
          <w:numId w:val="1"/>
        </w:numPr>
        <w:pPrChange w:id="2247" w:author="IRK" w:date="2020-05-11T10:59:00Z">
          <w:pPr>
            <w:pStyle w:val="42"/>
            <w:numPr>
              <w:numId w:val="13"/>
            </w:numPr>
            <w:ind w:left="1680" w:hanging="420"/>
          </w:pPr>
        </w:pPrChange>
      </w:pPr>
      <w:bookmarkStart w:id="2248" w:name="_Ref34926551"/>
      <w:r>
        <w:t>シングルトン</w:t>
      </w:r>
      <w:del w:id="2249" w:author="IRK" w:date="2020-03-12T14:18:00Z">
        <w:r w:rsidDel="0039612A">
          <w:delText>ハンドラ</w:delText>
        </w:r>
      </w:del>
      <w:ins w:id="2250" w:author="IRK" w:date="2020-03-12T14:18:00Z">
        <w:r w:rsidR="0039612A">
          <w:rPr>
            <w:rFonts w:hint="eastAsia"/>
          </w:rPr>
          <w:t>ハンドラー</w:t>
        </w:r>
      </w:ins>
      <w:r>
        <w:t>方式</w:t>
      </w:r>
      <w:bookmarkEnd w:id="2248"/>
    </w:p>
    <w:p w14:paraId="14484ECB" w14:textId="69F396B7" w:rsidR="001140F8" w:rsidRDefault="001140F8" w:rsidP="00F93119">
      <w:r>
        <w:t>この方式は最も単純な方式で、</w:t>
      </w:r>
      <w:r>
        <w:t>1</w:t>
      </w:r>
      <w:r>
        <w:t>つのファクトリが</w:t>
      </w:r>
      <w:r>
        <w:t>1</w:t>
      </w:r>
      <w:r>
        <w:t>つの</w:t>
      </w:r>
      <w:del w:id="2251" w:author="IRK" w:date="2020-03-12T14:18:00Z">
        <w:r w:rsidDel="0039612A">
          <w:delText>ハンドラ</w:delText>
        </w:r>
      </w:del>
      <w:ins w:id="2252" w:author="IRK" w:date="2020-03-12T14:18:00Z">
        <w:r w:rsidR="0039612A">
          <w:rPr>
            <w:rFonts w:hint="eastAsia"/>
          </w:rPr>
          <w:t>ハンドラー</w:t>
        </w:r>
      </w:ins>
      <w:r>
        <w:t>のみを生成し、これを提供する方式である。</w:t>
      </w:r>
      <w:del w:id="2253" w:author="IRK" w:date="2020-03-12T17:27:00Z">
        <w:r w:rsidDel="00183FED">
          <w:delText>表</w:delText>
        </w:r>
        <w:r w:rsidDel="00183FED">
          <w:delText>35</w:delText>
        </w:r>
      </w:del>
      <w:ins w:id="2254" w:author="IRK" w:date="2020-03-12T17:27:00Z">
        <w:r w:rsidR="00183FED">
          <w:rPr>
            <w:rFonts w:hint="eastAsia"/>
          </w:rPr>
          <w:t>次の表</w:t>
        </w:r>
      </w:ins>
      <w:r>
        <w:t>は、この方式の例を</w:t>
      </w:r>
      <w:r w:rsidR="00CC590F">
        <w:t>示す</w:t>
      </w:r>
      <w:r>
        <w:t>。</w:t>
      </w:r>
    </w:p>
    <w:p w14:paraId="35036E8E" w14:textId="77777777" w:rsidR="001140F8" w:rsidRDefault="001140F8" w:rsidP="00F93119"/>
    <w:p w14:paraId="5FB508E3" w14:textId="217EF7EB" w:rsidR="00151180" w:rsidRPr="00151180" w:rsidRDefault="00151180" w:rsidP="00F93119">
      <w:pPr>
        <w:pStyle w:val="af5"/>
        <w:rPr>
          <w:rFonts w:eastAsia="Malgun Gothic"/>
        </w:rPr>
      </w:pPr>
      <w:bookmarkStart w:id="2255" w:name="_Toc40799261"/>
      <w:r>
        <w:t>[</w:t>
      </w:r>
      <w:del w:id="2256"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35</w:delText>
        </w:r>
        <w:r w:rsidR="00E65728" w:rsidDel="00741612">
          <w:rPr>
            <w:noProof/>
          </w:rPr>
          <w:fldChar w:fldCharType="end"/>
        </w:r>
      </w:del>
      <w:ins w:id="2257"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38</w:t>
      </w:r>
      <w:ins w:id="2258" w:author="IRK" w:date="2020-03-12T15:01:00Z">
        <w:r w:rsidR="00741612">
          <w:fldChar w:fldCharType="end"/>
        </w:r>
      </w:ins>
      <w:r>
        <w:t xml:space="preserve"> </w:t>
      </w:r>
      <w:r>
        <w:rPr>
          <w:noProof/>
        </w:rPr>
        <w:t>シングルトン</w:t>
      </w:r>
      <w:del w:id="2259" w:author="IRK" w:date="2020-03-12T14:18:00Z">
        <w:r w:rsidDel="0039612A">
          <w:rPr>
            <w:noProof/>
          </w:rPr>
          <w:delText>ハンドラ</w:delText>
        </w:r>
      </w:del>
      <w:ins w:id="2260" w:author="IRK" w:date="2020-03-12T14:18:00Z">
        <w:r w:rsidR="0039612A">
          <w:rPr>
            <w:rFonts w:hint="eastAsia"/>
          </w:rPr>
          <w:t>ハンドラー</w:t>
        </w:r>
      </w:ins>
      <w:r>
        <w:rPr>
          <w:noProof/>
        </w:rPr>
        <w:t>方式の例</w:t>
      </w:r>
      <w:r>
        <w:rPr>
          <w:rFonts w:eastAsia="Malgun Gothic" w:hint="eastAsia"/>
          <w:noProof/>
        </w:rPr>
        <w:t>]</w:t>
      </w:r>
      <w:bookmarkEnd w:id="2255"/>
    </w:p>
    <w:tbl>
      <w:tblPr>
        <w:tblStyle w:val="af4"/>
        <w:tblW w:w="0" w:type="auto"/>
        <w:jc w:val="center"/>
        <w:tblLook w:val="04A0" w:firstRow="1" w:lastRow="0" w:firstColumn="1" w:lastColumn="0" w:noHBand="0" w:noVBand="1"/>
        <w:tblPrChange w:id="2261" w:author="IRK" w:date="2020-04-14T15:41:00Z">
          <w:tblPr>
            <w:tblStyle w:val="af4"/>
            <w:tblW w:w="0" w:type="auto"/>
            <w:tblInd w:w="108" w:type="dxa"/>
            <w:tblLook w:val="04A0" w:firstRow="1" w:lastRow="0" w:firstColumn="1" w:lastColumn="0" w:noHBand="0" w:noVBand="1"/>
          </w:tblPr>
        </w:tblPrChange>
      </w:tblPr>
      <w:tblGrid>
        <w:gridCol w:w="9463"/>
        <w:tblGridChange w:id="2262">
          <w:tblGrid>
            <w:gridCol w:w="9463"/>
          </w:tblGrid>
        </w:tblGridChange>
      </w:tblGrid>
      <w:tr w:rsidR="001140F8" w14:paraId="1290567F" w14:textId="77777777" w:rsidTr="00D829B0">
        <w:trPr>
          <w:jc w:val="center"/>
        </w:trPr>
        <w:tc>
          <w:tcPr>
            <w:tcW w:w="9463" w:type="dxa"/>
            <w:tcPrChange w:id="2263" w:author="IRK" w:date="2020-04-14T15:41:00Z">
              <w:tcPr>
                <w:tcW w:w="9463" w:type="dxa"/>
              </w:tcPr>
            </w:tcPrChange>
          </w:tcPr>
          <w:p w14:paraId="3F22DB5C" w14:textId="77777777" w:rsidR="001140F8" w:rsidRDefault="001140F8">
            <w:pPr>
              <w:pStyle w:val="1b"/>
              <w:pPrChange w:id="2264" w:author="IRK" w:date="2020-04-14T13:44:00Z">
                <w:pPr>
                  <w:pStyle w:val="aff1"/>
                </w:pPr>
              </w:pPrChange>
            </w:pPr>
            <w:r>
              <w:t xml:space="preserve"> 1 public class CallbackHandlerImpl implements CallbackHandler</w:t>
            </w:r>
          </w:p>
          <w:p w14:paraId="37462BAB" w14:textId="77777777" w:rsidR="001140F8" w:rsidRDefault="001140F8">
            <w:pPr>
              <w:pStyle w:val="1b"/>
              <w:pPrChange w:id="2265" w:author="IRK" w:date="2020-04-14T13:44:00Z">
                <w:pPr>
                  <w:pStyle w:val="aff1"/>
                </w:pPr>
              </w:pPrChange>
            </w:pPr>
            <w:r>
              <w:t xml:space="preserve"> 2 {</w:t>
            </w:r>
          </w:p>
          <w:p w14:paraId="1A061165" w14:textId="77777777" w:rsidR="001140F8" w:rsidRDefault="001140F8">
            <w:pPr>
              <w:pStyle w:val="1b"/>
              <w:pPrChange w:id="2266" w:author="IRK" w:date="2020-04-14T13:44:00Z">
                <w:pPr>
                  <w:pStyle w:val="aff1"/>
                </w:pPr>
              </w:pPrChange>
            </w:pPr>
            <w:r>
              <w:t xml:space="preserve"> 3     public void doCallback( CallbackReq req, CallbackRes res, Object res ) throws CallbackException</w:t>
            </w:r>
          </w:p>
          <w:p w14:paraId="75D61419" w14:textId="77777777" w:rsidR="001140F8" w:rsidRDefault="001140F8">
            <w:pPr>
              <w:pStyle w:val="1b"/>
              <w:pPrChange w:id="2267" w:author="IRK" w:date="2020-04-14T13:44:00Z">
                <w:pPr>
                  <w:pStyle w:val="aff1"/>
                </w:pPr>
              </w:pPrChange>
            </w:pPr>
            <w:r>
              <w:t xml:space="preserve"> 4     {</w:t>
            </w:r>
          </w:p>
          <w:p w14:paraId="30CDFD11" w14:textId="77777777" w:rsidR="001140F8" w:rsidRDefault="001140F8">
            <w:pPr>
              <w:pStyle w:val="1b"/>
              <w:pPrChange w:id="2268" w:author="IRK" w:date="2020-04-14T13:44:00Z">
                <w:pPr>
                  <w:pStyle w:val="aff1"/>
                </w:pPr>
              </w:pPrChange>
            </w:pPr>
            <w:r>
              <w:t xml:space="preserve"> 5         // do something</w:t>
            </w:r>
          </w:p>
          <w:p w14:paraId="697243EC" w14:textId="77777777" w:rsidR="001140F8" w:rsidRDefault="001140F8">
            <w:pPr>
              <w:pStyle w:val="1b"/>
              <w:pPrChange w:id="2269" w:author="IRK" w:date="2020-04-14T13:44:00Z">
                <w:pPr>
                  <w:pStyle w:val="aff1"/>
                </w:pPr>
              </w:pPrChange>
            </w:pPr>
            <w:r>
              <w:t xml:space="preserve"> 6     }</w:t>
            </w:r>
          </w:p>
          <w:p w14:paraId="5FA4B143" w14:textId="77777777" w:rsidR="001140F8" w:rsidRDefault="001140F8">
            <w:pPr>
              <w:pStyle w:val="1b"/>
              <w:pPrChange w:id="2270" w:author="IRK" w:date="2020-04-14T13:44:00Z">
                <w:pPr>
                  <w:pStyle w:val="aff1"/>
                </w:pPr>
              </w:pPrChange>
            </w:pPr>
            <w:r>
              <w:t xml:space="preserve"> 7 }</w:t>
            </w:r>
          </w:p>
          <w:p w14:paraId="4C315332" w14:textId="77777777" w:rsidR="001140F8" w:rsidRDefault="001140F8">
            <w:pPr>
              <w:pStyle w:val="1b"/>
              <w:pPrChange w:id="2271" w:author="IRK" w:date="2020-04-14T13:44:00Z">
                <w:pPr>
                  <w:pStyle w:val="aff1"/>
                </w:pPr>
              </w:pPrChange>
            </w:pPr>
            <w:r>
              <w:t xml:space="preserve"> 8</w:t>
            </w:r>
            <w:del w:id="2272" w:author="IRK" w:date="2020-03-13T09:52:00Z">
              <w:r w:rsidDel="007F125D">
                <w:delText xml:space="preserve"> </w:delText>
              </w:r>
            </w:del>
          </w:p>
          <w:p w14:paraId="1B5188AC" w14:textId="77777777" w:rsidR="001140F8" w:rsidRDefault="001140F8">
            <w:pPr>
              <w:pStyle w:val="1b"/>
              <w:pPrChange w:id="2273" w:author="IRK" w:date="2020-04-14T13:44:00Z">
                <w:pPr>
                  <w:pStyle w:val="aff1"/>
                </w:pPr>
              </w:pPrChange>
            </w:pPr>
            <w:r>
              <w:t xml:space="preserve"> 9 public class CallbackHandlerFactoryImpl implements CallbackHandlerFactory</w:t>
            </w:r>
          </w:p>
          <w:p w14:paraId="21F4EA5B" w14:textId="77777777" w:rsidR="001140F8" w:rsidRDefault="001140F8">
            <w:pPr>
              <w:pStyle w:val="1b"/>
              <w:pPrChange w:id="2274" w:author="IRK" w:date="2020-04-14T13:44:00Z">
                <w:pPr>
                  <w:pStyle w:val="aff1"/>
                </w:pPr>
              </w:pPrChange>
            </w:pPr>
            <w:r>
              <w:t>10 {</w:t>
            </w:r>
          </w:p>
          <w:p w14:paraId="4BCF5D8E" w14:textId="77777777" w:rsidR="001140F8" w:rsidRDefault="001140F8">
            <w:pPr>
              <w:pStyle w:val="1b"/>
              <w:pPrChange w:id="2275" w:author="IRK" w:date="2020-04-14T13:44:00Z">
                <w:pPr>
                  <w:pStyle w:val="aff1"/>
                </w:pPr>
              </w:pPrChange>
            </w:pPr>
            <w:r>
              <w:t>11     private CallbackHandlerImpl handler = new CallbackHandlerImpl();</w:t>
            </w:r>
          </w:p>
          <w:p w14:paraId="6D44E8C6" w14:textId="77777777" w:rsidR="001140F8" w:rsidRDefault="001140F8">
            <w:pPr>
              <w:pStyle w:val="1b"/>
              <w:pPrChange w:id="2276" w:author="IRK" w:date="2020-04-14T13:44:00Z">
                <w:pPr>
                  <w:pStyle w:val="aff1"/>
                </w:pPr>
              </w:pPrChange>
            </w:pPr>
            <w:r>
              <w:t>12</w:t>
            </w:r>
            <w:del w:id="2277" w:author="IRK" w:date="2020-03-13T09:52:00Z">
              <w:r w:rsidDel="007F125D">
                <w:delText xml:space="preserve"> </w:delText>
              </w:r>
            </w:del>
          </w:p>
          <w:p w14:paraId="07A2EC1E" w14:textId="77777777" w:rsidR="001140F8" w:rsidRDefault="001140F8">
            <w:pPr>
              <w:pStyle w:val="1b"/>
              <w:pPrChange w:id="2278" w:author="IRK" w:date="2020-04-14T13:44:00Z">
                <w:pPr>
                  <w:pStyle w:val="aff1"/>
                </w:pPr>
              </w:pPrChange>
            </w:pPr>
            <w:r>
              <w:t>13     public CallbackHandler createCallbackHandler()</w:t>
            </w:r>
          </w:p>
          <w:p w14:paraId="1048FBDD" w14:textId="77777777" w:rsidR="001140F8" w:rsidRDefault="001140F8">
            <w:pPr>
              <w:pStyle w:val="1b"/>
              <w:pPrChange w:id="2279" w:author="IRK" w:date="2020-04-14T13:44:00Z">
                <w:pPr>
                  <w:pStyle w:val="aff1"/>
                </w:pPr>
              </w:pPrChange>
            </w:pPr>
            <w:r>
              <w:t>14     {</w:t>
            </w:r>
          </w:p>
          <w:p w14:paraId="5AF31344" w14:textId="77777777" w:rsidR="001140F8" w:rsidRDefault="001140F8">
            <w:pPr>
              <w:pStyle w:val="1b"/>
              <w:pPrChange w:id="2280" w:author="IRK" w:date="2020-04-14T13:44:00Z">
                <w:pPr>
                  <w:pStyle w:val="aff1"/>
                </w:pPr>
              </w:pPrChange>
            </w:pPr>
            <w:r>
              <w:t>15         return handler;</w:t>
            </w:r>
          </w:p>
          <w:p w14:paraId="3A370A92" w14:textId="77777777" w:rsidR="001140F8" w:rsidRDefault="001140F8">
            <w:pPr>
              <w:pStyle w:val="1b"/>
              <w:pPrChange w:id="2281" w:author="IRK" w:date="2020-04-14T13:44:00Z">
                <w:pPr>
                  <w:pStyle w:val="aff1"/>
                </w:pPr>
              </w:pPrChange>
            </w:pPr>
            <w:r>
              <w:t>16     }</w:t>
            </w:r>
          </w:p>
          <w:p w14:paraId="6C9D47F8" w14:textId="77777777" w:rsidR="001140F8" w:rsidRDefault="001140F8">
            <w:pPr>
              <w:pStyle w:val="1b"/>
              <w:pPrChange w:id="2282" w:author="IRK" w:date="2020-04-14T13:44:00Z">
                <w:pPr>
                  <w:pStyle w:val="aff1"/>
                </w:pPr>
              </w:pPrChange>
            </w:pPr>
            <w:r>
              <w:t>17</w:t>
            </w:r>
            <w:del w:id="2283" w:author="IRK" w:date="2020-03-13T09:53:00Z">
              <w:r w:rsidDel="007F125D">
                <w:delText xml:space="preserve"> </w:delText>
              </w:r>
            </w:del>
          </w:p>
          <w:p w14:paraId="68DEF97D" w14:textId="77777777" w:rsidR="001140F8" w:rsidRDefault="001140F8">
            <w:pPr>
              <w:pStyle w:val="1b"/>
              <w:pPrChange w:id="2284" w:author="IRK" w:date="2020-04-14T13:44:00Z">
                <w:pPr>
                  <w:pStyle w:val="aff1"/>
                </w:pPr>
              </w:pPrChange>
            </w:pPr>
            <w:r>
              <w:t>18     public void destroyCallbackHandler( CallbackHandler handler )</w:t>
            </w:r>
          </w:p>
          <w:p w14:paraId="4D162F1D" w14:textId="77777777" w:rsidR="001140F8" w:rsidRDefault="001140F8">
            <w:pPr>
              <w:pStyle w:val="1b"/>
              <w:pPrChange w:id="2285" w:author="IRK" w:date="2020-04-14T13:44:00Z">
                <w:pPr>
                  <w:pStyle w:val="aff1"/>
                </w:pPr>
              </w:pPrChange>
            </w:pPr>
            <w:r>
              <w:t>19     {</w:t>
            </w:r>
          </w:p>
          <w:p w14:paraId="671A4B4B" w14:textId="77777777" w:rsidR="001140F8" w:rsidRDefault="001140F8">
            <w:pPr>
              <w:pStyle w:val="1b"/>
              <w:pPrChange w:id="2286" w:author="IRK" w:date="2020-04-14T13:44:00Z">
                <w:pPr>
                  <w:pStyle w:val="aff1"/>
                </w:pPr>
              </w:pPrChange>
            </w:pPr>
            <w:r>
              <w:t>20         // do nothing</w:t>
            </w:r>
          </w:p>
          <w:p w14:paraId="76C75B54" w14:textId="77777777" w:rsidR="001140F8" w:rsidRDefault="001140F8">
            <w:pPr>
              <w:pStyle w:val="1b"/>
              <w:pPrChange w:id="2287" w:author="IRK" w:date="2020-04-14T13:44:00Z">
                <w:pPr>
                  <w:pStyle w:val="aff1"/>
                </w:pPr>
              </w:pPrChange>
            </w:pPr>
            <w:r>
              <w:t>21     }</w:t>
            </w:r>
          </w:p>
          <w:p w14:paraId="5907929C" w14:textId="77777777" w:rsidR="001140F8" w:rsidRDefault="001140F8">
            <w:pPr>
              <w:pStyle w:val="1b"/>
              <w:pPrChange w:id="2288" w:author="IRK" w:date="2020-04-14T13:44:00Z">
                <w:pPr>
                  <w:pStyle w:val="aff1"/>
                </w:pPr>
              </w:pPrChange>
            </w:pPr>
            <w:r>
              <w:t>22 }</w:t>
            </w:r>
          </w:p>
        </w:tc>
      </w:tr>
    </w:tbl>
    <w:p w14:paraId="46530839" w14:textId="77777777" w:rsidR="001140F8" w:rsidRPr="00663D8B" w:rsidRDefault="001140F8" w:rsidP="00F93119"/>
    <w:p w14:paraId="7A6F547C" w14:textId="40251640" w:rsidR="001140F8" w:rsidRPr="00151180" w:rsidRDefault="00C47FD4" w:rsidP="00F93119">
      <w:ins w:id="2289" w:author="IRK" w:date="2020-05-12T14:25:00Z">
        <w:r>
          <w:rPr>
            <w:rFonts w:hint="eastAsia"/>
          </w:rPr>
          <w:t>[</w:t>
        </w:r>
      </w:ins>
      <w:r w:rsidR="001140F8" w:rsidRPr="00151180">
        <w:t>1</w:t>
      </w:r>
      <w:r w:rsidR="001B7556">
        <w:t>~</w:t>
      </w:r>
      <w:r w:rsidR="001140F8" w:rsidRPr="00151180">
        <w:t>7</w:t>
      </w:r>
      <w:r w:rsidR="00D13942">
        <w:t>行目</w:t>
      </w:r>
      <w:ins w:id="2290" w:author="IRK" w:date="2020-05-12T14:25:00Z">
        <w:r>
          <w:rPr>
            <w:rFonts w:hint="eastAsia"/>
          </w:rPr>
          <w:t>]</w:t>
        </w:r>
      </w:ins>
      <w:r w:rsidR="001140F8" w:rsidRPr="00151180">
        <w:t>はコールバックサービス</w:t>
      </w:r>
      <w:del w:id="2291" w:author="IRK" w:date="2020-03-12T14:18:00Z">
        <w:r w:rsidR="001140F8" w:rsidRPr="00151180" w:rsidDel="0039612A">
          <w:delText>ハンドラ</w:delText>
        </w:r>
      </w:del>
      <w:ins w:id="2292" w:author="IRK" w:date="2020-03-12T14:18:00Z">
        <w:r w:rsidR="0039612A">
          <w:rPr>
            <w:rFonts w:hint="eastAsia"/>
          </w:rPr>
          <w:t>ハンドラー</w:t>
        </w:r>
      </w:ins>
      <w:r w:rsidR="001140F8" w:rsidRPr="00151180">
        <w:t>の実装部分で、</w:t>
      </w:r>
      <w:ins w:id="2293" w:author="IRK" w:date="2020-05-12T14:25:00Z">
        <w:r>
          <w:rPr>
            <w:rFonts w:hint="eastAsia"/>
          </w:rPr>
          <w:t>[</w:t>
        </w:r>
      </w:ins>
      <w:r w:rsidR="001140F8" w:rsidRPr="00151180">
        <w:t>9</w:t>
      </w:r>
      <w:r w:rsidR="001B7556">
        <w:t>~</w:t>
      </w:r>
      <w:r w:rsidR="001140F8" w:rsidRPr="00151180">
        <w:t>22</w:t>
      </w:r>
      <w:r w:rsidR="00D13942">
        <w:t>行目</w:t>
      </w:r>
      <w:ins w:id="2294" w:author="IRK" w:date="2020-05-12T14:25:00Z">
        <w:r>
          <w:rPr>
            <w:rFonts w:hint="eastAsia"/>
          </w:rPr>
          <w:t>]</w:t>
        </w:r>
      </w:ins>
      <w:r w:rsidR="001140F8" w:rsidRPr="00151180">
        <w:t>はコールバックサービス</w:t>
      </w:r>
      <w:del w:id="2295" w:author="IRK" w:date="2020-03-12T14:18:00Z">
        <w:r w:rsidR="001140F8" w:rsidRPr="00151180" w:rsidDel="0039612A">
          <w:delText>ハンドラ</w:delText>
        </w:r>
      </w:del>
      <w:ins w:id="2296" w:author="IRK" w:date="2020-03-12T14:18:00Z">
        <w:r w:rsidR="0039612A">
          <w:rPr>
            <w:rFonts w:hint="eastAsia"/>
          </w:rPr>
          <w:t>ハンドラー</w:t>
        </w:r>
      </w:ins>
      <w:r w:rsidR="001140F8" w:rsidRPr="00151180">
        <w:t>ファクトリの実装部分である。</w:t>
      </w:r>
      <w:ins w:id="2297" w:author="IRK" w:date="2020-05-12T14:25:00Z">
        <w:r>
          <w:rPr>
            <w:rFonts w:hint="eastAsia"/>
          </w:rPr>
          <w:t>[</w:t>
        </w:r>
      </w:ins>
      <w:r w:rsidR="001140F8" w:rsidRPr="00151180">
        <w:t>11</w:t>
      </w:r>
      <w:r w:rsidR="00D13942">
        <w:t>行目</w:t>
      </w:r>
      <w:ins w:id="2298" w:author="IRK" w:date="2020-05-12T14:25:00Z">
        <w:r>
          <w:rPr>
            <w:rFonts w:hint="eastAsia"/>
          </w:rPr>
          <w:t>]</w:t>
        </w:r>
      </w:ins>
      <w:r w:rsidR="001140F8" w:rsidRPr="00151180">
        <w:t>で</w:t>
      </w:r>
      <w:del w:id="2299" w:author="IRK" w:date="2020-03-12T14:18:00Z">
        <w:r w:rsidR="001140F8" w:rsidRPr="00151180" w:rsidDel="0039612A">
          <w:delText>ハンドラ</w:delText>
        </w:r>
      </w:del>
      <w:ins w:id="2300" w:author="IRK" w:date="2020-03-12T14:18:00Z">
        <w:r w:rsidR="0039612A">
          <w:rPr>
            <w:rFonts w:hint="eastAsia"/>
          </w:rPr>
          <w:t>ハンドラー</w:t>
        </w:r>
      </w:ins>
      <w:r w:rsidR="001140F8" w:rsidRPr="00151180">
        <w:t>インスタンスを生成してファクトリのメンバに</w:t>
      </w:r>
      <w:r w:rsidR="001140F8" w:rsidRPr="000C37E2">
        <w:t>設定し、</w:t>
      </w:r>
      <w:r w:rsidR="001140F8" w:rsidRPr="000C37E2">
        <w:t>createCallbackHandler</w:t>
      </w:r>
      <w:r w:rsidR="001140F8" w:rsidRPr="000C37E2">
        <w:t>メソッド</w:t>
      </w:r>
      <w:r w:rsidR="001140F8" w:rsidRPr="00151180">
        <w:t>ではこれを返す。そのため、すべてのコールバックサービス要求に対して</w:t>
      </w:r>
      <w:r w:rsidR="001140F8" w:rsidRPr="00151180">
        <w:t>(</w:t>
      </w:r>
      <w:r w:rsidR="001140F8" w:rsidRPr="00151180">
        <w:t>同時に発生してもそうでなくとも</w:t>
      </w:r>
      <w:r w:rsidR="001140F8" w:rsidRPr="00151180">
        <w:t>)</w:t>
      </w:r>
      <w:r w:rsidR="001140F8" w:rsidRPr="00151180">
        <w:t>、</w:t>
      </w:r>
      <w:r w:rsidR="001140F8" w:rsidRPr="00151180">
        <w:rPr>
          <w:rFonts w:hint="eastAsia"/>
        </w:rPr>
        <w:t>同一</w:t>
      </w:r>
      <w:del w:id="2301" w:author="IRK" w:date="2020-03-12T14:18:00Z">
        <w:r w:rsidR="001140F8" w:rsidRPr="00151180" w:rsidDel="0039612A">
          <w:delText>ハンドラ</w:delText>
        </w:r>
      </w:del>
      <w:ins w:id="2302" w:author="IRK" w:date="2020-03-12T14:18:00Z">
        <w:r w:rsidR="0039612A">
          <w:rPr>
            <w:rFonts w:hint="eastAsia"/>
          </w:rPr>
          <w:t>ハンドラー</w:t>
        </w:r>
      </w:ins>
      <w:r w:rsidR="001140F8" w:rsidRPr="00151180">
        <w:t>オブジェクトが返される。この方法はコールバックサービス</w:t>
      </w:r>
      <w:r w:rsidR="001140F8" w:rsidRPr="00151180">
        <w:rPr>
          <w:spacing w:val="-4"/>
        </w:rPr>
        <w:t>の呼び出</w:t>
      </w:r>
      <w:r w:rsidR="00280790">
        <w:rPr>
          <w:rFonts w:hint="eastAsia"/>
          <w:spacing w:val="-4"/>
        </w:rPr>
        <w:t>す</w:t>
      </w:r>
      <w:r w:rsidR="001140F8" w:rsidRPr="00151180">
        <w:rPr>
          <w:spacing w:val="-4"/>
        </w:rPr>
        <w:t>ごとに</w:t>
      </w:r>
      <w:del w:id="2303" w:author="IRK" w:date="2020-03-12T14:18:00Z">
        <w:r w:rsidR="001140F8" w:rsidRPr="00151180" w:rsidDel="0039612A">
          <w:rPr>
            <w:spacing w:val="-4"/>
          </w:rPr>
          <w:delText>ハンドラ</w:delText>
        </w:r>
      </w:del>
      <w:ins w:id="2304" w:author="IRK" w:date="2020-03-12T14:18:00Z">
        <w:r w:rsidR="0039612A">
          <w:rPr>
            <w:rFonts w:hint="eastAsia"/>
          </w:rPr>
          <w:t>ハンドラー</w:t>
        </w:r>
      </w:ins>
      <w:r w:rsidR="001140F8" w:rsidRPr="00151180">
        <w:rPr>
          <w:spacing w:val="-4"/>
        </w:rPr>
        <w:t>オブジェクトを生成しないため、メモリの使用面で</w:t>
      </w:r>
      <w:r w:rsidR="001140F8" w:rsidRPr="00151180">
        <w:rPr>
          <w:rFonts w:hint="eastAsia"/>
          <w:spacing w:val="-4"/>
        </w:rPr>
        <w:t>利便性が高い</w:t>
      </w:r>
      <w:r w:rsidR="001140F8" w:rsidRPr="00151180">
        <w:rPr>
          <w:spacing w:val="-4"/>
        </w:rPr>
        <w:t>。</w:t>
      </w:r>
      <w:r w:rsidR="00280790">
        <w:rPr>
          <w:rFonts w:hint="eastAsia"/>
          <w:spacing w:val="-4"/>
        </w:rPr>
        <w:t>但し</w:t>
      </w:r>
      <w:r w:rsidR="001140F8" w:rsidRPr="00151180">
        <w:rPr>
          <w:spacing w:val="-4"/>
        </w:rPr>
        <w:t>、</w:t>
      </w:r>
      <w:r w:rsidR="001140F8" w:rsidRPr="00151180">
        <w:rPr>
          <w:spacing w:val="-4"/>
        </w:rPr>
        <w:t>1</w:t>
      </w:r>
      <w:r w:rsidR="001140F8" w:rsidRPr="00151180">
        <w:rPr>
          <w:spacing w:val="-4"/>
        </w:rPr>
        <w:t>つのコールバックサービス</w:t>
      </w:r>
      <w:del w:id="2305" w:author="IRK" w:date="2020-03-12T14:18:00Z">
        <w:r w:rsidR="001140F8" w:rsidRPr="00151180" w:rsidDel="0039612A">
          <w:rPr>
            <w:spacing w:val="-4"/>
          </w:rPr>
          <w:delText>ハンドラ</w:delText>
        </w:r>
      </w:del>
      <w:ins w:id="2306" w:author="IRK" w:date="2020-03-12T14:18:00Z">
        <w:r w:rsidR="0039612A">
          <w:rPr>
            <w:rFonts w:hint="eastAsia"/>
          </w:rPr>
          <w:t>ハンドラー</w:t>
        </w:r>
      </w:ins>
      <w:r w:rsidR="001140F8" w:rsidRPr="00151180">
        <w:rPr>
          <w:spacing w:val="-4"/>
        </w:rPr>
        <w:t>インスタンスを複数のスレッドで使用できるため、メンバ変数の使用に注意が必要である。</w:t>
      </w:r>
      <w:r w:rsidR="001140F8" w:rsidRPr="00151180">
        <w:t>この方式は、</w:t>
      </w:r>
      <w:del w:id="2307" w:author="IRK" w:date="2020-03-12T17:28:00Z">
        <w:r w:rsidR="001140F8" w:rsidRPr="00151180" w:rsidDel="00183FED">
          <w:delText>表</w:delText>
        </w:r>
        <w:r w:rsidR="001140F8" w:rsidRPr="00151180" w:rsidDel="00183FED">
          <w:delText>36</w:delText>
        </w:r>
      </w:del>
      <w:ins w:id="2308" w:author="IRK" w:date="2020-03-12T17:28:00Z">
        <w:r w:rsidR="00183FED">
          <w:rPr>
            <w:rFonts w:hint="eastAsia"/>
          </w:rPr>
          <w:t>次の表</w:t>
        </w:r>
      </w:ins>
      <w:r w:rsidR="001140F8" w:rsidRPr="00151180">
        <w:t>のように、</w:t>
      </w:r>
      <w:del w:id="2309" w:author="IRK" w:date="2020-03-12T14:18:00Z">
        <w:r w:rsidR="001140F8" w:rsidRPr="00151180" w:rsidDel="0039612A">
          <w:delText>ハンドラ</w:delText>
        </w:r>
      </w:del>
      <w:ins w:id="2310" w:author="IRK" w:date="2020-03-12T14:18:00Z">
        <w:r w:rsidR="0039612A">
          <w:rPr>
            <w:rFonts w:hint="eastAsia"/>
          </w:rPr>
          <w:t>ハンドラー</w:t>
        </w:r>
      </w:ins>
      <w:r w:rsidR="001140F8" w:rsidRPr="00151180">
        <w:t>とファクトリクラスをまとめて</w:t>
      </w:r>
      <w:r w:rsidR="001140F8" w:rsidRPr="00151180">
        <w:rPr>
          <w:rFonts w:hint="eastAsia"/>
        </w:rPr>
        <w:t>簡略化</w:t>
      </w:r>
      <w:r w:rsidR="001140F8" w:rsidRPr="00151180">
        <w:t>することもできる。</w:t>
      </w:r>
    </w:p>
    <w:p w14:paraId="1C091AD3" w14:textId="77777777" w:rsidR="001140F8" w:rsidRPr="00E7277D" w:rsidRDefault="001140F8" w:rsidP="00F93119"/>
    <w:p w14:paraId="2456DB35" w14:textId="7A6ECEF4" w:rsidR="00CA2CA9" w:rsidRPr="00CA2CA9" w:rsidRDefault="00CA2CA9" w:rsidP="00F93119">
      <w:pPr>
        <w:pStyle w:val="af5"/>
        <w:rPr>
          <w:rFonts w:eastAsia="Malgun Gothic"/>
        </w:rPr>
      </w:pPr>
      <w:bookmarkStart w:id="2311" w:name="_Toc40799262"/>
      <w:r>
        <w:t>[</w:t>
      </w:r>
      <w:del w:id="2312"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36</w:delText>
        </w:r>
        <w:r w:rsidR="00E65728" w:rsidDel="00741612">
          <w:rPr>
            <w:noProof/>
          </w:rPr>
          <w:fldChar w:fldCharType="end"/>
        </w:r>
      </w:del>
      <w:ins w:id="2313"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39</w:t>
      </w:r>
      <w:ins w:id="2314" w:author="IRK" w:date="2020-03-12T15:01:00Z">
        <w:r w:rsidR="00741612">
          <w:fldChar w:fldCharType="end"/>
        </w:r>
      </w:ins>
      <w:r>
        <w:t xml:space="preserve"> </w:t>
      </w:r>
      <w:r>
        <w:rPr>
          <w:noProof/>
        </w:rPr>
        <w:t>シングルトン</w:t>
      </w:r>
      <w:del w:id="2315" w:author="IRK" w:date="2020-03-12T14:18:00Z">
        <w:r w:rsidDel="0039612A">
          <w:rPr>
            <w:noProof/>
          </w:rPr>
          <w:delText>ハンドラ</w:delText>
        </w:r>
      </w:del>
      <w:ins w:id="2316" w:author="IRK" w:date="2020-03-12T14:18:00Z">
        <w:r w:rsidR="0039612A">
          <w:rPr>
            <w:rFonts w:hint="eastAsia"/>
          </w:rPr>
          <w:t>ハンドラー</w:t>
        </w:r>
      </w:ins>
      <w:r>
        <w:rPr>
          <w:noProof/>
        </w:rPr>
        <w:t>方式の別の例</w:t>
      </w:r>
      <w:r>
        <w:rPr>
          <w:rFonts w:eastAsia="Malgun Gothic" w:hint="eastAsia"/>
          <w:noProof/>
        </w:rPr>
        <w:t>]</w:t>
      </w:r>
      <w:bookmarkEnd w:id="2311"/>
    </w:p>
    <w:tbl>
      <w:tblPr>
        <w:tblStyle w:val="af4"/>
        <w:tblW w:w="0" w:type="auto"/>
        <w:jc w:val="center"/>
        <w:tblLook w:val="04A0" w:firstRow="1" w:lastRow="0" w:firstColumn="1" w:lastColumn="0" w:noHBand="0" w:noVBand="1"/>
        <w:tblPrChange w:id="2317" w:author="IRK" w:date="2020-04-14T15:41:00Z">
          <w:tblPr>
            <w:tblStyle w:val="af4"/>
            <w:tblW w:w="0" w:type="auto"/>
            <w:tblInd w:w="108" w:type="dxa"/>
            <w:tblLook w:val="04A0" w:firstRow="1" w:lastRow="0" w:firstColumn="1" w:lastColumn="0" w:noHBand="0" w:noVBand="1"/>
          </w:tblPr>
        </w:tblPrChange>
      </w:tblPr>
      <w:tblGrid>
        <w:gridCol w:w="9463"/>
        <w:tblGridChange w:id="2318">
          <w:tblGrid>
            <w:gridCol w:w="9463"/>
          </w:tblGrid>
        </w:tblGridChange>
      </w:tblGrid>
      <w:tr w:rsidR="001140F8" w14:paraId="51B0E4CB" w14:textId="77777777" w:rsidTr="00D829B0">
        <w:trPr>
          <w:jc w:val="center"/>
        </w:trPr>
        <w:tc>
          <w:tcPr>
            <w:tcW w:w="9463" w:type="dxa"/>
            <w:tcPrChange w:id="2319" w:author="IRK" w:date="2020-04-14T15:41:00Z">
              <w:tcPr>
                <w:tcW w:w="9463" w:type="dxa"/>
              </w:tcPr>
            </w:tcPrChange>
          </w:tcPr>
          <w:p w14:paraId="33244FD4" w14:textId="77777777" w:rsidR="001140F8" w:rsidRDefault="001140F8">
            <w:pPr>
              <w:pStyle w:val="1b"/>
              <w:pPrChange w:id="2320" w:author="IRK" w:date="2020-04-14T13:44:00Z">
                <w:pPr>
                  <w:pStyle w:val="aff1"/>
                </w:pPr>
              </w:pPrChange>
            </w:pPr>
            <w:r>
              <w:t xml:space="preserve"> 1 public class CallbackHandlerFactoryImpl</w:t>
            </w:r>
          </w:p>
          <w:p w14:paraId="13174E1C" w14:textId="77777777" w:rsidR="001140F8" w:rsidRDefault="001140F8">
            <w:pPr>
              <w:pStyle w:val="1b"/>
              <w:pPrChange w:id="2321" w:author="IRK" w:date="2020-04-14T13:44:00Z">
                <w:pPr>
                  <w:pStyle w:val="aff1"/>
                </w:pPr>
              </w:pPrChange>
            </w:pPr>
            <w:r>
              <w:t xml:space="preserve"> 2         implements CallbackHandlerFactory, CallbackHandler</w:t>
            </w:r>
          </w:p>
          <w:p w14:paraId="001C56B3" w14:textId="77777777" w:rsidR="001140F8" w:rsidRDefault="001140F8">
            <w:pPr>
              <w:pStyle w:val="1b"/>
              <w:pPrChange w:id="2322" w:author="IRK" w:date="2020-04-14T13:44:00Z">
                <w:pPr>
                  <w:pStyle w:val="aff1"/>
                </w:pPr>
              </w:pPrChange>
            </w:pPr>
            <w:r>
              <w:t xml:space="preserve"> 3 {</w:t>
            </w:r>
          </w:p>
          <w:p w14:paraId="5A36D24A" w14:textId="77777777" w:rsidR="001140F8" w:rsidRDefault="001140F8">
            <w:pPr>
              <w:pStyle w:val="1b"/>
              <w:pPrChange w:id="2323" w:author="IRK" w:date="2020-04-14T13:44:00Z">
                <w:pPr>
                  <w:pStyle w:val="aff1"/>
                </w:pPr>
              </w:pPrChange>
            </w:pPr>
            <w:r>
              <w:t xml:space="preserve"> 4     public CallbackHandler createCallbackHandler()</w:t>
            </w:r>
          </w:p>
          <w:p w14:paraId="042E42BF" w14:textId="77777777" w:rsidR="001140F8" w:rsidRDefault="001140F8">
            <w:pPr>
              <w:pStyle w:val="1b"/>
              <w:pPrChange w:id="2324" w:author="IRK" w:date="2020-04-14T13:44:00Z">
                <w:pPr>
                  <w:pStyle w:val="aff1"/>
                </w:pPr>
              </w:pPrChange>
            </w:pPr>
            <w:r>
              <w:t xml:space="preserve"> 5     {</w:t>
            </w:r>
          </w:p>
          <w:p w14:paraId="7DC33D6C" w14:textId="77777777" w:rsidR="001140F8" w:rsidRDefault="001140F8">
            <w:pPr>
              <w:pStyle w:val="1b"/>
              <w:pPrChange w:id="2325" w:author="IRK" w:date="2020-04-14T13:44:00Z">
                <w:pPr>
                  <w:pStyle w:val="aff1"/>
                </w:pPr>
              </w:pPrChange>
            </w:pPr>
            <w:r>
              <w:t xml:space="preserve"> 6         return this;</w:t>
            </w:r>
          </w:p>
          <w:p w14:paraId="46186699" w14:textId="77777777" w:rsidR="001140F8" w:rsidRDefault="001140F8">
            <w:pPr>
              <w:pStyle w:val="1b"/>
              <w:pPrChange w:id="2326" w:author="IRK" w:date="2020-04-14T13:44:00Z">
                <w:pPr>
                  <w:pStyle w:val="aff1"/>
                </w:pPr>
              </w:pPrChange>
            </w:pPr>
            <w:r>
              <w:t xml:space="preserve"> 7     }</w:t>
            </w:r>
          </w:p>
          <w:p w14:paraId="3124D9EB" w14:textId="77777777" w:rsidR="001140F8" w:rsidRDefault="001140F8">
            <w:pPr>
              <w:pStyle w:val="1b"/>
              <w:pPrChange w:id="2327" w:author="IRK" w:date="2020-04-14T13:44:00Z">
                <w:pPr>
                  <w:pStyle w:val="aff1"/>
                </w:pPr>
              </w:pPrChange>
            </w:pPr>
            <w:r>
              <w:t xml:space="preserve"> 8</w:t>
            </w:r>
            <w:del w:id="2328" w:author="IRK" w:date="2020-03-13T09:53:00Z">
              <w:r w:rsidDel="007F125D">
                <w:delText xml:space="preserve"> </w:delText>
              </w:r>
            </w:del>
          </w:p>
          <w:p w14:paraId="6DC8DA25" w14:textId="77777777" w:rsidR="001140F8" w:rsidRDefault="001140F8">
            <w:pPr>
              <w:pStyle w:val="1b"/>
              <w:pPrChange w:id="2329" w:author="IRK" w:date="2020-04-14T13:44:00Z">
                <w:pPr>
                  <w:pStyle w:val="aff1"/>
                </w:pPr>
              </w:pPrChange>
            </w:pPr>
            <w:r>
              <w:t xml:space="preserve"> 9     public void destroyCallbackHandler( CallbackHandler handler )</w:t>
            </w:r>
          </w:p>
          <w:p w14:paraId="4D65AC1C" w14:textId="77777777" w:rsidR="001140F8" w:rsidRDefault="001140F8">
            <w:pPr>
              <w:pStyle w:val="1b"/>
              <w:pPrChange w:id="2330" w:author="IRK" w:date="2020-04-14T13:44:00Z">
                <w:pPr>
                  <w:pStyle w:val="aff1"/>
                </w:pPr>
              </w:pPrChange>
            </w:pPr>
            <w:r>
              <w:t>10     {</w:t>
            </w:r>
          </w:p>
          <w:p w14:paraId="508892F3" w14:textId="77777777" w:rsidR="001140F8" w:rsidRDefault="001140F8">
            <w:pPr>
              <w:pStyle w:val="1b"/>
              <w:pPrChange w:id="2331" w:author="IRK" w:date="2020-04-14T13:44:00Z">
                <w:pPr>
                  <w:pStyle w:val="aff1"/>
                </w:pPr>
              </w:pPrChange>
            </w:pPr>
            <w:r>
              <w:t>11         // do nothing</w:t>
            </w:r>
          </w:p>
          <w:p w14:paraId="227A59E2" w14:textId="77777777" w:rsidR="001140F8" w:rsidRDefault="001140F8">
            <w:pPr>
              <w:pStyle w:val="1b"/>
              <w:pPrChange w:id="2332" w:author="IRK" w:date="2020-04-14T13:44:00Z">
                <w:pPr>
                  <w:pStyle w:val="aff1"/>
                </w:pPr>
              </w:pPrChange>
            </w:pPr>
            <w:r>
              <w:t>12     }</w:t>
            </w:r>
          </w:p>
          <w:p w14:paraId="4AD6F244" w14:textId="77777777" w:rsidR="001140F8" w:rsidRDefault="001140F8">
            <w:pPr>
              <w:pStyle w:val="1b"/>
              <w:pPrChange w:id="2333" w:author="IRK" w:date="2020-04-14T13:44:00Z">
                <w:pPr>
                  <w:pStyle w:val="aff1"/>
                </w:pPr>
              </w:pPrChange>
            </w:pPr>
            <w:r>
              <w:t>13</w:t>
            </w:r>
            <w:del w:id="2334" w:author="IRK" w:date="2020-03-13T09:53:00Z">
              <w:r w:rsidDel="007F125D">
                <w:delText xml:space="preserve"> </w:delText>
              </w:r>
            </w:del>
          </w:p>
          <w:p w14:paraId="3318F944" w14:textId="77777777" w:rsidR="001140F8" w:rsidRDefault="001140F8">
            <w:pPr>
              <w:pStyle w:val="1b"/>
              <w:pPrChange w:id="2335" w:author="IRK" w:date="2020-04-14T13:44:00Z">
                <w:pPr>
                  <w:pStyle w:val="aff1"/>
                </w:pPr>
              </w:pPrChange>
            </w:pPr>
            <w:r>
              <w:t>14     public void doCallback( CallbackReq req, CallbackRes res, Object res ) throws CallbackException</w:t>
            </w:r>
          </w:p>
          <w:p w14:paraId="601F6205" w14:textId="77777777" w:rsidR="001140F8" w:rsidRDefault="001140F8">
            <w:pPr>
              <w:pStyle w:val="1b"/>
              <w:pPrChange w:id="2336" w:author="IRK" w:date="2020-04-14T13:44:00Z">
                <w:pPr>
                  <w:pStyle w:val="aff1"/>
                </w:pPr>
              </w:pPrChange>
            </w:pPr>
            <w:r>
              <w:t>15     {</w:t>
            </w:r>
          </w:p>
          <w:p w14:paraId="2F003C20" w14:textId="77777777" w:rsidR="001140F8" w:rsidRDefault="001140F8">
            <w:pPr>
              <w:pStyle w:val="1b"/>
              <w:pPrChange w:id="2337" w:author="IRK" w:date="2020-04-14T13:44:00Z">
                <w:pPr>
                  <w:pStyle w:val="aff1"/>
                </w:pPr>
              </w:pPrChange>
            </w:pPr>
            <w:r>
              <w:t>16         // do something</w:t>
            </w:r>
          </w:p>
          <w:p w14:paraId="370F5717" w14:textId="77777777" w:rsidR="001140F8" w:rsidRDefault="001140F8">
            <w:pPr>
              <w:pStyle w:val="1b"/>
              <w:pPrChange w:id="2338" w:author="IRK" w:date="2020-04-14T13:44:00Z">
                <w:pPr>
                  <w:pStyle w:val="aff1"/>
                </w:pPr>
              </w:pPrChange>
            </w:pPr>
            <w:r>
              <w:t>17     }</w:t>
            </w:r>
          </w:p>
          <w:p w14:paraId="628CE16C" w14:textId="77777777" w:rsidR="001140F8" w:rsidRDefault="001140F8">
            <w:pPr>
              <w:pStyle w:val="1b"/>
              <w:pPrChange w:id="2339" w:author="IRK" w:date="2020-04-14T13:44:00Z">
                <w:pPr>
                  <w:pStyle w:val="aff1"/>
                </w:pPr>
              </w:pPrChange>
            </w:pPr>
            <w:r>
              <w:t>18 }</w:t>
            </w:r>
          </w:p>
        </w:tc>
      </w:tr>
    </w:tbl>
    <w:p w14:paraId="0A46238E" w14:textId="77777777" w:rsidR="001140F8" w:rsidRDefault="001140F8" w:rsidP="00F93119"/>
    <w:p w14:paraId="3FCEAFF7" w14:textId="1B921CD6" w:rsidR="001140F8" w:rsidRDefault="001140F8" w:rsidP="00F93119">
      <w:pPr>
        <w:pStyle w:val="42"/>
      </w:pPr>
      <w:bookmarkStart w:id="2340" w:name="_Ref34926592"/>
      <w:r>
        <w:t>コールバックサービス</w:t>
      </w:r>
      <w:r w:rsidRPr="00CA2CA9">
        <w:t>ごとに</w:t>
      </w:r>
      <w:r>
        <w:t>新しいコールバック</w:t>
      </w:r>
      <w:del w:id="2341" w:author="IRK" w:date="2020-03-12T14:19:00Z">
        <w:r w:rsidDel="0039612A">
          <w:delText>ハンドラ</w:delText>
        </w:r>
      </w:del>
      <w:ins w:id="2342" w:author="IRK" w:date="2020-03-12T14:19:00Z">
        <w:r w:rsidR="0039612A">
          <w:rPr>
            <w:rFonts w:hint="eastAsia"/>
          </w:rPr>
          <w:t>ハンドラー</w:t>
        </w:r>
      </w:ins>
      <w:r>
        <w:t>オブジェクトを生成する方式</w:t>
      </w:r>
      <w:bookmarkEnd w:id="2340"/>
    </w:p>
    <w:p w14:paraId="7741651A" w14:textId="21BE2602" w:rsidR="001140F8" w:rsidRPr="000C37E2" w:rsidRDefault="001140F8" w:rsidP="00F93119">
      <w:del w:id="2343" w:author="IRK" w:date="2020-03-12T17:28:00Z">
        <w:r w:rsidRPr="00CA2CA9" w:rsidDel="00183FED">
          <w:delText>1.3.7.1</w:delText>
        </w:r>
      </w:del>
      <w:ins w:id="2344" w:author="IRK" w:date="2020-03-12T17:28:00Z">
        <w:r w:rsidR="00183FED">
          <w:rPr>
            <w:rFonts w:hint="eastAsia"/>
          </w:rPr>
          <w:t>「</w:t>
        </w:r>
        <w:r w:rsidR="00183FED">
          <w:fldChar w:fldCharType="begin"/>
        </w:r>
        <w:r w:rsidR="00183FED">
          <w:instrText xml:space="preserve"> </w:instrText>
        </w:r>
        <w:r w:rsidR="00183FED">
          <w:rPr>
            <w:rFonts w:hint="eastAsia"/>
          </w:rPr>
          <w:instrText>REF _Ref34926551 \r \h</w:instrText>
        </w:r>
        <w:r w:rsidR="00183FED">
          <w:instrText xml:space="preserve"> </w:instrText>
        </w:r>
      </w:ins>
      <w:r w:rsidR="00183FED">
        <w:fldChar w:fldCharType="separate"/>
      </w:r>
      <w:r w:rsidR="0092459D">
        <w:t>1.3.7.1</w:t>
      </w:r>
      <w:ins w:id="2345" w:author="IRK" w:date="2020-03-12T17:28:00Z">
        <w:r w:rsidR="00183FED">
          <w:fldChar w:fldCharType="end"/>
        </w:r>
      </w:ins>
      <w:ins w:id="2346" w:author="IRK" w:date="2020-04-20T22:19:00Z">
        <w:r w:rsidR="00BE7121">
          <w:rPr>
            <w:rFonts w:hint="eastAsia"/>
          </w:rPr>
          <w:t xml:space="preserve"> </w:t>
        </w:r>
      </w:ins>
      <w:ins w:id="2347" w:author="IRK" w:date="2020-03-12T17:28:00Z">
        <w:r w:rsidR="00183FED">
          <w:fldChar w:fldCharType="begin"/>
        </w:r>
        <w:r w:rsidR="00183FED">
          <w:instrText xml:space="preserve"> REF _Ref34926551 \h </w:instrText>
        </w:r>
      </w:ins>
      <w:r w:rsidR="00183FED">
        <w:fldChar w:fldCharType="separate"/>
      </w:r>
      <w:r w:rsidR="0092459D">
        <w:t>シングルトン</w:t>
      </w:r>
      <w:ins w:id="2348" w:author="IRK" w:date="2020-03-12T14:18:00Z">
        <w:r w:rsidR="0092459D">
          <w:rPr>
            <w:rFonts w:hint="eastAsia"/>
          </w:rPr>
          <w:t>ハンドラー</w:t>
        </w:r>
      </w:ins>
      <w:r w:rsidR="0092459D">
        <w:t>方式</w:t>
      </w:r>
      <w:ins w:id="2349" w:author="IRK" w:date="2020-03-12T17:28:00Z">
        <w:r w:rsidR="00183FED">
          <w:fldChar w:fldCharType="end"/>
        </w:r>
        <w:r w:rsidR="00183FED">
          <w:rPr>
            <w:rFonts w:hint="eastAsia"/>
          </w:rPr>
          <w:t>」</w:t>
        </w:r>
      </w:ins>
      <w:r w:rsidRPr="00CA2CA9">
        <w:t>の方式は</w:t>
      </w:r>
      <w:r w:rsidRPr="00CA2CA9">
        <w:rPr>
          <w:rFonts w:hint="eastAsia"/>
        </w:rPr>
        <w:t>単純な構造</w:t>
      </w:r>
      <w:r w:rsidRPr="00CA2CA9">
        <w:t>であるが、コールバック</w:t>
      </w:r>
      <w:del w:id="2350" w:author="IRK" w:date="2020-03-12T14:19:00Z">
        <w:r w:rsidRPr="00CA2CA9" w:rsidDel="0039612A">
          <w:delText>ハンドラ</w:delText>
        </w:r>
      </w:del>
      <w:ins w:id="2351" w:author="IRK" w:date="2020-03-12T14:19:00Z">
        <w:r w:rsidR="0039612A">
          <w:rPr>
            <w:rFonts w:hint="eastAsia"/>
          </w:rPr>
          <w:t>ハンドラー</w:t>
        </w:r>
      </w:ins>
      <w:r w:rsidRPr="00CA2CA9">
        <w:t>がメンバ変数を使用できないというデメリットがある。実際にコールバックサービスのロジックが複雑になるに</w:t>
      </w:r>
      <w:r w:rsidR="00B45729">
        <w:rPr>
          <w:rFonts w:hint="eastAsia"/>
        </w:rPr>
        <w:t>伴い</w:t>
      </w:r>
      <w:r w:rsidRPr="00CA2CA9">
        <w:t>追加のメソッドが作られ、データを共有するためにメンバ変数を使用する必要性が</w:t>
      </w:r>
      <w:r w:rsidRPr="00CA2CA9">
        <w:rPr>
          <w:rFonts w:hint="eastAsia"/>
        </w:rPr>
        <w:t>生じる</w:t>
      </w:r>
      <w:r w:rsidRPr="00CA2CA9">
        <w:t>。メンバ変数を使用するためにはコールバックサービスを実行するたびに毎回</w:t>
      </w:r>
      <w:del w:id="2352" w:author="IRK" w:date="2020-03-12T14:19:00Z">
        <w:r w:rsidRPr="00CA2CA9" w:rsidDel="0039612A">
          <w:delText>ハンドラ</w:delText>
        </w:r>
      </w:del>
      <w:ins w:id="2353" w:author="IRK" w:date="2020-03-12T14:19:00Z">
        <w:r w:rsidR="0039612A">
          <w:rPr>
            <w:rFonts w:hint="eastAsia"/>
          </w:rPr>
          <w:t>ハンドラー</w:t>
        </w:r>
      </w:ins>
      <w:r w:rsidRPr="00CA2CA9">
        <w:t>オブジェクトを生成する必要があり、最も</w:t>
      </w:r>
      <w:r w:rsidRPr="000C37E2">
        <w:t>簡単な方法として</w:t>
      </w:r>
      <w:r w:rsidRPr="000C37E2">
        <w:t>CallbackHandlerFactoryImpl.createCallbackHandler</w:t>
      </w:r>
      <w:r w:rsidRPr="000C37E2">
        <w:t>でコールバック</w:t>
      </w:r>
      <w:del w:id="2354" w:author="IRK" w:date="2020-03-12T14:19:00Z">
        <w:r w:rsidRPr="000C37E2" w:rsidDel="0039612A">
          <w:delText>ハンドラ</w:delText>
        </w:r>
      </w:del>
      <w:ins w:id="2355" w:author="IRK" w:date="2020-03-12T14:19:00Z">
        <w:r w:rsidR="0039612A">
          <w:rPr>
            <w:rFonts w:hint="eastAsia"/>
          </w:rPr>
          <w:t>ハンドラー</w:t>
        </w:r>
      </w:ins>
      <w:r w:rsidRPr="000C37E2">
        <w:t>を生成して返す方法がある。</w:t>
      </w:r>
      <w:del w:id="2356" w:author="IRK" w:date="2020-03-12T17:29:00Z">
        <w:r w:rsidRPr="000C37E2" w:rsidDel="00183FED">
          <w:delText>表</w:delText>
        </w:r>
        <w:r w:rsidRPr="000C37E2" w:rsidDel="00183FED">
          <w:delText>37</w:delText>
        </w:r>
      </w:del>
      <w:ins w:id="2357" w:author="IRK" w:date="2020-03-12T17:29:00Z">
        <w:r w:rsidR="00183FED">
          <w:rPr>
            <w:rFonts w:hint="eastAsia"/>
          </w:rPr>
          <w:t>次の表</w:t>
        </w:r>
      </w:ins>
      <w:r w:rsidRPr="000C37E2">
        <w:t>は、この方式の例を</w:t>
      </w:r>
      <w:r w:rsidR="00CC590F">
        <w:t>示す</w:t>
      </w:r>
      <w:r w:rsidRPr="000C37E2">
        <w:t>。</w:t>
      </w:r>
    </w:p>
    <w:p w14:paraId="22D09680" w14:textId="77777777" w:rsidR="001140F8" w:rsidRDefault="001140F8" w:rsidP="00F93119"/>
    <w:p w14:paraId="372A7050" w14:textId="1788884D" w:rsidR="002230C3" w:rsidRPr="002230C3" w:rsidRDefault="002230C3" w:rsidP="00F93119">
      <w:pPr>
        <w:pStyle w:val="af5"/>
        <w:rPr>
          <w:rFonts w:eastAsia="Malgun Gothic"/>
        </w:rPr>
      </w:pPr>
      <w:bookmarkStart w:id="2358" w:name="_Toc40799263"/>
      <w:r>
        <w:t>[</w:t>
      </w:r>
      <w:del w:id="2359"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37</w:delText>
        </w:r>
        <w:r w:rsidR="00E65728" w:rsidDel="00741612">
          <w:rPr>
            <w:noProof/>
          </w:rPr>
          <w:fldChar w:fldCharType="end"/>
        </w:r>
      </w:del>
      <w:ins w:id="2360"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40</w:t>
      </w:r>
      <w:ins w:id="2361" w:author="IRK" w:date="2020-03-12T15:01:00Z">
        <w:r w:rsidR="00741612">
          <w:fldChar w:fldCharType="end"/>
        </w:r>
      </w:ins>
      <w:r>
        <w:t xml:space="preserve"> </w:t>
      </w:r>
      <w:r>
        <w:rPr>
          <w:noProof/>
        </w:rPr>
        <w:t>コールバックサービスごとに新しいコールバック</w:t>
      </w:r>
      <w:del w:id="2362" w:author="IRK" w:date="2020-03-12T14:19:00Z">
        <w:r w:rsidDel="0039612A">
          <w:rPr>
            <w:noProof/>
          </w:rPr>
          <w:delText>ハンドラ</w:delText>
        </w:r>
      </w:del>
      <w:ins w:id="2363" w:author="IRK" w:date="2020-03-12T14:19:00Z">
        <w:r w:rsidR="0039612A">
          <w:rPr>
            <w:rFonts w:hint="eastAsia"/>
          </w:rPr>
          <w:t>ハンドラー</w:t>
        </w:r>
      </w:ins>
      <w:r>
        <w:rPr>
          <w:noProof/>
        </w:rPr>
        <w:t>オブジェクトを生成する方式の例</w:t>
      </w:r>
      <w:r>
        <w:rPr>
          <w:rFonts w:eastAsia="Malgun Gothic" w:hint="eastAsia"/>
          <w:noProof/>
        </w:rPr>
        <w:t>]</w:t>
      </w:r>
      <w:bookmarkEnd w:id="2358"/>
    </w:p>
    <w:tbl>
      <w:tblPr>
        <w:tblStyle w:val="af4"/>
        <w:tblW w:w="0" w:type="auto"/>
        <w:jc w:val="center"/>
        <w:tblLook w:val="04A0" w:firstRow="1" w:lastRow="0" w:firstColumn="1" w:lastColumn="0" w:noHBand="0" w:noVBand="1"/>
        <w:tblPrChange w:id="2364" w:author="IRK" w:date="2020-04-14T15:41:00Z">
          <w:tblPr>
            <w:tblStyle w:val="af4"/>
            <w:tblW w:w="0" w:type="auto"/>
            <w:tblInd w:w="108" w:type="dxa"/>
            <w:tblLook w:val="04A0" w:firstRow="1" w:lastRow="0" w:firstColumn="1" w:lastColumn="0" w:noHBand="0" w:noVBand="1"/>
          </w:tblPr>
        </w:tblPrChange>
      </w:tblPr>
      <w:tblGrid>
        <w:gridCol w:w="9463"/>
        <w:tblGridChange w:id="2365">
          <w:tblGrid>
            <w:gridCol w:w="9463"/>
          </w:tblGrid>
        </w:tblGridChange>
      </w:tblGrid>
      <w:tr w:rsidR="001140F8" w14:paraId="131A0A7F" w14:textId="77777777" w:rsidTr="00D829B0">
        <w:trPr>
          <w:jc w:val="center"/>
        </w:trPr>
        <w:tc>
          <w:tcPr>
            <w:tcW w:w="9463" w:type="dxa"/>
            <w:tcPrChange w:id="2366" w:author="IRK" w:date="2020-04-14T15:41:00Z">
              <w:tcPr>
                <w:tcW w:w="9463" w:type="dxa"/>
              </w:tcPr>
            </w:tcPrChange>
          </w:tcPr>
          <w:p w14:paraId="72236F4C" w14:textId="77777777" w:rsidR="001140F8" w:rsidRDefault="001140F8">
            <w:pPr>
              <w:pStyle w:val="1b"/>
              <w:pPrChange w:id="2367" w:author="IRK" w:date="2020-04-14T13:44:00Z">
                <w:pPr>
                  <w:pStyle w:val="aff1"/>
                </w:pPr>
              </w:pPrChange>
            </w:pPr>
            <w:r>
              <w:t xml:space="preserve"> 1 public class CallbackHandlerImpl implements CallbackHandler</w:t>
            </w:r>
          </w:p>
          <w:p w14:paraId="5471A654" w14:textId="77777777" w:rsidR="001140F8" w:rsidRDefault="001140F8">
            <w:pPr>
              <w:pStyle w:val="1b"/>
              <w:pPrChange w:id="2368" w:author="IRK" w:date="2020-04-14T13:44:00Z">
                <w:pPr>
                  <w:pStyle w:val="aff1"/>
                </w:pPr>
              </w:pPrChange>
            </w:pPr>
            <w:r>
              <w:t xml:space="preserve"> 2 {</w:t>
            </w:r>
          </w:p>
          <w:p w14:paraId="2706B7C3" w14:textId="77777777" w:rsidR="001140F8" w:rsidRDefault="001140F8">
            <w:pPr>
              <w:pStyle w:val="1b"/>
              <w:pPrChange w:id="2369" w:author="IRK" w:date="2020-04-14T13:44:00Z">
                <w:pPr>
                  <w:pStyle w:val="aff1"/>
                </w:pPr>
              </w:pPrChange>
            </w:pPr>
            <w:r>
              <w:t xml:space="preserve"> 3     private String var1;</w:t>
            </w:r>
          </w:p>
          <w:p w14:paraId="47C4861C" w14:textId="77777777" w:rsidR="001140F8" w:rsidRDefault="001140F8">
            <w:pPr>
              <w:pStyle w:val="1b"/>
              <w:pPrChange w:id="2370" w:author="IRK" w:date="2020-04-14T13:44:00Z">
                <w:pPr>
                  <w:pStyle w:val="aff1"/>
                </w:pPr>
              </w:pPrChange>
            </w:pPr>
            <w:r>
              <w:t xml:space="preserve"> 4</w:t>
            </w:r>
            <w:del w:id="2371" w:author="IRK" w:date="2020-03-13T09:53:00Z">
              <w:r w:rsidDel="007F125D">
                <w:delText xml:space="preserve"> </w:delText>
              </w:r>
            </w:del>
          </w:p>
          <w:p w14:paraId="5959CAF2" w14:textId="77777777" w:rsidR="001140F8" w:rsidRDefault="001140F8">
            <w:pPr>
              <w:pStyle w:val="1b"/>
              <w:pPrChange w:id="2372" w:author="IRK" w:date="2020-04-14T13:44:00Z">
                <w:pPr>
                  <w:pStyle w:val="aff1"/>
                </w:pPr>
              </w:pPrChange>
            </w:pPr>
            <w:r>
              <w:t xml:space="preserve"> 5     public void doCallback( CallbackReq req, CallbackRes res, Object res ) throws CallbackException</w:t>
            </w:r>
          </w:p>
          <w:p w14:paraId="64CB7988" w14:textId="77777777" w:rsidR="001140F8" w:rsidRDefault="001140F8">
            <w:pPr>
              <w:pStyle w:val="1b"/>
              <w:pPrChange w:id="2373" w:author="IRK" w:date="2020-04-14T13:44:00Z">
                <w:pPr>
                  <w:pStyle w:val="aff1"/>
                </w:pPr>
              </w:pPrChange>
            </w:pPr>
            <w:r>
              <w:t xml:space="preserve"> 6     {</w:t>
            </w:r>
          </w:p>
          <w:p w14:paraId="6D024B84" w14:textId="77777777" w:rsidR="001140F8" w:rsidRDefault="001140F8">
            <w:pPr>
              <w:pStyle w:val="1b"/>
              <w:pPrChange w:id="2374" w:author="IRK" w:date="2020-04-14T13:44:00Z">
                <w:pPr>
                  <w:pStyle w:val="aff1"/>
                </w:pPr>
              </w:pPrChange>
            </w:pPr>
            <w:r>
              <w:t xml:space="preserve"> 7         // use var1</w:t>
            </w:r>
          </w:p>
          <w:p w14:paraId="0C18037D" w14:textId="77777777" w:rsidR="001140F8" w:rsidRDefault="001140F8">
            <w:pPr>
              <w:pStyle w:val="1b"/>
              <w:pPrChange w:id="2375" w:author="IRK" w:date="2020-04-14T13:44:00Z">
                <w:pPr>
                  <w:pStyle w:val="aff1"/>
                </w:pPr>
              </w:pPrChange>
            </w:pPr>
            <w:r>
              <w:t xml:space="preserve"> 8     }</w:t>
            </w:r>
          </w:p>
          <w:p w14:paraId="104A81B1" w14:textId="77777777" w:rsidR="001140F8" w:rsidRDefault="001140F8">
            <w:pPr>
              <w:pStyle w:val="1b"/>
              <w:pPrChange w:id="2376" w:author="IRK" w:date="2020-04-14T13:44:00Z">
                <w:pPr>
                  <w:pStyle w:val="aff1"/>
                </w:pPr>
              </w:pPrChange>
            </w:pPr>
            <w:r>
              <w:t xml:space="preserve"> 9</w:t>
            </w:r>
            <w:del w:id="2377" w:author="IRK" w:date="2020-03-13T09:53:00Z">
              <w:r w:rsidDel="007F125D">
                <w:delText xml:space="preserve"> </w:delText>
              </w:r>
            </w:del>
          </w:p>
          <w:p w14:paraId="155E2E62" w14:textId="77777777" w:rsidR="001140F8" w:rsidRDefault="001140F8">
            <w:pPr>
              <w:pStyle w:val="1b"/>
              <w:pPrChange w:id="2378" w:author="IRK" w:date="2020-04-14T13:44:00Z">
                <w:pPr>
                  <w:pStyle w:val="aff1"/>
                </w:pPr>
              </w:pPrChange>
            </w:pPr>
            <w:r>
              <w:t>10     private void someOtherMethod()</w:t>
            </w:r>
          </w:p>
          <w:p w14:paraId="5926193A" w14:textId="77777777" w:rsidR="001140F8" w:rsidRDefault="001140F8">
            <w:pPr>
              <w:pStyle w:val="1b"/>
              <w:pPrChange w:id="2379" w:author="IRK" w:date="2020-04-14T13:44:00Z">
                <w:pPr>
                  <w:pStyle w:val="aff1"/>
                </w:pPr>
              </w:pPrChange>
            </w:pPr>
            <w:r>
              <w:t>11     {</w:t>
            </w:r>
          </w:p>
          <w:p w14:paraId="25A2A5AE" w14:textId="77777777" w:rsidR="001140F8" w:rsidRDefault="001140F8">
            <w:pPr>
              <w:pStyle w:val="1b"/>
              <w:pPrChange w:id="2380" w:author="IRK" w:date="2020-04-14T13:44:00Z">
                <w:pPr>
                  <w:pStyle w:val="aff1"/>
                </w:pPr>
              </w:pPrChange>
            </w:pPr>
            <w:r>
              <w:t>12         // use var1</w:t>
            </w:r>
          </w:p>
          <w:p w14:paraId="6BBAD55B" w14:textId="77777777" w:rsidR="001140F8" w:rsidRDefault="001140F8">
            <w:pPr>
              <w:pStyle w:val="1b"/>
              <w:pPrChange w:id="2381" w:author="IRK" w:date="2020-04-14T13:44:00Z">
                <w:pPr>
                  <w:pStyle w:val="aff1"/>
                </w:pPr>
              </w:pPrChange>
            </w:pPr>
            <w:r>
              <w:t>13     }</w:t>
            </w:r>
          </w:p>
          <w:p w14:paraId="7997F965" w14:textId="77777777" w:rsidR="001140F8" w:rsidRDefault="001140F8">
            <w:pPr>
              <w:pStyle w:val="1b"/>
              <w:pPrChange w:id="2382" w:author="IRK" w:date="2020-04-14T13:44:00Z">
                <w:pPr>
                  <w:pStyle w:val="aff1"/>
                </w:pPr>
              </w:pPrChange>
            </w:pPr>
            <w:r>
              <w:t>14 }</w:t>
            </w:r>
          </w:p>
          <w:p w14:paraId="564782EA" w14:textId="77777777" w:rsidR="001140F8" w:rsidRDefault="001140F8">
            <w:pPr>
              <w:pStyle w:val="1b"/>
              <w:pPrChange w:id="2383" w:author="IRK" w:date="2020-04-14T13:44:00Z">
                <w:pPr>
                  <w:pStyle w:val="aff1"/>
                </w:pPr>
              </w:pPrChange>
            </w:pPr>
            <w:r>
              <w:t>15</w:t>
            </w:r>
            <w:del w:id="2384" w:author="IRK" w:date="2020-03-13T09:53:00Z">
              <w:r w:rsidDel="007F125D">
                <w:delText xml:space="preserve"> </w:delText>
              </w:r>
            </w:del>
          </w:p>
          <w:p w14:paraId="10762227" w14:textId="77777777" w:rsidR="001140F8" w:rsidRDefault="001140F8">
            <w:pPr>
              <w:pStyle w:val="1b"/>
              <w:pPrChange w:id="2385" w:author="IRK" w:date="2020-04-14T13:44:00Z">
                <w:pPr>
                  <w:pStyle w:val="aff1"/>
                </w:pPr>
              </w:pPrChange>
            </w:pPr>
            <w:r>
              <w:t>16 public class CallbackHandlerFactoryImpl implements CallbackHandlerFactory</w:t>
            </w:r>
          </w:p>
          <w:p w14:paraId="1F08EF29" w14:textId="77777777" w:rsidR="001140F8" w:rsidRDefault="001140F8">
            <w:pPr>
              <w:pStyle w:val="1b"/>
              <w:pPrChange w:id="2386" w:author="IRK" w:date="2020-04-14T13:44:00Z">
                <w:pPr>
                  <w:pStyle w:val="aff1"/>
                </w:pPr>
              </w:pPrChange>
            </w:pPr>
            <w:r>
              <w:t>17 {</w:t>
            </w:r>
          </w:p>
          <w:p w14:paraId="34CBCC31" w14:textId="77777777" w:rsidR="001140F8" w:rsidRDefault="001140F8">
            <w:pPr>
              <w:pStyle w:val="1b"/>
              <w:pPrChange w:id="2387" w:author="IRK" w:date="2020-04-14T13:44:00Z">
                <w:pPr>
                  <w:pStyle w:val="aff1"/>
                </w:pPr>
              </w:pPrChange>
            </w:pPr>
            <w:r>
              <w:t>18     public CallbackHandler createCallbackHandler()</w:t>
            </w:r>
          </w:p>
          <w:p w14:paraId="0965348B" w14:textId="77777777" w:rsidR="001140F8" w:rsidRDefault="001140F8">
            <w:pPr>
              <w:pStyle w:val="1b"/>
              <w:pPrChange w:id="2388" w:author="IRK" w:date="2020-04-14T13:44:00Z">
                <w:pPr>
                  <w:pStyle w:val="aff1"/>
                </w:pPr>
              </w:pPrChange>
            </w:pPr>
            <w:r>
              <w:t>19     {</w:t>
            </w:r>
          </w:p>
          <w:p w14:paraId="0A9D6994" w14:textId="77777777" w:rsidR="001140F8" w:rsidRDefault="001140F8">
            <w:pPr>
              <w:pStyle w:val="1b"/>
              <w:pPrChange w:id="2389" w:author="IRK" w:date="2020-04-14T13:44:00Z">
                <w:pPr>
                  <w:pStyle w:val="aff1"/>
                </w:pPr>
              </w:pPrChange>
            </w:pPr>
            <w:r>
              <w:t>20         return new CallbackHandlerImpl();</w:t>
            </w:r>
          </w:p>
          <w:p w14:paraId="53E80544" w14:textId="77777777" w:rsidR="001140F8" w:rsidRDefault="001140F8">
            <w:pPr>
              <w:pStyle w:val="1b"/>
              <w:pPrChange w:id="2390" w:author="IRK" w:date="2020-04-14T13:44:00Z">
                <w:pPr>
                  <w:pStyle w:val="aff1"/>
                </w:pPr>
              </w:pPrChange>
            </w:pPr>
            <w:r>
              <w:t>21     }</w:t>
            </w:r>
          </w:p>
          <w:p w14:paraId="071EEBE1" w14:textId="77777777" w:rsidR="001140F8" w:rsidRDefault="001140F8">
            <w:pPr>
              <w:pStyle w:val="1b"/>
              <w:pPrChange w:id="2391" w:author="IRK" w:date="2020-04-14T13:44:00Z">
                <w:pPr>
                  <w:pStyle w:val="aff1"/>
                </w:pPr>
              </w:pPrChange>
            </w:pPr>
            <w:r>
              <w:t>22</w:t>
            </w:r>
            <w:del w:id="2392" w:author="IRK" w:date="2020-03-13T09:53:00Z">
              <w:r w:rsidDel="007F125D">
                <w:delText xml:space="preserve"> </w:delText>
              </w:r>
            </w:del>
          </w:p>
          <w:p w14:paraId="484BD8FA" w14:textId="77777777" w:rsidR="001140F8" w:rsidRDefault="001140F8">
            <w:pPr>
              <w:pStyle w:val="1b"/>
              <w:pPrChange w:id="2393" w:author="IRK" w:date="2020-04-14T13:44:00Z">
                <w:pPr>
                  <w:pStyle w:val="aff1"/>
                </w:pPr>
              </w:pPrChange>
            </w:pPr>
            <w:r>
              <w:t>23     public void destroyCallbackHandler( CallbackHandler handler )</w:t>
            </w:r>
          </w:p>
          <w:p w14:paraId="20CFB82D" w14:textId="77777777" w:rsidR="001140F8" w:rsidRDefault="001140F8">
            <w:pPr>
              <w:pStyle w:val="1b"/>
              <w:pPrChange w:id="2394" w:author="IRK" w:date="2020-04-14T13:44:00Z">
                <w:pPr>
                  <w:pStyle w:val="aff1"/>
                </w:pPr>
              </w:pPrChange>
            </w:pPr>
            <w:r>
              <w:t>24     {</w:t>
            </w:r>
          </w:p>
          <w:p w14:paraId="5BD96984" w14:textId="77777777" w:rsidR="001140F8" w:rsidRDefault="001140F8">
            <w:pPr>
              <w:pStyle w:val="1b"/>
              <w:pPrChange w:id="2395" w:author="IRK" w:date="2020-04-14T13:44:00Z">
                <w:pPr>
                  <w:pStyle w:val="aff1"/>
                </w:pPr>
              </w:pPrChange>
            </w:pPr>
            <w:r>
              <w:t>25         // do something</w:t>
            </w:r>
          </w:p>
          <w:p w14:paraId="3EB1DE9F" w14:textId="77777777" w:rsidR="001140F8" w:rsidRDefault="001140F8">
            <w:pPr>
              <w:pStyle w:val="1b"/>
              <w:pPrChange w:id="2396" w:author="IRK" w:date="2020-04-14T13:44:00Z">
                <w:pPr>
                  <w:pStyle w:val="aff1"/>
                </w:pPr>
              </w:pPrChange>
            </w:pPr>
            <w:r>
              <w:t>26     }</w:t>
            </w:r>
          </w:p>
          <w:p w14:paraId="48B6424B" w14:textId="77777777" w:rsidR="001140F8" w:rsidRDefault="001140F8">
            <w:pPr>
              <w:pStyle w:val="1b"/>
              <w:pPrChange w:id="2397" w:author="IRK" w:date="2020-04-14T13:44:00Z">
                <w:pPr>
                  <w:pStyle w:val="aff1"/>
                </w:pPr>
              </w:pPrChange>
            </w:pPr>
            <w:r>
              <w:t>27 }</w:t>
            </w:r>
          </w:p>
        </w:tc>
      </w:tr>
    </w:tbl>
    <w:p w14:paraId="6911560B" w14:textId="77777777" w:rsidR="001140F8" w:rsidRPr="00D82D55" w:rsidRDefault="001140F8" w:rsidP="00F93119"/>
    <w:p w14:paraId="591ECEC5" w14:textId="3A1DDDD1" w:rsidR="001140F8" w:rsidRPr="002230C3" w:rsidRDefault="00C47FD4" w:rsidP="00F93119">
      <w:ins w:id="2398" w:author="IRK" w:date="2020-05-12T14:25:00Z">
        <w:r>
          <w:rPr>
            <w:rFonts w:hint="eastAsia"/>
          </w:rPr>
          <w:t>[</w:t>
        </w:r>
      </w:ins>
      <w:r w:rsidR="001140F8" w:rsidRPr="002230C3">
        <w:t>1</w:t>
      </w:r>
      <w:r w:rsidR="001B7556">
        <w:t>~</w:t>
      </w:r>
      <w:r w:rsidR="001140F8" w:rsidRPr="002230C3">
        <w:t>14</w:t>
      </w:r>
      <w:r w:rsidR="00D13942">
        <w:t>行目</w:t>
      </w:r>
      <w:ins w:id="2399" w:author="IRK" w:date="2020-05-12T14:25:00Z">
        <w:r>
          <w:rPr>
            <w:rFonts w:hint="eastAsia"/>
          </w:rPr>
          <w:t>]</w:t>
        </w:r>
      </w:ins>
      <w:r w:rsidR="001140F8" w:rsidRPr="002230C3">
        <w:t>は、コールバックサービス</w:t>
      </w:r>
      <w:del w:id="2400" w:author="IRK" w:date="2020-03-12T14:19:00Z">
        <w:r w:rsidR="001140F8" w:rsidRPr="002230C3" w:rsidDel="0039612A">
          <w:delText>ハンドラ</w:delText>
        </w:r>
      </w:del>
      <w:ins w:id="2401" w:author="IRK" w:date="2020-03-12T14:19:00Z">
        <w:r w:rsidR="0039612A">
          <w:rPr>
            <w:rFonts w:hint="eastAsia"/>
          </w:rPr>
          <w:t>ハンドラー</w:t>
        </w:r>
      </w:ins>
      <w:r w:rsidR="001140F8" w:rsidRPr="002230C3">
        <w:t>の実装部分である。</w:t>
      </w:r>
      <w:del w:id="2402" w:author="IRK" w:date="2020-03-13T09:53:00Z">
        <w:r w:rsidR="001140F8" w:rsidRPr="002230C3" w:rsidDel="007F125D">
          <w:delText>1</w:delText>
        </w:r>
        <w:r w:rsidR="001140F8" w:rsidRPr="000C37E2" w:rsidDel="007F125D">
          <w:delText>.3.7.1</w:delText>
        </w:r>
        <w:r w:rsidR="001140F8" w:rsidRPr="000C37E2" w:rsidDel="007F125D">
          <w:delText>の</w:delText>
        </w:r>
        <w:r w:rsidR="001140F8" w:rsidRPr="000C37E2" w:rsidDel="007F125D">
          <w:delText>CallbackHandler</w:delText>
        </w:r>
      </w:del>
      <w:ins w:id="2403" w:author="IRK" w:date="2020-03-13T09:53:00Z">
        <w:r w:rsidR="007F125D">
          <w:rPr>
            <w:rFonts w:hint="eastAsia"/>
          </w:rPr>
          <w:t>「</w:t>
        </w:r>
        <w:r w:rsidR="007F125D">
          <w:fldChar w:fldCharType="begin"/>
        </w:r>
        <w:r w:rsidR="007F125D">
          <w:instrText xml:space="preserve"> </w:instrText>
        </w:r>
        <w:r w:rsidR="007F125D">
          <w:rPr>
            <w:rFonts w:hint="eastAsia"/>
          </w:rPr>
          <w:instrText>REF _Ref34926551 \r \h</w:instrText>
        </w:r>
        <w:r w:rsidR="007F125D">
          <w:instrText xml:space="preserve"> </w:instrText>
        </w:r>
      </w:ins>
      <w:r w:rsidR="007F125D">
        <w:fldChar w:fldCharType="separate"/>
      </w:r>
      <w:r w:rsidR="0092459D">
        <w:t>1.3.7.1</w:t>
      </w:r>
      <w:ins w:id="2404" w:author="IRK" w:date="2020-03-13T09:53:00Z">
        <w:r w:rsidR="007F125D">
          <w:fldChar w:fldCharType="end"/>
        </w:r>
      </w:ins>
      <w:ins w:id="2405" w:author="IRK" w:date="2020-04-20T22:19:00Z">
        <w:r w:rsidR="00BE7121">
          <w:rPr>
            <w:rFonts w:hint="eastAsia"/>
          </w:rPr>
          <w:t xml:space="preserve"> </w:t>
        </w:r>
      </w:ins>
      <w:ins w:id="2406" w:author="IRK" w:date="2020-03-13T09:53:00Z">
        <w:r w:rsidR="007F125D">
          <w:fldChar w:fldCharType="begin"/>
        </w:r>
        <w:r w:rsidR="007F125D">
          <w:instrText xml:space="preserve"> REF _Ref34926551 \h </w:instrText>
        </w:r>
      </w:ins>
      <w:r w:rsidR="007F125D">
        <w:fldChar w:fldCharType="separate"/>
      </w:r>
      <w:r w:rsidR="0092459D">
        <w:t>シングルトン</w:t>
      </w:r>
      <w:ins w:id="2407" w:author="IRK" w:date="2020-03-12T14:18:00Z">
        <w:r w:rsidR="0092459D">
          <w:rPr>
            <w:rFonts w:hint="eastAsia"/>
          </w:rPr>
          <w:t>ハンドラー</w:t>
        </w:r>
      </w:ins>
      <w:r w:rsidR="0092459D">
        <w:t>方式</w:t>
      </w:r>
      <w:ins w:id="2408" w:author="IRK" w:date="2020-03-13T09:53:00Z">
        <w:r w:rsidR="007F125D">
          <w:fldChar w:fldCharType="end"/>
        </w:r>
        <w:r w:rsidR="007F125D">
          <w:rPr>
            <w:rFonts w:hint="eastAsia"/>
          </w:rPr>
          <w:t>」</w:t>
        </w:r>
      </w:ins>
      <w:r w:rsidR="001140F8" w:rsidRPr="000C37E2">
        <w:t>と異なり、この</w:t>
      </w:r>
      <w:r w:rsidR="001140F8" w:rsidRPr="002230C3">
        <w:t>クラスにはメンバ変数</w:t>
      </w:r>
      <w:r w:rsidR="001140F8" w:rsidRPr="002230C3">
        <w:t>(</w:t>
      </w:r>
      <w:ins w:id="2409" w:author="IRK" w:date="2020-05-12T14:25:00Z">
        <w:r>
          <w:rPr>
            <w:rFonts w:hint="eastAsia"/>
          </w:rPr>
          <w:t>[</w:t>
        </w:r>
      </w:ins>
      <w:r w:rsidR="001140F8" w:rsidRPr="002230C3">
        <w:t>3</w:t>
      </w:r>
      <w:r w:rsidR="00D13942">
        <w:t>行目</w:t>
      </w:r>
      <w:ins w:id="2410" w:author="IRK" w:date="2020-05-12T14:26:00Z">
        <w:r>
          <w:rPr>
            <w:rFonts w:hint="eastAsia"/>
          </w:rPr>
          <w:t>]</w:t>
        </w:r>
      </w:ins>
      <w:r w:rsidR="001140F8" w:rsidRPr="002230C3">
        <w:t>)</w:t>
      </w:r>
      <w:r w:rsidR="001140F8" w:rsidRPr="002230C3">
        <w:t>とメンバメソッド</w:t>
      </w:r>
      <w:r w:rsidR="001140F8" w:rsidRPr="002230C3">
        <w:t>(</w:t>
      </w:r>
      <w:ins w:id="2411" w:author="IRK" w:date="2020-05-12T14:25:00Z">
        <w:r>
          <w:rPr>
            <w:rFonts w:hint="eastAsia"/>
          </w:rPr>
          <w:t>[</w:t>
        </w:r>
      </w:ins>
      <w:r w:rsidR="001140F8" w:rsidRPr="002230C3">
        <w:t>10</w:t>
      </w:r>
      <w:r w:rsidR="001B7556">
        <w:t>~</w:t>
      </w:r>
      <w:r w:rsidR="001140F8" w:rsidRPr="002230C3">
        <w:t>13</w:t>
      </w:r>
      <w:r w:rsidR="00D13942">
        <w:t>行目</w:t>
      </w:r>
      <w:ins w:id="2412" w:author="IRK" w:date="2020-05-12T14:27:00Z">
        <w:r>
          <w:rPr>
            <w:rFonts w:hint="eastAsia"/>
          </w:rPr>
          <w:t>]</w:t>
        </w:r>
      </w:ins>
      <w:r w:rsidR="001140F8" w:rsidRPr="002230C3">
        <w:t>)</w:t>
      </w:r>
      <w:r w:rsidR="001140F8" w:rsidRPr="002230C3">
        <w:t>が定義されている。</w:t>
      </w:r>
      <w:ins w:id="2413" w:author="IRK" w:date="2020-05-12T14:26:00Z">
        <w:r>
          <w:rPr>
            <w:rFonts w:hint="eastAsia"/>
          </w:rPr>
          <w:t>[</w:t>
        </w:r>
      </w:ins>
      <w:r w:rsidR="001140F8" w:rsidRPr="002230C3">
        <w:t>16</w:t>
      </w:r>
      <w:r w:rsidR="001B7556">
        <w:t>~</w:t>
      </w:r>
      <w:r w:rsidR="001140F8" w:rsidRPr="002230C3">
        <w:t>27</w:t>
      </w:r>
      <w:r w:rsidR="00D13942">
        <w:t>行目</w:t>
      </w:r>
      <w:ins w:id="2414" w:author="IRK" w:date="2020-05-12T14:26:00Z">
        <w:r>
          <w:rPr>
            <w:rFonts w:hint="eastAsia"/>
          </w:rPr>
          <w:t>]</w:t>
        </w:r>
      </w:ins>
      <w:r w:rsidR="001140F8" w:rsidRPr="002230C3">
        <w:t>はコールバックサービス</w:t>
      </w:r>
      <w:del w:id="2415" w:author="IRK" w:date="2020-03-12T14:19:00Z">
        <w:r w:rsidR="001140F8" w:rsidRPr="002230C3" w:rsidDel="0039612A">
          <w:delText>ハンドラ</w:delText>
        </w:r>
      </w:del>
      <w:ins w:id="2416" w:author="IRK" w:date="2020-03-12T14:19:00Z">
        <w:r w:rsidR="0039612A">
          <w:rPr>
            <w:rFonts w:hint="eastAsia"/>
          </w:rPr>
          <w:t>ハンドラー</w:t>
        </w:r>
      </w:ins>
      <w:r w:rsidR="001140F8" w:rsidRPr="002230C3">
        <w:t>ファクトリの実装部分</w:t>
      </w:r>
      <w:r w:rsidR="001140F8" w:rsidRPr="000C37E2">
        <w:t>で、</w:t>
      </w:r>
      <w:r w:rsidR="001140F8" w:rsidRPr="000C37E2">
        <w:t>createCallbackHandler(</w:t>
      </w:r>
      <w:ins w:id="2417" w:author="IRK" w:date="2020-05-12T14:26:00Z">
        <w:r>
          <w:rPr>
            <w:rFonts w:hint="eastAsia"/>
          </w:rPr>
          <w:t>[</w:t>
        </w:r>
      </w:ins>
      <w:r w:rsidR="001140F8" w:rsidRPr="000C37E2">
        <w:t>18</w:t>
      </w:r>
      <w:r w:rsidR="00D13942">
        <w:t>行目</w:t>
      </w:r>
      <w:ins w:id="2418" w:author="IRK" w:date="2020-05-12T14:26:00Z">
        <w:r>
          <w:rPr>
            <w:rFonts w:hint="eastAsia"/>
          </w:rPr>
          <w:t>]</w:t>
        </w:r>
      </w:ins>
      <w:r w:rsidR="001140F8" w:rsidRPr="000C37E2">
        <w:t>)</w:t>
      </w:r>
      <w:r w:rsidR="001140F8" w:rsidRPr="000C37E2">
        <w:t>でコールバック</w:t>
      </w:r>
      <w:del w:id="2419" w:author="IRK" w:date="2020-03-12T14:19:00Z">
        <w:r w:rsidR="001140F8" w:rsidRPr="000C37E2" w:rsidDel="0039612A">
          <w:delText>ハンドラ</w:delText>
        </w:r>
      </w:del>
      <w:ins w:id="2420" w:author="IRK" w:date="2020-03-12T14:19:00Z">
        <w:r w:rsidR="0039612A">
          <w:rPr>
            <w:rFonts w:hint="eastAsia"/>
          </w:rPr>
          <w:t>ハンドラー</w:t>
        </w:r>
      </w:ins>
      <w:r w:rsidR="001140F8" w:rsidRPr="000C37E2">
        <w:t>を生成して返している。毎回コールバックサービスが呼び出されるたびにコールバックサービス</w:t>
      </w:r>
      <w:del w:id="2421" w:author="IRK" w:date="2020-03-12T14:19:00Z">
        <w:r w:rsidR="001140F8" w:rsidRPr="000C37E2" w:rsidDel="0039612A">
          <w:delText>ハンドラ</w:delText>
        </w:r>
      </w:del>
      <w:ins w:id="2422" w:author="IRK" w:date="2020-03-12T14:19:00Z">
        <w:r w:rsidR="0039612A">
          <w:rPr>
            <w:rFonts w:hint="eastAsia"/>
          </w:rPr>
          <w:t>ハンドラー</w:t>
        </w:r>
      </w:ins>
      <w:r w:rsidR="001140F8" w:rsidRPr="000C37E2">
        <w:t>が別途生成</w:t>
      </w:r>
      <w:r w:rsidR="001140F8" w:rsidRPr="002230C3">
        <w:t>されるため、</w:t>
      </w:r>
      <w:del w:id="2423" w:author="IRK" w:date="2020-03-12T14:19:00Z">
        <w:r w:rsidR="001140F8" w:rsidRPr="002230C3" w:rsidDel="0039612A">
          <w:delText>ハンドラ</w:delText>
        </w:r>
      </w:del>
      <w:ins w:id="2424" w:author="IRK" w:date="2020-03-12T14:19:00Z">
        <w:r w:rsidR="0039612A">
          <w:rPr>
            <w:rFonts w:hint="eastAsia"/>
          </w:rPr>
          <w:t>ハンドラー</w:t>
        </w:r>
      </w:ins>
      <w:r w:rsidR="001140F8" w:rsidRPr="002230C3">
        <w:t>内でメンバ変数を自由に使用できるというメリットがある。</w:t>
      </w:r>
    </w:p>
    <w:p w14:paraId="0DEF2F31" w14:textId="77777777" w:rsidR="001140F8" w:rsidRDefault="001140F8" w:rsidP="00F93119"/>
    <w:p w14:paraId="2BF21330" w14:textId="241ABD9D" w:rsidR="001140F8" w:rsidRDefault="001140F8" w:rsidP="00F93119">
      <w:pPr>
        <w:pStyle w:val="42"/>
      </w:pPr>
      <w:del w:id="2425" w:author="IRK" w:date="2020-03-12T14:19:00Z">
        <w:r w:rsidDel="0039612A">
          <w:delText>ハンドラ</w:delText>
        </w:r>
      </w:del>
      <w:ins w:id="2426" w:author="IRK" w:date="2020-03-12T14:19:00Z">
        <w:r w:rsidR="0039612A">
          <w:rPr>
            <w:rFonts w:hint="eastAsia"/>
          </w:rPr>
          <w:t>ハンドラー</w:t>
        </w:r>
      </w:ins>
      <w:r>
        <w:t>プール方式</w:t>
      </w:r>
    </w:p>
    <w:p w14:paraId="00D6EE9C" w14:textId="199176C3" w:rsidR="001140F8" w:rsidRDefault="001140F8" w:rsidP="00F93119">
      <w:r>
        <w:t>生成または初期化に長い時間がかかるオブジェクト、例えばデータベースコネクションやリモートアプリケーションサーバとの</w:t>
      </w:r>
      <w:r>
        <w:t>TCP/IP</w:t>
      </w:r>
      <w:r>
        <w:t>セッションなどをコールバックサービス</w:t>
      </w:r>
      <w:del w:id="2427" w:author="IRK" w:date="2020-03-12T14:19:00Z">
        <w:r w:rsidDel="0039612A">
          <w:delText>ハンドラ</w:delText>
        </w:r>
      </w:del>
      <w:ins w:id="2428" w:author="IRK" w:date="2020-03-12T14:19:00Z">
        <w:r w:rsidR="0039612A">
          <w:rPr>
            <w:rFonts w:hint="eastAsia"/>
          </w:rPr>
          <w:t>ハンドラー</w:t>
        </w:r>
      </w:ins>
      <w:r>
        <w:t>のメンバとして使用する必要がある場合がある。この場合、</w:t>
      </w:r>
      <w:del w:id="2429" w:author="IRK" w:date="2020-03-12T17:29:00Z">
        <w:r w:rsidDel="00183FED">
          <w:delText>1.3.7.2</w:delText>
        </w:r>
      </w:del>
      <w:ins w:id="2430" w:author="IRK" w:date="2020-03-12T17:29:00Z">
        <w:r w:rsidR="00183FED">
          <w:rPr>
            <w:rFonts w:hint="eastAsia"/>
          </w:rPr>
          <w:t>「</w:t>
        </w:r>
        <w:r w:rsidR="00183FED">
          <w:fldChar w:fldCharType="begin"/>
        </w:r>
        <w:r w:rsidR="00183FED">
          <w:instrText xml:space="preserve"> </w:instrText>
        </w:r>
        <w:r w:rsidR="00183FED">
          <w:rPr>
            <w:rFonts w:hint="eastAsia"/>
          </w:rPr>
          <w:instrText>REF _Ref34926592 \r \h</w:instrText>
        </w:r>
        <w:r w:rsidR="00183FED">
          <w:instrText xml:space="preserve"> </w:instrText>
        </w:r>
      </w:ins>
      <w:r w:rsidR="00183FED">
        <w:fldChar w:fldCharType="separate"/>
      </w:r>
      <w:r w:rsidR="0092459D">
        <w:t>1.3.7.2</w:t>
      </w:r>
      <w:ins w:id="2431" w:author="IRK" w:date="2020-03-12T17:29:00Z">
        <w:r w:rsidR="00183FED">
          <w:fldChar w:fldCharType="end"/>
        </w:r>
      </w:ins>
      <w:ins w:id="2432" w:author="IRK" w:date="2020-04-20T22:20:00Z">
        <w:r w:rsidR="00BE7121">
          <w:rPr>
            <w:rFonts w:hint="eastAsia"/>
          </w:rPr>
          <w:t xml:space="preserve"> </w:t>
        </w:r>
      </w:ins>
      <w:ins w:id="2433" w:author="IRK" w:date="2020-03-12T17:29:00Z">
        <w:r w:rsidR="00183FED">
          <w:fldChar w:fldCharType="begin"/>
        </w:r>
        <w:r w:rsidR="00183FED">
          <w:instrText xml:space="preserve"> REF _Ref34926592 \h </w:instrText>
        </w:r>
      </w:ins>
      <w:r w:rsidR="00183FED">
        <w:fldChar w:fldCharType="separate"/>
      </w:r>
      <w:r w:rsidR="0092459D">
        <w:t>コールバックサービス</w:t>
      </w:r>
      <w:r w:rsidR="0092459D" w:rsidRPr="00CA2CA9">
        <w:t>ごとに</w:t>
      </w:r>
      <w:r w:rsidR="0092459D">
        <w:t>新しいコールバック</w:t>
      </w:r>
      <w:ins w:id="2434" w:author="IRK" w:date="2020-03-12T14:19:00Z">
        <w:r w:rsidR="0092459D">
          <w:rPr>
            <w:rFonts w:hint="eastAsia"/>
          </w:rPr>
          <w:t>ハンドラー</w:t>
        </w:r>
      </w:ins>
      <w:r w:rsidR="0092459D">
        <w:t>オブジェクトを生成する方式</w:t>
      </w:r>
      <w:ins w:id="2435" w:author="IRK" w:date="2020-03-12T17:29:00Z">
        <w:r w:rsidR="00183FED">
          <w:fldChar w:fldCharType="end"/>
        </w:r>
        <w:r w:rsidR="00183FED">
          <w:rPr>
            <w:rFonts w:hint="eastAsia"/>
          </w:rPr>
          <w:t>」</w:t>
        </w:r>
      </w:ins>
      <w:r>
        <w:t>のように毎回</w:t>
      </w:r>
      <w:del w:id="2436" w:author="IRK" w:date="2020-03-12T14:19:00Z">
        <w:r w:rsidDel="0039612A">
          <w:delText>ハンドラ</w:delText>
        </w:r>
      </w:del>
      <w:ins w:id="2437" w:author="IRK" w:date="2020-03-12T14:19:00Z">
        <w:r w:rsidR="0039612A">
          <w:rPr>
            <w:rFonts w:hint="eastAsia"/>
          </w:rPr>
          <w:t>ハンドラー</w:t>
        </w:r>
      </w:ins>
      <w:r>
        <w:t>オブジェクトを生成するよりは、一度生成された</w:t>
      </w:r>
      <w:del w:id="2438" w:author="IRK" w:date="2020-03-12T14:19:00Z">
        <w:r w:rsidDel="0039612A">
          <w:delText>ハンドラ</w:delText>
        </w:r>
      </w:del>
      <w:ins w:id="2439" w:author="IRK" w:date="2020-03-12T14:19:00Z">
        <w:r w:rsidR="0039612A">
          <w:rPr>
            <w:rFonts w:hint="eastAsia"/>
          </w:rPr>
          <w:t>ハンドラー</w:t>
        </w:r>
      </w:ins>
      <w:r>
        <w:t>オブジェクトを再</w:t>
      </w:r>
      <w:r>
        <w:rPr>
          <w:rFonts w:hint="eastAsia"/>
        </w:rPr>
        <w:t>利用</w:t>
      </w:r>
      <w:r>
        <w:t>するほうが性能</w:t>
      </w:r>
      <w:r>
        <w:rPr>
          <w:rFonts w:hint="eastAsia"/>
        </w:rPr>
        <w:t>および</w:t>
      </w:r>
      <w:r>
        <w:t>リソースの活用度を</w:t>
      </w:r>
      <w:r>
        <w:rPr>
          <w:rFonts w:hint="eastAsia"/>
        </w:rPr>
        <w:t>向上できる</w:t>
      </w:r>
      <w:r>
        <w:t>。</w:t>
      </w:r>
      <w:del w:id="2440" w:author="IRK" w:date="2020-03-12T17:29:00Z">
        <w:r w:rsidDel="00183FED">
          <w:delText>表</w:delText>
        </w:r>
        <w:r w:rsidDel="00183FED">
          <w:delText>38</w:delText>
        </w:r>
      </w:del>
      <w:ins w:id="2441" w:author="IRK" w:date="2020-03-12T17:29:00Z">
        <w:r w:rsidR="00183FED">
          <w:rPr>
            <w:rFonts w:hint="eastAsia"/>
          </w:rPr>
          <w:t>次の表</w:t>
        </w:r>
      </w:ins>
      <w:r>
        <w:t>は、こ</w:t>
      </w:r>
      <w:r>
        <w:rPr>
          <w:rFonts w:hint="eastAsia"/>
        </w:rPr>
        <w:t>のような</w:t>
      </w:r>
      <w:r>
        <w:t>方式の例を</w:t>
      </w:r>
      <w:r w:rsidR="00CC590F">
        <w:t>示す</w:t>
      </w:r>
      <w:r>
        <w:t>。</w:t>
      </w:r>
    </w:p>
    <w:p w14:paraId="508C85CD" w14:textId="77777777" w:rsidR="001140F8" w:rsidRDefault="001140F8" w:rsidP="00F93119"/>
    <w:p w14:paraId="39F5ECFB" w14:textId="439FC55E" w:rsidR="00CD49BE" w:rsidRDefault="00CD49BE" w:rsidP="00F93119">
      <w:pPr>
        <w:pStyle w:val="af5"/>
      </w:pPr>
      <w:bookmarkStart w:id="2442" w:name="_Toc40799264"/>
      <w:r>
        <w:t>[</w:t>
      </w:r>
      <w:del w:id="2443"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38</w:delText>
        </w:r>
        <w:r w:rsidR="00E65728" w:rsidDel="00741612">
          <w:rPr>
            <w:noProof/>
          </w:rPr>
          <w:fldChar w:fldCharType="end"/>
        </w:r>
      </w:del>
      <w:ins w:id="2444" w:author="IRK" w:date="2020-03-12T15:01: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41</w:t>
      </w:r>
      <w:ins w:id="2445" w:author="IRK" w:date="2020-03-12T15:01:00Z">
        <w:r w:rsidR="00741612">
          <w:fldChar w:fldCharType="end"/>
        </w:r>
      </w:ins>
      <w:del w:id="2446" w:author="IRK" w:date="2020-03-12T17:29:00Z">
        <w:r w:rsidDel="00183FED">
          <w:rPr>
            <w:rFonts w:hint="eastAsia"/>
          </w:rPr>
          <w:delText xml:space="preserve">　</w:delText>
        </w:r>
      </w:del>
      <w:ins w:id="2447" w:author="IRK" w:date="2020-03-12T17:30:00Z">
        <w:r w:rsidR="00183FED">
          <w:rPr>
            <w:rFonts w:hint="eastAsia"/>
          </w:rPr>
          <w:t xml:space="preserve"> </w:t>
        </w:r>
      </w:ins>
      <w:del w:id="2448" w:author="IRK" w:date="2020-03-12T14:19:00Z">
        <w:r w:rsidDel="0039612A">
          <w:rPr>
            <w:noProof/>
          </w:rPr>
          <w:delText>ハンドラ</w:delText>
        </w:r>
      </w:del>
      <w:ins w:id="2449" w:author="IRK" w:date="2020-03-12T14:19:00Z">
        <w:r w:rsidR="0039612A">
          <w:rPr>
            <w:rFonts w:hint="eastAsia"/>
          </w:rPr>
          <w:t>ハンドラー</w:t>
        </w:r>
      </w:ins>
      <w:r>
        <w:rPr>
          <w:noProof/>
        </w:rPr>
        <w:t>プール方式の例</w:t>
      </w:r>
      <w:r>
        <w:rPr>
          <w:rFonts w:hint="eastAsia"/>
          <w:noProof/>
        </w:rPr>
        <w:t>]</w:t>
      </w:r>
      <w:bookmarkEnd w:id="2442"/>
    </w:p>
    <w:tbl>
      <w:tblPr>
        <w:tblStyle w:val="af4"/>
        <w:tblW w:w="0" w:type="auto"/>
        <w:jc w:val="center"/>
        <w:tblLook w:val="04A0" w:firstRow="1" w:lastRow="0" w:firstColumn="1" w:lastColumn="0" w:noHBand="0" w:noVBand="1"/>
        <w:tblPrChange w:id="2450" w:author="IRK" w:date="2020-04-14T15:41:00Z">
          <w:tblPr>
            <w:tblStyle w:val="af4"/>
            <w:tblW w:w="0" w:type="auto"/>
            <w:tblInd w:w="108" w:type="dxa"/>
            <w:tblLook w:val="04A0" w:firstRow="1" w:lastRow="0" w:firstColumn="1" w:lastColumn="0" w:noHBand="0" w:noVBand="1"/>
          </w:tblPr>
        </w:tblPrChange>
      </w:tblPr>
      <w:tblGrid>
        <w:gridCol w:w="9463"/>
        <w:tblGridChange w:id="2451">
          <w:tblGrid>
            <w:gridCol w:w="9463"/>
          </w:tblGrid>
        </w:tblGridChange>
      </w:tblGrid>
      <w:tr w:rsidR="001140F8" w14:paraId="089B67FB" w14:textId="77777777" w:rsidTr="00D829B0">
        <w:trPr>
          <w:jc w:val="center"/>
        </w:trPr>
        <w:tc>
          <w:tcPr>
            <w:tcW w:w="9463" w:type="dxa"/>
            <w:tcPrChange w:id="2452" w:author="IRK" w:date="2020-04-14T15:41:00Z">
              <w:tcPr>
                <w:tcW w:w="9463" w:type="dxa"/>
              </w:tcPr>
            </w:tcPrChange>
          </w:tcPr>
          <w:p w14:paraId="2A912084" w14:textId="77777777" w:rsidR="001140F8" w:rsidRDefault="001140F8">
            <w:pPr>
              <w:pStyle w:val="1b"/>
              <w:pPrChange w:id="2453" w:author="IRK" w:date="2020-04-14T13:44:00Z">
                <w:pPr>
                  <w:pStyle w:val="aff1"/>
                </w:pPr>
              </w:pPrChange>
            </w:pPr>
            <w:r>
              <w:t xml:space="preserve"> 1 public class CallbackHandlerImpl implements CallbackHandler</w:t>
            </w:r>
          </w:p>
          <w:p w14:paraId="1C993ECC" w14:textId="77777777" w:rsidR="001140F8" w:rsidRDefault="001140F8">
            <w:pPr>
              <w:pStyle w:val="1b"/>
              <w:pPrChange w:id="2454" w:author="IRK" w:date="2020-04-14T13:44:00Z">
                <w:pPr>
                  <w:pStyle w:val="aff1"/>
                </w:pPr>
              </w:pPrChange>
            </w:pPr>
            <w:r>
              <w:t xml:space="preserve"> 2 {</w:t>
            </w:r>
          </w:p>
          <w:p w14:paraId="3E0ADF97" w14:textId="77777777" w:rsidR="001140F8" w:rsidRDefault="001140F8">
            <w:pPr>
              <w:pStyle w:val="1b"/>
              <w:pPrChange w:id="2455" w:author="IRK" w:date="2020-04-14T13:44:00Z">
                <w:pPr>
                  <w:pStyle w:val="aff1"/>
                </w:pPr>
              </w:pPrChange>
            </w:pPr>
            <w:r>
              <w:t xml:space="preserve"> 3     private Socket sock;</w:t>
            </w:r>
          </w:p>
          <w:p w14:paraId="423088A2" w14:textId="77777777" w:rsidR="001140F8" w:rsidRDefault="001140F8">
            <w:pPr>
              <w:pStyle w:val="1b"/>
              <w:pPrChange w:id="2456" w:author="IRK" w:date="2020-04-14T13:44:00Z">
                <w:pPr>
                  <w:pStyle w:val="aff1"/>
                </w:pPr>
              </w:pPrChange>
            </w:pPr>
            <w:r>
              <w:t xml:space="preserve"> 4</w:t>
            </w:r>
            <w:del w:id="2457" w:author="IRK" w:date="2020-03-13T09:54:00Z">
              <w:r w:rsidDel="007F125D">
                <w:delText xml:space="preserve">     </w:delText>
              </w:r>
            </w:del>
          </w:p>
          <w:p w14:paraId="5AF69474" w14:textId="77777777" w:rsidR="001140F8" w:rsidRDefault="001140F8">
            <w:pPr>
              <w:pStyle w:val="1b"/>
              <w:pPrChange w:id="2458" w:author="IRK" w:date="2020-04-14T13:44:00Z">
                <w:pPr>
                  <w:pStyle w:val="aff1"/>
                </w:pPr>
              </w:pPrChange>
            </w:pPr>
            <w:r>
              <w:t xml:space="preserve"> 5     public CallbackHandlerImpl()</w:t>
            </w:r>
          </w:p>
          <w:p w14:paraId="40AA0BAB" w14:textId="77777777" w:rsidR="001140F8" w:rsidRDefault="001140F8">
            <w:pPr>
              <w:pStyle w:val="1b"/>
              <w:pPrChange w:id="2459" w:author="IRK" w:date="2020-04-14T13:44:00Z">
                <w:pPr>
                  <w:pStyle w:val="aff1"/>
                </w:pPr>
              </w:pPrChange>
            </w:pPr>
            <w:r>
              <w:t xml:space="preserve"> 6     {</w:t>
            </w:r>
          </w:p>
          <w:p w14:paraId="568E7DAE" w14:textId="77777777" w:rsidR="001140F8" w:rsidRDefault="001140F8">
            <w:pPr>
              <w:pStyle w:val="1b"/>
              <w:pPrChange w:id="2460" w:author="IRK" w:date="2020-04-14T13:44:00Z">
                <w:pPr>
                  <w:pStyle w:val="aff1"/>
                </w:pPr>
              </w:pPrChange>
            </w:pPr>
            <w:r>
              <w:t xml:space="preserve"> 7         sock = new Socket( ... );</w:t>
            </w:r>
          </w:p>
          <w:p w14:paraId="33785EE5" w14:textId="77777777" w:rsidR="001140F8" w:rsidRDefault="001140F8">
            <w:pPr>
              <w:pStyle w:val="1b"/>
              <w:pPrChange w:id="2461" w:author="IRK" w:date="2020-04-14T13:44:00Z">
                <w:pPr>
                  <w:pStyle w:val="aff1"/>
                </w:pPr>
              </w:pPrChange>
            </w:pPr>
            <w:r>
              <w:t xml:space="preserve"> 8     }</w:t>
            </w:r>
          </w:p>
          <w:p w14:paraId="2BDD3323" w14:textId="77777777" w:rsidR="001140F8" w:rsidRDefault="001140F8">
            <w:pPr>
              <w:pStyle w:val="1b"/>
              <w:pPrChange w:id="2462" w:author="IRK" w:date="2020-04-14T13:44:00Z">
                <w:pPr>
                  <w:pStyle w:val="aff1"/>
                </w:pPr>
              </w:pPrChange>
            </w:pPr>
            <w:r>
              <w:t xml:space="preserve"> 9</w:t>
            </w:r>
            <w:del w:id="2463" w:author="IRK" w:date="2020-03-13T09:54:00Z">
              <w:r w:rsidDel="00C54544">
                <w:delText xml:space="preserve"> </w:delText>
              </w:r>
            </w:del>
          </w:p>
          <w:p w14:paraId="5FFF852D" w14:textId="77777777" w:rsidR="001140F8" w:rsidRDefault="001140F8">
            <w:pPr>
              <w:pStyle w:val="1b"/>
              <w:pPrChange w:id="2464" w:author="IRK" w:date="2020-04-14T13:44:00Z">
                <w:pPr>
                  <w:pStyle w:val="aff1"/>
                </w:pPr>
              </w:pPrChange>
            </w:pPr>
            <w:r>
              <w:t>10     public void doCallback( CallbackReq req, CallbackRes res, Object res ) throws CallbackException</w:t>
            </w:r>
          </w:p>
          <w:p w14:paraId="68A509C7" w14:textId="77777777" w:rsidR="001140F8" w:rsidRDefault="001140F8">
            <w:pPr>
              <w:pStyle w:val="1b"/>
              <w:pPrChange w:id="2465" w:author="IRK" w:date="2020-04-14T13:44:00Z">
                <w:pPr>
                  <w:pStyle w:val="aff1"/>
                </w:pPr>
              </w:pPrChange>
            </w:pPr>
            <w:r>
              <w:t>11     {</w:t>
            </w:r>
          </w:p>
          <w:p w14:paraId="1E750FDB" w14:textId="77777777" w:rsidR="001140F8" w:rsidRDefault="001140F8">
            <w:pPr>
              <w:pStyle w:val="1b"/>
              <w:pPrChange w:id="2466" w:author="IRK" w:date="2020-04-14T13:44:00Z">
                <w:pPr>
                  <w:pStyle w:val="aff1"/>
                </w:pPr>
              </w:pPrChange>
            </w:pPr>
            <w:r>
              <w:t>12         // use the Socket object</w:t>
            </w:r>
          </w:p>
          <w:p w14:paraId="0BEE0201" w14:textId="77777777" w:rsidR="001140F8" w:rsidRDefault="001140F8">
            <w:pPr>
              <w:pStyle w:val="1b"/>
              <w:pPrChange w:id="2467" w:author="IRK" w:date="2020-04-14T13:44:00Z">
                <w:pPr>
                  <w:pStyle w:val="aff1"/>
                </w:pPr>
              </w:pPrChange>
            </w:pPr>
            <w:r>
              <w:t>13     }</w:t>
            </w:r>
          </w:p>
          <w:p w14:paraId="44CF91BE" w14:textId="77777777" w:rsidR="001140F8" w:rsidRDefault="001140F8">
            <w:pPr>
              <w:pStyle w:val="1b"/>
              <w:pPrChange w:id="2468" w:author="IRK" w:date="2020-04-14T13:44:00Z">
                <w:pPr>
                  <w:pStyle w:val="aff1"/>
                </w:pPr>
              </w:pPrChange>
            </w:pPr>
            <w:r>
              <w:t>14 }</w:t>
            </w:r>
          </w:p>
          <w:p w14:paraId="6A16F465" w14:textId="77777777" w:rsidR="001140F8" w:rsidRDefault="001140F8">
            <w:pPr>
              <w:pStyle w:val="1b"/>
              <w:pPrChange w:id="2469" w:author="IRK" w:date="2020-04-14T13:44:00Z">
                <w:pPr>
                  <w:pStyle w:val="aff1"/>
                </w:pPr>
              </w:pPrChange>
            </w:pPr>
            <w:r>
              <w:t>15</w:t>
            </w:r>
            <w:del w:id="2470" w:author="IRK" w:date="2020-03-13T09:54:00Z">
              <w:r w:rsidDel="00C54544">
                <w:delText xml:space="preserve"> </w:delText>
              </w:r>
            </w:del>
          </w:p>
          <w:p w14:paraId="0DAAC6BF" w14:textId="77777777" w:rsidR="001140F8" w:rsidRDefault="001140F8">
            <w:pPr>
              <w:pStyle w:val="1b"/>
              <w:pPrChange w:id="2471" w:author="IRK" w:date="2020-04-14T13:44:00Z">
                <w:pPr>
                  <w:pStyle w:val="aff1"/>
                </w:pPr>
              </w:pPrChange>
            </w:pPr>
            <w:r>
              <w:t>16 public class CallbackHandlerFactoryImpl implements CallbackHandlerFactory</w:t>
            </w:r>
          </w:p>
          <w:p w14:paraId="6B97511F" w14:textId="77777777" w:rsidR="001140F8" w:rsidRDefault="001140F8">
            <w:pPr>
              <w:pStyle w:val="1b"/>
              <w:pPrChange w:id="2472" w:author="IRK" w:date="2020-04-14T13:44:00Z">
                <w:pPr>
                  <w:pStyle w:val="aff1"/>
                </w:pPr>
              </w:pPrChange>
            </w:pPr>
            <w:r>
              <w:t>17 {</w:t>
            </w:r>
          </w:p>
          <w:p w14:paraId="270FF3E5" w14:textId="77777777" w:rsidR="001140F8" w:rsidRDefault="001140F8">
            <w:pPr>
              <w:pStyle w:val="1b"/>
              <w:pPrChange w:id="2473" w:author="IRK" w:date="2020-04-14T13:44:00Z">
                <w:pPr>
                  <w:pStyle w:val="aff1"/>
                </w:pPr>
              </w:pPrChange>
            </w:pPr>
            <w:r>
              <w:t>18     private ObjectPool&lt;CallbackHandlerImpl&gt; pool</w:t>
            </w:r>
          </w:p>
          <w:p w14:paraId="2A0C65BE" w14:textId="77777777" w:rsidR="001140F8" w:rsidRDefault="001140F8">
            <w:pPr>
              <w:pStyle w:val="1b"/>
              <w:pPrChange w:id="2474" w:author="IRK" w:date="2020-04-14T13:44:00Z">
                <w:pPr>
                  <w:pStyle w:val="aff1"/>
                </w:pPr>
              </w:pPrChange>
            </w:pPr>
            <w:r>
              <w:t>19         = new ObjectPool&lt;CallbackHandlerImpl&gt; ();</w:t>
            </w:r>
          </w:p>
          <w:p w14:paraId="38A803CA" w14:textId="77777777" w:rsidR="001140F8" w:rsidRDefault="001140F8">
            <w:pPr>
              <w:pStyle w:val="1b"/>
              <w:pPrChange w:id="2475" w:author="IRK" w:date="2020-04-14T13:44:00Z">
                <w:pPr>
                  <w:pStyle w:val="aff1"/>
                </w:pPr>
              </w:pPrChange>
            </w:pPr>
            <w:r>
              <w:t>20</w:t>
            </w:r>
            <w:del w:id="2476" w:author="IRK" w:date="2020-03-13T09:54:00Z">
              <w:r w:rsidDel="00C54544">
                <w:delText xml:space="preserve"> </w:delText>
              </w:r>
            </w:del>
          </w:p>
          <w:p w14:paraId="20A62717" w14:textId="77777777" w:rsidR="001140F8" w:rsidRDefault="001140F8">
            <w:pPr>
              <w:pStyle w:val="1b"/>
              <w:pPrChange w:id="2477" w:author="IRK" w:date="2020-04-14T13:44:00Z">
                <w:pPr>
                  <w:pStyle w:val="aff1"/>
                </w:pPr>
              </w:pPrChange>
            </w:pPr>
            <w:r>
              <w:t>21     public CallbackHandler createCallbackHandler()</w:t>
            </w:r>
          </w:p>
          <w:p w14:paraId="21365481" w14:textId="77777777" w:rsidR="001140F8" w:rsidRDefault="001140F8">
            <w:pPr>
              <w:pStyle w:val="1b"/>
              <w:pPrChange w:id="2478" w:author="IRK" w:date="2020-04-14T13:44:00Z">
                <w:pPr>
                  <w:pStyle w:val="aff1"/>
                </w:pPr>
              </w:pPrChange>
            </w:pPr>
            <w:r>
              <w:t>22     {</w:t>
            </w:r>
          </w:p>
          <w:p w14:paraId="3C54A6B7" w14:textId="77777777" w:rsidR="001140F8" w:rsidRDefault="001140F8">
            <w:pPr>
              <w:pStyle w:val="1b"/>
              <w:pPrChange w:id="2479" w:author="IRK" w:date="2020-04-14T13:44:00Z">
                <w:pPr>
                  <w:pStyle w:val="aff1"/>
                </w:pPr>
              </w:pPrChange>
            </w:pPr>
            <w:r>
              <w:t>23         return pool.borrowObject();</w:t>
            </w:r>
          </w:p>
          <w:p w14:paraId="168C89C2" w14:textId="77777777" w:rsidR="001140F8" w:rsidRDefault="001140F8">
            <w:pPr>
              <w:pStyle w:val="1b"/>
              <w:pPrChange w:id="2480" w:author="IRK" w:date="2020-04-14T13:44:00Z">
                <w:pPr>
                  <w:pStyle w:val="aff1"/>
                </w:pPr>
              </w:pPrChange>
            </w:pPr>
            <w:r>
              <w:t>24     }</w:t>
            </w:r>
          </w:p>
          <w:p w14:paraId="288D91B3" w14:textId="77777777" w:rsidR="001140F8" w:rsidRDefault="001140F8">
            <w:pPr>
              <w:pStyle w:val="1b"/>
              <w:pPrChange w:id="2481" w:author="IRK" w:date="2020-04-14T13:44:00Z">
                <w:pPr>
                  <w:pStyle w:val="aff1"/>
                </w:pPr>
              </w:pPrChange>
            </w:pPr>
            <w:r>
              <w:t>25</w:t>
            </w:r>
            <w:del w:id="2482" w:author="IRK" w:date="2020-03-13T09:54:00Z">
              <w:r w:rsidDel="00C54544">
                <w:delText xml:space="preserve"> </w:delText>
              </w:r>
            </w:del>
          </w:p>
          <w:p w14:paraId="5A1B38AC" w14:textId="77777777" w:rsidR="001140F8" w:rsidRDefault="001140F8">
            <w:pPr>
              <w:pStyle w:val="1b"/>
              <w:pPrChange w:id="2483" w:author="IRK" w:date="2020-04-14T13:44:00Z">
                <w:pPr>
                  <w:pStyle w:val="aff1"/>
                </w:pPr>
              </w:pPrChange>
            </w:pPr>
            <w:r>
              <w:t>26     public void destroyCallbackHandler( CallbackHandler handler )</w:t>
            </w:r>
          </w:p>
          <w:p w14:paraId="615A049C" w14:textId="77777777" w:rsidR="001140F8" w:rsidRDefault="001140F8">
            <w:pPr>
              <w:pStyle w:val="1b"/>
              <w:pPrChange w:id="2484" w:author="IRK" w:date="2020-04-14T13:44:00Z">
                <w:pPr>
                  <w:pStyle w:val="aff1"/>
                </w:pPr>
              </w:pPrChange>
            </w:pPr>
            <w:r>
              <w:t>27     {</w:t>
            </w:r>
          </w:p>
          <w:p w14:paraId="556FC49D" w14:textId="77777777" w:rsidR="001140F8" w:rsidRDefault="001140F8">
            <w:pPr>
              <w:pStyle w:val="1b"/>
              <w:pPrChange w:id="2485" w:author="IRK" w:date="2020-04-14T13:44:00Z">
                <w:pPr>
                  <w:pStyle w:val="aff1"/>
                </w:pPr>
              </w:pPrChange>
            </w:pPr>
            <w:r>
              <w:t>28         pool.returnObject( (CallbackHandlerImpl)handler );</w:t>
            </w:r>
          </w:p>
          <w:p w14:paraId="3BD6A31C" w14:textId="77777777" w:rsidR="001140F8" w:rsidRDefault="001140F8">
            <w:pPr>
              <w:pStyle w:val="1b"/>
              <w:pPrChange w:id="2486" w:author="IRK" w:date="2020-04-14T13:44:00Z">
                <w:pPr>
                  <w:pStyle w:val="aff1"/>
                </w:pPr>
              </w:pPrChange>
            </w:pPr>
            <w:r>
              <w:t>29     }</w:t>
            </w:r>
          </w:p>
          <w:p w14:paraId="343C4E7A" w14:textId="77777777" w:rsidR="001140F8" w:rsidRDefault="001140F8" w:rsidP="00F93119">
            <w:pPr>
              <w:pStyle w:val="aff1"/>
            </w:pPr>
            <w:r>
              <w:t>30 }</w:t>
            </w:r>
          </w:p>
        </w:tc>
      </w:tr>
    </w:tbl>
    <w:p w14:paraId="4CF0AA80" w14:textId="77777777" w:rsidR="001140F8" w:rsidRDefault="001140F8" w:rsidP="00F93119"/>
    <w:p w14:paraId="47C9D1AF" w14:textId="062EC94B" w:rsidR="001140F8" w:rsidRPr="00CD49BE" w:rsidRDefault="003F2FAC" w:rsidP="00F93119">
      <w:ins w:id="2487" w:author="IRK" w:date="2020-05-12T14:30:00Z">
        <w:r>
          <w:rPr>
            <w:rFonts w:hint="eastAsia"/>
          </w:rPr>
          <w:t>[</w:t>
        </w:r>
      </w:ins>
      <w:r w:rsidR="001140F8" w:rsidRPr="00CD49BE">
        <w:t>1</w:t>
      </w:r>
      <w:r w:rsidR="001B7556">
        <w:t>~</w:t>
      </w:r>
      <w:r w:rsidR="001140F8" w:rsidRPr="00CD49BE">
        <w:t>9</w:t>
      </w:r>
      <w:r w:rsidR="00D13942">
        <w:t>行目</w:t>
      </w:r>
      <w:ins w:id="2488" w:author="IRK" w:date="2020-05-12T14:30:00Z">
        <w:r>
          <w:rPr>
            <w:rFonts w:hint="eastAsia"/>
          </w:rPr>
          <w:t>]</w:t>
        </w:r>
      </w:ins>
      <w:r w:rsidR="001140F8" w:rsidRPr="00CD49BE">
        <w:t>はコールバックサービス</w:t>
      </w:r>
      <w:del w:id="2489" w:author="IRK" w:date="2020-03-12T14:19:00Z">
        <w:r w:rsidR="001140F8" w:rsidRPr="00CD49BE" w:rsidDel="0039612A">
          <w:delText>ハンドラ</w:delText>
        </w:r>
      </w:del>
      <w:ins w:id="2490" w:author="IRK" w:date="2020-03-12T14:19:00Z">
        <w:r w:rsidR="0039612A">
          <w:rPr>
            <w:rFonts w:hint="eastAsia"/>
          </w:rPr>
          <w:t>ハンドラー</w:t>
        </w:r>
      </w:ins>
      <w:r w:rsidR="001140F8" w:rsidRPr="00CD49BE">
        <w:t>の実装部分で、メンバ</w:t>
      </w:r>
      <w:r w:rsidR="001140F8" w:rsidRPr="000C37E2">
        <w:t>変数として</w:t>
      </w:r>
      <w:r w:rsidR="001140F8" w:rsidRPr="000C37E2">
        <w:t>Socket</w:t>
      </w:r>
      <w:r w:rsidR="001140F8" w:rsidRPr="000C37E2">
        <w:t>オブジェクトを使用しコンストラクタ</w:t>
      </w:r>
      <w:r w:rsidR="001140F8" w:rsidRPr="00CD49BE">
        <w:t>でソケットを生成して</w:t>
      </w:r>
      <w:r w:rsidR="008A2EFC">
        <w:rPr>
          <w:rFonts w:hint="eastAsia"/>
        </w:rPr>
        <w:t>確立</w:t>
      </w:r>
      <w:r w:rsidR="001140F8" w:rsidRPr="00CD49BE">
        <w:t>している。</w:t>
      </w:r>
      <w:r w:rsidR="001140F8" w:rsidRPr="00CD49BE">
        <w:rPr>
          <w:rFonts w:hint="eastAsia"/>
        </w:rPr>
        <w:t>上記</w:t>
      </w:r>
      <w:del w:id="2491" w:author="IRK" w:date="2020-03-12T14:19:00Z">
        <w:r w:rsidR="001140F8" w:rsidRPr="00CD49BE" w:rsidDel="0039612A">
          <w:delText>ハンドラ</w:delText>
        </w:r>
      </w:del>
      <w:ins w:id="2492" w:author="IRK" w:date="2020-03-12T14:19:00Z">
        <w:r w:rsidR="0039612A">
          <w:rPr>
            <w:rFonts w:hint="eastAsia"/>
          </w:rPr>
          <w:t>ハンドラー</w:t>
        </w:r>
      </w:ins>
      <w:r w:rsidR="001140F8" w:rsidRPr="00CD49BE">
        <w:t>オブジェクトを</w:t>
      </w:r>
      <w:del w:id="2493" w:author="IRK" w:date="2020-03-13T09:54:00Z">
        <w:r w:rsidR="001140F8" w:rsidRPr="00CD49BE" w:rsidDel="00C54544">
          <w:delText>1.3.7.2</w:delText>
        </w:r>
      </w:del>
      <w:ins w:id="2494" w:author="IRK" w:date="2020-03-13T09:54:00Z">
        <w:r w:rsidR="00C54544">
          <w:rPr>
            <w:rFonts w:hint="eastAsia"/>
          </w:rPr>
          <w:t>「</w:t>
        </w:r>
      </w:ins>
      <w:ins w:id="2495" w:author="IRK" w:date="2020-03-13T09:55:00Z">
        <w:r w:rsidR="00C54544">
          <w:fldChar w:fldCharType="begin"/>
        </w:r>
        <w:r w:rsidR="00C54544">
          <w:instrText xml:space="preserve"> </w:instrText>
        </w:r>
        <w:r w:rsidR="00C54544">
          <w:rPr>
            <w:rFonts w:hint="eastAsia"/>
          </w:rPr>
          <w:instrText>REF _Ref34926592 \r \h</w:instrText>
        </w:r>
        <w:r w:rsidR="00C54544">
          <w:instrText xml:space="preserve"> </w:instrText>
        </w:r>
      </w:ins>
      <w:r w:rsidR="00C54544">
        <w:fldChar w:fldCharType="separate"/>
      </w:r>
      <w:r w:rsidR="0092459D">
        <w:t>1.3.7.2</w:t>
      </w:r>
      <w:ins w:id="2496" w:author="IRK" w:date="2020-03-13T09:55:00Z">
        <w:r w:rsidR="00C54544">
          <w:fldChar w:fldCharType="end"/>
        </w:r>
      </w:ins>
      <w:ins w:id="2497" w:author="IRK" w:date="2020-04-20T22:20:00Z">
        <w:r w:rsidR="00BE7121">
          <w:rPr>
            <w:rFonts w:hint="eastAsia"/>
          </w:rPr>
          <w:t xml:space="preserve"> </w:t>
        </w:r>
      </w:ins>
      <w:ins w:id="2498" w:author="IRK" w:date="2020-03-13T09:55:00Z">
        <w:r w:rsidR="00C54544">
          <w:fldChar w:fldCharType="begin"/>
        </w:r>
        <w:r w:rsidR="00C54544">
          <w:instrText xml:space="preserve"> REF _Ref34926592 \h </w:instrText>
        </w:r>
      </w:ins>
      <w:r w:rsidR="00C54544">
        <w:fldChar w:fldCharType="separate"/>
      </w:r>
      <w:r w:rsidR="0092459D">
        <w:t>コールバックサービス</w:t>
      </w:r>
      <w:r w:rsidR="0092459D" w:rsidRPr="00CA2CA9">
        <w:t>ごとに</w:t>
      </w:r>
      <w:r w:rsidR="0092459D">
        <w:t>新しいコールバック</w:t>
      </w:r>
      <w:ins w:id="2499" w:author="IRK" w:date="2020-03-12T14:19:00Z">
        <w:r w:rsidR="0092459D">
          <w:rPr>
            <w:rFonts w:hint="eastAsia"/>
          </w:rPr>
          <w:t>ハンドラー</w:t>
        </w:r>
      </w:ins>
      <w:r w:rsidR="0092459D">
        <w:t>オブジェクトを生成する方式</w:t>
      </w:r>
      <w:ins w:id="2500" w:author="IRK" w:date="2020-03-13T09:55:00Z">
        <w:r w:rsidR="00C54544">
          <w:fldChar w:fldCharType="end"/>
        </w:r>
        <w:r w:rsidR="00C54544">
          <w:rPr>
            <w:rFonts w:hint="eastAsia"/>
          </w:rPr>
          <w:t>」</w:t>
        </w:r>
      </w:ins>
      <w:r w:rsidR="001140F8" w:rsidRPr="00CD49BE">
        <w:t>の方式でコールバックサービスごとに生成</w:t>
      </w:r>
      <w:r w:rsidR="001140F8" w:rsidRPr="00CD49BE">
        <w:rPr>
          <w:rFonts w:hint="eastAsia"/>
        </w:rPr>
        <w:t>した場合</w:t>
      </w:r>
      <w:r w:rsidR="001140F8" w:rsidRPr="00CD49BE">
        <w:t>、ソケットの</w:t>
      </w:r>
      <w:r w:rsidR="008A2EFC">
        <w:rPr>
          <w:rFonts w:hint="eastAsia"/>
        </w:rPr>
        <w:t>確立</w:t>
      </w:r>
      <w:r w:rsidR="001140F8" w:rsidRPr="00CD49BE">
        <w:t>による性能低下が</w:t>
      </w:r>
      <w:r w:rsidR="001140F8" w:rsidRPr="00CD49BE">
        <w:rPr>
          <w:rFonts w:hint="eastAsia"/>
        </w:rPr>
        <w:t>想定される</w:t>
      </w:r>
      <w:r w:rsidR="001140F8" w:rsidRPr="00CD49BE">
        <w:t>。これを防止するために、コールバックサービス</w:t>
      </w:r>
      <w:del w:id="2501" w:author="IRK" w:date="2020-03-12T14:19:00Z">
        <w:r w:rsidR="001140F8" w:rsidRPr="00CD49BE" w:rsidDel="0039612A">
          <w:delText>ハンドラ</w:delText>
        </w:r>
      </w:del>
      <w:ins w:id="2502" w:author="IRK" w:date="2020-03-12T14:19:00Z">
        <w:r w:rsidR="0039612A">
          <w:rPr>
            <w:rFonts w:hint="eastAsia"/>
          </w:rPr>
          <w:t>ハンドラー</w:t>
        </w:r>
      </w:ins>
      <w:r w:rsidR="001140F8" w:rsidRPr="00CD49BE">
        <w:t>ファクトリ</w:t>
      </w:r>
      <w:r w:rsidR="001140F8" w:rsidRPr="00CD49BE">
        <w:t>(</w:t>
      </w:r>
      <w:ins w:id="2503" w:author="IRK" w:date="2020-05-12T14:30:00Z">
        <w:r>
          <w:rPr>
            <w:rFonts w:hint="eastAsia"/>
          </w:rPr>
          <w:t>[</w:t>
        </w:r>
      </w:ins>
      <w:r w:rsidR="001140F8" w:rsidRPr="00CD49BE">
        <w:t>16</w:t>
      </w:r>
      <w:r w:rsidR="001B7556">
        <w:t>~</w:t>
      </w:r>
      <w:r w:rsidR="001140F8" w:rsidRPr="00CD49BE">
        <w:t>30</w:t>
      </w:r>
      <w:r w:rsidR="00D13942">
        <w:t>行目</w:t>
      </w:r>
      <w:ins w:id="2504" w:author="IRK" w:date="2020-05-12T14:30:00Z">
        <w:r>
          <w:rPr>
            <w:rFonts w:hint="eastAsia"/>
          </w:rPr>
          <w:t>]</w:t>
        </w:r>
      </w:ins>
      <w:r w:rsidR="001140F8" w:rsidRPr="00CD49BE">
        <w:t>)</w:t>
      </w:r>
      <w:r w:rsidR="001140F8" w:rsidRPr="00CD49BE">
        <w:t>ではプールを使用して</w:t>
      </w:r>
      <w:r w:rsidR="001140F8" w:rsidRPr="000C37E2">
        <w:t>いる。</w:t>
      </w:r>
      <w:r w:rsidR="001140F8" w:rsidRPr="000C37E2">
        <w:t>createCallbackHandler</w:t>
      </w:r>
      <w:r w:rsidR="001140F8" w:rsidRPr="000C37E2">
        <w:t>ではプールから</w:t>
      </w:r>
      <w:del w:id="2505" w:author="IRK" w:date="2020-03-12T14:20:00Z">
        <w:r w:rsidR="001140F8" w:rsidRPr="000C37E2" w:rsidDel="0039612A">
          <w:delText>ハンドラ</w:delText>
        </w:r>
      </w:del>
      <w:ins w:id="2506" w:author="IRK" w:date="2020-03-12T14:20:00Z">
        <w:r w:rsidR="0039612A">
          <w:rPr>
            <w:rFonts w:hint="eastAsia"/>
          </w:rPr>
          <w:t>ハンドラー</w:t>
        </w:r>
      </w:ins>
      <w:r w:rsidR="001140F8" w:rsidRPr="000C37E2">
        <w:t>オブジェクトを</w:t>
      </w:r>
      <w:r w:rsidR="008A2EFC">
        <w:rPr>
          <w:rFonts w:hint="eastAsia"/>
        </w:rPr>
        <w:t>取得</w:t>
      </w:r>
      <w:r w:rsidR="001140F8" w:rsidRPr="000C37E2">
        <w:t>して返す。</w:t>
      </w:r>
      <w:del w:id="2507" w:author="IRK" w:date="2020-03-12T14:20:00Z">
        <w:r w:rsidR="001140F8" w:rsidRPr="000C37E2" w:rsidDel="0039612A">
          <w:delText>ハンドラ</w:delText>
        </w:r>
      </w:del>
      <w:ins w:id="2508" w:author="IRK" w:date="2020-03-12T14:20:00Z">
        <w:r w:rsidR="0039612A">
          <w:rPr>
            <w:rFonts w:hint="eastAsia"/>
          </w:rPr>
          <w:t>ハンドラー</w:t>
        </w:r>
      </w:ins>
      <w:r w:rsidR="001140F8" w:rsidRPr="000C37E2">
        <w:t>オブジェクトの使用が</w:t>
      </w:r>
      <w:r w:rsidR="001140F8" w:rsidRPr="000C37E2">
        <w:rPr>
          <w:rFonts w:hint="eastAsia"/>
        </w:rPr>
        <w:t>終了後に</w:t>
      </w:r>
      <w:r w:rsidR="001140F8" w:rsidRPr="000C37E2">
        <w:t>呼び出される</w:t>
      </w:r>
      <w:r w:rsidR="001140F8" w:rsidRPr="000C37E2">
        <w:t>destroyCallbackHandler</w:t>
      </w:r>
      <w:r w:rsidR="001140F8" w:rsidRPr="000C37E2">
        <w:t>では、これを再びプールに返す。プールを使用することで、ソケットの生成頻度を最小化できる。もちろん、実際</w:t>
      </w:r>
      <w:r w:rsidR="001140F8" w:rsidRPr="00CD49BE">
        <w:t>のコードは例外の処理やプールが枯渇した時の処理、プールの実装など、より複雑に実装できるが、大枠は</w:t>
      </w:r>
      <w:del w:id="2509" w:author="IRK" w:date="2020-03-12T17:30:00Z">
        <w:r w:rsidR="001140F8" w:rsidRPr="00CD49BE" w:rsidDel="00183FED">
          <w:delText>表</w:delText>
        </w:r>
        <w:r w:rsidR="001140F8" w:rsidRPr="00CD49BE" w:rsidDel="00183FED">
          <w:delText>38</w:delText>
        </w:r>
      </w:del>
      <w:ins w:id="2510" w:author="IRK" w:date="2020-04-20T22:36:00Z">
        <w:r w:rsidR="00A153C2">
          <w:fldChar w:fldCharType="begin"/>
        </w:r>
        <w:r w:rsidR="00A153C2">
          <w:instrText xml:space="preserve"> REF _Ref34926647 \h </w:instrText>
        </w:r>
      </w:ins>
      <w:r w:rsidR="00A153C2">
        <w:fldChar w:fldCharType="separate"/>
      </w:r>
      <w:r w:rsidR="0092459D">
        <w:t>[</w:t>
      </w:r>
      <w:ins w:id="2511" w:author="IRK" w:date="2020-03-12T15:03:00Z">
        <w:r w:rsidR="0092459D">
          <w:rPr>
            <w:rFonts w:hint="eastAsia"/>
          </w:rPr>
          <w:t>表</w:t>
        </w:r>
        <w:r w:rsidR="0092459D">
          <w:rPr>
            <w:rFonts w:hint="eastAsia"/>
          </w:rPr>
          <w:t xml:space="preserve"> </w:t>
        </w:r>
      </w:ins>
      <w:r w:rsidR="0092459D">
        <w:rPr>
          <w:noProof/>
        </w:rPr>
        <w:t>44</w:t>
      </w:r>
      <w:ins w:id="2512" w:author="IRK" w:date="2020-03-12T15:03:00Z">
        <w:r w:rsidR="0092459D">
          <w:rPr>
            <w:rFonts w:hint="eastAsia"/>
          </w:rPr>
          <w:t xml:space="preserve"> </w:t>
        </w:r>
      </w:ins>
      <w:r w:rsidR="0092459D">
        <w:rPr>
          <w:noProof/>
        </w:rPr>
        <w:t>データ</w:t>
      </w:r>
      <w:ins w:id="2513" w:author="IRK" w:date="2020-04-13T12:19:00Z">
        <w:r w:rsidR="0092459D">
          <w:rPr>
            <w:rFonts w:hint="eastAsia"/>
          </w:rPr>
          <w:t>型</w:t>
        </w:r>
      </w:ins>
      <w:r w:rsidR="0092459D">
        <w:rPr>
          <w:noProof/>
        </w:rPr>
        <w:t>の再定義</w:t>
      </w:r>
      <w:r w:rsidR="0092459D">
        <w:rPr>
          <w:rFonts w:hint="eastAsia"/>
          <w:noProof/>
        </w:rPr>
        <w:t>]</w:t>
      </w:r>
      <w:ins w:id="2514" w:author="IRK" w:date="2020-04-20T22:36:00Z">
        <w:r w:rsidR="00A153C2">
          <w:fldChar w:fldCharType="end"/>
        </w:r>
      </w:ins>
      <w:r w:rsidR="001140F8" w:rsidRPr="00CD49BE">
        <w:t>と</w:t>
      </w:r>
      <w:r w:rsidR="001140F8" w:rsidRPr="00CD49BE">
        <w:rPr>
          <w:rFonts w:hint="eastAsia"/>
        </w:rPr>
        <w:t>類似している。</w:t>
      </w:r>
    </w:p>
    <w:p w14:paraId="247DF09B" w14:textId="77777777" w:rsidR="000C37E2" w:rsidRPr="000C37E2" w:rsidRDefault="000C37E2" w:rsidP="00F93119"/>
    <w:p w14:paraId="0E842F79" w14:textId="77777777" w:rsidR="001140F8" w:rsidRPr="00A45062" w:rsidRDefault="001140F8" w:rsidP="00F93119">
      <w:pPr>
        <w:pStyle w:val="32"/>
      </w:pPr>
      <w:bookmarkStart w:id="2515" w:name="_Toc385838764"/>
      <w:bookmarkStart w:id="2516" w:name="_Toc426449615"/>
      <w:bookmarkStart w:id="2517" w:name="_Toc426449711"/>
      <w:bookmarkStart w:id="2518" w:name="_Toc434858889"/>
      <w:bookmarkStart w:id="2519" w:name="_Ref34926082"/>
      <w:bookmarkStart w:id="2520" w:name="_Ref34926084"/>
      <w:bookmarkStart w:id="2521" w:name="_Toc34988272"/>
      <w:bookmarkStart w:id="2522" w:name="_Toc40799116"/>
      <w:r>
        <w:t>com.innoexpert.rulesclient.CallbackException</w:t>
      </w:r>
      <w:bookmarkEnd w:id="2515"/>
      <w:bookmarkEnd w:id="2516"/>
      <w:bookmarkEnd w:id="2517"/>
      <w:bookmarkEnd w:id="2518"/>
      <w:bookmarkEnd w:id="2519"/>
      <w:bookmarkEnd w:id="2520"/>
      <w:bookmarkEnd w:id="2521"/>
      <w:bookmarkEnd w:id="2522"/>
    </w:p>
    <w:p w14:paraId="001DDB2D" w14:textId="48B0D863" w:rsidR="003B5FD7" w:rsidRDefault="001140F8" w:rsidP="00F93119">
      <w:r w:rsidRPr="00CD49BE">
        <w:t>各種のコールバックメソッドでエラーが発生した時に投げられる例外クラスである。</w:t>
      </w:r>
      <w:del w:id="2523" w:author="IRK" w:date="2020-03-12T17:31:00Z">
        <w:r w:rsidRPr="00CD49BE" w:rsidDel="00183FED">
          <w:delText>表</w:delText>
        </w:r>
        <w:r w:rsidRPr="00CD49BE" w:rsidDel="00183FED">
          <w:delText>39</w:delText>
        </w:r>
      </w:del>
      <w:ins w:id="2524" w:author="IRK" w:date="2020-03-12T17:31:00Z">
        <w:r w:rsidR="00183FED">
          <w:rPr>
            <w:rFonts w:hint="eastAsia"/>
          </w:rPr>
          <w:t>次の表</w:t>
        </w:r>
      </w:ins>
      <w:r w:rsidRPr="00CD49BE">
        <w:t>のよう</w:t>
      </w:r>
      <w:r w:rsidRPr="000C37E2">
        <w:t>に、</w:t>
      </w:r>
      <w:r w:rsidRPr="000C37E2">
        <w:t>java.lang.</w:t>
      </w:r>
    </w:p>
    <w:p w14:paraId="146DF2E4" w14:textId="77777777" w:rsidR="001140F8" w:rsidRPr="000C37E2" w:rsidRDefault="001140F8" w:rsidP="00F93119">
      <w:r w:rsidRPr="000C37E2">
        <w:t>Exception</w:t>
      </w:r>
      <w:r w:rsidRPr="000C37E2">
        <w:t>を継承して</w:t>
      </w:r>
      <w:r w:rsidRPr="000C37E2">
        <w:t>4</w:t>
      </w:r>
      <w:r w:rsidRPr="000C37E2">
        <w:t>つのコンストラクタが定義されている。</w:t>
      </w:r>
    </w:p>
    <w:p w14:paraId="590BC861" w14:textId="77777777" w:rsidR="001140F8" w:rsidRDefault="001140F8" w:rsidP="00F93119"/>
    <w:p w14:paraId="3413183F" w14:textId="2136B142" w:rsidR="00CD49BE" w:rsidRDefault="00CD49BE" w:rsidP="00F93119">
      <w:pPr>
        <w:pStyle w:val="af5"/>
      </w:pPr>
      <w:bookmarkStart w:id="2525" w:name="_Toc40799265"/>
      <w:r>
        <w:t>[</w:t>
      </w:r>
      <w:del w:id="2526" w:author="IRK" w:date="2020-03-12T15:01: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39</w:delText>
        </w:r>
        <w:r w:rsidR="00E65728" w:rsidDel="00741612">
          <w:rPr>
            <w:noProof/>
          </w:rPr>
          <w:fldChar w:fldCharType="end"/>
        </w:r>
        <w:r w:rsidDel="00741612">
          <w:rPr>
            <w:rFonts w:hint="eastAsia"/>
          </w:rPr>
          <w:delText xml:space="preserve">　</w:delText>
        </w:r>
      </w:del>
      <w:ins w:id="2527" w:author="IRK" w:date="2020-03-12T15:02: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42</w:t>
      </w:r>
      <w:ins w:id="2528" w:author="IRK" w:date="2020-03-12T15:02:00Z">
        <w:r w:rsidR="00741612">
          <w:fldChar w:fldCharType="end"/>
        </w:r>
      </w:ins>
      <w:r w:rsidRPr="00CD49BE">
        <w:rPr>
          <w:noProof/>
        </w:rPr>
        <w:t xml:space="preserve"> </w:t>
      </w:r>
      <w:r>
        <w:rPr>
          <w:noProof/>
        </w:rPr>
        <w:t>com.innoexpert.rulesclient.CallbackException</w:t>
      </w:r>
      <w:r>
        <w:rPr>
          <w:rFonts w:hint="eastAsia"/>
          <w:noProof/>
        </w:rPr>
        <w:t>]</w:t>
      </w:r>
      <w:bookmarkEnd w:id="2525"/>
    </w:p>
    <w:tbl>
      <w:tblPr>
        <w:tblStyle w:val="af4"/>
        <w:tblW w:w="0" w:type="auto"/>
        <w:jc w:val="center"/>
        <w:tblLook w:val="04A0" w:firstRow="1" w:lastRow="0" w:firstColumn="1" w:lastColumn="0" w:noHBand="0" w:noVBand="1"/>
        <w:tblPrChange w:id="2529" w:author="IRK" w:date="2020-04-14T15:42:00Z">
          <w:tblPr>
            <w:tblStyle w:val="af4"/>
            <w:tblW w:w="0" w:type="auto"/>
            <w:tblInd w:w="108" w:type="dxa"/>
            <w:tblLook w:val="04A0" w:firstRow="1" w:lastRow="0" w:firstColumn="1" w:lastColumn="0" w:noHBand="0" w:noVBand="1"/>
          </w:tblPr>
        </w:tblPrChange>
      </w:tblPr>
      <w:tblGrid>
        <w:gridCol w:w="9463"/>
        <w:tblGridChange w:id="2530">
          <w:tblGrid>
            <w:gridCol w:w="9463"/>
          </w:tblGrid>
        </w:tblGridChange>
      </w:tblGrid>
      <w:tr w:rsidR="001140F8" w14:paraId="3E4E2010" w14:textId="77777777" w:rsidTr="00D829B0">
        <w:trPr>
          <w:jc w:val="center"/>
        </w:trPr>
        <w:tc>
          <w:tcPr>
            <w:tcW w:w="9463" w:type="dxa"/>
            <w:tcPrChange w:id="2531" w:author="IRK" w:date="2020-04-14T15:42:00Z">
              <w:tcPr>
                <w:tcW w:w="9463" w:type="dxa"/>
              </w:tcPr>
            </w:tcPrChange>
          </w:tcPr>
          <w:p w14:paraId="5B96013A" w14:textId="77777777" w:rsidR="001140F8" w:rsidRDefault="001140F8">
            <w:pPr>
              <w:pStyle w:val="1b"/>
              <w:pPrChange w:id="2532" w:author="IRK" w:date="2020-04-14T13:44:00Z">
                <w:pPr>
                  <w:pStyle w:val="aff1"/>
                </w:pPr>
              </w:pPrChange>
            </w:pPr>
            <w:r>
              <w:t>1 package com.innoexpert.rulesclient;</w:t>
            </w:r>
          </w:p>
          <w:p w14:paraId="24B9EDD5" w14:textId="77777777" w:rsidR="001140F8" w:rsidRDefault="001140F8">
            <w:pPr>
              <w:pStyle w:val="1b"/>
              <w:pPrChange w:id="2533" w:author="IRK" w:date="2020-04-14T13:44:00Z">
                <w:pPr>
                  <w:pStyle w:val="aff1"/>
                </w:pPr>
              </w:pPrChange>
            </w:pPr>
            <w:r>
              <w:t>2</w:t>
            </w:r>
            <w:del w:id="2534" w:author="IRK" w:date="2020-03-13T09:55:00Z">
              <w:r w:rsidDel="00C54544">
                <w:delText xml:space="preserve"> </w:delText>
              </w:r>
            </w:del>
          </w:p>
          <w:p w14:paraId="0BE5BD1A" w14:textId="77777777" w:rsidR="001140F8" w:rsidRDefault="001140F8">
            <w:pPr>
              <w:pStyle w:val="1b"/>
              <w:pPrChange w:id="2535" w:author="IRK" w:date="2020-04-14T13:44:00Z">
                <w:pPr>
                  <w:pStyle w:val="aff1"/>
                </w:pPr>
              </w:pPrChange>
            </w:pPr>
            <w:r>
              <w:t>3 public class CallbackException extends Exception</w:t>
            </w:r>
          </w:p>
          <w:p w14:paraId="0794552E" w14:textId="77777777" w:rsidR="001140F8" w:rsidRDefault="001140F8">
            <w:pPr>
              <w:pStyle w:val="1b"/>
              <w:pPrChange w:id="2536" w:author="IRK" w:date="2020-04-14T13:44:00Z">
                <w:pPr>
                  <w:pStyle w:val="aff1"/>
                </w:pPr>
              </w:pPrChange>
            </w:pPr>
            <w:r>
              <w:t>4 {</w:t>
            </w:r>
          </w:p>
          <w:p w14:paraId="60948B2B" w14:textId="77777777" w:rsidR="001140F8" w:rsidRDefault="001140F8">
            <w:pPr>
              <w:pStyle w:val="1b"/>
              <w:pPrChange w:id="2537" w:author="IRK" w:date="2020-04-14T13:44:00Z">
                <w:pPr>
                  <w:pStyle w:val="aff1"/>
                </w:pPr>
              </w:pPrChange>
            </w:pPr>
            <w:r>
              <w:t>5     public CallbackException()</w:t>
            </w:r>
          </w:p>
          <w:p w14:paraId="3DABD912" w14:textId="77777777" w:rsidR="001140F8" w:rsidRDefault="001140F8">
            <w:pPr>
              <w:pStyle w:val="1b"/>
              <w:pPrChange w:id="2538" w:author="IRK" w:date="2020-04-14T13:44:00Z">
                <w:pPr>
                  <w:pStyle w:val="aff1"/>
                </w:pPr>
              </w:pPrChange>
            </w:pPr>
            <w:r>
              <w:t>6     public CallbackException( String s )</w:t>
            </w:r>
          </w:p>
          <w:p w14:paraId="04B36953" w14:textId="77777777" w:rsidR="001140F8" w:rsidRDefault="001140F8">
            <w:pPr>
              <w:pStyle w:val="1b"/>
              <w:pPrChange w:id="2539" w:author="IRK" w:date="2020-04-14T13:44:00Z">
                <w:pPr>
                  <w:pStyle w:val="aff1"/>
                </w:pPr>
              </w:pPrChange>
            </w:pPr>
            <w:r>
              <w:t>7     public CallbackException( String message, Throwable cause )</w:t>
            </w:r>
          </w:p>
          <w:p w14:paraId="71DC4A33" w14:textId="77777777" w:rsidR="001140F8" w:rsidRDefault="001140F8">
            <w:pPr>
              <w:pStyle w:val="1b"/>
              <w:pPrChange w:id="2540" w:author="IRK" w:date="2020-04-14T13:44:00Z">
                <w:pPr>
                  <w:pStyle w:val="aff1"/>
                </w:pPr>
              </w:pPrChange>
            </w:pPr>
            <w:r>
              <w:t>8     public CallbackException( Throwable cause )</w:t>
            </w:r>
          </w:p>
          <w:p w14:paraId="2B177772" w14:textId="77777777" w:rsidR="001140F8" w:rsidRDefault="001140F8">
            <w:pPr>
              <w:pStyle w:val="1b"/>
              <w:pPrChange w:id="2541" w:author="IRK" w:date="2020-04-14T13:44:00Z">
                <w:pPr>
                  <w:pStyle w:val="aff1"/>
                </w:pPr>
              </w:pPrChange>
            </w:pPr>
            <w:r>
              <w:t>9 }</w:t>
            </w:r>
          </w:p>
        </w:tc>
      </w:tr>
    </w:tbl>
    <w:p w14:paraId="5630E2DF" w14:textId="77777777" w:rsidR="001140F8" w:rsidRPr="008729B2" w:rsidRDefault="001140F8" w:rsidP="00F93119"/>
    <w:p w14:paraId="2C7C75C8" w14:textId="77777777" w:rsidR="001140F8" w:rsidRPr="008729B2" w:rsidRDefault="001140F8" w:rsidP="00F93119">
      <w:r w:rsidRPr="008729B2">
        <w:br w:type="page"/>
      </w:r>
    </w:p>
    <w:p w14:paraId="3DBF3B4B" w14:textId="77777777" w:rsidR="001140F8" w:rsidRDefault="001140F8" w:rsidP="00F93119">
      <w:pPr>
        <w:pStyle w:val="11"/>
      </w:pPr>
      <w:bookmarkStart w:id="2542" w:name="_Toc385838766"/>
      <w:bookmarkStart w:id="2543" w:name="_Toc426449616"/>
      <w:bookmarkStart w:id="2544" w:name="_Toc426449712"/>
      <w:bookmarkStart w:id="2545" w:name="_Toc434858897"/>
      <w:bookmarkStart w:id="2546" w:name="_Toc34988273"/>
      <w:bookmarkStart w:id="2547" w:name="_Toc40799117"/>
      <w:r>
        <w:t>C/C++ API</w:t>
      </w:r>
      <w:bookmarkEnd w:id="2542"/>
      <w:bookmarkEnd w:id="2543"/>
      <w:bookmarkEnd w:id="2544"/>
      <w:bookmarkEnd w:id="2545"/>
      <w:bookmarkEnd w:id="2546"/>
      <w:bookmarkEnd w:id="2547"/>
    </w:p>
    <w:p w14:paraId="359B43E8" w14:textId="251E9D16" w:rsidR="001140F8" w:rsidRPr="008729B2" w:rsidRDefault="001140F8" w:rsidP="00F93119">
      <w:r w:rsidRPr="008729B2">
        <w:t>C/C++ API</w:t>
      </w:r>
      <w:r w:rsidRPr="008729B2">
        <w:t>を利用してルールサービスを呼び出す</w:t>
      </w:r>
      <w:r w:rsidRPr="008729B2">
        <w:t>C</w:t>
      </w:r>
      <w:r w:rsidRPr="008729B2">
        <w:t>または</w:t>
      </w:r>
      <w:r w:rsidRPr="008729B2">
        <w:t>C++</w:t>
      </w:r>
      <w:r w:rsidRPr="008729B2">
        <w:t>アプリケーションを作成し実行できる。このルールサーバが</w:t>
      </w:r>
      <w:r w:rsidRPr="008729B2">
        <w:t>Java</w:t>
      </w:r>
      <w:r w:rsidRPr="008729B2">
        <w:t>で作成されているため、</w:t>
      </w:r>
      <w:r w:rsidRPr="008729B2">
        <w:t>TCP/IP</w:t>
      </w:r>
      <w:r w:rsidRPr="008729B2">
        <w:t>を利用したリモートルールサーバ呼び出しのみがサポートされ、アプリケーションにルールサーバを埋め込むローカルルールサーバ構成はサポートされない。</w:t>
      </w:r>
    </w:p>
    <w:p w14:paraId="2088E3BD" w14:textId="77777777" w:rsidR="001140F8" w:rsidRPr="008729B2" w:rsidRDefault="001140F8" w:rsidP="00F93119"/>
    <w:p w14:paraId="3E9595F0" w14:textId="11D8B950" w:rsidR="001140F8" w:rsidRPr="008729B2" w:rsidRDefault="001140F8" w:rsidP="00F93119">
      <w:r w:rsidRPr="008729B2">
        <w:t>C/C++ API</w:t>
      </w:r>
      <w:r w:rsidRPr="008729B2">
        <w:t>ライブラリは、</w:t>
      </w:r>
      <w:del w:id="2548" w:author="IRK" w:date="2020-03-12T14:37:00Z">
        <w:r w:rsidR="002427A6" w:rsidDel="00A55E2C">
          <w:rPr>
            <w:rFonts w:hint="eastAsia"/>
          </w:rPr>
          <w:delText>以下</w:delText>
        </w:r>
      </w:del>
      <w:ins w:id="2549" w:author="IRK" w:date="2020-03-12T14:37:00Z">
        <w:r w:rsidR="00A55E2C">
          <w:rPr>
            <w:rFonts w:hint="eastAsia"/>
          </w:rPr>
          <w:t>次</w:t>
        </w:r>
      </w:ins>
      <w:r w:rsidRPr="008729B2">
        <w:t>のプラットフォームをサポートする。</w:t>
      </w:r>
    </w:p>
    <w:p w14:paraId="0BA5EE95" w14:textId="77777777" w:rsidR="001140F8" w:rsidRPr="008729B2" w:rsidRDefault="001140F8">
      <w:pPr>
        <w:pStyle w:val="10"/>
        <w:pPrChange w:id="2550" w:author="IRK" w:date="2020-05-11T10:58:00Z">
          <w:pPr>
            <w:pStyle w:val="a8"/>
            <w:ind w:left="784"/>
          </w:pPr>
        </w:pPrChange>
      </w:pPr>
      <w:r w:rsidRPr="008729B2">
        <w:t>UNIX</w:t>
      </w:r>
      <w:r w:rsidRPr="008729B2">
        <w:t>系列</w:t>
      </w:r>
      <w:r w:rsidRPr="008729B2">
        <w:t>(IBM AIX</w:t>
      </w:r>
      <w:r w:rsidRPr="008729B2">
        <w:t>、</w:t>
      </w:r>
      <w:r w:rsidRPr="008729B2">
        <w:t>HP-UX</w:t>
      </w:r>
      <w:r w:rsidRPr="008729B2">
        <w:t>、</w:t>
      </w:r>
      <w:r w:rsidRPr="008729B2">
        <w:t>Linux</w:t>
      </w:r>
      <w:r w:rsidRPr="008729B2">
        <w:t>など</w:t>
      </w:r>
      <w:r w:rsidRPr="008729B2">
        <w:t>)</w:t>
      </w:r>
    </w:p>
    <w:p w14:paraId="77BE8E29" w14:textId="01968B88" w:rsidR="001140F8" w:rsidRPr="008729B2" w:rsidRDefault="001140F8">
      <w:pPr>
        <w:pStyle w:val="10"/>
        <w:pPrChange w:id="2551" w:author="IRK" w:date="2020-05-11T10:58:00Z">
          <w:pPr>
            <w:pStyle w:val="a8"/>
            <w:ind w:left="784"/>
          </w:pPr>
        </w:pPrChange>
      </w:pPr>
      <w:r w:rsidRPr="008729B2">
        <w:t>Microsoft Windows 2000 Server/XP</w:t>
      </w:r>
      <w:ins w:id="2552" w:author="IRK" w:date="2020-04-13T13:33:00Z">
        <w:r w:rsidR="00BF78DE">
          <w:rPr>
            <w:rFonts w:hint="eastAsia"/>
          </w:rPr>
          <w:t>以上</w:t>
        </w:r>
        <w:r w:rsidR="00BF78DE">
          <w:rPr>
            <w:rFonts w:hint="eastAsia"/>
          </w:rPr>
          <w:t>(</w:t>
        </w:r>
      </w:ins>
      <w:del w:id="2553" w:author="IRK" w:date="2020-04-13T13:33:00Z">
        <w:r w:rsidRPr="008729B2" w:rsidDel="00BF78DE">
          <w:delText xml:space="preserve"> </w:delText>
        </w:r>
      </w:del>
      <w:r w:rsidRPr="008729B2">
        <w:t>32/64</w:t>
      </w:r>
      <w:del w:id="2554" w:author="IRK" w:date="2020-04-20T22:37:00Z">
        <w:r w:rsidRPr="008729B2" w:rsidDel="00A153C2">
          <w:delText>BIT</w:delText>
        </w:r>
      </w:del>
      <w:ins w:id="2555" w:author="IRK" w:date="2020-04-13T13:34:00Z">
        <w:r w:rsidR="00BF78DE">
          <w:rPr>
            <w:rFonts w:hint="eastAsia"/>
          </w:rPr>
          <w:t>ビット</w:t>
        </w:r>
      </w:ins>
      <w:ins w:id="2556" w:author="IRK" w:date="2020-04-13T13:33:00Z">
        <w:r w:rsidR="00BF78DE">
          <w:rPr>
            <w:rFonts w:hint="eastAsia"/>
          </w:rPr>
          <w:t>)</w:t>
        </w:r>
      </w:ins>
      <w:del w:id="2557" w:author="IRK" w:date="2020-04-13T13:33:00Z">
        <w:r w:rsidRPr="008729B2" w:rsidDel="00BF78DE">
          <w:delText>以上</w:delText>
        </w:r>
      </w:del>
    </w:p>
    <w:p w14:paraId="6460B866" w14:textId="77777777" w:rsidR="001140F8" w:rsidRPr="00DF19E2" w:rsidRDefault="001140F8" w:rsidP="00F93119"/>
    <w:p w14:paraId="6D8F047B" w14:textId="77777777" w:rsidR="001140F8" w:rsidRDefault="001140F8" w:rsidP="00F93119">
      <w:pPr>
        <w:pStyle w:val="22"/>
      </w:pPr>
      <w:bookmarkStart w:id="2558" w:name="_Toc385838767"/>
      <w:bookmarkStart w:id="2559" w:name="_Toc426449617"/>
      <w:bookmarkStart w:id="2560" w:name="_Toc426449713"/>
      <w:bookmarkStart w:id="2561" w:name="_Toc434858898"/>
      <w:bookmarkStart w:id="2562" w:name="_Toc34988274"/>
      <w:bookmarkStart w:id="2563" w:name="_Toc40799118"/>
      <w:r w:rsidRPr="008729B2">
        <w:t>ルールサービス</w:t>
      </w:r>
      <w:r>
        <w:t>呼び出し</w:t>
      </w:r>
      <w:r>
        <w:t>API</w:t>
      </w:r>
      <w:bookmarkEnd w:id="2558"/>
      <w:bookmarkEnd w:id="2559"/>
      <w:bookmarkEnd w:id="2560"/>
      <w:bookmarkEnd w:id="2561"/>
      <w:bookmarkEnd w:id="2562"/>
      <w:bookmarkEnd w:id="2563"/>
    </w:p>
    <w:p w14:paraId="22ABE450" w14:textId="77777777" w:rsidR="001140F8" w:rsidRPr="008729B2" w:rsidRDefault="001140F8" w:rsidP="00F93119">
      <w:pPr>
        <w:pStyle w:val="32"/>
      </w:pPr>
      <w:bookmarkStart w:id="2564" w:name="_Toc385838768"/>
      <w:bookmarkStart w:id="2565" w:name="_Toc426449618"/>
      <w:bookmarkStart w:id="2566" w:name="_Toc426449714"/>
      <w:bookmarkStart w:id="2567" w:name="_Toc434858899"/>
      <w:bookmarkStart w:id="2568" w:name="_Toc34988275"/>
      <w:bookmarkStart w:id="2569" w:name="_Ref37259087"/>
      <w:bookmarkStart w:id="2570" w:name="_Ref37259089"/>
      <w:bookmarkStart w:id="2571" w:name="_Toc40799119"/>
      <w:r w:rsidRPr="008729B2">
        <w:t>API</w:t>
      </w:r>
      <w:r w:rsidRPr="008729B2">
        <w:t>の呼び出し順序</w:t>
      </w:r>
      <w:bookmarkEnd w:id="2564"/>
      <w:bookmarkEnd w:id="2565"/>
      <w:bookmarkEnd w:id="2566"/>
      <w:bookmarkEnd w:id="2567"/>
      <w:bookmarkEnd w:id="2568"/>
      <w:bookmarkEnd w:id="2569"/>
      <w:bookmarkEnd w:id="2570"/>
      <w:bookmarkEnd w:id="2571"/>
    </w:p>
    <w:p w14:paraId="37628DD5" w14:textId="2B2AEBF3" w:rsidR="001140F8" w:rsidRDefault="001140F8" w:rsidP="00F93119">
      <w:r>
        <w:t>ルールサービスの呼び出しは、</w:t>
      </w:r>
      <w:del w:id="2572" w:author="IRK" w:date="2020-03-12T14:37:00Z">
        <w:r w:rsidR="002427A6" w:rsidDel="00A55E2C">
          <w:rPr>
            <w:rFonts w:hint="eastAsia"/>
          </w:rPr>
          <w:delText>以下</w:delText>
        </w:r>
      </w:del>
      <w:ins w:id="2573" w:author="IRK" w:date="2020-03-12T14:37:00Z">
        <w:r w:rsidR="00A55E2C">
          <w:rPr>
            <w:rFonts w:hint="eastAsia"/>
          </w:rPr>
          <w:t>次</w:t>
        </w:r>
      </w:ins>
      <w:r>
        <w:t>の順序で行われる。</w:t>
      </w:r>
    </w:p>
    <w:p w14:paraId="5AE7E3C4" w14:textId="77777777" w:rsidR="001140F8" w:rsidRDefault="001140F8" w:rsidP="00F93119"/>
    <w:p w14:paraId="0D19C9AC" w14:textId="77777777" w:rsidR="001140F8" w:rsidRDefault="001140F8">
      <w:pPr>
        <w:pStyle w:val="1"/>
        <w:numPr>
          <w:ilvl w:val="0"/>
          <w:numId w:val="63"/>
        </w:numPr>
        <w:ind w:firstLineChars="0"/>
        <w:pPrChange w:id="2574" w:author="IRK" w:date="2020-05-11T11:00:00Z">
          <w:pPr>
            <w:pStyle w:val="12"/>
          </w:pPr>
        </w:pPrChange>
      </w:pPr>
      <w:r>
        <w:t>ルールインタフェースクラスタハンドルの生成</w:t>
      </w:r>
      <w:r>
        <w:rPr>
          <w:rFonts w:hint="eastAsia"/>
        </w:rPr>
        <w:t>および</w:t>
      </w:r>
      <w:r>
        <w:t>初期化</w:t>
      </w:r>
    </w:p>
    <w:p w14:paraId="315A7B71" w14:textId="77777777" w:rsidR="001140F8" w:rsidRDefault="001140F8">
      <w:pPr>
        <w:pStyle w:val="1"/>
        <w:numPr>
          <w:ilvl w:val="0"/>
          <w:numId w:val="63"/>
        </w:numPr>
        <w:ind w:firstLineChars="0"/>
        <w:pPrChange w:id="2575" w:author="IRK" w:date="2020-05-11T11:00:00Z">
          <w:pPr>
            <w:pStyle w:val="12"/>
          </w:pPr>
        </w:pPrChange>
      </w:pPr>
      <w:r>
        <w:t>ルールトランザクションハンドルの生成</w:t>
      </w:r>
      <w:r>
        <w:rPr>
          <w:rFonts w:hint="eastAsia"/>
        </w:rPr>
        <w:t>および</w:t>
      </w:r>
      <w:r>
        <w:t>入力値の設定</w:t>
      </w:r>
    </w:p>
    <w:p w14:paraId="773E5B1D" w14:textId="77777777" w:rsidR="001140F8" w:rsidRDefault="001140F8">
      <w:pPr>
        <w:pStyle w:val="1"/>
        <w:numPr>
          <w:ilvl w:val="0"/>
          <w:numId w:val="63"/>
        </w:numPr>
        <w:ind w:firstLineChars="0"/>
        <w:pPrChange w:id="2576" w:author="IRK" w:date="2020-05-11T11:00:00Z">
          <w:pPr>
            <w:pStyle w:val="12"/>
          </w:pPr>
        </w:pPrChange>
      </w:pPr>
      <w:r>
        <w:t>ルールサービスの呼び出し</w:t>
      </w:r>
    </w:p>
    <w:p w14:paraId="2E3A692A" w14:textId="23F86427" w:rsidR="001140F8" w:rsidRDefault="001140F8">
      <w:pPr>
        <w:pStyle w:val="1"/>
        <w:numPr>
          <w:ilvl w:val="0"/>
          <w:numId w:val="63"/>
        </w:numPr>
        <w:ind w:firstLineChars="0"/>
        <w:pPrChange w:id="2577" w:author="IRK" w:date="2020-05-11T11:00:00Z">
          <w:pPr>
            <w:pStyle w:val="12"/>
          </w:pPr>
        </w:pPrChange>
      </w:pPr>
      <w:r>
        <w:t>ルールトランザクションハンドルから結果を抽出またはエラー処理後ルールトランザクションハンドルを</w:t>
      </w:r>
      <w:del w:id="2578" w:author="IRK" w:date="2020-04-13T13:36:00Z">
        <w:r w:rsidDel="00BF78DE">
          <w:delText>解除</w:delText>
        </w:r>
      </w:del>
      <w:ins w:id="2579" w:author="IRK" w:date="2020-04-13T13:36:00Z">
        <w:r w:rsidR="00BF78DE">
          <w:rPr>
            <w:rFonts w:hint="eastAsia"/>
          </w:rPr>
          <w:t>解放</w:t>
        </w:r>
      </w:ins>
    </w:p>
    <w:p w14:paraId="11E12D07" w14:textId="77777777" w:rsidR="001140F8" w:rsidRDefault="001140F8">
      <w:pPr>
        <w:pStyle w:val="1"/>
        <w:numPr>
          <w:ilvl w:val="0"/>
          <w:numId w:val="63"/>
        </w:numPr>
        <w:ind w:firstLineChars="0"/>
        <w:pPrChange w:id="2580" w:author="IRK" w:date="2020-05-11T11:00:00Z">
          <w:pPr>
            <w:pStyle w:val="12"/>
          </w:pPr>
        </w:pPrChange>
      </w:pPr>
      <w:r>
        <w:t>繰り返してルールを呼び出すためには、</w:t>
      </w:r>
      <w:r>
        <w:t>2</w:t>
      </w:r>
      <w:r w:rsidR="001B7556">
        <w:t>~</w:t>
      </w:r>
      <w:r>
        <w:t>4</w:t>
      </w:r>
      <w:r>
        <w:t>のプロセスを繰り返す</w:t>
      </w:r>
    </w:p>
    <w:p w14:paraId="068924F0" w14:textId="51D0C607" w:rsidR="001140F8" w:rsidRDefault="001140F8">
      <w:pPr>
        <w:pStyle w:val="1"/>
        <w:numPr>
          <w:ilvl w:val="0"/>
          <w:numId w:val="63"/>
        </w:numPr>
        <w:ind w:firstLineChars="0"/>
        <w:pPrChange w:id="2581" w:author="IRK" w:date="2020-05-11T11:00:00Z">
          <w:pPr>
            <w:pStyle w:val="12"/>
          </w:pPr>
        </w:pPrChange>
      </w:pPr>
      <w:r>
        <w:t>ルールインタフェースクラスタハンドルの</w:t>
      </w:r>
      <w:del w:id="2582" w:author="IRK" w:date="2020-04-13T13:36:00Z">
        <w:r w:rsidDel="00BF78DE">
          <w:delText>解除</w:delText>
        </w:r>
      </w:del>
      <w:ins w:id="2583" w:author="IRK" w:date="2020-04-13T13:36:00Z">
        <w:r w:rsidR="00BF78DE">
          <w:rPr>
            <w:rFonts w:hint="eastAsia"/>
          </w:rPr>
          <w:t>解放</w:t>
        </w:r>
      </w:ins>
    </w:p>
    <w:p w14:paraId="565AB1ED" w14:textId="77777777" w:rsidR="001140F8" w:rsidRDefault="001140F8" w:rsidP="00F93119"/>
    <w:p w14:paraId="7068A76A" w14:textId="185D0D4E" w:rsidR="001140F8" w:rsidRDefault="001140F8" w:rsidP="00F93119">
      <w:del w:id="2584" w:author="IRK" w:date="2020-03-12T17:31:00Z">
        <w:r w:rsidDel="00183FED">
          <w:delText>表</w:delText>
        </w:r>
        <w:r w:rsidR="000169B7" w:rsidDel="00183FED">
          <w:rPr>
            <w:rFonts w:hint="eastAsia"/>
          </w:rPr>
          <w:delText>40</w:delText>
        </w:r>
      </w:del>
      <w:ins w:id="2585" w:author="IRK" w:date="2020-03-12T17:31:00Z">
        <w:r w:rsidR="00183FED">
          <w:rPr>
            <w:rFonts w:hint="eastAsia"/>
          </w:rPr>
          <w:t>次の表</w:t>
        </w:r>
      </w:ins>
      <w:r>
        <w:t>は、ルールサービスを呼び出す簡単なアプリケーションコード</w:t>
      </w:r>
      <w:r>
        <w:rPr>
          <w:rFonts w:hint="eastAsia"/>
        </w:rPr>
        <w:t>の例</w:t>
      </w:r>
      <w:r>
        <w:t>である。このコード</w:t>
      </w:r>
      <w:r w:rsidR="00093F77">
        <w:t>例</w:t>
      </w:r>
      <w:r>
        <w:t>を基に、ルールサービスの呼び出し順序を説明する。</w:t>
      </w:r>
    </w:p>
    <w:p w14:paraId="79EB70EF" w14:textId="77777777" w:rsidR="001140F8" w:rsidRDefault="001140F8" w:rsidP="00F93119"/>
    <w:p w14:paraId="58588286" w14:textId="2BD05FB5" w:rsidR="00F3104D" w:rsidRDefault="00F3104D" w:rsidP="00F93119">
      <w:pPr>
        <w:pStyle w:val="af5"/>
      </w:pPr>
      <w:bookmarkStart w:id="2586" w:name="_Ref34926947"/>
      <w:bookmarkStart w:id="2587" w:name="_Toc40799266"/>
      <w:r>
        <w:t>[</w:t>
      </w:r>
      <w:del w:id="2588" w:author="IRK" w:date="2020-03-12T15:02: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40</w:delText>
        </w:r>
        <w:r w:rsidR="00E65728" w:rsidDel="00741612">
          <w:rPr>
            <w:noProof/>
          </w:rPr>
          <w:fldChar w:fldCharType="end"/>
        </w:r>
        <w:r w:rsidDel="00741612">
          <w:rPr>
            <w:rFonts w:hint="eastAsia"/>
          </w:rPr>
          <w:delText xml:space="preserve">　</w:delText>
        </w:r>
      </w:del>
      <w:ins w:id="2589" w:author="IRK" w:date="2020-03-12T15:02: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43</w:t>
      </w:r>
      <w:ins w:id="2590" w:author="IRK" w:date="2020-03-12T15:02:00Z">
        <w:r w:rsidR="00741612">
          <w:fldChar w:fldCharType="end"/>
        </w:r>
        <w:r w:rsidR="00741612">
          <w:rPr>
            <w:rFonts w:hint="eastAsia"/>
          </w:rPr>
          <w:t xml:space="preserve"> </w:t>
        </w:r>
      </w:ins>
      <w:r>
        <w:t>ルールサービスを呼び出す簡単な</w:t>
      </w:r>
      <w:r>
        <w:t>C</w:t>
      </w:r>
      <w:r>
        <w:t>アプリケーション</w:t>
      </w:r>
      <w:r>
        <w:rPr>
          <w:rFonts w:hint="eastAsia"/>
        </w:rPr>
        <w:t>]</w:t>
      </w:r>
      <w:bookmarkEnd w:id="2586"/>
      <w:bookmarkEnd w:id="2587"/>
    </w:p>
    <w:tbl>
      <w:tblPr>
        <w:tblStyle w:val="af4"/>
        <w:tblW w:w="0" w:type="auto"/>
        <w:jc w:val="center"/>
        <w:tblLook w:val="04A0" w:firstRow="1" w:lastRow="0" w:firstColumn="1" w:lastColumn="0" w:noHBand="0" w:noVBand="1"/>
        <w:tblPrChange w:id="2591" w:author="IRK" w:date="2020-04-14T15:42:00Z">
          <w:tblPr>
            <w:tblStyle w:val="af4"/>
            <w:tblW w:w="0" w:type="auto"/>
            <w:tblInd w:w="108" w:type="dxa"/>
            <w:tblLook w:val="04A0" w:firstRow="1" w:lastRow="0" w:firstColumn="1" w:lastColumn="0" w:noHBand="0" w:noVBand="1"/>
          </w:tblPr>
        </w:tblPrChange>
      </w:tblPr>
      <w:tblGrid>
        <w:gridCol w:w="9463"/>
        <w:tblGridChange w:id="2592">
          <w:tblGrid>
            <w:gridCol w:w="9463"/>
          </w:tblGrid>
        </w:tblGridChange>
      </w:tblGrid>
      <w:tr w:rsidR="001140F8" w14:paraId="6C84A429" w14:textId="77777777" w:rsidTr="00D829B0">
        <w:trPr>
          <w:jc w:val="center"/>
        </w:trPr>
        <w:tc>
          <w:tcPr>
            <w:tcW w:w="9463" w:type="dxa"/>
            <w:tcPrChange w:id="2593" w:author="IRK" w:date="2020-04-14T15:42:00Z">
              <w:tcPr>
                <w:tcW w:w="9463" w:type="dxa"/>
              </w:tcPr>
            </w:tcPrChange>
          </w:tcPr>
          <w:p w14:paraId="569438B4" w14:textId="77777777" w:rsidR="006C24FC" w:rsidRDefault="001140F8">
            <w:pPr>
              <w:pStyle w:val="1b"/>
              <w:pPrChange w:id="2594" w:author="IRK" w:date="2020-04-14T13:43:00Z">
                <w:pPr/>
              </w:pPrChange>
            </w:pPr>
            <w:r>
              <w:t xml:space="preserve"> </w:t>
            </w:r>
            <w:r w:rsidR="006C24FC">
              <w:t>1 #include &lt;stdio.h&gt;</w:t>
            </w:r>
          </w:p>
          <w:p w14:paraId="0F502C0F" w14:textId="77777777" w:rsidR="006C24FC" w:rsidRDefault="006C24FC">
            <w:pPr>
              <w:pStyle w:val="1b"/>
              <w:pPrChange w:id="2595" w:author="IRK" w:date="2020-04-14T13:43:00Z">
                <w:pPr/>
              </w:pPrChange>
            </w:pPr>
            <w:r>
              <w:t xml:space="preserve"> 2 #include "ircapi.h"</w:t>
            </w:r>
          </w:p>
          <w:p w14:paraId="11B6E6B0" w14:textId="77777777" w:rsidR="006C24FC" w:rsidRDefault="006C24FC">
            <w:pPr>
              <w:pStyle w:val="1b"/>
              <w:pPrChange w:id="2596" w:author="IRK" w:date="2020-04-14T13:43:00Z">
                <w:pPr/>
              </w:pPrChange>
            </w:pPr>
            <w:r>
              <w:t xml:space="preserve"> 3</w:t>
            </w:r>
            <w:del w:id="2597" w:author="IRK" w:date="2020-03-13T09:55:00Z">
              <w:r w:rsidDel="00C54544">
                <w:delText xml:space="preserve"> </w:delText>
              </w:r>
            </w:del>
          </w:p>
          <w:p w14:paraId="30BC99FF" w14:textId="77777777" w:rsidR="006C24FC" w:rsidRDefault="006C24FC">
            <w:pPr>
              <w:pStyle w:val="1b"/>
              <w:pPrChange w:id="2598" w:author="IRK" w:date="2020-04-14T13:43:00Z">
                <w:pPr/>
              </w:pPrChange>
            </w:pPr>
            <w:r>
              <w:t xml:space="preserve"> 4 static char const* lpszProperty = "MAIN.TYPE=TCP;</w:t>
            </w:r>
            <w:r>
              <w:rPr>
                <w:rFonts w:hint="eastAsia"/>
              </w:rPr>
              <w:t>RULECLIENT1.</w:t>
            </w:r>
            <w:r>
              <w:t>ADDRESS=127.0.0.1;</w:t>
            </w:r>
            <w:r>
              <w:rPr>
                <w:rFonts w:hint="eastAsia"/>
              </w:rPr>
              <w:t xml:space="preserve"> RULECLIENT1.</w:t>
            </w:r>
            <w:r>
              <w:t>PORT=25800;";</w:t>
            </w:r>
          </w:p>
          <w:p w14:paraId="4E6C9DFB" w14:textId="77777777" w:rsidR="006C24FC" w:rsidRDefault="006C24FC">
            <w:pPr>
              <w:pStyle w:val="1b"/>
              <w:pPrChange w:id="2599" w:author="IRK" w:date="2020-04-14T13:43:00Z">
                <w:pPr/>
              </w:pPrChange>
            </w:pPr>
            <w:r>
              <w:t xml:space="preserve"> 5</w:t>
            </w:r>
            <w:del w:id="2600" w:author="IRK" w:date="2020-03-13T09:55:00Z">
              <w:r w:rsidDel="00C54544">
                <w:delText xml:space="preserve"> </w:delText>
              </w:r>
            </w:del>
          </w:p>
          <w:p w14:paraId="37F597ED" w14:textId="77777777" w:rsidR="006C24FC" w:rsidRDefault="006C24FC">
            <w:pPr>
              <w:pStyle w:val="1b"/>
              <w:pPrChange w:id="2601" w:author="IRK" w:date="2020-04-14T13:43:00Z">
                <w:pPr/>
              </w:pPrChange>
            </w:pPr>
            <w:r>
              <w:t xml:space="preserve"> 6 int main( int argc, char* argv[] )</w:t>
            </w:r>
          </w:p>
          <w:p w14:paraId="63D22E98" w14:textId="77777777" w:rsidR="006C24FC" w:rsidRDefault="006C24FC">
            <w:pPr>
              <w:pStyle w:val="1b"/>
              <w:pPrChange w:id="2602" w:author="IRK" w:date="2020-04-14T13:43:00Z">
                <w:pPr/>
              </w:pPrChange>
            </w:pPr>
            <w:r>
              <w:t xml:space="preserve"> 7 {</w:t>
            </w:r>
          </w:p>
          <w:p w14:paraId="115272B6" w14:textId="77777777" w:rsidR="006C24FC" w:rsidRDefault="006C24FC">
            <w:pPr>
              <w:pStyle w:val="1b"/>
              <w:pPrChange w:id="2603" w:author="IRK" w:date="2020-04-14T13:43:00Z">
                <w:pPr/>
              </w:pPrChange>
            </w:pPr>
            <w:r>
              <w:t xml:space="preserve"> 8     IRCHANDLE hCl</w:t>
            </w:r>
            <w:r>
              <w:rPr>
                <w:rFonts w:hint="eastAsia"/>
              </w:rPr>
              <w:t>uster</w:t>
            </w:r>
            <w:r>
              <w:t>;</w:t>
            </w:r>
          </w:p>
          <w:p w14:paraId="23075C67" w14:textId="77777777" w:rsidR="006C24FC" w:rsidRDefault="006C24FC">
            <w:pPr>
              <w:pStyle w:val="1b"/>
              <w:pPrChange w:id="2604" w:author="IRK" w:date="2020-04-14T13:43:00Z">
                <w:pPr/>
              </w:pPrChange>
            </w:pPr>
            <w:r>
              <w:t xml:space="preserve"> 9</w:t>
            </w:r>
            <w:del w:id="2605" w:author="IRK" w:date="2020-03-13T09:55:00Z">
              <w:r w:rsidDel="00C54544">
                <w:delText xml:space="preserve"> </w:delText>
              </w:r>
            </w:del>
          </w:p>
          <w:p w14:paraId="6C709C4E" w14:textId="77777777" w:rsidR="006C24FC" w:rsidRDefault="006C24FC">
            <w:pPr>
              <w:pStyle w:val="1b"/>
              <w:pPrChange w:id="2606" w:author="IRK" w:date="2020-04-14T13:43:00Z">
                <w:pPr/>
              </w:pPrChange>
            </w:pPr>
            <w:r>
              <w:t xml:space="preserve">10 </w:t>
            </w:r>
            <w:r>
              <w:rPr>
                <w:rFonts w:hint="eastAsia"/>
              </w:rPr>
              <w:t xml:space="preserve">    </w:t>
            </w:r>
            <w:r>
              <w:t>hCl</w:t>
            </w:r>
            <w:r>
              <w:rPr>
                <w:rFonts w:hint="eastAsia"/>
              </w:rPr>
              <w:t>uster</w:t>
            </w:r>
            <w:r>
              <w:t xml:space="preserve"> = IRCAllocHandle( HTYPE_CL</w:t>
            </w:r>
            <w:r w:rsidR="00AF5FA8">
              <w:t>USTER</w:t>
            </w:r>
            <w:r>
              <w:t xml:space="preserve"> );</w:t>
            </w:r>
          </w:p>
          <w:p w14:paraId="372941B7" w14:textId="77777777" w:rsidR="006C24FC" w:rsidRDefault="006C24FC">
            <w:pPr>
              <w:pStyle w:val="1b"/>
              <w:pPrChange w:id="2607" w:author="IRK" w:date="2020-04-14T13:43:00Z">
                <w:pPr/>
              </w:pPrChange>
            </w:pPr>
            <w:r>
              <w:t>11</w:t>
            </w:r>
            <w:del w:id="2608" w:author="IRK" w:date="2020-03-13T09:55:00Z">
              <w:r w:rsidDel="00C54544">
                <w:delText xml:space="preserve"> </w:delText>
              </w:r>
            </w:del>
          </w:p>
          <w:p w14:paraId="44CADA2E" w14:textId="77777777" w:rsidR="006C24FC" w:rsidRDefault="006C24FC">
            <w:pPr>
              <w:pStyle w:val="1b"/>
              <w:pPrChange w:id="2609" w:author="IRK" w:date="2020-04-14T13:43:00Z">
                <w:pPr/>
              </w:pPrChange>
            </w:pPr>
            <w:r>
              <w:t>12     if( !hCl</w:t>
            </w:r>
            <w:r>
              <w:rPr>
                <w:rFonts w:hint="eastAsia"/>
              </w:rPr>
              <w:t>uster</w:t>
            </w:r>
            <w:r>
              <w:t xml:space="preserve"> )</w:t>
            </w:r>
          </w:p>
          <w:p w14:paraId="3520E23D" w14:textId="77777777" w:rsidR="006C24FC" w:rsidRDefault="006C24FC">
            <w:pPr>
              <w:pStyle w:val="1b"/>
              <w:pPrChange w:id="2610" w:author="IRK" w:date="2020-04-14T13:43:00Z">
                <w:pPr/>
              </w:pPrChange>
            </w:pPr>
            <w:r>
              <w:t>13     {</w:t>
            </w:r>
          </w:p>
          <w:p w14:paraId="49941B98" w14:textId="77777777" w:rsidR="006C24FC" w:rsidRDefault="006C24FC">
            <w:pPr>
              <w:pStyle w:val="1b"/>
              <w:pPrChange w:id="2611" w:author="IRK" w:date="2020-04-14T13:43:00Z">
                <w:pPr/>
              </w:pPrChange>
            </w:pPr>
            <w:r>
              <w:t>14         printf( "Cl</w:t>
            </w:r>
            <w:r>
              <w:rPr>
                <w:rFonts w:hint="eastAsia"/>
              </w:rPr>
              <w:t>uster</w:t>
            </w:r>
            <w:r>
              <w:t xml:space="preserve"> handle allocation failure.\n" );</w:t>
            </w:r>
          </w:p>
          <w:p w14:paraId="51F38377" w14:textId="77777777" w:rsidR="006C24FC" w:rsidRDefault="006C24FC">
            <w:pPr>
              <w:pStyle w:val="1b"/>
              <w:pPrChange w:id="2612" w:author="IRK" w:date="2020-04-14T13:43:00Z">
                <w:pPr/>
              </w:pPrChange>
            </w:pPr>
            <w:r>
              <w:t xml:space="preserve">15         return </w:t>
            </w:r>
            <w:r>
              <w:rPr>
                <w:rFonts w:hint="eastAsia"/>
              </w:rPr>
              <w:t>0</w:t>
            </w:r>
            <w:r>
              <w:t>;</w:t>
            </w:r>
          </w:p>
          <w:p w14:paraId="06073FA1" w14:textId="77777777" w:rsidR="006C24FC" w:rsidRDefault="006C24FC">
            <w:pPr>
              <w:pStyle w:val="1b"/>
              <w:pPrChange w:id="2613" w:author="IRK" w:date="2020-04-14T13:43:00Z">
                <w:pPr/>
              </w:pPrChange>
            </w:pPr>
            <w:r>
              <w:t>16     }</w:t>
            </w:r>
          </w:p>
          <w:p w14:paraId="5F20BD55" w14:textId="77777777" w:rsidR="006C24FC" w:rsidRDefault="006C24FC">
            <w:pPr>
              <w:pStyle w:val="1b"/>
              <w:pPrChange w:id="2614" w:author="IRK" w:date="2020-04-14T13:43:00Z">
                <w:pPr/>
              </w:pPrChange>
            </w:pPr>
            <w:r>
              <w:t>17</w:t>
            </w:r>
            <w:del w:id="2615" w:author="IRK" w:date="2020-03-13T09:55:00Z">
              <w:r w:rsidDel="00C54544">
                <w:delText xml:space="preserve">     </w:delText>
              </w:r>
            </w:del>
          </w:p>
          <w:p w14:paraId="060C486A" w14:textId="77777777" w:rsidR="006C24FC" w:rsidRDefault="006C24FC">
            <w:pPr>
              <w:pStyle w:val="1b"/>
              <w:pPrChange w:id="2616" w:author="IRK" w:date="2020-04-14T13:43:00Z">
                <w:pPr/>
              </w:pPrChange>
            </w:pPr>
            <w:r>
              <w:t>18     if( !IRCInitialize( hCl</w:t>
            </w:r>
            <w:r>
              <w:rPr>
                <w:rFonts w:hint="eastAsia"/>
              </w:rPr>
              <w:t>uster</w:t>
            </w:r>
            <w:r>
              <w:t>, lpszProperty ) )</w:t>
            </w:r>
          </w:p>
          <w:p w14:paraId="2042B884" w14:textId="77777777" w:rsidR="006C24FC" w:rsidRDefault="006C24FC">
            <w:pPr>
              <w:pStyle w:val="1b"/>
              <w:pPrChange w:id="2617" w:author="IRK" w:date="2020-04-14T13:43:00Z">
                <w:pPr/>
              </w:pPrChange>
            </w:pPr>
            <w:r>
              <w:t>19     {</w:t>
            </w:r>
          </w:p>
          <w:p w14:paraId="3AAD67A9" w14:textId="77777777" w:rsidR="006C24FC" w:rsidRDefault="006C24FC">
            <w:pPr>
              <w:pStyle w:val="1b"/>
              <w:pPrChange w:id="2618" w:author="IRK" w:date="2020-04-14T13:43:00Z">
                <w:pPr/>
              </w:pPrChange>
            </w:pPr>
            <w:r>
              <w:t>20         char lpszError[1024];</w:t>
            </w:r>
          </w:p>
          <w:p w14:paraId="296E91B7" w14:textId="77777777" w:rsidR="006C24FC" w:rsidRDefault="006C24FC">
            <w:pPr>
              <w:pStyle w:val="1b"/>
              <w:pPrChange w:id="2619" w:author="IRK" w:date="2020-04-14T13:43:00Z">
                <w:pPr/>
              </w:pPrChange>
            </w:pPr>
            <w:r>
              <w:t>21         IRCGetLastError( hClient, lpszError, sizeof(lpszError) );</w:t>
            </w:r>
          </w:p>
          <w:p w14:paraId="11D8F2B9" w14:textId="77777777" w:rsidR="006C24FC" w:rsidRDefault="006C24FC">
            <w:pPr>
              <w:pStyle w:val="1b"/>
              <w:pPrChange w:id="2620" w:author="IRK" w:date="2020-04-14T13:43:00Z">
                <w:pPr/>
              </w:pPrChange>
            </w:pPr>
            <w:r>
              <w:t>22         IRCFreeHandle( hCl</w:t>
            </w:r>
            <w:r>
              <w:rPr>
                <w:rFonts w:hint="eastAsia"/>
              </w:rPr>
              <w:t>uster</w:t>
            </w:r>
            <w:r>
              <w:t xml:space="preserve"> );</w:t>
            </w:r>
          </w:p>
          <w:p w14:paraId="4AE4637F" w14:textId="77777777" w:rsidR="006C24FC" w:rsidRDefault="006C24FC">
            <w:pPr>
              <w:pStyle w:val="1b"/>
              <w:pPrChange w:id="2621" w:author="IRK" w:date="2020-04-14T13:43:00Z">
                <w:pPr/>
              </w:pPrChange>
            </w:pPr>
            <w:r>
              <w:t>23         printf( "ERROR: %s\n", lpszError );</w:t>
            </w:r>
          </w:p>
          <w:p w14:paraId="36C9D322" w14:textId="77777777" w:rsidR="006C24FC" w:rsidRDefault="006C24FC">
            <w:pPr>
              <w:pStyle w:val="1b"/>
              <w:pPrChange w:id="2622" w:author="IRK" w:date="2020-04-14T13:43:00Z">
                <w:pPr/>
              </w:pPrChange>
            </w:pPr>
            <w:r>
              <w:t>24         return 0;</w:t>
            </w:r>
          </w:p>
          <w:p w14:paraId="77B58A94" w14:textId="77777777" w:rsidR="006C24FC" w:rsidRDefault="006C24FC">
            <w:pPr>
              <w:pStyle w:val="1b"/>
              <w:pPrChange w:id="2623" w:author="IRK" w:date="2020-04-14T13:43:00Z">
                <w:pPr/>
              </w:pPrChange>
            </w:pPr>
            <w:r>
              <w:t>25     }</w:t>
            </w:r>
          </w:p>
          <w:p w14:paraId="0A9237B2" w14:textId="77777777" w:rsidR="006C24FC" w:rsidRDefault="006C24FC">
            <w:pPr>
              <w:pStyle w:val="1b"/>
              <w:pPrChange w:id="2624" w:author="IRK" w:date="2020-04-14T13:43:00Z">
                <w:pPr/>
              </w:pPrChange>
            </w:pPr>
            <w:r>
              <w:t>26</w:t>
            </w:r>
            <w:del w:id="2625" w:author="IRK" w:date="2020-03-13T09:55:00Z">
              <w:r w:rsidDel="00C54544">
                <w:delText xml:space="preserve"> </w:delText>
              </w:r>
            </w:del>
          </w:p>
          <w:p w14:paraId="266F58BE" w14:textId="77777777" w:rsidR="006C24FC" w:rsidRDefault="006C24FC">
            <w:pPr>
              <w:pStyle w:val="1b"/>
              <w:pPrChange w:id="2626" w:author="IRK" w:date="2020-04-14T13:43:00Z">
                <w:pPr/>
              </w:pPrChange>
            </w:pPr>
            <w:r>
              <w:t>27     do</w:t>
            </w:r>
          </w:p>
          <w:p w14:paraId="18AC49E4" w14:textId="77777777" w:rsidR="006C24FC" w:rsidRDefault="006C24FC">
            <w:pPr>
              <w:pStyle w:val="1b"/>
              <w:pPrChange w:id="2627" w:author="IRK" w:date="2020-04-14T13:43:00Z">
                <w:pPr/>
              </w:pPrChange>
            </w:pPr>
            <w:r>
              <w:t>28     {</w:t>
            </w:r>
          </w:p>
          <w:p w14:paraId="249B73A4" w14:textId="77777777" w:rsidR="006C24FC" w:rsidRDefault="006C24FC">
            <w:pPr>
              <w:pStyle w:val="1b"/>
              <w:pPrChange w:id="2628" w:author="IRK" w:date="2020-04-14T13:43:00Z">
                <w:pPr/>
              </w:pPrChange>
            </w:pPr>
            <w:r>
              <w:t>29         IRCHANDLE hRule;</w:t>
            </w:r>
          </w:p>
          <w:p w14:paraId="7AB01CD0" w14:textId="77777777" w:rsidR="006C24FC" w:rsidRDefault="006C24FC">
            <w:pPr>
              <w:pStyle w:val="1b"/>
              <w:pPrChange w:id="2629" w:author="IRK" w:date="2020-04-14T13:43:00Z">
                <w:pPr/>
              </w:pPrChange>
            </w:pPr>
            <w:r>
              <w:t>30         IRCDESCRIPTOR dResult;</w:t>
            </w:r>
          </w:p>
          <w:p w14:paraId="514E4748" w14:textId="77777777" w:rsidR="006C24FC" w:rsidRDefault="006C24FC">
            <w:pPr>
              <w:pStyle w:val="1b"/>
              <w:pPrChange w:id="2630" w:author="IRK" w:date="2020-04-14T13:43:00Z">
                <w:pPr/>
              </w:pPrChange>
            </w:pPr>
            <w:r>
              <w:t>31</w:t>
            </w:r>
            <w:del w:id="2631" w:author="IRK" w:date="2020-03-13T09:55:00Z">
              <w:r w:rsidDel="00C54544">
                <w:delText xml:space="preserve"> </w:delText>
              </w:r>
            </w:del>
          </w:p>
          <w:p w14:paraId="43116867" w14:textId="77777777" w:rsidR="006C24FC" w:rsidRDefault="006C24FC">
            <w:pPr>
              <w:pStyle w:val="1b"/>
              <w:pPrChange w:id="2632" w:author="IRK" w:date="2020-04-14T13:43:00Z">
                <w:pPr/>
              </w:pPrChange>
            </w:pPr>
            <w:r>
              <w:t>32         hRule = IRCAllocHandle( HTYPE_RULE );</w:t>
            </w:r>
          </w:p>
          <w:p w14:paraId="0DDF09B1" w14:textId="77777777" w:rsidR="006C24FC" w:rsidRDefault="006C24FC">
            <w:pPr>
              <w:pStyle w:val="1b"/>
              <w:pPrChange w:id="2633" w:author="IRK" w:date="2020-04-14T13:43:00Z">
                <w:pPr/>
              </w:pPrChange>
            </w:pPr>
            <w:r>
              <w:t>33         IRCRuleSet( hRule, "COMMISSION", "2013-07-01" );</w:t>
            </w:r>
          </w:p>
          <w:p w14:paraId="40838FB6" w14:textId="77777777" w:rsidR="006C24FC" w:rsidRDefault="006C24FC">
            <w:pPr>
              <w:pStyle w:val="1b"/>
              <w:pPrChange w:id="2634" w:author="IRK" w:date="2020-04-14T13:43:00Z">
                <w:pPr/>
              </w:pPrChange>
            </w:pPr>
            <w:r>
              <w:t>34         IRCRuleAddStrItem( hRule, "TRDTYP", "Lease" );</w:t>
            </w:r>
          </w:p>
          <w:p w14:paraId="122D0CBE" w14:textId="77777777" w:rsidR="006C24FC" w:rsidRDefault="006C24FC">
            <w:pPr>
              <w:pStyle w:val="1b"/>
              <w:pPrChange w:id="2635" w:author="IRK" w:date="2020-04-14T13:43:00Z">
                <w:pPr/>
              </w:pPrChange>
            </w:pPr>
            <w:r>
              <w:t>35         IRCRuleAddNumItem( hRule, "AMT", 250000000.0 );</w:t>
            </w:r>
          </w:p>
          <w:p w14:paraId="654E7D68" w14:textId="77777777" w:rsidR="006C24FC" w:rsidRDefault="006C24FC">
            <w:pPr>
              <w:pStyle w:val="1b"/>
              <w:pPrChange w:id="2636" w:author="IRK" w:date="2020-04-14T13:43:00Z">
                <w:pPr/>
              </w:pPrChange>
            </w:pPr>
            <w:r>
              <w:t>36</w:t>
            </w:r>
            <w:del w:id="2637" w:author="IRK" w:date="2020-03-13T09:56:00Z">
              <w:r w:rsidDel="00C54544">
                <w:delText xml:space="preserve"> </w:delText>
              </w:r>
            </w:del>
          </w:p>
          <w:p w14:paraId="0F2DFB51" w14:textId="77777777" w:rsidR="006C24FC" w:rsidRDefault="006C24FC">
            <w:pPr>
              <w:pStyle w:val="1b"/>
              <w:pPrChange w:id="2638" w:author="IRK" w:date="2020-04-14T13:43:00Z">
                <w:pPr/>
              </w:pPrChange>
            </w:pPr>
            <w:r>
              <w:t>37         if( !IRCExecute( hCl</w:t>
            </w:r>
            <w:r>
              <w:rPr>
                <w:rFonts w:hint="eastAsia"/>
              </w:rPr>
              <w:t>uster</w:t>
            </w:r>
            <w:r>
              <w:t>, hRule, rci_codetype_alias, 0, IRCFALSE ) )</w:t>
            </w:r>
          </w:p>
          <w:p w14:paraId="720F018E" w14:textId="77777777" w:rsidR="006C24FC" w:rsidRDefault="006C24FC">
            <w:pPr>
              <w:pStyle w:val="1b"/>
              <w:pPrChange w:id="2639" w:author="IRK" w:date="2020-04-14T13:43:00Z">
                <w:pPr/>
              </w:pPrChange>
            </w:pPr>
            <w:r>
              <w:t>38         {</w:t>
            </w:r>
          </w:p>
          <w:p w14:paraId="44BB8817" w14:textId="77777777" w:rsidR="006C24FC" w:rsidRDefault="006C24FC">
            <w:pPr>
              <w:pStyle w:val="1b"/>
              <w:pPrChange w:id="2640" w:author="IRK" w:date="2020-04-14T13:43:00Z">
                <w:pPr/>
              </w:pPrChange>
            </w:pPr>
            <w:r>
              <w:t>39             char lpszError[1024];</w:t>
            </w:r>
          </w:p>
          <w:p w14:paraId="6960BC96" w14:textId="77777777" w:rsidR="006C24FC" w:rsidRDefault="006C24FC">
            <w:pPr>
              <w:pStyle w:val="1b"/>
              <w:pPrChange w:id="2641" w:author="IRK" w:date="2020-04-14T13:43:00Z">
                <w:pPr/>
              </w:pPrChange>
            </w:pPr>
            <w:r>
              <w:t>40             IRCGetLastError( hRule, lpszError, sizeof(lpszError) );</w:t>
            </w:r>
          </w:p>
          <w:p w14:paraId="3F2FA55A" w14:textId="77777777" w:rsidR="006C24FC" w:rsidRDefault="006C24FC">
            <w:pPr>
              <w:pStyle w:val="1b"/>
              <w:pPrChange w:id="2642" w:author="IRK" w:date="2020-04-14T13:43:00Z">
                <w:pPr/>
              </w:pPrChange>
            </w:pPr>
            <w:r>
              <w:t>41             IRCFreeHandle( hRule );</w:t>
            </w:r>
          </w:p>
          <w:p w14:paraId="21E745E3" w14:textId="77777777" w:rsidR="006C24FC" w:rsidRDefault="006C24FC">
            <w:pPr>
              <w:pStyle w:val="1b"/>
              <w:pPrChange w:id="2643" w:author="IRK" w:date="2020-04-14T13:43:00Z">
                <w:pPr/>
              </w:pPrChange>
            </w:pPr>
            <w:r>
              <w:t>42             IRCFreeHandle( h</w:t>
            </w:r>
            <w:r>
              <w:rPr>
                <w:rFonts w:hint="eastAsia"/>
              </w:rPr>
              <w:t>Cluster</w:t>
            </w:r>
            <w:r>
              <w:t xml:space="preserve"> );</w:t>
            </w:r>
          </w:p>
          <w:p w14:paraId="4070E749" w14:textId="77777777" w:rsidR="006C24FC" w:rsidRDefault="006C24FC">
            <w:pPr>
              <w:pStyle w:val="1b"/>
              <w:pPrChange w:id="2644" w:author="IRK" w:date="2020-04-14T13:43:00Z">
                <w:pPr/>
              </w:pPrChange>
            </w:pPr>
            <w:r>
              <w:t>43             printf( "ERROR: %s\n", lpszError );</w:t>
            </w:r>
          </w:p>
          <w:p w14:paraId="4665C2D8" w14:textId="77777777" w:rsidR="006C24FC" w:rsidRDefault="006C24FC">
            <w:pPr>
              <w:pStyle w:val="1b"/>
              <w:pPrChange w:id="2645" w:author="IRK" w:date="2020-04-14T13:43:00Z">
                <w:pPr/>
              </w:pPrChange>
            </w:pPr>
            <w:r>
              <w:t>44             return 8;</w:t>
            </w:r>
          </w:p>
          <w:p w14:paraId="48F0C4D1" w14:textId="77777777" w:rsidR="006C24FC" w:rsidRDefault="006C24FC">
            <w:pPr>
              <w:pStyle w:val="1b"/>
              <w:pPrChange w:id="2646" w:author="IRK" w:date="2020-04-14T13:43:00Z">
                <w:pPr/>
              </w:pPrChange>
            </w:pPr>
            <w:r>
              <w:t>45         }</w:t>
            </w:r>
          </w:p>
          <w:p w14:paraId="57BB526D" w14:textId="77777777" w:rsidR="006C24FC" w:rsidRDefault="006C24FC">
            <w:pPr>
              <w:pStyle w:val="1b"/>
              <w:pPrChange w:id="2647" w:author="IRK" w:date="2020-04-14T13:43:00Z">
                <w:pPr/>
              </w:pPrChange>
            </w:pPr>
            <w:r>
              <w:t>46</w:t>
            </w:r>
            <w:del w:id="2648" w:author="IRK" w:date="2020-03-13T09:56:00Z">
              <w:r w:rsidDel="00C54544">
                <w:delText xml:space="preserve"> </w:delText>
              </w:r>
            </w:del>
          </w:p>
          <w:p w14:paraId="48560AE5" w14:textId="77777777" w:rsidR="006C24FC" w:rsidRDefault="006C24FC">
            <w:pPr>
              <w:pStyle w:val="1b"/>
              <w:pPrChange w:id="2649" w:author="IRK" w:date="2020-04-14T13:43:00Z">
                <w:pPr/>
              </w:pPrChange>
            </w:pPr>
            <w:r>
              <w:t>47         dResult = IRCRuleGetResult( hRule );</w:t>
            </w:r>
          </w:p>
          <w:p w14:paraId="27ECD13A" w14:textId="77777777" w:rsidR="006C24FC" w:rsidRDefault="006C24FC">
            <w:pPr>
              <w:pStyle w:val="1b"/>
              <w:pPrChange w:id="2650" w:author="IRK" w:date="2020-04-14T13:43:00Z">
                <w:pPr/>
              </w:pPrChange>
            </w:pPr>
            <w:r>
              <w:t>48</w:t>
            </w:r>
            <w:del w:id="2651" w:author="IRK" w:date="2020-03-13T09:56:00Z">
              <w:r w:rsidDel="00C54544">
                <w:delText xml:space="preserve">     </w:delText>
              </w:r>
            </w:del>
          </w:p>
          <w:p w14:paraId="43237656" w14:textId="77777777" w:rsidR="006C24FC" w:rsidRDefault="006C24FC">
            <w:pPr>
              <w:pStyle w:val="1b"/>
              <w:pPrChange w:id="2652" w:author="IRK" w:date="2020-04-14T13:43:00Z">
                <w:pPr/>
              </w:pPrChange>
            </w:pPr>
            <w:r>
              <w:t>49         printf( "Rate: %s\n", IRCRuleResultGetStrValue( dResult, 1, 1 ) );</w:t>
            </w:r>
          </w:p>
          <w:p w14:paraId="427F9A08" w14:textId="77777777" w:rsidR="006C24FC" w:rsidRDefault="006C24FC">
            <w:pPr>
              <w:pStyle w:val="1b"/>
              <w:pPrChange w:id="2653" w:author="IRK" w:date="2020-04-14T13:43:00Z">
                <w:pPr/>
              </w:pPrChange>
            </w:pPr>
            <w:r>
              <w:t>50         printf( "Amount: %.0lf\n", IRCRuleResultGetNumValue( dResult, 2, 1 ) );</w:t>
            </w:r>
          </w:p>
          <w:p w14:paraId="3445081D" w14:textId="77777777" w:rsidR="006C24FC" w:rsidRDefault="006C24FC">
            <w:pPr>
              <w:pStyle w:val="1b"/>
              <w:pPrChange w:id="2654" w:author="IRK" w:date="2020-04-14T13:43:00Z">
                <w:pPr/>
              </w:pPrChange>
            </w:pPr>
            <w:r>
              <w:t>51</w:t>
            </w:r>
            <w:del w:id="2655" w:author="IRK" w:date="2020-03-13T09:56:00Z">
              <w:r w:rsidDel="00C54544">
                <w:delText xml:space="preserve"> </w:delText>
              </w:r>
            </w:del>
          </w:p>
          <w:p w14:paraId="575506E4" w14:textId="77777777" w:rsidR="006C24FC" w:rsidRDefault="006C24FC">
            <w:pPr>
              <w:pStyle w:val="1b"/>
              <w:pPrChange w:id="2656" w:author="IRK" w:date="2020-04-14T13:43:00Z">
                <w:pPr/>
              </w:pPrChange>
            </w:pPr>
            <w:r>
              <w:t>52         IRCFreeHandle( hRule );</w:t>
            </w:r>
          </w:p>
          <w:p w14:paraId="73F6482B" w14:textId="77777777" w:rsidR="006C24FC" w:rsidRDefault="006C24FC">
            <w:pPr>
              <w:pStyle w:val="1b"/>
              <w:pPrChange w:id="2657" w:author="IRK" w:date="2020-04-14T13:43:00Z">
                <w:pPr/>
              </w:pPrChange>
            </w:pPr>
            <w:r>
              <w:t>53     }</w:t>
            </w:r>
          </w:p>
          <w:p w14:paraId="4A3B96AD" w14:textId="77777777" w:rsidR="006C24FC" w:rsidRDefault="006C24FC">
            <w:pPr>
              <w:pStyle w:val="1b"/>
              <w:pPrChange w:id="2658" w:author="IRK" w:date="2020-04-14T13:43:00Z">
                <w:pPr/>
              </w:pPrChange>
            </w:pPr>
            <w:r>
              <w:t>54     while( 0 );</w:t>
            </w:r>
          </w:p>
          <w:p w14:paraId="6B104AD4" w14:textId="77777777" w:rsidR="006C24FC" w:rsidRDefault="006C24FC">
            <w:pPr>
              <w:pStyle w:val="1b"/>
              <w:pPrChange w:id="2659" w:author="IRK" w:date="2020-04-14T13:43:00Z">
                <w:pPr/>
              </w:pPrChange>
            </w:pPr>
            <w:r>
              <w:t>55</w:t>
            </w:r>
            <w:del w:id="2660" w:author="IRK" w:date="2020-03-13T09:56:00Z">
              <w:r w:rsidDel="00C54544">
                <w:delText xml:space="preserve"> </w:delText>
              </w:r>
            </w:del>
          </w:p>
          <w:p w14:paraId="6B139B01" w14:textId="77777777" w:rsidR="006C24FC" w:rsidRDefault="006C24FC">
            <w:pPr>
              <w:pStyle w:val="1b"/>
              <w:pPrChange w:id="2661" w:author="IRK" w:date="2020-04-14T13:43:00Z">
                <w:pPr/>
              </w:pPrChange>
            </w:pPr>
            <w:r>
              <w:t>56     IRCFreeHandle( hCl</w:t>
            </w:r>
            <w:r>
              <w:rPr>
                <w:rFonts w:hint="eastAsia"/>
              </w:rPr>
              <w:t>uster</w:t>
            </w:r>
            <w:r>
              <w:t xml:space="preserve"> );</w:t>
            </w:r>
          </w:p>
          <w:p w14:paraId="6A2E5618" w14:textId="77777777" w:rsidR="006C24FC" w:rsidRDefault="006C24FC">
            <w:pPr>
              <w:pStyle w:val="1b"/>
              <w:pPrChange w:id="2662" w:author="IRK" w:date="2020-04-14T13:43:00Z">
                <w:pPr/>
              </w:pPrChange>
            </w:pPr>
            <w:r>
              <w:t>57</w:t>
            </w:r>
            <w:del w:id="2663" w:author="IRK" w:date="2020-03-13T09:56:00Z">
              <w:r w:rsidDel="00C54544">
                <w:delText xml:space="preserve">     </w:delText>
              </w:r>
            </w:del>
          </w:p>
          <w:p w14:paraId="0EA9C3BE" w14:textId="77777777" w:rsidR="006C24FC" w:rsidRDefault="006C24FC">
            <w:pPr>
              <w:pStyle w:val="1b"/>
              <w:pPrChange w:id="2664" w:author="IRK" w:date="2020-04-14T13:43:00Z">
                <w:pPr/>
              </w:pPrChange>
            </w:pPr>
            <w:r>
              <w:t>58     return 0;</w:t>
            </w:r>
          </w:p>
          <w:p w14:paraId="21C70E84" w14:textId="77777777" w:rsidR="001140F8" w:rsidRDefault="006C24FC">
            <w:pPr>
              <w:pStyle w:val="1b"/>
              <w:pPrChange w:id="2665" w:author="IRK" w:date="2020-04-14T13:43:00Z">
                <w:pPr>
                  <w:pStyle w:val="aff1"/>
                  <w:wordWrap/>
                </w:pPr>
              </w:pPrChange>
            </w:pPr>
            <w:r>
              <w:t>59 }</w:t>
            </w:r>
          </w:p>
        </w:tc>
      </w:tr>
    </w:tbl>
    <w:p w14:paraId="379A9A4D" w14:textId="77777777" w:rsidR="001140F8" w:rsidRDefault="001140F8" w:rsidP="00F93119"/>
    <w:p w14:paraId="411E5AE8" w14:textId="2F513EBB" w:rsidR="001140F8" w:rsidRPr="00C858ED" w:rsidRDefault="001140F8" w:rsidP="00846AAC">
      <w:r w:rsidRPr="00C858ED">
        <w:t>この例は、</w:t>
      </w:r>
      <w:r w:rsidRPr="00143767">
        <w:rPr>
          <w:rPrChange w:id="2666" w:author="IRK" w:date="2020-05-11T11:00:00Z">
            <w:rPr>
              <w:i/>
            </w:rPr>
          </w:rPrChange>
        </w:rPr>
        <w:t>Commission</w:t>
      </w:r>
      <w:r w:rsidRPr="00C858ED">
        <w:t>というルールを呼び出す</w:t>
      </w:r>
      <w:r w:rsidRPr="00C858ED">
        <w:t>C</w:t>
      </w:r>
      <w:r w:rsidRPr="00C858ED">
        <w:t>アプリケーションである。</w:t>
      </w:r>
      <w:ins w:id="2667" w:author="IRK" w:date="2020-05-12T14:30:00Z">
        <w:r w:rsidR="003F2FAC">
          <w:rPr>
            <w:rFonts w:hint="eastAsia"/>
          </w:rPr>
          <w:t>[</w:t>
        </w:r>
      </w:ins>
      <w:r w:rsidRPr="00C858ED">
        <w:t>6</w:t>
      </w:r>
      <w:r w:rsidR="00D13942">
        <w:t>行目</w:t>
      </w:r>
      <w:ins w:id="2668" w:author="IRK" w:date="2020-05-12T14:30:00Z">
        <w:r w:rsidR="003F2FAC">
          <w:rPr>
            <w:rFonts w:hint="eastAsia"/>
          </w:rPr>
          <w:t>]</w:t>
        </w:r>
      </w:ins>
      <w:r w:rsidRPr="00C858ED">
        <w:t>は、アプリケーションのエントリーポイント</w:t>
      </w:r>
      <w:r w:rsidRPr="00C858ED">
        <w:t>(Entry Point)</w:t>
      </w:r>
      <w:r w:rsidRPr="00C858ED">
        <w:t>で</w:t>
      </w:r>
      <w:r w:rsidRPr="00BD3D00">
        <w:t>ある</w:t>
      </w:r>
      <w:r w:rsidRPr="00BD3D00">
        <w:t>main</w:t>
      </w:r>
      <w:r w:rsidRPr="00BD3D00">
        <w:t>関数である。</w:t>
      </w:r>
      <w:ins w:id="2669" w:author="IRK" w:date="2020-05-12T14:30:00Z">
        <w:r w:rsidR="003F2FAC">
          <w:rPr>
            <w:rFonts w:hint="eastAsia"/>
          </w:rPr>
          <w:t>[</w:t>
        </w:r>
      </w:ins>
      <w:r w:rsidRPr="00BD3D00">
        <w:t>10</w:t>
      </w:r>
      <w:r w:rsidR="001B7556" w:rsidRPr="00BD3D00">
        <w:t>~</w:t>
      </w:r>
      <w:r w:rsidRPr="00BD3D00">
        <w:t>16</w:t>
      </w:r>
      <w:r w:rsidR="00D13942">
        <w:t>行目</w:t>
      </w:r>
      <w:ins w:id="2670" w:author="IRK" w:date="2020-05-12T14:30:00Z">
        <w:r w:rsidR="003F2FAC">
          <w:rPr>
            <w:rFonts w:hint="eastAsia"/>
          </w:rPr>
          <w:t>]</w:t>
        </w:r>
      </w:ins>
      <w:r w:rsidRPr="00BD3D00">
        <w:t>は、ルールインタフェースクラスタハンドルを生成するプロセスである。クライアントハンドルとも呼ばれるルールインタフェースクラスタハンドルは、ルールインタフェースクラスタ構造体を</w:t>
      </w:r>
      <w:r w:rsidRPr="00BD3D00">
        <w:rPr>
          <w:rFonts w:hint="eastAsia"/>
        </w:rPr>
        <w:t>示す</w:t>
      </w:r>
      <w:r w:rsidRPr="00BD3D00">
        <w:t>void*</w:t>
      </w:r>
      <w:r w:rsidRPr="00BD3D00">
        <w:t>である。こ</w:t>
      </w:r>
      <w:r w:rsidRPr="00C858ED">
        <w:t>のハンドルを生成することで、新しいルールインタフェースクラスタを生成する。</w:t>
      </w:r>
      <w:ins w:id="2671" w:author="IRK" w:date="2020-05-12T14:30:00Z">
        <w:r w:rsidR="003F2FAC">
          <w:rPr>
            <w:rFonts w:hint="eastAsia"/>
          </w:rPr>
          <w:t>[</w:t>
        </w:r>
      </w:ins>
      <w:r w:rsidRPr="00C858ED">
        <w:t>18</w:t>
      </w:r>
      <w:r w:rsidR="001B7556">
        <w:t>~</w:t>
      </w:r>
      <w:r w:rsidRPr="00C858ED">
        <w:t>25</w:t>
      </w:r>
      <w:r w:rsidR="00D13942">
        <w:t>行目</w:t>
      </w:r>
      <w:ins w:id="2672" w:author="IRK" w:date="2020-05-12T14:30:00Z">
        <w:r w:rsidR="003F2FAC">
          <w:rPr>
            <w:rFonts w:hint="eastAsia"/>
          </w:rPr>
          <w:t>]</w:t>
        </w:r>
      </w:ins>
      <w:r w:rsidRPr="00C858ED">
        <w:t>は、クラスタを初期化するプロセスである。</w:t>
      </w:r>
      <w:ins w:id="2673" w:author="IRK" w:date="2020-05-12T14:31:00Z">
        <w:r w:rsidR="003F2FAC">
          <w:rPr>
            <w:rFonts w:hint="eastAsia"/>
          </w:rPr>
          <w:t>[</w:t>
        </w:r>
      </w:ins>
      <w:r w:rsidRPr="00C858ED">
        <w:t>4</w:t>
      </w:r>
      <w:r w:rsidR="00D13942">
        <w:t>行目</w:t>
      </w:r>
      <w:ins w:id="2674" w:author="IRK" w:date="2020-05-12T14:31:00Z">
        <w:r w:rsidR="003F2FAC">
          <w:rPr>
            <w:rFonts w:hint="eastAsia"/>
          </w:rPr>
          <w:t>]</w:t>
        </w:r>
      </w:ins>
      <w:r w:rsidRPr="00C858ED">
        <w:t>に指定されたクラスタの設定が初期化ルーチンに引き渡され</w:t>
      </w:r>
      <w:r w:rsidRPr="00C858ED">
        <w:t>(</w:t>
      </w:r>
      <w:ins w:id="2675" w:author="IRK" w:date="2020-05-12T14:31:00Z">
        <w:r w:rsidR="003F2FAC">
          <w:rPr>
            <w:rFonts w:hint="eastAsia"/>
          </w:rPr>
          <w:t>[</w:t>
        </w:r>
      </w:ins>
      <w:r w:rsidRPr="00C858ED">
        <w:t>18</w:t>
      </w:r>
      <w:r w:rsidR="00D13942">
        <w:t>行目</w:t>
      </w:r>
      <w:ins w:id="2676" w:author="IRK" w:date="2020-05-12T14:31:00Z">
        <w:r w:rsidR="003F2FAC">
          <w:rPr>
            <w:rFonts w:hint="eastAsia"/>
          </w:rPr>
          <w:t>]</w:t>
        </w:r>
      </w:ins>
      <w:r w:rsidRPr="00C858ED">
        <w:t>)</w:t>
      </w:r>
      <w:r w:rsidRPr="00C858ED">
        <w:t>、設定に基づいてクラスタが構成される。クラスタハンドルを生成して初期化するプロセスは、</w:t>
      </w:r>
      <w:r w:rsidRPr="00C858ED">
        <w:t>1</w:t>
      </w:r>
      <w:r w:rsidRPr="00C858ED">
        <w:t>つのアプリケーションで</w:t>
      </w:r>
      <w:r w:rsidRPr="00C858ED">
        <w:t>1</w:t>
      </w:r>
      <w:r w:rsidRPr="00C858ED">
        <w:t>度のみ実行すればよい。一度生成されたクラスタを利用して繰り返し、または同時に複数のスレッドを利用してルールサービスを呼び出すことができる。</w:t>
      </w:r>
    </w:p>
    <w:p w14:paraId="44925571" w14:textId="77777777" w:rsidR="001140F8" w:rsidRPr="00C858ED" w:rsidRDefault="001140F8" w:rsidP="00F93119"/>
    <w:p w14:paraId="3CE49DC0" w14:textId="58AB70CE" w:rsidR="001140F8" w:rsidRPr="00C858ED" w:rsidRDefault="003F2FAC" w:rsidP="00F93119">
      <w:ins w:id="2677" w:author="IRK" w:date="2020-05-12T14:31:00Z">
        <w:r>
          <w:rPr>
            <w:rFonts w:hint="eastAsia"/>
          </w:rPr>
          <w:t>[</w:t>
        </w:r>
      </w:ins>
      <w:r w:rsidR="001140F8" w:rsidRPr="00C858ED">
        <w:t>27</w:t>
      </w:r>
      <w:r w:rsidR="001B7556">
        <w:t>~</w:t>
      </w:r>
      <w:r w:rsidR="001140F8" w:rsidRPr="00C858ED">
        <w:t>53</w:t>
      </w:r>
      <w:r w:rsidR="00D13942">
        <w:t>行目</w:t>
      </w:r>
      <w:ins w:id="2678" w:author="IRK" w:date="2020-05-12T14:31:00Z">
        <w:r>
          <w:rPr>
            <w:rFonts w:hint="eastAsia"/>
          </w:rPr>
          <w:t>]</w:t>
        </w:r>
      </w:ins>
      <w:r w:rsidR="001140F8" w:rsidRPr="00C858ED">
        <w:t>は、ルールサービスを呼び出す部分である。クラスタハンドルが</w:t>
      </w:r>
      <w:r w:rsidR="001140F8" w:rsidRPr="00C858ED">
        <w:rPr>
          <w:rFonts w:hint="eastAsia"/>
        </w:rPr>
        <w:t>一度</w:t>
      </w:r>
      <w:r w:rsidR="001140F8" w:rsidRPr="00C858ED">
        <w:t>初期化されると何度も繰り返してルールサービスの呼び出しができることを示すために、</w:t>
      </w:r>
      <w:ins w:id="2679" w:author="IRK" w:date="2020-05-12T14:31:00Z">
        <w:r>
          <w:rPr>
            <w:rFonts w:hint="eastAsia"/>
          </w:rPr>
          <w:t>[</w:t>
        </w:r>
      </w:ins>
      <w:r w:rsidR="001140F8" w:rsidRPr="00C858ED">
        <w:t>54</w:t>
      </w:r>
      <w:r w:rsidR="00D13942">
        <w:t>行目</w:t>
      </w:r>
      <w:ins w:id="2680" w:author="IRK" w:date="2020-05-12T14:31:00Z">
        <w:r>
          <w:rPr>
            <w:rFonts w:hint="eastAsia"/>
          </w:rPr>
          <w:t>]</w:t>
        </w:r>
      </w:ins>
      <w:r w:rsidR="001140F8" w:rsidRPr="00C858ED">
        <w:t>に</w:t>
      </w:r>
      <w:r w:rsidR="001140F8" w:rsidRPr="00BD3D00">
        <w:t>while</w:t>
      </w:r>
      <w:r w:rsidR="001140F8" w:rsidRPr="00BD3D00">
        <w:t>文を入れた。</w:t>
      </w:r>
      <w:ins w:id="2681" w:author="IRK" w:date="2020-05-12T14:31:00Z">
        <w:r>
          <w:rPr>
            <w:rFonts w:hint="eastAsia"/>
          </w:rPr>
          <w:t>[</w:t>
        </w:r>
      </w:ins>
      <w:r w:rsidR="001140F8" w:rsidRPr="00BD3D00">
        <w:t>32</w:t>
      </w:r>
      <w:r w:rsidR="001B7556" w:rsidRPr="00BD3D00">
        <w:t>~</w:t>
      </w:r>
      <w:r w:rsidR="001140F8" w:rsidRPr="00BD3D00">
        <w:t>35</w:t>
      </w:r>
      <w:r w:rsidR="00D13942">
        <w:t>行目</w:t>
      </w:r>
      <w:ins w:id="2682" w:author="IRK" w:date="2020-05-12T14:31:00Z">
        <w:r>
          <w:rPr>
            <w:rFonts w:hint="eastAsia"/>
          </w:rPr>
          <w:t>]</w:t>
        </w:r>
      </w:ins>
      <w:r w:rsidR="001140F8" w:rsidRPr="00BD3D00">
        <w:t>は、ルールトランザクションハンドルを生成して入力値を設定する部分である。ルールトランザクションハンドル</w:t>
      </w:r>
      <w:r w:rsidR="001140F8" w:rsidRPr="00C858ED">
        <w:t>は</w:t>
      </w:r>
      <w:r w:rsidR="001140F8" w:rsidRPr="00C858ED">
        <w:t>1</w:t>
      </w:r>
      <w:r w:rsidR="001140F8" w:rsidRPr="00C858ED">
        <w:t>つのトランザクションと関連するデータ、例えば呼び出すルールコードや入力値、結果などを保存するための空間を</w:t>
      </w:r>
      <w:r w:rsidR="001140F8" w:rsidRPr="00BD3D00">
        <w:rPr>
          <w:rFonts w:hint="eastAsia"/>
        </w:rPr>
        <w:t>示す</w:t>
      </w:r>
      <w:r w:rsidR="001140F8" w:rsidRPr="00BD3D00">
        <w:t>void*</w:t>
      </w:r>
      <w:r w:rsidR="001140F8" w:rsidRPr="00C858ED">
        <w:t>である。</w:t>
      </w:r>
    </w:p>
    <w:p w14:paraId="2984B674" w14:textId="77777777" w:rsidR="001140F8" w:rsidRPr="00C858ED" w:rsidRDefault="001140F8" w:rsidP="00F93119"/>
    <w:p w14:paraId="6358429A" w14:textId="665BE1DB" w:rsidR="001140F8" w:rsidRPr="00C858ED" w:rsidRDefault="003F2FAC" w:rsidP="00F93119">
      <w:ins w:id="2683" w:author="IRK" w:date="2020-05-12T14:31:00Z">
        <w:r>
          <w:rPr>
            <w:rFonts w:hint="eastAsia"/>
          </w:rPr>
          <w:t>[</w:t>
        </w:r>
      </w:ins>
      <w:r w:rsidR="001140F8" w:rsidRPr="00C858ED">
        <w:t>37</w:t>
      </w:r>
      <w:r w:rsidR="001B7556">
        <w:t>~</w:t>
      </w:r>
      <w:r w:rsidR="001140F8" w:rsidRPr="00C858ED">
        <w:t>45</w:t>
      </w:r>
      <w:r w:rsidR="00D13942">
        <w:t>行目</w:t>
      </w:r>
      <w:ins w:id="2684" w:author="IRK" w:date="2020-05-12T14:31:00Z">
        <w:r>
          <w:rPr>
            <w:rFonts w:hint="eastAsia"/>
          </w:rPr>
          <w:t>]</w:t>
        </w:r>
      </w:ins>
      <w:r w:rsidR="001140F8" w:rsidRPr="00C858ED">
        <w:t>は、ルールサービスを呼び出す部分である。</w:t>
      </w:r>
      <w:ins w:id="2685" w:author="IRK" w:date="2020-05-12T14:31:00Z">
        <w:r>
          <w:rPr>
            <w:rFonts w:hint="eastAsia"/>
          </w:rPr>
          <w:t>[</w:t>
        </w:r>
      </w:ins>
      <w:r w:rsidR="001140F8" w:rsidRPr="00C858ED">
        <w:t>47</w:t>
      </w:r>
      <w:r w:rsidR="001B7556">
        <w:t>~</w:t>
      </w:r>
      <w:r w:rsidR="001140F8" w:rsidRPr="00C858ED">
        <w:t>52</w:t>
      </w:r>
      <w:r w:rsidR="00D13942">
        <w:t>行目</w:t>
      </w:r>
      <w:ins w:id="2686" w:author="IRK" w:date="2020-05-12T14:31:00Z">
        <w:r>
          <w:rPr>
            <w:rFonts w:hint="eastAsia"/>
          </w:rPr>
          <w:t>]</w:t>
        </w:r>
      </w:ins>
      <w:r w:rsidR="001140F8" w:rsidRPr="00C858ED">
        <w:t>は、ルールサービスの呼び出し結果を使用してルールトランザクションハンドルを</w:t>
      </w:r>
      <w:del w:id="2687" w:author="IRK" w:date="2020-04-13T13:36:00Z">
        <w:r w:rsidR="001140F8" w:rsidRPr="00C858ED" w:rsidDel="00BF78DE">
          <w:delText>解除</w:delText>
        </w:r>
      </w:del>
      <w:ins w:id="2688" w:author="IRK" w:date="2020-04-13T13:36:00Z">
        <w:r w:rsidR="00BF78DE">
          <w:rPr>
            <w:rFonts w:hint="eastAsia"/>
          </w:rPr>
          <w:t>解放</w:t>
        </w:r>
      </w:ins>
      <w:r w:rsidR="001140F8" w:rsidRPr="00C858ED">
        <w:t>する部分である。</w:t>
      </w:r>
    </w:p>
    <w:p w14:paraId="4BFFEC34" w14:textId="77777777" w:rsidR="001140F8" w:rsidRPr="00C858ED" w:rsidRDefault="001140F8" w:rsidP="00F93119"/>
    <w:p w14:paraId="34157410" w14:textId="3AA5E3DC" w:rsidR="001140F8" w:rsidRPr="00C858ED" w:rsidRDefault="001140F8" w:rsidP="00F93119">
      <w:r w:rsidRPr="00C858ED">
        <w:t>アプリケーションは、ルールサービスの呼び出しをそれ以上する必要がない場合、一般的にアプリケーションがシャットダウンされる時に</w:t>
      </w:r>
      <w:ins w:id="2689" w:author="IRK" w:date="2020-05-12T14:31:00Z">
        <w:r w:rsidR="003F2FAC">
          <w:rPr>
            <w:rFonts w:hint="eastAsia"/>
          </w:rPr>
          <w:t>[</w:t>
        </w:r>
      </w:ins>
      <w:r w:rsidRPr="00C858ED">
        <w:t>56</w:t>
      </w:r>
      <w:r w:rsidR="00D13942">
        <w:t>行目</w:t>
      </w:r>
      <w:ins w:id="2690" w:author="IRK" w:date="2020-05-12T14:31:00Z">
        <w:r w:rsidR="003F2FAC">
          <w:rPr>
            <w:rFonts w:hint="eastAsia"/>
          </w:rPr>
          <w:t>]</w:t>
        </w:r>
      </w:ins>
      <w:r w:rsidRPr="00C858ED">
        <w:t>のようにルールインタフェースクラスタハンドルを</w:t>
      </w:r>
      <w:del w:id="2691" w:author="IRK" w:date="2020-04-13T13:36:00Z">
        <w:r w:rsidRPr="00C858ED" w:rsidDel="00BF78DE">
          <w:delText>解除</w:delText>
        </w:r>
      </w:del>
      <w:ins w:id="2692" w:author="IRK" w:date="2020-04-13T13:36:00Z">
        <w:r w:rsidR="00BF78DE">
          <w:rPr>
            <w:rFonts w:hint="eastAsia"/>
          </w:rPr>
          <w:t>解放</w:t>
        </w:r>
      </w:ins>
      <w:r w:rsidRPr="00C858ED">
        <w:t>する。</w:t>
      </w:r>
    </w:p>
    <w:p w14:paraId="3612563E" w14:textId="77777777" w:rsidR="001140F8" w:rsidRPr="00C858ED" w:rsidRDefault="001140F8" w:rsidP="00F93119"/>
    <w:p w14:paraId="7883467C" w14:textId="2AD06552" w:rsidR="001140F8" w:rsidRPr="00C858ED" w:rsidRDefault="001140F8" w:rsidP="00F93119">
      <w:r w:rsidRPr="00C858ED">
        <w:t>API</w:t>
      </w:r>
      <w:r w:rsidRPr="00C858ED">
        <w:t>と関連する定数</w:t>
      </w:r>
      <w:r w:rsidRPr="00C858ED">
        <w:rPr>
          <w:rFonts w:hint="eastAsia"/>
        </w:rPr>
        <w:t>および</w:t>
      </w:r>
      <w:r w:rsidRPr="00C858ED">
        <w:t>関数など</w:t>
      </w:r>
      <w:r w:rsidRPr="00BD3D00">
        <w:t>は、</w:t>
      </w:r>
      <w:r w:rsidRPr="00BD3D00">
        <w:t>ircapi.h</w:t>
      </w:r>
      <w:r w:rsidRPr="00BD3D00">
        <w:t>に宣言されている。</w:t>
      </w:r>
      <w:r w:rsidRPr="00C858ED">
        <w:t>したがって、</w:t>
      </w:r>
      <w:ins w:id="2693" w:author="IRK" w:date="2020-05-12T14:31:00Z">
        <w:r w:rsidR="003F2FAC">
          <w:rPr>
            <w:rFonts w:hint="eastAsia"/>
          </w:rPr>
          <w:t>[</w:t>
        </w:r>
      </w:ins>
      <w:r w:rsidRPr="00C858ED">
        <w:t>2</w:t>
      </w:r>
      <w:r w:rsidR="00D13942">
        <w:t>行目</w:t>
      </w:r>
      <w:ins w:id="2694" w:author="IRK" w:date="2020-05-12T14:31:00Z">
        <w:r w:rsidR="003F2FAC">
          <w:rPr>
            <w:rFonts w:hint="eastAsia"/>
          </w:rPr>
          <w:t>]</w:t>
        </w:r>
      </w:ins>
      <w:r w:rsidRPr="00C858ED">
        <w:t>ではこのヘッダファイルをインクルードしている。</w:t>
      </w:r>
    </w:p>
    <w:p w14:paraId="5F340B91" w14:textId="4CF0DF51" w:rsidR="002574B1" w:rsidRDefault="002574B1" w:rsidP="00F93119">
      <w:pPr>
        <w:rPr>
          <w:rFonts w:cs="Arial"/>
          <w:sz w:val="22"/>
          <w:szCs w:val="24"/>
        </w:rPr>
      </w:pPr>
      <w:del w:id="2695" w:author="IRK" w:date="2020-04-13T12:48:00Z">
        <w:r w:rsidDel="00166351">
          <w:br w:type="page"/>
        </w:r>
      </w:del>
    </w:p>
    <w:p w14:paraId="6AAC91B7" w14:textId="77777777" w:rsidR="001140F8" w:rsidRDefault="001140F8" w:rsidP="00F93119">
      <w:pPr>
        <w:pStyle w:val="32"/>
      </w:pPr>
      <w:bookmarkStart w:id="2696" w:name="_Toc385838769"/>
      <w:bookmarkStart w:id="2697" w:name="_Toc426449619"/>
      <w:bookmarkStart w:id="2698" w:name="_Toc426449715"/>
      <w:bookmarkStart w:id="2699" w:name="_Toc434858900"/>
      <w:bookmarkStart w:id="2700" w:name="_Toc34988276"/>
      <w:bookmarkStart w:id="2701" w:name="_Toc40799120"/>
      <w:r>
        <w:t>ライブラリと</w:t>
      </w:r>
      <w:r w:rsidRPr="00C858ED">
        <w:t>アプリケーションビルド</w:t>
      </w:r>
      <w:bookmarkEnd w:id="2696"/>
      <w:bookmarkEnd w:id="2697"/>
      <w:bookmarkEnd w:id="2698"/>
      <w:bookmarkEnd w:id="2699"/>
      <w:bookmarkEnd w:id="2700"/>
      <w:bookmarkEnd w:id="2701"/>
    </w:p>
    <w:p w14:paraId="795F03BA" w14:textId="76CC2549" w:rsidR="001140F8" w:rsidRPr="00BD3D00" w:rsidRDefault="001140F8" w:rsidP="00F93119">
      <w:r w:rsidRPr="00C858ED">
        <w:t>アプリケーションをコンパイルするためには、</w:t>
      </w:r>
      <w:r w:rsidRPr="00C858ED">
        <w:t>-I</w:t>
      </w:r>
      <w:r w:rsidRPr="00C858ED">
        <w:t>オプションを利用</w:t>
      </w:r>
      <w:r w:rsidRPr="00BD3D00">
        <w:t>して</w:t>
      </w:r>
      <w:r w:rsidRPr="00BD3D00">
        <w:t>ircapi.h</w:t>
      </w:r>
      <w:r w:rsidRPr="00BD3D00">
        <w:t>が存在するディレクトリをインクルードパスに含める必要がある。アプリケーションをビルドするためには、次の共有ライブラリ</w:t>
      </w:r>
      <w:r w:rsidRPr="00BD3D00">
        <w:t>(Shared)</w:t>
      </w:r>
      <w:r w:rsidRPr="00BD3D00">
        <w:t>をリンクする必要がある。</w:t>
      </w:r>
    </w:p>
    <w:p w14:paraId="356FB863" w14:textId="77777777" w:rsidR="001140F8" w:rsidRPr="00C858ED" w:rsidRDefault="002E72DC">
      <w:pPr>
        <w:pStyle w:val="10"/>
        <w:pPrChange w:id="2702" w:author="IRK" w:date="2020-05-11T10:58:00Z">
          <w:pPr>
            <w:pStyle w:val="a8"/>
            <w:ind w:left="784"/>
          </w:pPr>
        </w:pPrChange>
      </w:pPr>
      <w:r>
        <w:t>l</w:t>
      </w:r>
      <w:r w:rsidR="001140F8" w:rsidRPr="00C858ED">
        <w:t>i</w:t>
      </w:r>
      <w:r>
        <w:t>bi</w:t>
      </w:r>
      <w:r w:rsidR="001140F8" w:rsidRPr="00C858ED">
        <w:t>rcapi.so</w:t>
      </w:r>
    </w:p>
    <w:p w14:paraId="1A01887B" w14:textId="27AF7181" w:rsidR="001140F8" w:rsidRPr="00C858ED" w:rsidRDefault="001140F8" w:rsidP="00F93119">
      <w:r w:rsidRPr="00C858ED">
        <w:t>共有ライブラリの拡張子はプラットフォームによって異なることがある。例えば、</w:t>
      </w:r>
      <w:r w:rsidRPr="00C858ED">
        <w:t>IBM AIX</w:t>
      </w:r>
      <w:r w:rsidRPr="00C858ED">
        <w:t>は</w:t>
      </w:r>
      <w:r w:rsidRPr="00C858ED">
        <w:t>.a</w:t>
      </w:r>
      <w:r w:rsidRPr="00C858ED">
        <w:t>、</w:t>
      </w:r>
      <w:r w:rsidRPr="00C858ED">
        <w:t>HP-UX</w:t>
      </w:r>
      <w:r w:rsidRPr="00C858ED">
        <w:t>は</w:t>
      </w:r>
      <w:r w:rsidRPr="00C858ED">
        <w:t>.sl</w:t>
      </w:r>
      <w:r w:rsidRPr="00C858ED">
        <w:t>、</w:t>
      </w:r>
      <w:r w:rsidRPr="00C858ED">
        <w:t>UBUNTU</w:t>
      </w:r>
      <w:r w:rsidRPr="00C858ED">
        <w:t>は</w:t>
      </w:r>
      <w:r w:rsidRPr="00C858ED">
        <w:t>.so</w:t>
      </w:r>
      <w:r w:rsidRPr="00C858ED">
        <w:t>などになることがある。この他に、プラットフォームによってシステムライブラリのリンクが必要なこともある。</w:t>
      </w:r>
    </w:p>
    <w:p w14:paraId="47DD9A58" w14:textId="77777777" w:rsidR="001140F8" w:rsidRPr="00C858ED" w:rsidRDefault="001140F8" w:rsidP="00F93119"/>
    <w:p w14:paraId="3EC6A473" w14:textId="10A22993" w:rsidR="001140F8" w:rsidRPr="00C858ED" w:rsidRDefault="001140F8" w:rsidP="00F93119">
      <w:r w:rsidRPr="00C858ED">
        <w:t>アプリケーションを実行するためには、上のライブラリが位置するパスをライブラリパス環境変数</w:t>
      </w:r>
      <w:r w:rsidRPr="00C858ED">
        <w:t>(LD_LIBRARY_PATH</w:t>
      </w:r>
      <w:r w:rsidRPr="00C858ED">
        <w:t>、</w:t>
      </w:r>
      <w:r w:rsidRPr="00C858ED">
        <w:t>SHLIB_PATH</w:t>
      </w:r>
      <w:r w:rsidRPr="00C858ED">
        <w:t>、</w:t>
      </w:r>
      <w:r w:rsidRPr="00C858ED">
        <w:t>LIBPATH</w:t>
      </w:r>
      <w:r w:rsidRPr="00C858ED">
        <w:t>など</w:t>
      </w:r>
      <w:r w:rsidRPr="00C858ED">
        <w:t>)</w:t>
      </w:r>
      <w:r w:rsidRPr="00C858ED">
        <w:t>に追加する必要がある。</w:t>
      </w:r>
    </w:p>
    <w:p w14:paraId="659FA232" w14:textId="77777777" w:rsidR="001140F8" w:rsidRDefault="001140F8" w:rsidP="00F93119"/>
    <w:p w14:paraId="381E50E0" w14:textId="77777777" w:rsidR="001140F8" w:rsidRDefault="001140F8" w:rsidP="00F93119">
      <w:pPr>
        <w:pStyle w:val="32"/>
      </w:pPr>
      <w:bookmarkStart w:id="2703" w:name="_Toc385838770"/>
      <w:bookmarkStart w:id="2704" w:name="_Toc426449620"/>
      <w:bookmarkStart w:id="2705" w:name="_Toc426449716"/>
      <w:bookmarkStart w:id="2706" w:name="_Toc434858901"/>
      <w:bookmarkStart w:id="2707" w:name="_Toc34988277"/>
      <w:bookmarkStart w:id="2708" w:name="_Ref37259219"/>
      <w:bookmarkStart w:id="2709" w:name="_Ref37259222"/>
      <w:bookmarkStart w:id="2710" w:name="_Toc40799121"/>
      <w:r>
        <w:t>ハンドルとディスクリプタ</w:t>
      </w:r>
      <w:bookmarkEnd w:id="2703"/>
      <w:bookmarkEnd w:id="2704"/>
      <w:bookmarkEnd w:id="2705"/>
      <w:bookmarkEnd w:id="2706"/>
      <w:bookmarkEnd w:id="2707"/>
      <w:bookmarkEnd w:id="2708"/>
      <w:bookmarkEnd w:id="2709"/>
      <w:bookmarkEnd w:id="2710"/>
    </w:p>
    <w:p w14:paraId="7E116CC0" w14:textId="1F4C8F18" w:rsidR="001140F8" w:rsidRPr="00C858ED" w:rsidRDefault="001140F8" w:rsidP="00F93119">
      <w:del w:id="2711" w:author="IRK" w:date="2020-04-08T17:23:00Z">
        <w:r w:rsidRPr="00C858ED" w:rsidDel="0076745D">
          <w:delText>2.1.1</w:delText>
        </w:r>
      </w:del>
      <w:ins w:id="2712" w:author="IRK" w:date="2020-04-08T17:24:00Z">
        <w:r w:rsidR="0076745D">
          <w:rPr>
            <w:rFonts w:hint="eastAsia"/>
          </w:rPr>
          <w:t>「</w:t>
        </w:r>
        <w:r w:rsidR="0076745D">
          <w:fldChar w:fldCharType="begin"/>
        </w:r>
        <w:r w:rsidR="0076745D">
          <w:instrText xml:space="preserve"> </w:instrText>
        </w:r>
        <w:r w:rsidR="0076745D">
          <w:rPr>
            <w:rFonts w:hint="eastAsia"/>
          </w:rPr>
          <w:instrText>REF _Ref37259087 \r \h</w:instrText>
        </w:r>
        <w:r w:rsidR="0076745D">
          <w:instrText xml:space="preserve"> </w:instrText>
        </w:r>
      </w:ins>
      <w:r w:rsidR="0076745D">
        <w:fldChar w:fldCharType="separate"/>
      </w:r>
      <w:r w:rsidR="0092459D">
        <w:t xml:space="preserve">2.1.1 </w:t>
      </w:r>
      <w:ins w:id="2713" w:author="IRK" w:date="2020-04-08T17:24:00Z">
        <w:r w:rsidR="0076745D">
          <w:fldChar w:fldCharType="end"/>
        </w:r>
        <w:r w:rsidR="0076745D">
          <w:fldChar w:fldCharType="begin"/>
        </w:r>
        <w:r w:rsidR="0076745D">
          <w:instrText xml:space="preserve"> REF _Ref37259089 \h </w:instrText>
        </w:r>
      </w:ins>
      <w:r w:rsidR="0076745D">
        <w:fldChar w:fldCharType="separate"/>
      </w:r>
      <w:r w:rsidR="0092459D" w:rsidRPr="008729B2">
        <w:t>API</w:t>
      </w:r>
      <w:r w:rsidR="0092459D" w:rsidRPr="008729B2">
        <w:t>の呼び出し順序</w:t>
      </w:r>
      <w:ins w:id="2714" w:author="IRK" w:date="2020-04-08T17:24:00Z">
        <w:r w:rsidR="0076745D">
          <w:fldChar w:fldCharType="end"/>
        </w:r>
        <w:r w:rsidR="0076745D">
          <w:rPr>
            <w:rFonts w:hint="eastAsia"/>
          </w:rPr>
          <w:t>」</w:t>
        </w:r>
      </w:ins>
      <w:r w:rsidRPr="00C858ED">
        <w:t>の例</w:t>
      </w:r>
      <w:r w:rsidR="00BC6EB8" w:rsidRPr="00AB2487">
        <w:rPr>
          <w:rFonts w:ascii="ＭＳ Ｐゴシック" w:hAnsi="ＭＳ Ｐゴシック" w:hint="eastAsia"/>
        </w:rPr>
        <w:t>の</w:t>
      </w:r>
      <w:r w:rsidRPr="00AB2487">
        <w:rPr>
          <w:rFonts w:ascii="ＭＳ Ｐゴシック" w:hAnsi="ＭＳ Ｐゴシック" w:hint="eastAsia"/>
        </w:rPr>
        <w:t>ア</w:t>
      </w:r>
      <w:r w:rsidRPr="00C858ED">
        <w:t>プリケーションで、ハンドル</w:t>
      </w:r>
      <w:r w:rsidRPr="00C858ED">
        <w:t>(Handle)</w:t>
      </w:r>
      <w:r w:rsidRPr="00C858ED">
        <w:t>の概念を紹介した。ルールインタフェースクラスタやルールトランザクションデータ構造は、多くのデータ</w:t>
      </w:r>
      <w:del w:id="2715" w:author="IRK" w:date="2020-04-13T12:19:00Z">
        <w:r w:rsidR="00862AB2" w:rsidRPr="00AB2487" w:rsidDel="0039608D">
          <w:rPr>
            <w:rFonts w:ascii="ＭＳ Ｐゴシック" w:hAnsi="ＭＳ Ｐゴシック" w:hint="eastAsia"/>
          </w:rPr>
          <w:delText>形式</w:delText>
        </w:r>
      </w:del>
      <w:ins w:id="2716" w:author="IRK" w:date="2020-04-13T12:19:00Z">
        <w:r w:rsidR="0039608D">
          <w:rPr>
            <w:rFonts w:hint="eastAsia"/>
          </w:rPr>
          <w:t>型</w:t>
        </w:r>
      </w:ins>
      <w:r w:rsidRPr="00AB2487">
        <w:rPr>
          <w:rFonts w:ascii="ＭＳ Ｐゴシック" w:hAnsi="ＭＳ Ｐゴシック" w:hint="eastAsia"/>
        </w:rPr>
        <w:t>を</w:t>
      </w:r>
      <w:r w:rsidRPr="00C858ED">
        <w:t>使用して複雑に定義されている。これらのデータ構造は、</w:t>
      </w:r>
      <w:r w:rsidRPr="00C858ED">
        <w:t>API</w:t>
      </w:r>
      <w:r w:rsidRPr="00C858ED">
        <w:t>のバージョンが上がるに</w:t>
      </w:r>
      <w:r w:rsidRPr="00C858ED">
        <w:rPr>
          <w:rFonts w:hint="eastAsia"/>
        </w:rPr>
        <w:t>伴い</w:t>
      </w:r>
      <w:r w:rsidRPr="00C858ED">
        <w:t>変更されることもある。このデータ構造をアプリケーションに公開する場合、アプリケーションと関係のないデータ</w:t>
      </w:r>
      <w:del w:id="2717" w:author="IRK" w:date="2020-04-13T12:19:00Z">
        <w:r w:rsidRPr="00C858ED" w:rsidDel="0039608D">
          <w:delText>形式</w:delText>
        </w:r>
      </w:del>
      <w:ins w:id="2718" w:author="IRK" w:date="2020-04-13T12:19:00Z">
        <w:r w:rsidR="0039608D">
          <w:rPr>
            <w:rFonts w:hint="eastAsia"/>
          </w:rPr>
          <w:t>型</w:t>
        </w:r>
      </w:ins>
      <w:r w:rsidRPr="00C858ED">
        <w:t>について宣言されている多くのヘッダファイルをインクルードする必要もあり、</w:t>
      </w:r>
      <w:r w:rsidRPr="00C858ED">
        <w:t>API</w:t>
      </w:r>
      <w:r w:rsidRPr="00C858ED">
        <w:t>のバージョンが上がるに</w:t>
      </w:r>
      <w:r w:rsidRPr="00C858ED">
        <w:rPr>
          <w:rFonts w:hint="eastAsia"/>
        </w:rPr>
        <w:t>伴い</w:t>
      </w:r>
      <w:r w:rsidRPr="00C858ED">
        <w:t>アプリケーション</w:t>
      </w:r>
      <w:r w:rsidR="00415E94">
        <w:rPr>
          <w:rFonts w:hint="eastAsia"/>
        </w:rPr>
        <w:t>の</w:t>
      </w:r>
      <w:r w:rsidRPr="00C858ED">
        <w:t>再ビルド</w:t>
      </w:r>
      <w:r w:rsidRPr="00C858ED">
        <w:rPr>
          <w:rFonts w:hint="eastAsia"/>
        </w:rPr>
        <w:t>が必要になる可能性がある</w:t>
      </w:r>
      <w:r w:rsidRPr="00C858ED">
        <w:t>。こうした複雑さをなくすために、アプリケーションではこれらのデータ構造</w:t>
      </w:r>
      <w:r w:rsidRPr="00BD3D00">
        <w:t>を</w:t>
      </w:r>
      <w:r w:rsidRPr="00BD3D00">
        <w:t>void*</w:t>
      </w:r>
      <w:r w:rsidRPr="00BD3D00">
        <w:t>で参照した</w:t>
      </w:r>
      <w:r w:rsidRPr="00C858ED">
        <w:t>。アプリケーションがこれらのデータ</w:t>
      </w:r>
      <w:r w:rsidRPr="00C858ED">
        <w:t>(</w:t>
      </w:r>
      <w:r w:rsidRPr="00C858ED">
        <w:t>ルールインタフェースクラスタやルールトランザクション</w:t>
      </w:r>
      <w:r w:rsidRPr="00C858ED">
        <w:t>)</w:t>
      </w:r>
      <w:r w:rsidRPr="00C858ED">
        <w:t>を必要とする時には、適切なハンドルの類型をパラメータとして引き渡し、動的に割り当てて使用を終えた後にハンドルを</w:t>
      </w:r>
      <w:del w:id="2719" w:author="IRK" w:date="2020-04-13T13:37:00Z">
        <w:r w:rsidRPr="00C858ED" w:rsidDel="00BF78DE">
          <w:delText>解除</w:delText>
        </w:r>
      </w:del>
      <w:ins w:id="2720" w:author="IRK" w:date="2020-04-13T13:37:00Z">
        <w:r w:rsidR="00BF78DE">
          <w:rPr>
            <w:rFonts w:hint="eastAsia"/>
          </w:rPr>
          <w:t>解放</w:t>
        </w:r>
      </w:ins>
      <w:r w:rsidRPr="00C858ED">
        <w:t>する。</w:t>
      </w:r>
    </w:p>
    <w:p w14:paraId="7D85F79C" w14:textId="77777777" w:rsidR="001140F8" w:rsidRPr="00C858ED" w:rsidRDefault="001140F8" w:rsidP="00F93119"/>
    <w:p w14:paraId="1779113D" w14:textId="2376E88B" w:rsidR="001140F8" w:rsidRPr="00C858ED" w:rsidRDefault="001140F8" w:rsidP="00F93119">
      <w:r w:rsidRPr="00C858ED">
        <w:t>ハンドルと似た概念として、ディスクリプタ</w:t>
      </w:r>
      <w:r w:rsidRPr="00C858ED">
        <w:t>(Descriptor)</w:t>
      </w:r>
      <w:r w:rsidRPr="00C858ED">
        <w:t>がある。ディスクリプタもデータ構造の</w:t>
      </w:r>
      <w:r w:rsidRPr="00C858ED">
        <w:rPr>
          <w:rFonts w:hint="eastAsia"/>
        </w:rPr>
        <w:t>詳細な</w:t>
      </w:r>
      <w:r w:rsidRPr="00C858ED">
        <w:t>形式をアプリケーションに隠すための用途として使用されるが、ハンドルと異なり割り当てまたは</w:t>
      </w:r>
      <w:del w:id="2721" w:author="IRK" w:date="2020-04-13T13:37:00Z">
        <w:r w:rsidRPr="00C858ED" w:rsidDel="00BF78DE">
          <w:delText>解除</w:delText>
        </w:r>
      </w:del>
      <w:ins w:id="2722" w:author="IRK" w:date="2020-04-13T13:37:00Z">
        <w:r w:rsidR="00BF78DE">
          <w:rPr>
            <w:rFonts w:hint="eastAsia"/>
          </w:rPr>
          <w:t>解放</w:t>
        </w:r>
      </w:ins>
      <w:r w:rsidRPr="00C858ED">
        <w:t>する作業がない。ディスクリプタはハンドルによって参照される一部のメモリ領域</w:t>
      </w:r>
      <w:r w:rsidRPr="00BD3D00">
        <w:t>を</w:t>
      </w:r>
      <w:r w:rsidRPr="00BD3D00">
        <w:t>void*</w:t>
      </w:r>
      <w:r w:rsidRPr="00BD3D00">
        <w:t>で管理するため</w:t>
      </w:r>
      <w:r w:rsidRPr="00C858ED">
        <w:t>、ハンドルが</w:t>
      </w:r>
      <w:r w:rsidRPr="00C858ED">
        <w:rPr>
          <w:rFonts w:hint="eastAsia"/>
        </w:rPr>
        <w:t>解放</w:t>
      </w:r>
      <w:r w:rsidRPr="00C858ED">
        <w:t>されるとハンドルが参照するメモリも</w:t>
      </w:r>
      <w:r w:rsidRPr="00C858ED">
        <w:rPr>
          <w:rFonts w:hint="eastAsia"/>
        </w:rPr>
        <w:t>解放</w:t>
      </w:r>
      <w:r w:rsidRPr="00C858ED">
        <w:t>され</w:t>
      </w:r>
      <w:r w:rsidRPr="00C858ED">
        <w:rPr>
          <w:rFonts w:hint="eastAsia"/>
        </w:rPr>
        <w:t>る。</w:t>
      </w:r>
      <w:r w:rsidRPr="00C858ED">
        <w:t>したがってディスクリプタのメモリも</w:t>
      </w:r>
      <w:del w:id="2723" w:author="IRK" w:date="2020-04-13T13:37:00Z">
        <w:r w:rsidRPr="00C858ED" w:rsidDel="00BF78DE">
          <w:delText>解除</w:delText>
        </w:r>
      </w:del>
      <w:ins w:id="2724" w:author="IRK" w:date="2020-04-13T13:37:00Z">
        <w:r w:rsidR="00BF78DE">
          <w:rPr>
            <w:rFonts w:hint="eastAsia"/>
          </w:rPr>
          <w:t>解放</w:t>
        </w:r>
      </w:ins>
      <w:r w:rsidRPr="00C858ED">
        <w:t>される。</w:t>
      </w:r>
    </w:p>
    <w:p w14:paraId="1A97047D" w14:textId="77777777" w:rsidR="001140F8" w:rsidRPr="00C858ED" w:rsidRDefault="001140F8" w:rsidP="00F93119"/>
    <w:p w14:paraId="2E93F326" w14:textId="3765D0AE" w:rsidR="001140F8" w:rsidRPr="00C858ED" w:rsidRDefault="001140F8" w:rsidP="00F93119">
      <w:r w:rsidRPr="00C858ED">
        <w:t>ハンドルとディスクリプタのどちらもデータ</w:t>
      </w:r>
      <w:del w:id="2725" w:author="IRK" w:date="2020-04-13T12:19:00Z">
        <w:r w:rsidRPr="00C858ED" w:rsidDel="0039608D">
          <w:delText>形式</w:delText>
        </w:r>
      </w:del>
      <w:ins w:id="2726" w:author="IRK" w:date="2020-04-13T12:19:00Z">
        <w:r w:rsidR="0039608D">
          <w:rPr>
            <w:rFonts w:hint="eastAsia"/>
          </w:rPr>
          <w:t>型</w:t>
        </w:r>
      </w:ins>
      <w:r w:rsidRPr="00BD3D00">
        <w:t>が</w:t>
      </w:r>
      <w:r w:rsidRPr="00BD3D00">
        <w:t>void*</w:t>
      </w:r>
      <w:r w:rsidRPr="00BD3D00">
        <w:t>であるため、これを区分するために</w:t>
      </w:r>
      <w:del w:id="2727" w:author="IRK" w:date="2020-03-12T17:31:00Z">
        <w:r w:rsidRPr="00BD3D00" w:rsidDel="00183FED">
          <w:delText>表</w:delText>
        </w:r>
        <w:r w:rsidR="002E72DC" w:rsidDel="00183FED">
          <w:rPr>
            <w:rFonts w:hint="eastAsia"/>
          </w:rPr>
          <w:delText>41</w:delText>
        </w:r>
      </w:del>
      <w:ins w:id="2728" w:author="IRK" w:date="2020-03-12T17:31:00Z">
        <w:r w:rsidR="00183FED">
          <w:rPr>
            <w:rFonts w:hint="eastAsia"/>
          </w:rPr>
          <w:t>次の表</w:t>
        </w:r>
      </w:ins>
      <w:r w:rsidRPr="00BD3D00">
        <w:t>のようにハンドルは</w:t>
      </w:r>
      <w:r w:rsidRPr="00BD3D00">
        <w:t>IRCHANDLE</w:t>
      </w:r>
      <w:r w:rsidRPr="00BD3D00">
        <w:t>、ディスクリプタは</w:t>
      </w:r>
      <w:r w:rsidRPr="00BD3D00">
        <w:t>IRCDESCRIPTOR</w:t>
      </w:r>
      <w:r w:rsidRPr="00BD3D00">
        <w:t>とし</w:t>
      </w:r>
      <w:r w:rsidRPr="00C858ED">
        <w:t>て形式を再定義した。</w:t>
      </w:r>
    </w:p>
    <w:p w14:paraId="7CE3B412" w14:textId="77777777" w:rsidR="001140F8" w:rsidRDefault="001140F8" w:rsidP="00F93119"/>
    <w:p w14:paraId="46800A61" w14:textId="323A3D88" w:rsidR="00CB6C89" w:rsidRDefault="00CB6C89" w:rsidP="00F93119">
      <w:pPr>
        <w:pStyle w:val="af5"/>
      </w:pPr>
      <w:bookmarkStart w:id="2729" w:name="_Ref34926647"/>
      <w:bookmarkStart w:id="2730" w:name="_Toc40799267"/>
      <w:r>
        <w:t>[</w:t>
      </w:r>
      <w:del w:id="2731" w:author="IRK" w:date="2020-03-12T15:03: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41</w:delText>
        </w:r>
        <w:r w:rsidR="00E65728" w:rsidDel="00741612">
          <w:rPr>
            <w:noProof/>
          </w:rPr>
          <w:fldChar w:fldCharType="end"/>
        </w:r>
        <w:r w:rsidDel="00741612">
          <w:rPr>
            <w:rFonts w:hint="eastAsia"/>
          </w:rPr>
          <w:delText xml:space="preserve">　</w:delText>
        </w:r>
      </w:del>
      <w:ins w:id="2732" w:author="IRK" w:date="2020-03-12T15:03: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44</w:t>
      </w:r>
      <w:ins w:id="2733" w:author="IRK" w:date="2020-03-12T15:03:00Z">
        <w:r w:rsidR="00741612">
          <w:fldChar w:fldCharType="end"/>
        </w:r>
        <w:r w:rsidR="00741612">
          <w:rPr>
            <w:rFonts w:hint="eastAsia"/>
          </w:rPr>
          <w:t xml:space="preserve"> </w:t>
        </w:r>
      </w:ins>
      <w:r>
        <w:rPr>
          <w:noProof/>
        </w:rPr>
        <w:t>データ</w:t>
      </w:r>
      <w:del w:id="2734" w:author="IRK" w:date="2020-04-13T12:19:00Z">
        <w:r w:rsidDel="0039608D">
          <w:rPr>
            <w:noProof/>
          </w:rPr>
          <w:delText>形式</w:delText>
        </w:r>
      </w:del>
      <w:ins w:id="2735" w:author="IRK" w:date="2020-04-13T12:19:00Z">
        <w:r w:rsidR="0039608D">
          <w:rPr>
            <w:rFonts w:hint="eastAsia"/>
          </w:rPr>
          <w:t>型</w:t>
        </w:r>
      </w:ins>
      <w:r>
        <w:rPr>
          <w:noProof/>
        </w:rPr>
        <w:t>の再定義</w:t>
      </w:r>
      <w:r>
        <w:rPr>
          <w:rFonts w:hint="eastAsia"/>
          <w:noProof/>
        </w:rPr>
        <w:t>]</w:t>
      </w:r>
      <w:bookmarkEnd w:id="2729"/>
      <w:bookmarkEnd w:id="2730"/>
    </w:p>
    <w:tbl>
      <w:tblPr>
        <w:tblStyle w:val="af4"/>
        <w:tblW w:w="0" w:type="auto"/>
        <w:jc w:val="center"/>
        <w:tblLook w:val="04A0" w:firstRow="1" w:lastRow="0" w:firstColumn="1" w:lastColumn="0" w:noHBand="0" w:noVBand="1"/>
        <w:tblPrChange w:id="2736" w:author="IRK" w:date="2020-04-14T15:42:00Z">
          <w:tblPr>
            <w:tblStyle w:val="af4"/>
            <w:tblW w:w="0" w:type="auto"/>
            <w:tblInd w:w="108" w:type="dxa"/>
            <w:tblLook w:val="04A0" w:firstRow="1" w:lastRow="0" w:firstColumn="1" w:lastColumn="0" w:noHBand="0" w:noVBand="1"/>
          </w:tblPr>
        </w:tblPrChange>
      </w:tblPr>
      <w:tblGrid>
        <w:gridCol w:w="9463"/>
        <w:tblGridChange w:id="2737">
          <w:tblGrid>
            <w:gridCol w:w="9463"/>
          </w:tblGrid>
        </w:tblGridChange>
      </w:tblGrid>
      <w:tr w:rsidR="001140F8" w:rsidRPr="003F0AEE" w14:paraId="2B693FA3" w14:textId="77777777" w:rsidTr="00D829B0">
        <w:trPr>
          <w:jc w:val="center"/>
        </w:trPr>
        <w:tc>
          <w:tcPr>
            <w:tcW w:w="9463" w:type="dxa"/>
            <w:tcPrChange w:id="2738" w:author="IRK" w:date="2020-04-14T15:42:00Z">
              <w:tcPr>
                <w:tcW w:w="9463" w:type="dxa"/>
              </w:tcPr>
            </w:tcPrChange>
          </w:tcPr>
          <w:p w14:paraId="391AFE2F" w14:textId="77777777" w:rsidR="001140F8" w:rsidRDefault="001140F8">
            <w:pPr>
              <w:pStyle w:val="1b"/>
              <w:pPrChange w:id="2739" w:author="IRK" w:date="2020-04-14T13:43:00Z">
                <w:pPr>
                  <w:pStyle w:val="aff1"/>
                </w:pPr>
              </w:pPrChange>
            </w:pPr>
            <w:r>
              <w:t>1 typedef    void*    IRCHANDLE;</w:t>
            </w:r>
          </w:p>
          <w:p w14:paraId="5B962DD6" w14:textId="77777777" w:rsidR="001140F8" w:rsidRPr="003F0AEE" w:rsidRDefault="001140F8">
            <w:pPr>
              <w:pStyle w:val="1b"/>
              <w:pPrChange w:id="2740" w:author="IRK" w:date="2020-04-14T13:43:00Z">
                <w:pPr>
                  <w:pStyle w:val="aff1"/>
                </w:pPr>
              </w:pPrChange>
            </w:pPr>
            <w:r>
              <w:t>2 typedef    void*    IRCDESCRIPTOR;</w:t>
            </w:r>
          </w:p>
        </w:tc>
      </w:tr>
    </w:tbl>
    <w:p w14:paraId="7FBB2255" w14:textId="35B924EB" w:rsidR="002574B1" w:rsidDel="00166351" w:rsidRDefault="002574B1" w:rsidP="00F93119">
      <w:pPr>
        <w:rPr>
          <w:del w:id="2741" w:author="IRK" w:date="2020-04-13T12:48:00Z"/>
        </w:rPr>
      </w:pPr>
    </w:p>
    <w:p w14:paraId="11E267EA" w14:textId="3F8F9807" w:rsidR="00FF2BE7" w:rsidRDefault="002574B1" w:rsidP="00F93119">
      <w:del w:id="2742" w:author="IRK" w:date="2020-04-13T12:48:00Z">
        <w:r w:rsidDel="00166351">
          <w:br w:type="page"/>
        </w:r>
      </w:del>
    </w:p>
    <w:p w14:paraId="49211A14" w14:textId="77777777" w:rsidR="001140F8" w:rsidRDefault="001140F8" w:rsidP="00F93119">
      <w:pPr>
        <w:pStyle w:val="32"/>
      </w:pPr>
      <w:bookmarkStart w:id="2743" w:name="_Toc385838771"/>
      <w:bookmarkStart w:id="2744" w:name="_Toc426449621"/>
      <w:bookmarkStart w:id="2745" w:name="_Toc426449717"/>
      <w:bookmarkStart w:id="2746" w:name="_Toc434858902"/>
      <w:bookmarkStart w:id="2747" w:name="_Toc34988278"/>
      <w:bookmarkStart w:id="2748" w:name="_Toc40799122"/>
      <w:r>
        <w:t>定数と列挙型</w:t>
      </w:r>
      <w:r>
        <w:t>(</w:t>
      </w:r>
      <w:r w:rsidRPr="00CB6C89">
        <w:rPr>
          <w:rStyle w:val="aff2"/>
          <w:rFonts w:ascii="ＭＳ Ｐゴシック" w:eastAsia="ＭＳ Ｐゴシック" w:hAnsi="Arial" w:cs="Arial"/>
          <w:sz w:val="22"/>
          <w:szCs w:val="24"/>
        </w:rPr>
        <w:t>enum</w:t>
      </w:r>
      <w:r>
        <w:t>)</w:t>
      </w:r>
      <w:bookmarkEnd w:id="2743"/>
      <w:bookmarkEnd w:id="2744"/>
      <w:bookmarkEnd w:id="2745"/>
      <w:bookmarkEnd w:id="2746"/>
      <w:bookmarkEnd w:id="2747"/>
      <w:bookmarkEnd w:id="2748"/>
    </w:p>
    <w:p w14:paraId="15F24D35" w14:textId="39692A24" w:rsidR="001140F8" w:rsidRPr="00CB6C89" w:rsidRDefault="001140F8" w:rsidP="00F93119">
      <w:r w:rsidRPr="000F39B5">
        <w:t>ircpapi.h</w:t>
      </w:r>
      <w:r w:rsidRPr="000F39B5">
        <w:t>には、</w:t>
      </w:r>
      <w:r w:rsidRPr="00CB6C89">
        <w:t>データ</w:t>
      </w:r>
      <w:del w:id="2749" w:author="IRK" w:date="2020-04-13T12:19:00Z">
        <w:r w:rsidRPr="00CB6C89" w:rsidDel="0039608D">
          <w:delText>形式</w:delText>
        </w:r>
      </w:del>
      <w:ins w:id="2750" w:author="IRK" w:date="2020-04-13T12:19:00Z">
        <w:r w:rsidR="0039608D">
          <w:rPr>
            <w:rFonts w:hint="eastAsia"/>
          </w:rPr>
          <w:t>型</w:t>
        </w:r>
      </w:ins>
      <w:r w:rsidRPr="00CB6C89">
        <w:t>を表現するために</w:t>
      </w:r>
      <w:del w:id="2751" w:author="IRK" w:date="2020-03-12T17:32:00Z">
        <w:r w:rsidRPr="00CB6C89" w:rsidDel="00E33ED0">
          <w:delText>表</w:delText>
        </w:r>
        <w:r w:rsidR="00FF2BE7" w:rsidDel="00E33ED0">
          <w:rPr>
            <w:rFonts w:hint="eastAsia"/>
          </w:rPr>
          <w:delText>4</w:delText>
        </w:r>
        <w:r w:rsidR="002E72DC" w:rsidDel="00E33ED0">
          <w:delText>2</w:delText>
        </w:r>
      </w:del>
      <w:ins w:id="2752" w:author="IRK" w:date="2020-03-12T17:32:00Z">
        <w:r w:rsidR="00E33ED0">
          <w:rPr>
            <w:rFonts w:hint="eastAsia"/>
          </w:rPr>
          <w:t>次の表</w:t>
        </w:r>
      </w:ins>
      <w:r w:rsidRPr="00CB6C89">
        <w:t>の定数が定義されている。</w:t>
      </w:r>
    </w:p>
    <w:p w14:paraId="0B8898DD" w14:textId="77777777" w:rsidR="001140F8" w:rsidRPr="003B374A" w:rsidRDefault="001140F8" w:rsidP="00F93119"/>
    <w:p w14:paraId="125D0904" w14:textId="07CD2D23" w:rsidR="00FF2BE7" w:rsidRDefault="00FF2BE7" w:rsidP="00F93119">
      <w:pPr>
        <w:pStyle w:val="af5"/>
      </w:pPr>
      <w:bookmarkStart w:id="2753" w:name="_Ref34927132"/>
      <w:bookmarkStart w:id="2754" w:name="_Toc40799268"/>
      <w:r>
        <w:t>[</w:t>
      </w:r>
      <w:del w:id="2755" w:author="IRK" w:date="2020-03-12T15:03: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42</w:delText>
        </w:r>
        <w:r w:rsidR="00E65728" w:rsidDel="00741612">
          <w:rPr>
            <w:noProof/>
          </w:rPr>
          <w:fldChar w:fldCharType="end"/>
        </w:r>
        <w:r w:rsidDel="00741612">
          <w:rPr>
            <w:rFonts w:hint="eastAsia"/>
          </w:rPr>
          <w:delText xml:space="preserve">　</w:delText>
        </w:r>
      </w:del>
      <w:ins w:id="2756" w:author="IRK" w:date="2020-03-12T15:03: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45</w:t>
      </w:r>
      <w:ins w:id="2757" w:author="IRK" w:date="2020-03-12T15:03:00Z">
        <w:r w:rsidR="00741612">
          <w:fldChar w:fldCharType="end"/>
        </w:r>
        <w:r w:rsidR="00741612">
          <w:rPr>
            <w:rFonts w:hint="eastAsia"/>
          </w:rPr>
          <w:t xml:space="preserve"> </w:t>
        </w:r>
      </w:ins>
      <w:r>
        <w:rPr>
          <w:noProof/>
        </w:rPr>
        <w:t>データ</w:t>
      </w:r>
      <w:del w:id="2758" w:author="IRK" w:date="2020-04-13T12:19:00Z">
        <w:r w:rsidDel="0039608D">
          <w:rPr>
            <w:noProof/>
          </w:rPr>
          <w:delText>形式</w:delText>
        </w:r>
      </w:del>
      <w:ins w:id="2759" w:author="IRK" w:date="2020-04-13T12:19:00Z">
        <w:r w:rsidR="0039608D">
          <w:rPr>
            <w:rFonts w:hint="eastAsia"/>
          </w:rPr>
          <w:t>型</w:t>
        </w:r>
      </w:ins>
      <w:r>
        <w:rPr>
          <w:noProof/>
        </w:rPr>
        <w:t>定数</w:t>
      </w:r>
      <w:r>
        <w:rPr>
          <w:rFonts w:hint="eastAsia"/>
          <w:noProof/>
        </w:rPr>
        <w:t>]</w:t>
      </w:r>
      <w:bookmarkEnd w:id="2753"/>
      <w:bookmarkEnd w:id="2754"/>
    </w:p>
    <w:tbl>
      <w:tblPr>
        <w:tblStyle w:val="af4"/>
        <w:tblW w:w="0" w:type="auto"/>
        <w:jc w:val="center"/>
        <w:tblLook w:val="04A0" w:firstRow="1" w:lastRow="0" w:firstColumn="1" w:lastColumn="0" w:noHBand="0" w:noVBand="1"/>
        <w:tblPrChange w:id="2760" w:author="IRK" w:date="2020-04-14T15:42:00Z">
          <w:tblPr>
            <w:tblStyle w:val="af4"/>
            <w:tblW w:w="0" w:type="auto"/>
            <w:tblInd w:w="108" w:type="dxa"/>
            <w:tblLook w:val="04A0" w:firstRow="1" w:lastRow="0" w:firstColumn="1" w:lastColumn="0" w:noHBand="0" w:noVBand="1"/>
          </w:tblPr>
        </w:tblPrChange>
      </w:tblPr>
      <w:tblGrid>
        <w:gridCol w:w="9463"/>
        <w:tblGridChange w:id="2761">
          <w:tblGrid>
            <w:gridCol w:w="9463"/>
          </w:tblGrid>
        </w:tblGridChange>
      </w:tblGrid>
      <w:tr w:rsidR="001140F8" w14:paraId="2CCE5235" w14:textId="77777777" w:rsidTr="00D829B0">
        <w:trPr>
          <w:jc w:val="center"/>
        </w:trPr>
        <w:tc>
          <w:tcPr>
            <w:tcW w:w="9463" w:type="dxa"/>
            <w:tcPrChange w:id="2762" w:author="IRK" w:date="2020-04-14T15:42:00Z">
              <w:tcPr>
                <w:tcW w:w="9463" w:type="dxa"/>
              </w:tcPr>
            </w:tcPrChange>
          </w:tcPr>
          <w:p w14:paraId="162F90CF" w14:textId="77777777" w:rsidR="00A74F92" w:rsidRDefault="00A74F92">
            <w:pPr>
              <w:pStyle w:val="1b"/>
              <w:pPrChange w:id="2763" w:author="IRK" w:date="2020-04-14T13:43:00Z">
                <w:pPr>
                  <w:pStyle w:val="aff1"/>
                </w:pPr>
              </w:pPrChange>
            </w:pPr>
            <w:r>
              <w:t>1 #define    RULES_TYPE_NUMBER     1</w:t>
            </w:r>
          </w:p>
          <w:p w14:paraId="39D30B13" w14:textId="77777777" w:rsidR="00A74F92" w:rsidRDefault="00A74F92">
            <w:pPr>
              <w:pStyle w:val="1b"/>
              <w:pPrChange w:id="2764" w:author="IRK" w:date="2020-04-14T13:43:00Z">
                <w:pPr>
                  <w:pStyle w:val="aff1"/>
                </w:pPr>
              </w:pPrChange>
            </w:pPr>
            <w:r>
              <w:t>2 #define    RULES_TYPE_STRING     2</w:t>
            </w:r>
          </w:p>
          <w:p w14:paraId="705CA261" w14:textId="77777777" w:rsidR="001140F8" w:rsidRDefault="00A74F92">
            <w:pPr>
              <w:pStyle w:val="1b"/>
              <w:pPrChange w:id="2765" w:author="IRK" w:date="2020-04-14T13:43:00Z">
                <w:pPr>
                  <w:pStyle w:val="aff1"/>
                </w:pPr>
              </w:pPrChange>
            </w:pPr>
            <w:r>
              <w:t>3 #define    RULES_TYPE_BOOLEAN    3</w:t>
            </w:r>
          </w:p>
        </w:tc>
      </w:tr>
    </w:tbl>
    <w:p w14:paraId="0234958C" w14:textId="77777777" w:rsidR="001140F8" w:rsidRPr="00FF2BE7" w:rsidRDefault="001140F8" w:rsidP="00F93119"/>
    <w:p w14:paraId="3659CA9E" w14:textId="380800CB" w:rsidR="001140F8" w:rsidRPr="00FF2BE7" w:rsidRDefault="00A00C39" w:rsidP="00F93119">
      <w:r w:rsidRPr="00CF13CB">
        <w:rPr>
          <w:rFonts w:hint="eastAsia"/>
        </w:rPr>
        <w:t>RULES_TYPE_NUMBER</w:t>
      </w:r>
      <w:del w:id="2766" w:author="IRK" w:date="2020-04-13T13:38:00Z">
        <w:r w:rsidDel="008A1B86">
          <w:rPr>
            <w:rFonts w:hint="eastAsia"/>
          </w:rPr>
          <w:delText>,</w:delText>
        </w:r>
      </w:del>
      <w:ins w:id="2767" w:author="IRK" w:date="2020-04-13T13:39:00Z">
        <w:r w:rsidR="008A1B86">
          <w:rPr>
            <w:rFonts w:hint="eastAsia"/>
          </w:rPr>
          <w:t>、</w:t>
        </w:r>
      </w:ins>
      <w:r w:rsidRPr="00CF13CB">
        <w:rPr>
          <w:rFonts w:hint="eastAsia"/>
        </w:rPr>
        <w:t>RULES_TYPE_STRING</w:t>
      </w:r>
      <w:del w:id="2768" w:author="IRK" w:date="2020-04-13T13:39:00Z">
        <w:r w:rsidDel="008A1B86">
          <w:rPr>
            <w:rFonts w:hint="eastAsia"/>
          </w:rPr>
          <w:delText>,</w:delText>
        </w:r>
      </w:del>
      <w:ins w:id="2769" w:author="IRK" w:date="2020-04-13T13:39:00Z">
        <w:r w:rsidR="008A1B86">
          <w:rPr>
            <w:rFonts w:hint="eastAsia"/>
          </w:rPr>
          <w:t>、</w:t>
        </w:r>
      </w:ins>
      <w:r w:rsidRPr="00CF13CB">
        <w:rPr>
          <w:rFonts w:hint="eastAsia"/>
        </w:rPr>
        <w:t>RULES_TYPE_BOOLEAN</w:t>
      </w:r>
      <w:r w:rsidR="001140F8" w:rsidRPr="000F39B5">
        <w:t>は、</w:t>
      </w:r>
      <w:r w:rsidR="001140F8" w:rsidRPr="00FF2BE7">
        <w:t>それぞれ数値型、文字型、論理型を表現する定数である。これらの定数は、ルール呼び出し結果のカラム形式を照会する時に使用される。</w:t>
      </w:r>
    </w:p>
    <w:p w14:paraId="2DBED011" w14:textId="77777777" w:rsidR="001140F8" w:rsidRPr="00FF2BE7" w:rsidRDefault="001140F8" w:rsidP="00F93119"/>
    <w:p w14:paraId="0C40DD4B" w14:textId="3C756311" w:rsidR="001140F8" w:rsidRPr="00FF2BE7" w:rsidRDefault="001140F8" w:rsidP="00F93119">
      <w:del w:id="2770" w:author="IRK" w:date="2020-04-08T17:26:00Z">
        <w:r w:rsidRPr="00FF2BE7" w:rsidDel="00F97F4D">
          <w:delText>2.1.3</w:delText>
        </w:r>
      </w:del>
      <w:ins w:id="2771" w:author="IRK" w:date="2020-04-08T17:26:00Z">
        <w:r w:rsidR="00F97F4D">
          <w:rPr>
            <w:rFonts w:hint="eastAsia"/>
          </w:rPr>
          <w:t>「</w:t>
        </w:r>
        <w:r w:rsidR="00F97F4D">
          <w:fldChar w:fldCharType="begin"/>
        </w:r>
        <w:r w:rsidR="00F97F4D">
          <w:instrText xml:space="preserve"> </w:instrText>
        </w:r>
        <w:r w:rsidR="00F97F4D">
          <w:rPr>
            <w:rFonts w:hint="eastAsia"/>
          </w:rPr>
          <w:instrText>REF _Ref37259219 \r \h</w:instrText>
        </w:r>
        <w:r w:rsidR="00F97F4D">
          <w:instrText xml:space="preserve"> </w:instrText>
        </w:r>
      </w:ins>
      <w:r w:rsidR="00F97F4D">
        <w:fldChar w:fldCharType="separate"/>
      </w:r>
      <w:r w:rsidR="0092459D">
        <w:t xml:space="preserve">2.1.3 </w:t>
      </w:r>
      <w:ins w:id="2772" w:author="IRK" w:date="2020-04-08T17:26:00Z">
        <w:r w:rsidR="00F97F4D">
          <w:fldChar w:fldCharType="end"/>
        </w:r>
        <w:r w:rsidR="00F97F4D">
          <w:fldChar w:fldCharType="begin"/>
        </w:r>
        <w:r w:rsidR="00F97F4D">
          <w:instrText xml:space="preserve"> REF _Ref37259222 \h </w:instrText>
        </w:r>
      </w:ins>
      <w:r w:rsidR="00F97F4D">
        <w:fldChar w:fldCharType="separate"/>
      </w:r>
      <w:r w:rsidR="0092459D">
        <w:t>ハンドルとディスクリプタ</w:t>
      </w:r>
      <w:ins w:id="2773" w:author="IRK" w:date="2020-04-08T17:26:00Z">
        <w:r w:rsidR="00F97F4D">
          <w:fldChar w:fldCharType="end"/>
        </w:r>
        <w:r w:rsidR="00F97F4D">
          <w:rPr>
            <w:rFonts w:hint="eastAsia"/>
          </w:rPr>
          <w:t>」</w:t>
        </w:r>
      </w:ins>
      <w:r w:rsidRPr="00FF2BE7">
        <w:t>で、ハンドルを割り当てる時にハンドルの形式を指定すると</w:t>
      </w:r>
      <w:r w:rsidR="00A00C39">
        <w:rPr>
          <w:rFonts w:hint="eastAsia"/>
        </w:rPr>
        <w:t>説明した</w:t>
      </w:r>
      <w:r w:rsidRPr="00FF2BE7">
        <w:t>。ハンドルの類型には、ルールインタフェースクラスタとルールトランザクションがある。この類型を指定できるように、</w:t>
      </w:r>
      <w:del w:id="2774" w:author="IRK" w:date="2020-03-12T17:32:00Z">
        <w:r w:rsidRPr="00FF2BE7" w:rsidDel="00E33ED0">
          <w:delText>表</w:delText>
        </w:r>
        <w:r w:rsidR="00FF2BE7" w:rsidDel="00E33ED0">
          <w:rPr>
            <w:rFonts w:hint="eastAsia"/>
          </w:rPr>
          <w:delText>4</w:delText>
        </w:r>
        <w:r w:rsidR="00A00C39" w:rsidDel="00E33ED0">
          <w:delText>3</w:delText>
        </w:r>
      </w:del>
      <w:ins w:id="2775" w:author="IRK" w:date="2020-03-12T17:32:00Z">
        <w:r w:rsidR="00E33ED0">
          <w:rPr>
            <w:rFonts w:hint="eastAsia"/>
          </w:rPr>
          <w:t>次の表</w:t>
        </w:r>
      </w:ins>
      <w:r w:rsidRPr="00FF2BE7">
        <w:t>のような定数が指定されている。</w:t>
      </w:r>
    </w:p>
    <w:p w14:paraId="2F7633CE" w14:textId="77777777" w:rsidR="001140F8" w:rsidRPr="00523BD3" w:rsidRDefault="001140F8" w:rsidP="00F93119"/>
    <w:p w14:paraId="64AE2A18" w14:textId="6304C55C" w:rsidR="00FF2BE7" w:rsidRDefault="00FF2BE7" w:rsidP="00F93119">
      <w:pPr>
        <w:pStyle w:val="af5"/>
      </w:pPr>
      <w:bookmarkStart w:id="2776" w:name="_Ref34926884"/>
      <w:bookmarkStart w:id="2777" w:name="_Toc40799269"/>
      <w:r>
        <w:t>[</w:t>
      </w:r>
      <w:del w:id="2778" w:author="IRK" w:date="2020-03-12T15:03: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43</w:delText>
        </w:r>
        <w:r w:rsidR="00E65728" w:rsidDel="00741612">
          <w:rPr>
            <w:noProof/>
          </w:rPr>
          <w:fldChar w:fldCharType="end"/>
        </w:r>
        <w:r w:rsidDel="00741612">
          <w:rPr>
            <w:rFonts w:hint="eastAsia"/>
          </w:rPr>
          <w:delText xml:space="preserve">　</w:delText>
        </w:r>
      </w:del>
      <w:ins w:id="2779" w:author="IRK" w:date="2020-03-12T15:03: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46</w:t>
      </w:r>
      <w:ins w:id="2780" w:author="IRK" w:date="2020-03-12T15:03:00Z">
        <w:r w:rsidR="00741612">
          <w:fldChar w:fldCharType="end"/>
        </w:r>
        <w:r w:rsidR="00741612">
          <w:rPr>
            <w:rFonts w:hint="eastAsia"/>
          </w:rPr>
          <w:t xml:space="preserve"> </w:t>
        </w:r>
      </w:ins>
      <w:r>
        <w:rPr>
          <w:noProof/>
        </w:rPr>
        <w:t>ハンドル類型定数</w:t>
      </w:r>
      <w:r>
        <w:rPr>
          <w:rFonts w:hint="eastAsia"/>
          <w:noProof/>
        </w:rPr>
        <w:t>]</w:t>
      </w:r>
      <w:bookmarkEnd w:id="2776"/>
      <w:bookmarkEnd w:id="2777"/>
    </w:p>
    <w:tbl>
      <w:tblPr>
        <w:tblStyle w:val="af4"/>
        <w:tblW w:w="0" w:type="auto"/>
        <w:jc w:val="center"/>
        <w:tblLook w:val="04A0" w:firstRow="1" w:lastRow="0" w:firstColumn="1" w:lastColumn="0" w:noHBand="0" w:noVBand="1"/>
        <w:tblPrChange w:id="2781" w:author="IRK" w:date="2020-04-14T15:42:00Z">
          <w:tblPr>
            <w:tblStyle w:val="af4"/>
            <w:tblW w:w="0" w:type="auto"/>
            <w:tblInd w:w="108" w:type="dxa"/>
            <w:tblLook w:val="04A0" w:firstRow="1" w:lastRow="0" w:firstColumn="1" w:lastColumn="0" w:noHBand="0" w:noVBand="1"/>
          </w:tblPr>
        </w:tblPrChange>
      </w:tblPr>
      <w:tblGrid>
        <w:gridCol w:w="9463"/>
        <w:tblGridChange w:id="2782">
          <w:tblGrid>
            <w:gridCol w:w="9463"/>
          </w:tblGrid>
        </w:tblGridChange>
      </w:tblGrid>
      <w:tr w:rsidR="001140F8" w14:paraId="51106795" w14:textId="77777777" w:rsidTr="00D829B0">
        <w:trPr>
          <w:jc w:val="center"/>
        </w:trPr>
        <w:tc>
          <w:tcPr>
            <w:tcW w:w="9463" w:type="dxa"/>
            <w:tcPrChange w:id="2783" w:author="IRK" w:date="2020-04-14T15:42:00Z">
              <w:tcPr>
                <w:tcW w:w="9463" w:type="dxa"/>
              </w:tcPr>
            </w:tcPrChange>
          </w:tcPr>
          <w:p w14:paraId="0891C6C5" w14:textId="77777777" w:rsidR="00A74F92" w:rsidRDefault="00A74F92">
            <w:pPr>
              <w:pStyle w:val="1b"/>
              <w:pPrChange w:id="2784" w:author="IRK" w:date="2020-04-14T13:43:00Z">
                <w:pPr>
                  <w:pStyle w:val="aff1"/>
                </w:pPr>
              </w:pPrChange>
            </w:pPr>
            <w:r>
              <w:t>1 #define    HTYPE_CLUSTER        0x01</w:t>
            </w:r>
          </w:p>
          <w:p w14:paraId="5B832432" w14:textId="77777777" w:rsidR="001140F8" w:rsidRDefault="00A74F92">
            <w:pPr>
              <w:pStyle w:val="1b"/>
              <w:pPrChange w:id="2785" w:author="IRK" w:date="2020-04-14T13:43:00Z">
                <w:pPr>
                  <w:pStyle w:val="aff1"/>
                </w:pPr>
              </w:pPrChange>
            </w:pPr>
            <w:r>
              <w:t>2 #define    HTYPE_RULE           0x10</w:t>
            </w:r>
          </w:p>
        </w:tc>
      </w:tr>
    </w:tbl>
    <w:p w14:paraId="7D629BA9" w14:textId="77777777" w:rsidR="001140F8" w:rsidRDefault="001140F8" w:rsidP="00F93119"/>
    <w:p w14:paraId="4AFAAF1C" w14:textId="475ACE09" w:rsidR="001140F8" w:rsidRPr="00A9542F" w:rsidRDefault="001140F8" w:rsidP="00F93119">
      <w:r w:rsidRPr="000F39B5">
        <w:t>HTYPE_</w:t>
      </w:r>
      <w:r w:rsidR="00A00C39" w:rsidRPr="00CF13CB">
        <w:rPr>
          <w:rFonts w:hint="eastAsia"/>
        </w:rPr>
        <w:t>CLUSTER</w:t>
      </w:r>
      <w:r w:rsidRPr="000F39B5">
        <w:t>はルールインタフェースプールハンドルを、</w:t>
      </w:r>
      <w:r w:rsidRPr="000F39B5">
        <w:t>HTYPE_RULE</w:t>
      </w:r>
      <w:r w:rsidRPr="000F39B5">
        <w:t>はルールトランザクションハンドル</w:t>
      </w:r>
      <w:r w:rsidRPr="00A9542F">
        <w:t>を表す。この他に、</w:t>
      </w:r>
      <w:del w:id="2786" w:author="IRK" w:date="2020-03-12T17:32:00Z">
        <w:r w:rsidRPr="00A9542F" w:rsidDel="00E33ED0">
          <w:delText>表</w:delText>
        </w:r>
        <w:r w:rsidR="00A00C39" w:rsidDel="00E33ED0">
          <w:delText>44</w:delText>
        </w:r>
      </w:del>
      <w:ins w:id="2787" w:author="IRK" w:date="2020-03-12T17:32:00Z">
        <w:r w:rsidR="00E33ED0">
          <w:rPr>
            <w:rFonts w:hint="eastAsia"/>
          </w:rPr>
          <w:t>次の表</w:t>
        </w:r>
      </w:ins>
      <w:r w:rsidRPr="00A9542F">
        <w:t>のように、</w:t>
      </w:r>
      <w:r w:rsidRPr="00A9542F">
        <w:rPr>
          <w:rFonts w:hint="eastAsia"/>
        </w:rPr>
        <w:t>利便性を考慮した</w:t>
      </w:r>
      <w:r w:rsidRPr="00A9542F">
        <w:t>定数</w:t>
      </w:r>
      <w:r w:rsidRPr="00A9542F">
        <w:rPr>
          <w:rFonts w:hint="eastAsia"/>
        </w:rPr>
        <w:t>および</w:t>
      </w:r>
      <w:r w:rsidRPr="00A9542F">
        <w:t>データ</w:t>
      </w:r>
      <w:del w:id="2788" w:author="IRK" w:date="2020-04-13T12:19:00Z">
        <w:r w:rsidRPr="00A9542F" w:rsidDel="0039608D">
          <w:delText>形式</w:delText>
        </w:r>
      </w:del>
      <w:ins w:id="2789" w:author="IRK" w:date="2020-04-13T12:19:00Z">
        <w:r w:rsidR="0039608D">
          <w:rPr>
            <w:rFonts w:hint="eastAsia"/>
          </w:rPr>
          <w:t>型</w:t>
        </w:r>
      </w:ins>
      <w:r w:rsidRPr="00A9542F">
        <w:t>が定義されている。</w:t>
      </w:r>
    </w:p>
    <w:p w14:paraId="0E1CA3CF" w14:textId="77777777" w:rsidR="001140F8" w:rsidRPr="00A00C39" w:rsidRDefault="001140F8" w:rsidP="00F93119"/>
    <w:p w14:paraId="7BC4FF7B" w14:textId="23157B6A" w:rsidR="00A9542F" w:rsidRDefault="00A9542F" w:rsidP="00F93119">
      <w:pPr>
        <w:pStyle w:val="af5"/>
      </w:pPr>
      <w:bookmarkStart w:id="2790" w:name="_Toc40799270"/>
      <w:r>
        <w:t>[</w:t>
      </w:r>
      <w:del w:id="2791" w:author="IRK" w:date="2020-03-12T15:03: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44</w:delText>
        </w:r>
        <w:r w:rsidR="00E65728" w:rsidDel="00741612">
          <w:rPr>
            <w:noProof/>
          </w:rPr>
          <w:fldChar w:fldCharType="end"/>
        </w:r>
        <w:r w:rsidDel="00741612">
          <w:rPr>
            <w:rFonts w:hint="eastAsia"/>
          </w:rPr>
          <w:delText xml:space="preserve">　</w:delText>
        </w:r>
      </w:del>
      <w:ins w:id="2792" w:author="IRK" w:date="2020-03-12T15:03: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47</w:t>
      </w:r>
      <w:ins w:id="2793" w:author="IRK" w:date="2020-03-12T15:03:00Z">
        <w:r w:rsidR="00741612">
          <w:fldChar w:fldCharType="end"/>
        </w:r>
      </w:ins>
      <w:r w:rsidRPr="00A9542F">
        <w:rPr>
          <w:noProof/>
        </w:rPr>
        <w:t xml:space="preserve"> </w:t>
      </w:r>
      <w:r>
        <w:rPr>
          <w:noProof/>
        </w:rPr>
        <w:t>便利な定数</w:t>
      </w:r>
      <w:r>
        <w:rPr>
          <w:rFonts w:hint="eastAsia"/>
          <w:noProof/>
        </w:rPr>
        <w:t>]</w:t>
      </w:r>
      <w:bookmarkEnd w:id="2790"/>
    </w:p>
    <w:tbl>
      <w:tblPr>
        <w:tblStyle w:val="af4"/>
        <w:tblW w:w="0" w:type="auto"/>
        <w:jc w:val="center"/>
        <w:tblLook w:val="04A0" w:firstRow="1" w:lastRow="0" w:firstColumn="1" w:lastColumn="0" w:noHBand="0" w:noVBand="1"/>
        <w:tblPrChange w:id="2794" w:author="IRK" w:date="2020-04-14T15:42:00Z">
          <w:tblPr>
            <w:tblStyle w:val="af4"/>
            <w:tblW w:w="0" w:type="auto"/>
            <w:tblInd w:w="108" w:type="dxa"/>
            <w:tblLook w:val="04A0" w:firstRow="1" w:lastRow="0" w:firstColumn="1" w:lastColumn="0" w:noHBand="0" w:noVBand="1"/>
          </w:tblPr>
        </w:tblPrChange>
      </w:tblPr>
      <w:tblGrid>
        <w:gridCol w:w="9463"/>
        <w:tblGridChange w:id="2795">
          <w:tblGrid>
            <w:gridCol w:w="9463"/>
          </w:tblGrid>
        </w:tblGridChange>
      </w:tblGrid>
      <w:tr w:rsidR="001140F8" w14:paraId="518282AF" w14:textId="77777777" w:rsidTr="00D829B0">
        <w:trPr>
          <w:jc w:val="center"/>
        </w:trPr>
        <w:tc>
          <w:tcPr>
            <w:tcW w:w="9463" w:type="dxa"/>
            <w:tcPrChange w:id="2796" w:author="IRK" w:date="2020-04-14T15:42:00Z">
              <w:tcPr>
                <w:tcW w:w="9463" w:type="dxa"/>
              </w:tcPr>
            </w:tcPrChange>
          </w:tcPr>
          <w:p w14:paraId="4F8A163B" w14:textId="77777777" w:rsidR="001140F8" w:rsidRDefault="001140F8">
            <w:pPr>
              <w:pStyle w:val="1b"/>
              <w:pPrChange w:id="2797" w:author="IRK" w:date="2020-04-14T13:43:00Z">
                <w:pPr>
                  <w:pStyle w:val="aff1"/>
                </w:pPr>
              </w:pPrChange>
            </w:pPr>
            <w:r>
              <w:t>1 typedef    int         IRCBOOL;</w:t>
            </w:r>
          </w:p>
          <w:p w14:paraId="7F83BBB5" w14:textId="77777777" w:rsidR="001140F8" w:rsidRDefault="001140F8">
            <w:pPr>
              <w:pStyle w:val="1b"/>
              <w:pPrChange w:id="2798" w:author="IRK" w:date="2020-04-14T13:43:00Z">
                <w:pPr>
                  <w:pStyle w:val="aff1"/>
                </w:pPr>
              </w:pPrChange>
            </w:pPr>
            <w:r>
              <w:t>2 #define    IRCTRUE    (int)(1)</w:t>
            </w:r>
          </w:p>
          <w:p w14:paraId="7BC50CA1" w14:textId="77777777" w:rsidR="001140F8" w:rsidRDefault="001140F8">
            <w:pPr>
              <w:pStyle w:val="1b"/>
              <w:pPrChange w:id="2799" w:author="IRK" w:date="2020-04-14T13:43:00Z">
                <w:pPr>
                  <w:pStyle w:val="aff1"/>
                </w:pPr>
              </w:pPrChange>
            </w:pPr>
            <w:r>
              <w:t>3 #define    IRCFALSE   (int)(0)</w:t>
            </w:r>
          </w:p>
        </w:tc>
      </w:tr>
    </w:tbl>
    <w:p w14:paraId="16DC59B4" w14:textId="77777777" w:rsidR="001140F8" w:rsidRDefault="001140F8" w:rsidP="00F93119"/>
    <w:p w14:paraId="1E6A17F9" w14:textId="77777777" w:rsidR="001140F8" w:rsidRPr="00A9542F" w:rsidRDefault="001140F8" w:rsidP="00F93119">
      <w:r w:rsidRPr="000F39B5">
        <w:t>int</w:t>
      </w:r>
      <w:r w:rsidRPr="000F39B5">
        <w:t>を</w:t>
      </w:r>
      <w:r w:rsidRPr="000F39B5">
        <w:t>IRCBOOL</w:t>
      </w:r>
      <w:r w:rsidRPr="000F39B5">
        <w:t>として再定義し、論理定数を表現する</w:t>
      </w:r>
      <w:r w:rsidRPr="000F39B5">
        <w:t>IRCTRUE</w:t>
      </w:r>
      <w:r w:rsidRPr="000F39B5">
        <w:t>と</w:t>
      </w:r>
      <w:r w:rsidRPr="000F39B5">
        <w:t>IRCFALSE</w:t>
      </w:r>
      <w:r w:rsidRPr="000F39B5">
        <w:t>が定義されている。</w:t>
      </w:r>
      <w:r w:rsidRPr="000F39B5">
        <w:t>IRCTRUE</w:t>
      </w:r>
      <w:r w:rsidRPr="000F39B5">
        <w:t>は真を、</w:t>
      </w:r>
      <w:r w:rsidRPr="000F39B5">
        <w:t>IRCFALSE</w:t>
      </w:r>
      <w:r w:rsidRPr="000F39B5">
        <w:t>は</w:t>
      </w:r>
      <w:r w:rsidRPr="00A9542F">
        <w:t>偽を表す。</w:t>
      </w:r>
    </w:p>
    <w:p w14:paraId="67266D2B" w14:textId="77777777" w:rsidR="001140F8" w:rsidRPr="00A9542F" w:rsidRDefault="001140F8" w:rsidP="00F93119"/>
    <w:p w14:paraId="4836EFED" w14:textId="16709C2A" w:rsidR="001140F8" w:rsidRPr="00A9542F" w:rsidRDefault="001140F8" w:rsidP="00F93119">
      <w:r w:rsidRPr="00A9542F">
        <w:t>ルールサービスを呼び出すためには、呼び出すルールのコードや入力項目のコードなどが指定される必要がある。コードを指定する方式としては、</w:t>
      </w:r>
      <w:r w:rsidRPr="00A9542F">
        <w:t>ID</w:t>
      </w:r>
      <w:r w:rsidRPr="00A9542F">
        <w:t>、名前、エイリアスの体系があり、これをコード体系という。コード体系に関する</w:t>
      </w:r>
      <w:r w:rsidR="00D20ECA">
        <w:rPr>
          <w:rFonts w:hint="eastAsia"/>
        </w:rPr>
        <w:t>詳細内容</w:t>
      </w:r>
      <w:r w:rsidRPr="00A9542F">
        <w:t>については、</w:t>
      </w:r>
      <w:del w:id="2800" w:author="IRK" w:date="2020-03-12T17:33:00Z">
        <w:r w:rsidRPr="00A9542F" w:rsidDel="00AD3C74">
          <w:delText>1.2.3</w:delText>
        </w:r>
        <w:r w:rsidRPr="00A9542F" w:rsidDel="00AD3C74">
          <w:rPr>
            <w:rFonts w:hint="eastAsia"/>
          </w:rPr>
          <w:delText xml:space="preserve"> </w:delText>
        </w:r>
        <w:r w:rsidRPr="00E62C48" w:rsidDel="00AD3C74">
          <w:rPr>
            <w:rFonts w:hint="eastAsia"/>
          </w:rPr>
          <w:delText>コード体系</w:delText>
        </w:r>
      </w:del>
      <w:ins w:id="2801" w:author="IRK" w:date="2020-03-12T17:33:00Z">
        <w:r w:rsidR="00AD3C74">
          <w:rPr>
            <w:rFonts w:hint="eastAsia"/>
          </w:rPr>
          <w:t>「</w:t>
        </w:r>
        <w:r w:rsidR="00AD3C74">
          <w:fldChar w:fldCharType="begin"/>
        </w:r>
        <w:r w:rsidR="00AD3C74">
          <w:instrText xml:space="preserve"> </w:instrText>
        </w:r>
        <w:r w:rsidR="00AD3C74">
          <w:rPr>
            <w:rFonts w:hint="eastAsia"/>
          </w:rPr>
          <w:instrText>REF _Ref34926835 \r \h</w:instrText>
        </w:r>
        <w:r w:rsidR="00AD3C74">
          <w:instrText xml:space="preserve"> </w:instrText>
        </w:r>
      </w:ins>
      <w:r w:rsidR="00AD3C74">
        <w:fldChar w:fldCharType="separate"/>
      </w:r>
      <w:r w:rsidR="0092459D">
        <w:t xml:space="preserve">1.2.3 </w:t>
      </w:r>
      <w:ins w:id="2802" w:author="IRK" w:date="2020-03-12T17:33:00Z">
        <w:r w:rsidR="00AD3C74">
          <w:fldChar w:fldCharType="end"/>
        </w:r>
        <w:r w:rsidR="00AD3C74">
          <w:fldChar w:fldCharType="begin"/>
        </w:r>
        <w:r w:rsidR="00AD3C74">
          <w:instrText xml:space="preserve"> REF _Ref34926837 \h </w:instrText>
        </w:r>
      </w:ins>
      <w:r w:rsidR="00AD3C74">
        <w:fldChar w:fldCharType="separate"/>
      </w:r>
      <w:r w:rsidR="0092459D" w:rsidRPr="00531F55">
        <w:t>コード</w:t>
      </w:r>
      <w:r w:rsidR="0092459D" w:rsidRPr="005E282E">
        <w:t>体系</w:t>
      </w:r>
      <w:ins w:id="2803" w:author="IRK" w:date="2020-03-12T17:33:00Z">
        <w:r w:rsidR="00AD3C74">
          <w:fldChar w:fldCharType="end"/>
        </w:r>
        <w:r w:rsidR="00AD3C74">
          <w:rPr>
            <w:rFonts w:hint="eastAsia"/>
          </w:rPr>
          <w:t>」</w:t>
        </w:r>
      </w:ins>
      <w:r w:rsidRPr="00A9542F">
        <w:t>を参照のこと。ルールの呼び出しに使用するコード体系を表現する列挙型が、</w:t>
      </w:r>
      <w:del w:id="2804" w:author="IRK" w:date="2020-03-12T17:33:00Z">
        <w:r w:rsidRPr="00A9542F" w:rsidDel="00E33ED0">
          <w:delText>表</w:delText>
        </w:r>
        <w:r w:rsidR="00A0212B" w:rsidDel="00E33ED0">
          <w:delText>4</w:delText>
        </w:r>
        <w:r w:rsidR="00A9542F" w:rsidDel="00E33ED0">
          <w:rPr>
            <w:rFonts w:hint="eastAsia"/>
          </w:rPr>
          <w:delText>5</w:delText>
        </w:r>
      </w:del>
      <w:ins w:id="2805" w:author="IRK" w:date="2020-03-12T17:33:00Z">
        <w:r w:rsidR="00E33ED0">
          <w:rPr>
            <w:rFonts w:hint="eastAsia"/>
          </w:rPr>
          <w:t>次の表</w:t>
        </w:r>
      </w:ins>
      <w:r w:rsidRPr="00A9542F">
        <w:t>のように定義されている。</w:t>
      </w:r>
    </w:p>
    <w:p w14:paraId="7E9F20C0" w14:textId="3EC98FFA" w:rsidR="0004320F" w:rsidRDefault="0004320F" w:rsidP="00F93119">
      <w:del w:id="2806" w:author="IRK" w:date="2020-04-13T12:48:00Z">
        <w:r w:rsidDel="00166351">
          <w:br w:type="page"/>
        </w:r>
      </w:del>
    </w:p>
    <w:p w14:paraId="39B854CB" w14:textId="00846EB4" w:rsidR="00A9542F" w:rsidRDefault="00A9542F" w:rsidP="00F93119">
      <w:pPr>
        <w:pStyle w:val="af5"/>
      </w:pPr>
      <w:bookmarkStart w:id="2807" w:name="_Ref34927065"/>
      <w:bookmarkStart w:id="2808" w:name="_Toc40799271"/>
      <w:r>
        <w:t>[</w:t>
      </w:r>
      <w:del w:id="2809" w:author="IRK" w:date="2020-03-12T15:04: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45</w:delText>
        </w:r>
        <w:r w:rsidR="00E65728" w:rsidDel="00741612">
          <w:rPr>
            <w:noProof/>
          </w:rPr>
          <w:fldChar w:fldCharType="end"/>
        </w:r>
        <w:r w:rsidDel="00741612">
          <w:rPr>
            <w:rFonts w:hint="eastAsia"/>
          </w:rPr>
          <w:delText xml:space="preserve">　</w:delText>
        </w:r>
      </w:del>
      <w:ins w:id="2810" w:author="IRK" w:date="2020-03-12T15:04: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48</w:t>
      </w:r>
      <w:ins w:id="2811" w:author="IRK" w:date="2020-03-12T15:04:00Z">
        <w:r w:rsidR="00741612">
          <w:fldChar w:fldCharType="end"/>
        </w:r>
        <w:r w:rsidR="00741612">
          <w:rPr>
            <w:rFonts w:hint="eastAsia"/>
          </w:rPr>
          <w:t xml:space="preserve"> </w:t>
        </w:r>
      </w:ins>
      <w:r>
        <w:rPr>
          <w:noProof/>
        </w:rPr>
        <w:t>コード体系の</w:t>
      </w:r>
      <w:r>
        <w:t>列挙型</w:t>
      </w:r>
      <w:r>
        <w:rPr>
          <w:rFonts w:hint="eastAsia"/>
        </w:rPr>
        <w:t>]</w:t>
      </w:r>
      <w:bookmarkEnd w:id="2807"/>
      <w:bookmarkEnd w:id="2808"/>
    </w:p>
    <w:tbl>
      <w:tblPr>
        <w:tblStyle w:val="af4"/>
        <w:tblW w:w="0" w:type="auto"/>
        <w:jc w:val="center"/>
        <w:tblLook w:val="04A0" w:firstRow="1" w:lastRow="0" w:firstColumn="1" w:lastColumn="0" w:noHBand="0" w:noVBand="1"/>
        <w:tblPrChange w:id="2812" w:author="IRK" w:date="2020-04-14T15:42:00Z">
          <w:tblPr>
            <w:tblStyle w:val="af4"/>
            <w:tblW w:w="0" w:type="auto"/>
            <w:tblInd w:w="108" w:type="dxa"/>
            <w:tblLook w:val="04A0" w:firstRow="1" w:lastRow="0" w:firstColumn="1" w:lastColumn="0" w:noHBand="0" w:noVBand="1"/>
          </w:tblPr>
        </w:tblPrChange>
      </w:tblPr>
      <w:tblGrid>
        <w:gridCol w:w="9463"/>
        <w:tblGridChange w:id="2813">
          <w:tblGrid>
            <w:gridCol w:w="9463"/>
          </w:tblGrid>
        </w:tblGridChange>
      </w:tblGrid>
      <w:tr w:rsidR="001140F8" w:rsidRPr="0076599A" w14:paraId="6D38A647" w14:textId="77777777" w:rsidTr="00D829B0">
        <w:trPr>
          <w:jc w:val="center"/>
        </w:trPr>
        <w:tc>
          <w:tcPr>
            <w:tcW w:w="9463" w:type="dxa"/>
            <w:tcPrChange w:id="2814" w:author="IRK" w:date="2020-04-14T15:42:00Z">
              <w:tcPr>
                <w:tcW w:w="9463" w:type="dxa"/>
              </w:tcPr>
            </w:tcPrChange>
          </w:tcPr>
          <w:p w14:paraId="6F99D113" w14:textId="77777777" w:rsidR="001140F8" w:rsidRDefault="001140F8">
            <w:pPr>
              <w:pStyle w:val="1b"/>
              <w:pPrChange w:id="2815" w:author="IRK" w:date="2020-04-14T13:43:00Z">
                <w:pPr>
                  <w:pStyle w:val="aff1"/>
                </w:pPr>
              </w:pPrChange>
            </w:pPr>
            <w:r>
              <w:t>1 typedef enum    _rci_codetype</w:t>
            </w:r>
          </w:p>
          <w:p w14:paraId="7AF6C43A" w14:textId="77777777" w:rsidR="001140F8" w:rsidRDefault="001140F8">
            <w:pPr>
              <w:pStyle w:val="1b"/>
              <w:pPrChange w:id="2816" w:author="IRK" w:date="2020-04-14T13:43:00Z">
                <w:pPr>
                  <w:pStyle w:val="aff1"/>
                </w:pPr>
              </w:pPrChange>
            </w:pPr>
            <w:r>
              <w:t>2 {</w:t>
            </w:r>
          </w:p>
          <w:p w14:paraId="67D2EEDD" w14:textId="77777777" w:rsidR="001140F8" w:rsidRDefault="001140F8">
            <w:pPr>
              <w:pStyle w:val="1b"/>
              <w:pPrChange w:id="2817" w:author="IRK" w:date="2020-04-14T13:43:00Z">
                <w:pPr>
                  <w:pStyle w:val="aff1"/>
                </w:pPr>
              </w:pPrChange>
            </w:pPr>
            <w:r>
              <w:t>3     rci_codetype_id        = RULES_CODETYPE_ID,</w:t>
            </w:r>
          </w:p>
          <w:p w14:paraId="22226FA0" w14:textId="77777777" w:rsidR="001140F8" w:rsidRDefault="001140F8">
            <w:pPr>
              <w:pStyle w:val="1b"/>
              <w:pPrChange w:id="2818" w:author="IRK" w:date="2020-04-14T13:43:00Z">
                <w:pPr>
                  <w:pStyle w:val="aff1"/>
                </w:pPr>
              </w:pPrChange>
            </w:pPr>
            <w:r>
              <w:t>4     rci_codetype_name     = RULES_CODETYPE_NAME,</w:t>
            </w:r>
          </w:p>
          <w:p w14:paraId="1E2110B6" w14:textId="77777777" w:rsidR="001140F8" w:rsidRPr="00D74DE8" w:rsidRDefault="001140F8">
            <w:pPr>
              <w:pStyle w:val="1b"/>
              <w:rPr>
                <w:lang w:val="fr-FR"/>
              </w:rPr>
              <w:pPrChange w:id="2819" w:author="IRK" w:date="2020-04-14T13:43:00Z">
                <w:pPr>
                  <w:pStyle w:val="aff1"/>
                </w:pPr>
              </w:pPrChange>
            </w:pPr>
            <w:r>
              <w:t>5     rci_codetype_alias    = RULES_CODETYPE_ALIAS</w:t>
            </w:r>
          </w:p>
          <w:p w14:paraId="758AE9CF" w14:textId="77777777" w:rsidR="001140F8" w:rsidRPr="00D74DE8" w:rsidRDefault="001140F8">
            <w:pPr>
              <w:pStyle w:val="1b"/>
              <w:rPr>
                <w:lang w:val="fr-FR"/>
              </w:rPr>
              <w:pPrChange w:id="2820" w:author="IRK" w:date="2020-04-14T13:43:00Z">
                <w:pPr>
                  <w:pStyle w:val="aff1"/>
                </w:pPr>
              </w:pPrChange>
            </w:pPr>
            <w:r>
              <w:t>6 } rci_codetype;</w:t>
            </w:r>
          </w:p>
        </w:tc>
      </w:tr>
    </w:tbl>
    <w:p w14:paraId="314FEA34" w14:textId="77777777" w:rsidR="001140F8" w:rsidRDefault="001140F8" w:rsidP="00F93119"/>
    <w:p w14:paraId="61D8A2D5" w14:textId="349722CE" w:rsidR="001140F8" w:rsidRPr="00A9542F" w:rsidRDefault="001140F8" w:rsidP="00F93119">
      <w:r w:rsidRPr="000F39B5">
        <w:t>rci_codetype_id</w:t>
      </w:r>
      <w:r w:rsidRPr="000F39B5">
        <w:t>は使用されたコード体系が</w:t>
      </w:r>
      <w:r w:rsidRPr="000F39B5">
        <w:t>ID</w:t>
      </w:r>
      <w:r w:rsidRPr="000F39B5">
        <w:t>であることを、</w:t>
      </w:r>
      <w:r w:rsidRPr="000F39B5">
        <w:t>rci_codetype_name</w:t>
      </w:r>
      <w:r w:rsidRPr="000F39B5">
        <w:t>と</w:t>
      </w:r>
      <w:r w:rsidRPr="000F39B5">
        <w:t>rci_codetype_alias</w:t>
      </w:r>
      <w:r w:rsidRPr="000F39B5">
        <w:t>はそれぞれ名前とエイリアスであることを表す。これらの値はルールサービスを呼び出す時にパラメータとして引き渡され、</w:t>
      </w:r>
      <w:r w:rsidRPr="000F39B5">
        <w:t>1</w:t>
      </w:r>
      <w:r w:rsidRPr="000F39B5">
        <w:t>つのルールトランザクションに使用されたルールコードや項目コードはすべて</w:t>
      </w:r>
      <w:r w:rsidRPr="000F39B5">
        <w:rPr>
          <w:rFonts w:hint="eastAsia"/>
        </w:rPr>
        <w:t>同一</w:t>
      </w:r>
      <w:r w:rsidRPr="000F39B5">
        <w:t>コード体系を使用する。つまり、ルールのコードをエイリアスで指定した場合は項目のコードをエイリアスで指定する必要があり、ルールサービスを呼び出す時に</w:t>
      </w:r>
      <w:r w:rsidRPr="000F39B5">
        <w:t>rci_codetype_alias</w:t>
      </w:r>
      <w:r w:rsidRPr="00A9542F">
        <w:t>を指定する必要がある。指定されたコード体系は、ルール呼び出し結果のカラム名にも影響を与える。コード体系が</w:t>
      </w:r>
      <w:r w:rsidRPr="00A9542F">
        <w:t>ID</w:t>
      </w:r>
      <w:r w:rsidRPr="00A9542F">
        <w:t>または名前である場合、ルール呼び出し結果のカラム名にはルールリターン項目の名前が使用され、コード体系がエイリアスである場合はカラム名にルールリターン項目のエイリアスが使用される。</w:t>
      </w:r>
    </w:p>
    <w:p w14:paraId="4EEBAC54" w14:textId="77777777" w:rsidR="001140F8" w:rsidRDefault="001140F8" w:rsidP="00F93119"/>
    <w:p w14:paraId="423F0262" w14:textId="77777777" w:rsidR="001140F8" w:rsidRDefault="001140F8" w:rsidP="00F93119">
      <w:pPr>
        <w:pStyle w:val="32"/>
      </w:pPr>
      <w:bookmarkStart w:id="2821" w:name="_Toc385838772"/>
      <w:bookmarkStart w:id="2822" w:name="_Toc426449622"/>
      <w:bookmarkStart w:id="2823" w:name="_Toc426449718"/>
      <w:bookmarkStart w:id="2824" w:name="_Toc434858903"/>
      <w:bookmarkStart w:id="2825" w:name="_Toc34988279"/>
      <w:bookmarkStart w:id="2826" w:name="_Toc40799123"/>
      <w:r>
        <w:t>ハンドル関連の</w:t>
      </w:r>
      <w:r w:rsidRPr="00A6424C">
        <w:t>関数</w:t>
      </w:r>
      <w:bookmarkEnd w:id="2821"/>
      <w:bookmarkEnd w:id="2822"/>
      <w:bookmarkEnd w:id="2823"/>
      <w:bookmarkEnd w:id="2824"/>
      <w:bookmarkEnd w:id="2825"/>
      <w:bookmarkEnd w:id="2826"/>
    </w:p>
    <w:p w14:paraId="064B4AB6" w14:textId="1584823E" w:rsidR="001140F8" w:rsidRDefault="001140F8" w:rsidP="00F93119">
      <w:del w:id="2827" w:author="IRK" w:date="2020-03-12T15:04:00Z">
        <w:r w:rsidDel="00741612">
          <w:delText>表</w:delText>
        </w:r>
        <w:r w:rsidR="00A0212B" w:rsidDel="00741612">
          <w:delText>46</w:delText>
        </w:r>
      </w:del>
      <w:ins w:id="2828" w:author="IRK" w:date="2020-03-12T15:04:00Z">
        <w:r w:rsidR="00741612">
          <w:rPr>
            <w:rFonts w:hint="eastAsia"/>
          </w:rPr>
          <w:t>次の表</w:t>
        </w:r>
      </w:ins>
      <w:r>
        <w:t>は、ハンドルと関連する関数である。</w:t>
      </w:r>
    </w:p>
    <w:p w14:paraId="117DEB2E" w14:textId="77777777" w:rsidR="001140F8" w:rsidRPr="0085558E" w:rsidRDefault="001140F8" w:rsidP="00F93119"/>
    <w:p w14:paraId="26B40CFE" w14:textId="7923C0E9" w:rsidR="00A6424C" w:rsidRDefault="00A6424C" w:rsidP="00F93119">
      <w:pPr>
        <w:pStyle w:val="af5"/>
      </w:pPr>
      <w:bookmarkStart w:id="2829" w:name="_Toc40799272"/>
      <w:r>
        <w:t>[</w:t>
      </w:r>
      <w:del w:id="2830" w:author="IRK" w:date="2020-03-12T15:04: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46</w:delText>
        </w:r>
        <w:r w:rsidR="00E65728" w:rsidDel="00741612">
          <w:rPr>
            <w:noProof/>
          </w:rPr>
          <w:fldChar w:fldCharType="end"/>
        </w:r>
        <w:r w:rsidDel="00741612">
          <w:rPr>
            <w:rFonts w:hint="eastAsia"/>
          </w:rPr>
          <w:delText xml:space="preserve">　</w:delText>
        </w:r>
      </w:del>
      <w:ins w:id="2831" w:author="IRK" w:date="2020-03-12T15:04: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49</w:t>
      </w:r>
      <w:ins w:id="2832" w:author="IRK" w:date="2020-03-12T15:04:00Z">
        <w:r w:rsidR="00741612">
          <w:fldChar w:fldCharType="end"/>
        </w:r>
        <w:r w:rsidR="00741612">
          <w:rPr>
            <w:rFonts w:hint="eastAsia"/>
          </w:rPr>
          <w:t xml:space="preserve"> </w:t>
        </w:r>
      </w:ins>
      <w:r>
        <w:rPr>
          <w:noProof/>
        </w:rPr>
        <w:t>ハンドル関連の関数</w:t>
      </w:r>
      <w:r>
        <w:rPr>
          <w:rFonts w:hint="eastAsia"/>
          <w:noProof/>
        </w:rPr>
        <w:t>]</w:t>
      </w:r>
      <w:bookmarkEnd w:id="2829"/>
    </w:p>
    <w:tbl>
      <w:tblPr>
        <w:tblStyle w:val="af4"/>
        <w:tblW w:w="0" w:type="auto"/>
        <w:jc w:val="center"/>
        <w:tblLook w:val="04A0" w:firstRow="1" w:lastRow="0" w:firstColumn="1" w:lastColumn="0" w:noHBand="0" w:noVBand="1"/>
        <w:tblPrChange w:id="2833" w:author="IRK" w:date="2020-04-14T15:43:00Z">
          <w:tblPr>
            <w:tblStyle w:val="af4"/>
            <w:tblW w:w="0" w:type="auto"/>
            <w:tblInd w:w="108" w:type="dxa"/>
            <w:tblLook w:val="04A0" w:firstRow="1" w:lastRow="0" w:firstColumn="1" w:lastColumn="0" w:noHBand="0" w:noVBand="1"/>
          </w:tblPr>
        </w:tblPrChange>
      </w:tblPr>
      <w:tblGrid>
        <w:gridCol w:w="9463"/>
        <w:tblGridChange w:id="2834">
          <w:tblGrid>
            <w:gridCol w:w="9463"/>
          </w:tblGrid>
        </w:tblGridChange>
      </w:tblGrid>
      <w:tr w:rsidR="001140F8" w14:paraId="40C9589F" w14:textId="77777777" w:rsidTr="00D829B0">
        <w:trPr>
          <w:jc w:val="center"/>
        </w:trPr>
        <w:tc>
          <w:tcPr>
            <w:tcW w:w="9463" w:type="dxa"/>
            <w:tcPrChange w:id="2835" w:author="IRK" w:date="2020-04-14T15:43:00Z">
              <w:tcPr>
                <w:tcW w:w="9463" w:type="dxa"/>
              </w:tcPr>
            </w:tcPrChange>
          </w:tcPr>
          <w:p w14:paraId="64633879" w14:textId="77777777" w:rsidR="00A0212B" w:rsidRDefault="00A0212B">
            <w:pPr>
              <w:pStyle w:val="1b"/>
              <w:pPrChange w:id="2836" w:author="IRK" w:date="2020-04-14T13:43:00Z">
                <w:pPr/>
              </w:pPrChange>
            </w:pPr>
            <w:r>
              <w:t xml:space="preserve">1 </w:t>
            </w:r>
            <w:r w:rsidRPr="00326C11">
              <w:t>IRCHANDLE IRC_API IRCAllocHandle( int nType );</w:t>
            </w:r>
          </w:p>
          <w:p w14:paraId="4D7A6FBE" w14:textId="77777777" w:rsidR="00A0212B" w:rsidRDefault="00A0212B">
            <w:pPr>
              <w:pStyle w:val="1b"/>
              <w:pPrChange w:id="2837" w:author="IRK" w:date="2020-04-14T13:43:00Z">
                <w:pPr/>
              </w:pPrChange>
            </w:pPr>
            <w:r>
              <w:t xml:space="preserve">2 </w:t>
            </w:r>
            <w:r w:rsidRPr="00326C11">
              <w:t>void IRC_API IRCFreeHandle( IRCHANDLE hHandle );</w:t>
            </w:r>
          </w:p>
          <w:p w14:paraId="6D1DBA8A" w14:textId="77777777" w:rsidR="00A0212B" w:rsidRDefault="00A0212B">
            <w:pPr>
              <w:pStyle w:val="1b"/>
              <w:pPrChange w:id="2838" w:author="IRK" w:date="2020-04-14T13:43:00Z">
                <w:pPr/>
              </w:pPrChange>
            </w:pPr>
            <w:r>
              <w:t xml:space="preserve">3 </w:t>
            </w:r>
            <w:r w:rsidRPr="00326C11">
              <w:t>IRCBOOL IRC_API IRCInitialize( IRCHANDLE hCluster, char const* lpszProperties );</w:t>
            </w:r>
          </w:p>
          <w:p w14:paraId="288A3D44" w14:textId="77777777" w:rsidR="00A0212B" w:rsidRDefault="00A0212B">
            <w:pPr>
              <w:pStyle w:val="1b"/>
              <w:pPrChange w:id="2839" w:author="IRK" w:date="2020-04-14T13:43:00Z">
                <w:pPr/>
              </w:pPrChange>
            </w:pPr>
            <w:r>
              <w:t xml:space="preserve">4 </w:t>
            </w:r>
            <w:r w:rsidRPr="00545545">
              <w:t>IRCBOOL IRC_API IRCFinalize( IRCHANDLE hCluster );</w:t>
            </w:r>
          </w:p>
          <w:p w14:paraId="5A5D1A5D" w14:textId="77777777" w:rsidR="001140F8" w:rsidRDefault="00A0212B">
            <w:pPr>
              <w:pStyle w:val="1b"/>
              <w:pPrChange w:id="2840" w:author="IRK" w:date="2020-04-14T13:43:00Z">
                <w:pPr>
                  <w:pStyle w:val="aff1"/>
                  <w:wordWrap/>
                </w:pPr>
              </w:pPrChange>
            </w:pPr>
            <w:r>
              <w:t xml:space="preserve">5 </w:t>
            </w:r>
            <w:r w:rsidRPr="00545545">
              <w:t>void IRC_API IRCGetLastError( IRCHANDLE handle, char* lpMsg, int nMsgLen );</w:t>
            </w:r>
          </w:p>
        </w:tc>
      </w:tr>
    </w:tbl>
    <w:p w14:paraId="0759A8C0" w14:textId="77777777" w:rsidR="001140F8" w:rsidRDefault="001140F8" w:rsidP="00F93119"/>
    <w:p w14:paraId="15AB9130" w14:textId="77777777" w:rsidR="00A0212B" w:rsidRPr="00CF13CB" w:rsidRDefault="00A0212B" w:rsidP="00F93119">
      <w:r w:rsidRPr="00CF13CB">
        <w:t>IRCHANDLE IRC_API IRCAllocHandle( int nType )</w:t>
      </w:r>
    </w:p>
    <w:p w14:paraId="71EDA431" w14:textId="4024E025" w:rsidR="001140F8" w:rsidRPr="00AC1524" w:rsidRDefault="001140F8" w:rsidP="00F93119">
      <w:r w:rsidRPr="00CF13CB">
        <w:t>nType</w:t>
      </w:r>
      <w:r w:rsidRPr="00AC1524">
        <w:t>に指定された類型のハンドルをメモリに割り当てる。メモリの割り当てに成功した場合は</w:t>
      </w:r>
      <w:r w:rsidRPr="00AC1524">
        <w:t>0</w:t>
      </w:r>
      <w:r w:rsidRPr="00AC1524">
        <w:t>ではない値を、失敗した場合は</w:t>
      </w:r>
      <w:r w:rsidRPr="00AC1524">
        <w:t>0</w:t>
      </w:r>
      <w:r w:rsidRPr="00AC1524">
        <w:t>を返す</w:t>
      </w:r>
      <w:r w:rsidRPr="000F39B5">
        <w:t>。</w:t>
      </w:r>
      <w:r w:rsidRPr="000F39B5">
        <w:t>nType</w:t>
      </w:r>
      <w:r w:rsidRPr="000F39B5">
        <w:t>に</w:t>
      </w:r>
      <w:r w:rsidRPr="00AC1524">
        <w:t>は、</w:t>
      </w:r>
      <w:del w:id="2841" w:author="IRK" w:date="2020-03-12T17:34:00Z">
        <w:r w:rsidRPr="00AC1524" w:rsidDel="00AD3C74">
          <w:delText>表</w:delText>
        </w:r>
        <w:r w:rsidR="00AC1524" w:rsidDel="00AD3C74">
          <w:rPr>
            <w:rFonts w:hint="eastAsia"/>
          </w:rPr>
          <w:delText>4</w:delText>
        </w:r>
        <w:r w:rsidR="00A0212B" w:rsidDel="00AD3C74">
          <w:delText>3</w:delText>
        </w:r>
      </w:del>
      <w:ins w:id="2842" w:author="IRK" w:date="2020-03-12T17:34:00Z">
        <w:r w:rsidR="00AD3C74">
          <w:fldChar w:fldCharType="begin"/>
        </w:r>
        <w:r w:rsidR="00AD3C74">
          <w:instrText xml:space="preserve"> REF _Ref34926884 \h </w:instrText>
        </w:r>
      </w:ins>
      <w:r w:rsidR="00AD3C74">
        <w:fldChar w:fldCharType="separate"/>
      </w:r>
      <w:r w:rsidR="0092459D">
        <w:t>[</w:t>
      </w:r>
      <w:ins w:id="2843" w:author="IRK" w:date="2020-03-12T15:03:00Z">
        <w:r w:rsidR="0092459D">
          <w:rPr>
            <w:rFonts w:hint="eastAsia"/>
          </w:rPr>
          <w:t>表</w:t>
        </w:r>
        <w:r w:rsidR="0092459D">
          <w:rPr>
            <w:rFonts w:hint="eastAsia"/>
          </w:rPr>
          <w:t xml:space="preserve"> </w:t>
        </w:r>
      </w:ins>
      <w:r w:rsidR="0092459D">
        <w:rPr>
          <w:noProof/>
        </w:rPr>
        <w:t>46</w:t>
      </w:r>
      <w:ins w:id="2844" w:author="IRK" w:date="2020-03-12T15:03:00Z">
        <w:r w:rsidR="0092459D">
          <w:rPr>
            <w:rFonts w:hint="eastAsia"/>
          </w:rPr>
          <w:t xml:space="preserve"> </w:t>
        </w:r>
      </w:ins>
      <w:r w:rsidR="0092459D">
        <w:rPr>
          <w:noProof/>
        </w:rPr>
        <w:t>ハンドル類型定数</w:t>
      </w:r>
      <w:r w:rsidR="0092459D">
        <w:rPr>
          <w:rFonts w:hint="eastAsia"/>
          <w:noProof/>
        </w:rPr>
        <w:t>]</w:t>
      </w:r>
      <w:ins w:id="2845" w:author="IRK" w:date="2020-03-12T17:34:00Z">
        <w:r w:rsidR="00AD3C74">
          <w:fldChar w:fldCharType="end"/>
        </w:r>
      </w:ins>
      <w:r w:rsidRPr="00AC1524">
        <w:t>の定数</w:t>
      </w:r>
      <w:del w:id="2846" w:author="IRK" w:date="2020-05-12T14:19:00Z">
        <w:r w:rsidRPr="00AC1524" w:rsidDel="00C47FD4">
          <w:delText>が</w:delText>
        </w:r>
        <w:r w:rsidRPr="00AC1524" w:rsidDel="00C47FD4">
          <w:rPr>
            <w:rFonts w:hint="eastAsia"/>
          </w:rPr>
          <w:delText>定義されること</w:delText>
        </w:r>
        <w:r w:rsidRPr="00AC1524" w:rsidDel="00C47FD4">
          <w:delText>がある</w:delText>
        </w:r>
      </w:del>
      <w:ins w:id="2847" w:author="IRK" w:date="2020-05-12T14:19:00Z">
        <w:r w:rsidR="00C47FD4">
          <w:rPr>
            <w:rFonts w:hint="eastAsia"/>
          </w:rPr>
          <w:t>を定義する</w:t>
        </w:r>
      </w:ins>
      <w:r w:rsidRPr="00AC1524">
        <w:t>。</w:t>
      </w:r>
    </w:p>
    <w:p w14:paraId="44C0F020" w14:textId="77777777" w:rsidR="001140F8" w:rsidRPr="00AC1524" w:rsidRDefault="001140F8" w:rsidP="00F93119"/>
    <w:p w14:paraId="38C8CD13" w14:textId="77777777" w:rsidR="00A0212B" w:rsidRPr="00CF13CB" w:rsidRDefault="00A0212B" w:rsidP="00F93119">
      <w:r w:rsidRPr="00CF13CB">
        <w:t>void IRC_API IRCFreeHandle( IRCHANDLE hHandle )</w:t>
      </w:r>
    </w:p>
    <w:p w14:paraId="0A701664" w14:textId="77777777" w:rsidR="001140F8" w:rsidRPr="00CF13CB" w:rsidRDefault="001140F8" w:rsidP="00F93119">
      <w:r w:rsidRPr="00CF13CB">
        <w:t>hHandle</w:t>
      </w:r>
      <w:r w:rsidRPr="00CF13CB">
        <w:t>で与えられたハンドルのメモリを</w:t>
      </w:r>
      <w:r w:rsidRPr="00CF13CB">
        <w:rPr>
          <w:rFonts w:hint="eastAsia"/>
        </w:rPr>
        <w:t>解放</w:t>
      </w:r>
      <w:r w:rsidRPr="00CF13CB">
        <w:t>する。</w:t>
      </w:r>
      <w:r w:rsidRPr="00CF13CB">
        <w:t>hHandle</w:t>
      </w:r>
      <w:r w:rsidRPr="00CF13CB">
        <w:t>は</w:t>
      </w:r>
      <w:r w:rsidRPr="00CF13CB">
        <w:t>IRCAllocHandle</w:t>
      </w:r>
      <w:r w:rsidRPr="00CF13CB">
        <w:t>を利用して正常に割り当てられたハンドル値である必要がある。</w:t>
      </w:r>
    </w:p>
    <w:p w14:paraId="0917AE8F" w14:textId="77777777" w:rsidR="001140F8" w:rsidRPr="00AC1524" w:rsidRDefault="001140F8" w:rsidP="00F93119"/>
    <w:p w14:paraId="6C904836" w14:textId="77777777" w:rsidR="00A0212B" w:rsidRPr="00CF13CB" w:rsidRDefault="00A0212B" w:rsidP="00F93119">
      <w:r w:rsidRPr="00CF13CB">
        <w:t>IRCBOOL IRC_API IRCInitialize( IRCHANDLE hCluster, char const* lpszProperties )</w:t>
      </w:r>
    </w:p>
    <w:p w14:paraId="762F3C85" w14:textId="6723D07D" w:rsidR="001140F8" w:rsidRPr="00CF13CB" w:rsidRDefault="001140F8" w:rsidP="00F93119">
      <w:del w:id="2848" w:author="IRK" w:date="2020-04-20T22:40:00Z">
        <w:r w:rsidRPr="00CF13CB" w:rsidDel="00A153C2">
          <w:delText>hClient</w:delText>
        </w:r>
      </w:del>
      <w:ins w:id="2849" w:author="IRK" w:date="2020-04-20T22:40:00Z">
        <w:r w:rsidR="00A153C2">
          <w:rPr>
            <w:rFonts w:hint="eastAsia"/>
          </w:rPr>
          <w:t>hCluster</w:t>
        </w:r>
      </w:ins>
      <w:r w:rsidRPr="00CF13CB">
        <w:t>パラメータで与えられたハンドルが</w:t>
      </w:r>
      <w:r w:rsidRPr="00CF13CB">
        <w:rPr>
          <w:rFonts w:hint="eastAsia"/>
        </w:rPr>
        <w:t>示す</w:t>
      </w:r>
      <w:r w:rsidRPr="00CF13CB">
        <w:t>ルールインタフェースクラスタを初期化する。ルールインタフェースクラスタは、ハンドル割り当て後に初期化する必要がある。クラスタの属性は、</w:t>
      </w:r>
      <w:r w:rsidRPr="00CF13CB">
        <w:t>lpszProp</w:t>
      </w:r>
      <w:ins w:id="2850" w:author="IRK" w:date="2020-04-20T22:41:00Z">
        <w:r w:rsidR="00A153C2">
          <w:rPr>
            <w:rFonts w:hint="eastAsia"/>
          </w:rPr>
          <w:t>erties</w:t>
        </w:r>
      </w:ins>
      <w:r w:rsidRPr="00CF13CB">
        <w:t>パラメータとして与えられる文字列で指定できる。この文字列を属性文字列といい、</w:t>
      </w:r>
      <w:del w:id="2851" w:author="IRK" w:date="2020-03-13T09:57:00Z">
        <w:r w:rsidRPr="00CF13CB" w:rsidDel="00C54544">
          <w:delText>2.1.8</w:delText>
        </w:r>
      </w:del>
      <w:ins w:id="2852" w:author="IRK" w:date="2020-03-13T09:57:00Z">
        <w:r w:rsidR="00C54544">
          <w:rPr>
            <w:rFonts w:hint="eastAsia"/>
          </w:rPr>
          <w:t>「</w:t>
        </w:r>
        <w:r w:rsidR="00C54544">
          <w:fldChar w:fldCharType="begin"/>
        </w:r>
        <w:r w:rsidR="00C54544">
          <w:instrText xml:space="preserve"> </w:instrText>
        </w:r>
        <w:r w:rsidR="00C54544">
          <w:rPr>
            <w:rFonts w:hint="eastAsia"/>
          </w:rPr>
          <w:instrText>REF _Ref34985872 \r \h</w:instrText>
        </w:r>
        <w:r w:rsidR="00C54544">
          <w:instrText xml:space="preserve"> </w:instrText>
        </w:r>
      </w:ins>
      <w:r w:rsidR="00C54544">
        <w:fldChar w:fldCharType="separate"/>
      </w:r>
      <w:r w:rsidR="0092459D">
        <w:t xml:space="preserve">2.1.8 </w:t>
      </w:r>
      <w:ins w:id="2853" w:author="IRK" w:date="2020-03-13T09:57:00Z">
        <w:r w:rsidR="00C54544">
          <w:fldChar w:fldCharType="end"/>
        </w:r>
        <w:r w:rsidR="00C54544">
          <w:fldChar w:fldCharType="begin"/>
        </w:r>
        <w:r w:rsidR="00C54544">
          <w:instrText xml:space="preserve"> REF _Ref34985874 \h </w:instrText>
        </w:r>
      </w:ins>
      <w:r w:rsidR="00C54544">
        <w:fldChar w:fldCharType="separate"/>
      </w:r>
      <w:r w:rsidR="0092459D">
        <w:t>ルールインタフェースクラスタの属性文字列</w:t>
      </w:r>
      <w:ins w:id="2854" w:author="IRK" w:date="2020-03-13T09:57:00Z">
        <w:r w:rsidR="00C54544">
          <w:fldChar w:fldCharType="end"/>
        </w:r>
        <w:r w:rsidR="00C54544">
          <w:rPr>
            <w:rFonts w:hint="eastAsia"/>
          </w:rPr>
          <w:t>」</w:t>
        </w:r>
      </w:ins>
      <w:r w:rsidRPr="00CF13CB">
        <w:t>で詳しく説明する。初期化に成功した場合は</w:t>
      </w:r>
      <w:r w:rsidRPr="00CF13CB">
        <w:t>IRCTRUE</w:t>
      </w:r>
      <w:r w:rsidRPr="00CF13CB">
        <w:t>を、そうでない場合は</w:t>
      </w:r>
      <w:r w:rsidRPr="00CF13CB">
        <w:t>IRCFALSE</w:t>
      </w:r>
      <w:r w:rsidRPr="00CF13CB">
        <w:t>を返す。失敗した場合は、</w:t>
      </w:r>
      <w:r w:rsidRPr="00CF13CB">
        <w:t>IRCGetLastError</w:t>
      </w:r>
      <w:r w:rsidRPr="00CF13CB">
        <w:t>関数を利用してエラーメッセージを取得できる。</w:t>
      </w:r>
    </w:p>
    <w:p w14:paraId="0D31B2BB" w14:textId="77777777" w:rsidR="001140F8" w:rsidRDefault="001140F8" w:rsidP="00F93119"/>
    <w:p w14:paraId="46A25F83" w14:textId="77777777" w:rsidR="001140F8" w:rsidRPr="00AC1524" w:rsidRDefault="00A0212B" w:rsidP="00F93119">
      <w:r w:rsidRPr="00545545">
        <w:t>IRCBOOL IRC_API IR</w:t>
      </w:r>
      <w:r>
        <w:t>CFinalize( IRCHANDLE hCluster )</w:t>
      </w:r>
    </w:p>
    <w:p w14:paraId="5E370B8A" w14:textId="7CAEDDF7" w:rsidR="001140F8" w:rsidRPr="00AC1524" w:rsidRDefault="001140F8" w:rsidP="00F93119">
      <w:del w:id="2855" w:author="IRK" w:date="2020-04-20T22:42:00Z">
        <w:r w:rsidRPr="00F728C5" w:rsidDel="00A153C2">
          <w:rPr>
            <w:rStyle w:val="aff2"/>
            <w:rFonts w:asciiTheme="majorHAnsi" w:eastAsia="ＭＳ Ｐゴシック" w:hAnsiTheme="majorHAnsi" w:cstheme="majorHAnsi"/>
            <w:sz w:val="20"/>
            <w:szCs w:val="20"/>
          </w:rPr>
          <w:delText>hClient</w:delText>
        </w:r>
      </w:del>
      <w:ins w:id="2856" w:author="IRK" w:date="2020-04-20T22:42:00Z">
        <w:r w:rsidR="00A153C2">
          <w:rPr>
            <w:rStyle w:val="aff2"/>
            <w:rFonts w:asciiTheme="majorHAnsi" w:eastAsia="ＭＳ Ｐゴシック" w:hAnsiTheme="majorHAnsi" w:cstheme="majorHAnsi" w:hint="eastAsia"/>
            <w:sz w:val="20"/>
            <w:szCs w:val="20"/>
          </w:rPr>
          <w:t>hCluster</w:t>
        </w:r>
      </w:ins>
      <w:r w:rsidRPr="00AC1524">
        <w:t>パラメータで与えられたハンドルが</w:t>
      </w:r>
      <w:r w:rsidRPr="00AC1524">
        <w:rPr>
          <w:rFonts w:hint="eastAsia"/>
        </w:rPr>
        <w:t>示す</w:t>
      </w:r>
      <w:r w:rsidRPr="00AC1524">
        <w:t>ルールインタフェースクラスタを消滅させる。ルールインタフェースクラスタは、それ以上使用する必要がない場合、この関数を利用してリソースを</w:t>
      </w:r>
      <w:del w:id="2857" w:author="IRK" w:date="2020-04-13T13:37:00Z">
        <w:r w:rsidRPr="00AC1524" w:rsidDel="00BF78DE">
          <w:delText>解除</w:delText>
        </w:r>
      </w:del>
      <w:ins w:id="2858" w:author="IRK" w:date="2020-04-13T13:37:00Z">
        <w:r w:rsidR="00BF78DE">
          <w:rPr>
            <w:rFonts w:hint="eastAsia"/>
          </w:rPr>
          <w:t>解放</w:t>
        </w:r>
      </w:ins>
      <w:r w:rsidRPr="00AC1524">
        <w:t>する必要がある。</w:t>
      </w:r>
      <w:del w:id="2859" w:author="IRK" w:date="2020-04-13T13:37:00Z">
        <w:r w:rsidRPr="00AC1524" w:rsidDel="00BF78DE">
          <w:delText>解除</w:delText>
        </w:r>
      </w:del>
      <w:ins w:id="2860" w:author="IRK" w:date="2020-04-13T13:37:00Z">
        <w:r w:rsidR="00BF78DE">
          <w:rPr>
            <w:rFonts w:hint="eastAsia"/>
          </w:rPr>
          <w:t>解放</w:t>
        </w:r>
      </w:ins>
      <w:r w:rsidRPr="00AC1524">
        <w:t>に成功した場合</w:t>
      </w:r>
      <w:r w:rsidRPr="000F39B5">
        <w:t>は</w:t>
      </w:r>
      <w:r w:rsidRPr="000F39B5">
        <w:t>IRCTRUE</w:t>
      </w:r>
      <w:r w:rsidRPr="000F39B5">
        <w:t>を、そうでない場合は</w:t>
      </w:r>
      <w:r w:rsidRPr="000F39B5">
        <w:t>IRCFALSE</w:t>
      </w:r>
      <w:r w:rsidRPr="000F39B5">
        <w:t>を返す。失敗した場合は、</w:t>
      </w:r>
      <w:r w:rsidRPr="000F39B5">
        <w:t>IRCGetLastError</w:t>
      </w:r>
      <w:r w:rsidRPr="000F39B5">
        <w:t>関数を利用</w:t>
      </w:r>
      <w:r w:rsidRPr="00AC1524">
        <w:t>してエラーメッセージを取得できる。</w:t>
      </w:r>
    </w:p>
    <w:p w14:paraId="00C29D01" w14:textId="77777777" w:rsidR="001140F8" w:rsidRPr="00AC1524" w:rsidRDefault="001140F8" w:rsidP="00F93119"/>
    <w:p w14:paraId="450DEA1B" w14:textId="77777777" w:rsidR="001140F8" w:rsidRPr="00AC1524" w:rsidRDefault="00A0212B" w:rsidP="00F93119">
      <w:r w:rsidRPr="00545545">
        <w:t>void IRC_API IRCGetLastError( IRCHANDLE han</w:t>
      </w:r>
      <w:r>
        <w:t>dle, char* lpMsg, int nMsgLen )</w:t>
      </w:r>
    </w:p>
    <w:p w14:paraId="41DAF73C" w14:textId="01D6F418" w:rsidR="001140F8" w:rsidRPr="00AC1524" w:rsidRDefault="001140F8" w:rsidP="00F93119">
      <w:r w:rsidRPr="00AC1524">
        <w:t>ハンドルを利用した関数の呼び出しでエラーが発生した場合、</w:t>
      </w:r>
      <w:r w:rsidRPr="00AC1524">
        <w:rPr>
          <w:rFonts w:hint="eastAsia"/>
        </w:rPr>
        <w:t>該当</w:t>
      </w:r>
      <w:r w:rsidRPr="00AC1524">
        <w:t>ハンドルと関係する最後のエラーメッセージを取得する。</w:t>
      </w:r>
      <w:r w:rsidRPr="000F39B5">
        <w:t>hContext</w:t>
      </w:r>
      <w:r w:rsidRPr="000F39B5">
        <w:t>は、エラーが発生した関数に引き渡したハンドルである。</w:t>
      </w:r>
      <w:r w:rsidRPr="000F39B5">
        <w:t>lpMsg</w:t>
      </w:r>
      <w:r w:rsidRPr="000F39B5">
        <w:t>はエラーメッセージを格納する</w:t>
      </w:r>
      <w:del w:id="2861" w:author="IRK" w:date="2020-03-12T14:09:00Z">
        <w:r w:rsidRPr="000F39B5" w:rsidDel="001F7670">
          <w:delText>バッファ</w:delText>
        </w:r>
      </w:del>
      <w:ins w:id="2862" w:author="IRK" w:date="2020-03-12T14:09:00Z">
        <w:r w:rsidR="001F7670">
          <w:rPr>
            <w:rFonts w:hint="eastAsia"/>
          </w:rPr>
          <w:t>バッファー</w:t>
        </w:r>
      </w:ins>
      <w:r w:rsidRPr="000F39B5">
        <w:t>のポインタで、</w:t>
      </w:r>
      <w:r w:rsidRPr="000F39B5">
        <w:t>nMsgLen</w:t>
      </w:r>
      <w:r w:rsidRPr="00AC1524">
        <w:t>はこの</w:t>
      </w:r>
      <w:del w:id="2863" w:author="IRK" w:date="2020-03-12T14:09:00Z">
        <w:r w:rsidRPr="00AC1524" w:rsidDel="001F7670">
          <w:delText>バッファ</w:delText>
        </w:r>
      </w:del>
      <w:ins w:id="2864" w:author="IRK" w:date="2020-03-12T14:09:00Z">
        <w:r w:rsidR="001F7670">
          <w:rPr>
            <w:rFonts w:hint="eastAsia"/>
          </w:rPr>
          <w:t>バッファー</w:t>
        </w:r>
      </w:ins>
      <w:r w:rsidRPr="00AC1524">
        <w:t>の有効な長さである。ルールの呼び出しのように、ルールインタフェースクラスタのハンドルとルールトランザクションハンドルがどちらも引き渡された関数でエラーが発生した場合</w:t>
      </w:r>
      <w:r w:rsidRPr="000F39B5">
        <w:t>、</w:t>
      </w:r>
      <w:r w:rsidRPr="000F39B5">
        <w:t>hContext</w:t>
      </w:r>
      <w:r w:rsidRPr="000F39B5">
        <w:t>に</w:t>
      </w:r>
      <w:r w:rsidRPr="00AC1524">
        <w:t>はルールトランザクションハンドルを引き渡す。</w:t>
      </w:r>
      <w:del w:id="2865" w:author="IRK" w:date="2020-03-12T17:34:00Z">
        <w:r w:rsidRPr="00AC1524" w:rsidDel="00AD3C74">
          <w:delText>表</w:delText>
        </w:r>
        <w:r w:rsidR="00AC1524" w:rsidDel="00AD3C74">
          <w:rPr>
            <w:rFonts w:hint="eastAsia"/>
          </w:rPr>
          <w:delText>4</w:delText>
        </w:r>
        <w:r w:rsidR="00A0212B" w:rsidDel="00AD3C74">
          <w:delText>0</w:delText>
        </w:r>
      </w:del>
      <w:ins w:id="2866" w:author="IRK" w:date="2020-03-12T17:35:00Z">
        <w:r w:rsidR="00AD3C74">
          <w:fldChar w:fldCharType="begin"/>
        </w:r>
        <w:r w:rsidR="00AD3C74">
          <w:instrText xml:space="preserve"> REF _Ref34926947 \h </w:instrText>
        </w:r>
      </w:ins>
      <w:r w:rsidR="00AD3C74">
        <w:fldChar w:fldCharType="separate"/>
      </w:r>
      <w:r w:rsidR="0092459D">
        <w:t>[</w:t>
      </w:r>
      <w:ins w:id="2867" w:author="IRK" w:date="2020-03-12T15:02:00Z">
        <w:r w:rsidR="0092459D">
          <w:rPr>
            <w:rFonts w:hint="eastAsia"/>
          </w:rPr>
          <w:t>表</w:t>
        </w:r>
        <w:r w:rsidR="0092459D">
          <w:rPr>
            <w:rFonts w:hint="eastAsia"/>
          </w:rPr>
          <w:t xml:space="preserve"> </w:t>
        </w:r>
      </w:ins>
      <w:r w:rsidR="0092459D">
        <w:rPr>
          <w:noProof/>
        </w:rPr>
        <w:t>43</w:t>
      </w:r>
      <w:ins w:id="2868" w:author="IRK" w:date="2020-03-12T15:02:00Z">
        <w:r w:rsidR="0092459D">
          <w:rPr>
            <w:rFonts w:hint="eastAsia"/>
          </w:rPr>
          <w:t xml:space="preserve"> </w:t>
        </w:r>
      </w:ins>
      <w:r w:rsidR="0092459D">
        <w:t>ルールサービスを呼び出す簡単な</w:t>
      </w:r>
      <w:r w:rsidR="0092459D">
        <w:t>C</w:t>
      </w:r>
      <w:r w:rsidR="0092459D">
        <w:t>アプリケーション</w:t>
      </w:r>
      <w:r w:rsidR="0092459D">
        <w:rPr>
          <w:rFonts w:hint="eastAsia"/>
        </w:rPr>
        <w:t>]</w:t>
      </w:r>
      <w:ins w:id="2869" w:author="IRK" w:date="2020-03-12T17:35:00Z">
        <w:r w:rsidR="00AD3C74">
          <w:fldChar w:fldCharType="end"/>
        </w:r>
      </w:ins>
      <w:r w:rsidRPr="00AC1524">
        <w:t>の</w:t>
      </w:r>
      <w:ins w:id="2870" w:author="IRK" w:date="2020-05-12T14:32:00Z">
        <w:r w:rsidR="003F2FAC">
          <w:rPr>
            <w:rFonts w:hint="eastAsia"/>
          </w:rPr>
          <w:t>[</w:t>
        </w:r>
      </w:ins>
      <w:r w:rsidRPr="00AC1524">
        <w:t>37</w:t>
      </w:r>
      <w:r w:rsidR="00D13942">
        <w:t>行目</w:t>
      </w:r>
      <w:del w:id="2871" w:author="IRK" w:date="2020-04-20T22:45:00Z">
        <w:r w:rsidRPr="00AC1524" w:rsidDel="00BA50A9">
          <w:delText>と</w:delText>
        </w:r>
      </w:del>
      <w:ins w:id="2872" w:author="IRK" w:date="2020-04-20T22:45:00Z">
        <w:r w:rsidR="00BA50A9">
          <w:rPr>
            <w:rFonts w:hint="eastAsia"/>
          </w:rPr>
          <w:t>から</w:t>
        </w:r>
      </w:ins>
      <w:r w:rsidRPr="00AC1524">
        <w:t>40</w:t>
      </w:r>
      <w:r w:rsidR="00D13942">
        <w:t>行目</w:t>
      </w:r>
      <w:ins w:id="2873" w:author="IRK" w:date="2020-05-12T14:32:00Z">
        <w:r w:rsidR="003F2FAC">
          <w:rPr>
            <w:rFonts w:hint="eastAsia"/>
          </w:rPr>
          <w:t>]</w:t>
        </w:r>
      </w:ins>
      <w:r w:rsidRPr="00AC1524">
        <w:t>を参照のこと。</w:t>
      </w:r>
    </w:p>
    <w:p w14:paraId="084B8D8B" w14:textId="77777777" w:rsidR="001140F8" w:rsidRDefault="001140F8" w:rsidP="00F93119"/>
    <w:p w14:paraId="5581D1AE" w14:textId="77777777" w:rsidR="001140F8" w:rsidRDefault="001140F8" w:rsidP="00F93119">
      <w:pPr>
        <w:pStyle w:val="32"/>
      </w:pPr>
      <w:bookmarkStart w:id="2874" w:name="_Toc385838773"/>
      <w:bookmarkStart w:id="2875" w:name="_Toc426449623"/>
      <w:bookmarkStart w:id="2876" w:name="_Toc426449719"/>
      <w:bookmarkStart w:id="2877" w:name="_Toc434858904"/>
      <w:bookmarkStart w:id="2878" w:name="_Toc34988280"/>
      <w:bookmarkStart w:id="2879" w:name="_Toc40799124"/>
      <w:r>
        <w:t>ルール入力設定関数</w:t>
      </w:r>
      <w:bookmarkEnd w:id="2874"/>
      <w:bookmarkEnd w:id="2875"/>
      <w:bookmarkEnd w:id="2876"/>
      <w:bookmarkEnd w:id="2877"/>
      <w:bookmarkEnd w:id="2878"/>
      <w:bookmarkEnd w:id="2879"/>
    </w:p>
    <w:p w14:paraId="7055E549" w14:textId="0242F1DD" w:rsidR="001140F8" w:rsidRPr="00AC1524" w:rsidRDefault="001140F8" w:rsidP="00F93119">
      <w:r w:rsidRPr="00AC1524">
        <w:t>ルールサービス呼び出しの入力値を設定する関数は、</w:t>
      </w:r>
      <w:del w:id="2880" w:author="IRK" w:date="2020-03-12T14:43:00Z">
        <w:r w:rsidRPr="00AC1524" w:rsidDel="00985441">
          <w:delText>表</w:delText>
        </w:r>
        <w:r w:rsidR="00A0212B" w:rsidDel="00985441">
          <w:delText>47</w:delText>
        </w:r>
      </w:del>
      <w:ins w:id="2881" w:author="IRK" w:date="2020-03-12T14:43:00Z">
        <w:r w:rsidR="00985441">
          <w:rPr>
            <w:rFonts w:hint="eastAsia"/>
          </w:rPr>
          <w:t>次の表</w:t>
        </w:r>
      </w:ins>
      <w:r w:rsidRPr="00AC1524">
        <w:t>の</w:t>
      </w:r>
      <w:del w:id="2882" w:author="IRK" w:date="2020-03-12T14:43:00Z">
        <w:r w:rsidRPr="00AC1524" w:rsidDel="00985441">
          <w:delText>通り</w:delText>
        </w:r>
      </w:del>
      <w:ins w:id="2883" w:author="IRK" w:date="2020-03-12T14:43:00Z">
        <w:r w:rsidR="00985441">
          <w:rPr>
            <w:rFonts w:hint="eastAsia"/>
          </w:rPr>
          <w:t>とおり</w:t>
        </w:r>
      </w:ins>
      <w:r w:rsidRPr="00AC1524">
        <w:t>である。</w:t>
      </w:r>
    </w:p>
    <w:p w14:paraId="2A4A22FF" w14:textId="77777777" w:rsidR="001140F8" w:rsidRDefault="001140F8" w:rsidP="00F93119"/>
    <w:p w14:paraId="792D65AD" w14:textId="2D4A8289" w:rsidR="00AC1524" w:rsidRDefault="00AC1524" w:rsidP="00F93119">
      <w:pPr>
        <w:pStyle w:val="af5"/>
      </w:pPr>
      <w:bookmarkStart w:id="2884" w:name="_Toc40799273"/>
      <w:r>
        <w:t>[</w:t>
      </w:r>
      <w:del w:id="2885" w:author="IRK" w:date="2020-03-12T15:04: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47</w:delText>
        </w:r>
        <w:r w:rsidR="00E65728" w:rsidDel="00741612">
          <w:rPr>
            <w:noProof/>
          </w:rPr>
          <w:fldChar w:fldCharType="end"/>
        </w:r>
        <w:r w:rsidDel="00741612">
          <w:rPr>
            <w:rFonts w:hint="eastAsia"/>
          </w:rPr>
          <w:delText xml:space="preserve">　</w:delText>
        </w:r>
      </w:del>
      <w:ins w:id="2886" w:author="IRK" w:date="2020-03-12T15:04: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50</w:t>
      </w:r>
      <w:ins w:id="2887" w:author="IRK" w:date="2020-03-12T15:04:00Z">
        <w:r w:rsidR="00741612">
          <w:fldChar w:fldCharType="end"/>
        </w:r>
      </w:ins>
      <w:r w:rsidRPr="00AC1524">
        <w:rPr>
          <w:noProof/>
        </w:rPr>
        <w:t xml:space="preserve"> </w:t>
      </w:r>
      <w:r>
        <w:rPr>
          <w:noProof/>
        </w:rPr>
        <w:t>項目値設定関数</w:t>
      </w:r>
      <w:r>
        <w:rPr>
          <w:rFonts w:hint="eastAsia"/>
          <w:noProof/>
        </w:rPr>
        <w:t>]</w:t>
      </w:r>
      <w:bookmarkEnd w:id="2884"/>
    </w:p>
    <w:tbl>
      <w:tblPr>
        <w:tblStyle w:val="af4"/>
        <w:tblW w:w="0" w:type="auto"/>
        <w:jc w:val="center"/>
        <w:tblLook w:val="04A0" w:firstRow="1" w:lastRow="0" w:firstColumn="1" w:lastColumn="0" w:noHBand="0" w:noVBand="1"/>
        <w:tblPrChange w:id="2888" w:author="IRK" w:date="2020-04-14T15:43:00Z">
          <w:tblPr>
            <w:tblStyle w:val="af4"/>
            <w:tblW w:w="0" w:type="auto"/>
            <w:tblInd w:w="108" w:type="dxa"/>
            <w:tblLook w:val="04A0" w:firstRow="1" w:lastRow="0" w:firstColumn="1" w:lastColumn="0" w:noHBand="0" w:noVBand="1"/>
          </w:tblPr>
        </w:tblPrChange>
      </w:tblPr>
      <w:tblGrid>
        <w:gridCol w:w="9463"/>
        <w:tblGridChange w:id="2889">
          <w:tblGrid>
            <w:gridCol w:w="9463"/>
          </w:tblGrid>
        </w:tblGridChange>
      </w:tblGrid>
      <w:tr w:rsidR="001140F8" w14:paraId="6266DA25" w14:textId="77777777" w:rsidTr="00D829B0">
        <w:trPr>
          <w:jc w:val="center"/>
        </w:trPr>
        <w:tc>
          <w:tcPr>
            <w:tcW w:w="9463" w:type="dxa"/>
            <w:tcPrChange w:id="2890" w:author="IRK" w:date="2020-04-14T15:43:00Z">
              <w:tcPr>
                <w:tcW w:w="9463" w:type="dxa"/>
              </w:tcPr>
            </w:tcPrChange>
          </w:tcPr>
          <w:p w14:paraId="5DA2A444" w14:textId="77777777" w:rsidR="00846911" w:rsidRPr="006720BA" w:rsidRDefault="00846911">
            <w:pPr>
              <w:pStyle w:val="1b"/>
              <w:pPrChange w:id="2891" w:author="IRK" w:date="2020-04-14T13:43:00Z">
                <w:pPr/>
              </w:pPrChange>
            </w:pPr>
            <w:r w:rsidRPr="00846911">
              <w:t>1 IRCBOOL IRC_API IRCRuleSet( IRCHANDLE hRule, char const* lpszRule, char const* lpszDate, rci_codetype codetype, IRCBOOL want</w:t>
            </w:r>
            <w:r w:rsidRPr="00D260A1">
              <w:t>Trace )</w:t>
            </w:r>
            <w:r w:rsidRPr="000C0792">
              <w:t>;</w:t>
            </w:r>
          </w:p>
          <w:p w14:paraId="4384BFCF" w14:textId="77777777" w:rsidR="00846911" w:rsidRDefault="00846911">
            <w:pPr>
              <w:pStyle w:val="1b"/>
              <w:pPrChange w:id="2892" w:author="IRK" w:date="2020-04-14T13:43:00Z">
                <w:pPr/>
              </w:pPrChange>
            </w:pPr>
            <w:r>
              <w:t xml:space="preserve">2 </w:t>
            </w:r>
            <w:r w:rsidRPr="00CB5704">
              <w:t>IRCDESCRIPTOR IRC_API IRCRuleAddNumItem( IRCHANDLE hRule, char const* lpszItem, double val );</w:t>
            </w:r>
          </w:p>
          <w:p w14:paraId="56BF52BF" w14:textId="77777777" w:rsidR="00846911" w:rsidRDefault="00846911">
            <w:pPr>
              <w:pStyle w:val="1b"/>
              <w:pPrChange w:id="2893" w:author="IRK" w:date="2020-04-14T13:43:00Z">
                <w:pPr/>
              </w:pPrChange>
            </w:pPr>
            <w:r>
              <w:t xml:space="preserve">3 </w:t>
            </w:r>
            <w:r w:rsidRPr="00CB5704">
              <w:t>IRCDESCRIPTOR IRC_API IRCRuleAddStrItem( IRCHANDLE hRule, char const* lpszItem, char const* val );</w:t>
            </w:r>
          </w:p>
          <w:p w14:paraId="04D64E78" w14:textId="77777777" w:rsidR="00846911" w:rsidRDefault="00846911">
            <w:pPr>
              <w:pStyle w:val="1b"/>
              <w:pPrChange w:id="2894" w:author="IRK" w:date="2020-04-14T13:43:00Z">
                <w:pPr/>
              </w:pPrChange>
            </w:pPr>
            <w:r>
              <w:rPr>
                <w:rFonts w:hint="eastAsia"/>
              </w:rPr>
              <w:t>4</w:t>
            </w:r>
            <w:r>
              <w:t xml:space="preserve"> </w:t>
            </w:r>
            <w:r w:rsidRPr="00CB5704">
              <w:t>void IRC_API IRCRuleItemAddNumValue( IRCDESCRIPTOR dItem, double val );</w:t>
            </w:r>
          </w:p>
          <w:p w14:paraId="2C8D0658" w14:textId="77777777" w:rsidR="00846911" w:rsidRDefault="00846911">
            <w:pPr>
              <w:pStyle w:val="1b"/>
              <w:pPrChange w:id="2895" w:author="IRK" w:date="2020-04-14T13:43:00Z">
                <w:pPr/>
              </w:pPrChange>
            </w:pPr>
            <w:r>
              <w:rPr>
                <w:rFonts w:hint="eastAsia"/>
              </w:rPr>
              <w:t>5</w:t>
            </w:r>
            <w:r>
              <w:t xml:space="preserve"> </w:t>
            </w:r>
            <w:r w:rsidRPr="00CB5704">
              <w:t>void IRC_API IRCRuleItemAddStrValue( IRCDESCRIPTOR dItem, char const* val );</w:t>
            </w:r>
          </w:p>
          <w:p w14:paraId="39393303" w14:textId="77777777" w:rsidR="001140F8" w:rsidRPr="00542778" w:rsidRDefault="00846911">
            <w:pPr>
              <w:pStyle w:val="1b"/>
              <w:pPrChange w:id="2896" w:author="IRK" w:date="2020-04-14T13:43:00Z">
                <w:pPr>
                  <w:pStyle w:val="aff1"/>
                </w:pPr>
              </w:pPrChange>
            </w:pPr>
            <w:r w:rsidRPr="00846911">
              <w:rPr>
                <w:rFonts w:hint="eastAsia"/>
              </w:rPr>
              <w:t>6</w:t>
            </w:r>
            <w:r w:rsidRPr="00ED532A">
              <w:rPr>
                <w:rFonts w:hint="eastAsia"/>
              </w:rPr>
              <w:t xml:space="preserve"> </w:t>
            </w:r>
            <w:r w:rsidRPr="00ED532A">
              <w:t>IRCDESC</w:t>
            </w:r>
            <w:r w:rsidRPr="00D260A1">
              <w:t xml:space="preserve">RIPTOR </w:t>
            </w:r>
            <w:r w:rsidRPr="00846911">
              <w:t>IRC_API IRCRuleFindItem( IRCHANDLE hRule, char const* lpszItem );</w:t>
            </w:r>
          </w:p>
        </w:tc>
      </w:tr>
    </w:tbl>
    <w:p w14:paraId="1ECBB867" w14:textId="77777777" w:rsidR="00AC1524" w:rsidRDefault="00AC1524" w:rsidP="00F93119">
      <w:pPr>
        <w:pStyle w:val="aff1"/>
      </w:pPr>
    </w:p>
    <w:p w14:paraId="086DFDAB" w14:textId="7A1C59C6" w:rsidR="00A0212B" w:rsidRPr="00CF13CB" w:rsidRDefault="00A0212B" w:rsidP="00F93119">
      <w:r w:rsidRPr="00CF13CB">
        <w:t xml:space="preserve">IRCBOOL </w:t>
      </w:r>
      <w:ins w:id="2897" w:author="IRK" w:date="2020-04-20T22:45:00Z">
        <w:r w:rsidR="00BA50A9">
          <w:rPr>
            <w:rFonts w:hint="eastAsia"/>
          </w:rPr>
          <w:t>IRC</w:t>
        </w:r>
      </w:ins>
      <w:ins w:id="2898" w:author="IRK" w:date="2020-04-20T22:46:00Z">
        <w:r w:rsidR="00BA50A9" w:rsidRPr="00CF13CB">
          <w:t>_</w:t>
        </w:r>
        <w:r w:rsidR="00BA50A9">
          <w:rPr>
            <w:rFonts w:hint="eastAsia"/>
          </w:rPr>
          <w:t xml:space="preserve">API </w:t>
        </w:r>
      </w:ins>
      <w:r w:rsidRPr="00CF13CB">
        <w:t>IRCRuleSet( IRCHANDLE hRule, char const* lpszRule, char const* lpszDate, rci_codetype codetype, IRCBOOL wantTrace )</w:t>
      </w:r>
    </w:p>
    <w:p w14:paraId="7EA95013" w14:textId="76411F3A" w:rsidR="001140F8" w:rsidRPr="00CF13CB" w:rsidRDefault="001140F8" w:rsidP="00F93119">
      <w:r w:rsidRPr="00CF13CB">
        <w:t>トランザクションハンドルに、呼び出すルールのコードとルール呼び出し基準日を設定する。</w:t>
      </w:r>
      <w:r w:rsidRPr="00CF13CB">
        <w:t>hRule</w:t>
      </w:r>
      <w:r w:rsidRPr="00CF13CB">
        <w:t>パラメータはルールトランザクションハンドル、</w:t>
      </w:r>
      <w:r w:rsidRPr="00CF13CB">
        <w:t>lpszRule</w:t>
      </w:r>
      <w:r w:rsidRPr="00CF13CB">
        <w:t>パラメータは呼び出すルールコード、</w:t>
      </w:r>
      <w:r w:rsidRPr="00CF13CB">
        <w:t>lpszDate</w:t>
      </w:r>
      <w:r w:rsidRPr="00CF13CB">
        <w:t>はルール</w:t>
      </w:r>
      <w:r w:rsidR="00A0212B" w:rsidRPr="00CF13CB">
        <w:rPr>
          <w:rFonts w:hint="eastAsia"/>
        </w:rPr>
        <w:t>実行</w:t>
      </w:r>
      <w:r w:rsidRPr="00CF13CB">
        <w:t>基準日である。</w:t>
      </w:r>
      <w:r w:rsidRPr="00CF13CB">
        <w:t>lpszDate</w:t>
      </w:r>
      <w:r w:rsidRPr="00CF13CB">
        <w:t>は</w:t>
      </w:r>
      <w:r w:rsidR="00A449F4">
        <w:rPr>
          <w:rFonts w:eastAsia="Malgun Gothic" w:hint="eastAsia"/>
        </w:rPr>
        <w:t>n</w:t>
      </w:r>
      <w:r w:rsidR="00A449F4">
        <w:rPr>
          <w:rFonts w:eastAsia="Malgun Gothic"/>
        </w:rPr>
        <w:t>ull</w:t>
      </w:r>
      <w:r w:rsidRPr="00CF13CB">
        <w:t>が可能で、この場合のルール</w:t>
      </w:r>
      <w:r w:rsidR="00A0212B" w:rsidRPr="00CF13CB">
        <w:rPr>
          <w:rFonts w:hint="eastAsia"/>
        </w:rPr>
        <w:t>実行</w:t>
      </w:r>
      <w:r w:rsidRPr="00CF13CB">
        <w:t>基準日はリモートルール</w:t>
      </w:r>
      <w:r w:rsidR="00A0212B" w:rsidRPr="00CF13CB">
        <w:rPr>
          <w:rFonts w:hint="eastAsia"/>
        </w:rPr>
        <w:t>エンジン</w:t>
      </w:r>
      <w:r w:rsidRPr="00CF13CB">
        <w:t>のシステム日付となる。</w:t>
      </w:r>
      <w:r w:rsidR="00A0212B" w:rsidRPr="00CF13CB">
        <w:t>C</w:t>
      </w:r>
      <w:r w:rsidR="00A0212B" w:rsidRPr="00CF13CB">
        <w:rPr>
          <w:rFonts w:hint="eastAsia"/>
        </w:rPr>
        <w:t>odetype</w:t>
      </w:r>
      <w:r w:rsidR="00A0212B" w:rsidRPr="00CF13CB">
        <w:rPr>
          <w:rFonts w:hint="eastAsia"/>
        </w:rPr>
        <w:t>は呼び出すルールコードのコード体系で、</w:t>
      </w:r>
      <w:del w:id="2899" w:author="IRK" w:date="2020-03-12T17:37:00Z">
        <w:r w:rsidR="00774CF7" w:rsidRPr="00CF13CB" w:rsidDel="00D03171">
          <w:rPr>
            <w:rFonts w:hint="eastAsia"/>
          </w:rPr>
          <w:delText>表</w:delText>
        </w:r>
        <w:r w:rsidR="00774CF7" w:rsidRPr="00CF13CB" w:rsidDel="00D03171">
          <w:rPr>
            <w:rFonts w:hint="eastAsia"/>
          </w:rPr>
          <w:delText>45</w:delText>
        </w:r>
      </w:del>
      <w:ins w:id="2900" w:author="IRK" w:date="2020-03-12T17:37:00Z">
        <w:r w:rsidR="00D03171">
          <w:fldChar w:fldCharType="begin"/>
        </w:r>
        <w:r w:rsidR="00D03171">
          <w:instrText xml:space="preserve"> </w:instrText>
        </w:r>
        <w:r w:rsidR="00D03171">
          <w:rPr>
            <w:rFonts w:hint="eastAsia"/>
          </w:rPr>
          <w:instrText>REF _Ref34927065 \h</w:instrText>
        </w:r>
        <w:r w:rsidR="00D03171">
          <w:instrText xml:space="preserve"> </w:instrText>
        </w:r>
      </w:ins>
      <w:r w:rsidR="00D03171">
        <w:fldChar w:fldCharType="separate"/>
      </w:r>
      <w:r w:rsidR="0092459D">
        <w:t>[</w:t>
      </w:r>
      <w:ins w:id="2901" w:author="IRK" w:date="2020-03-12T15:04:00Z">
        <w:r w:rsidR="0092459D">
          <w:rPr>
            <w:rFonts w:hint="eastAsia"/>
          </w:rPr>
          <w:t>表</w:t>
        </w:r>
        <w:r w:rsidR="0092459D">
          <w:rPr>
            <w:rFonts w:hint="eastAsia"/>
          </w:rPr>
          <w:t xml:space="preserve"> </w:t>
        </w:r>
      </w:ins>
      <w:r w:rsidR="0092459D">
        <w:rPr>
          <w:noProof/>
        </w:rPr>
        <w:t>48</w:t>
      </w:r>
      <w:ins w:id="2902" w:author="IRK" w:date="2020-03-12T15:04:00Z">
        <w:r w:rsidR="0092459D">
          <w:rPr>
            <w:rFonts w:hint="eastAsia"/>
          </w:rPr>
          <w:t xml:space="preserve"> </w:t>
        </w:r>
      </w:ins>
      <w:r w:rsidR="0092459D">
        <w:rPr>
          <w:noProof/>
        </w:rPr>
        <w:t>コード体系の</w:t>
      </w:r>
      <w:r w:rsidR="0092459D">
        <w:t>列挙型</w:t>
      </w:r>
      <w:r w:rsidR="0092459D">
        <w:rPr>
          <w:rFonts w:hint="eastAsia"/>
        </w:rPr>
        <w:t>]</w:t>
      </w:r>
      <w:ins w:id="2903" w:author="IRK" w:date="2020-03-12T17:37:00Z">
        <w:r w:rsidR="00D03171">
          <w:fldChar w:fldCharType="end"/>
        </w:r>
      </w:ins>
      <w:r w:rsidR="00774CF7" w:rsidRPr="00CF13CB">
        <w:rPr>
          <w:rFonts w:hint="eastAsia"/>
        </w:rPr>
        <w:t>の値の中の</w:t>
      </w:r>
      <w:r w:rsidR="00774CF7" w:rsidRPr="00CF13CB">
        <w:rPr>
          <w:rFonts w:hint="eastAsia"/>
        </w:rPr>
        <w:t>1</w:t>
      </w:r>
      <w:r w:rsidR="00774CF7" w:rsidRPr="00CF13CB">
        <w:rPr>
          <w:rFonts w:hint="eastAsia"/>
        </w:rPr>
        <w:t>つである。</w:t>
      </w:r>
      <w:r w:rsidR="00774CF7" w:rsidRPr="00CF13CB">
        <w:rPr>
          <w:rFonts w:hint="eastAsia"/>
        </w:rPr>
        <w:t>wantTrace</w:t>
      </w:r>
      <w:r w:rsidR="00774CF7" w:rsidRPr="00CF13CB">
        <w:rPr>
          <w:rFonts w:hint="eastAsia"/>
        </w:rPr>
        <w:t>パラメータは</w:t>
      </w:r>
      <w:r w:rsidR="00774CF7" w:rsidRPr="00CF13CB">
        <w:rPr>
          <w:rFonts w:hint="eastAsia"/>
        </w:rPr>
        <w:t>IRC</w:t>
      </w:r>
      <w:r w:rsidR="00774CF7" w:rsidRPr="00CF13CB">
        <w:t>FALSE</w:t>
      </w:r>
      <w:r w:rsidR="00774CF7" w:rsidRPr="00CF13CB">
        <w:rPr>
          <w:rFonts w:hint="eastAsia"/>
        </w:rPr>
        <w:t>に設定する。</w:t>
      </w:r>
      <w:r w:rsidRPr="00CF13CB">
        <w:t>hRule</w:t>
      </w:r>
      <w:r w:rsidRPr="00CF13CB">
        <w:t>が有効なトランザクションハンドルでな</w:t>
      </w:r>
      <w:r w:rsidRPr="00CF13CB">
        <w:rPr>
          <w:rFonts w:hint="eastAsia"/>
        </w:rPr>
        <w:t>い場合や</w:t>
      </w:r>
      <w:r w:rsidRPr="00CF13CB">
        <w:t>lpszRule</w:t>
      </w:r>
      <w:r w:rsidRPr="00CF13CB">
        <w:t>が</w:t>
      </w:r>
      <w:r w:rsidRPr="00CF13CB">
        <w:t>0</w:t>
      </w:r>
      <w:r w:rsidRPr="00CF13CB">
        <w:t>である場合は、この関数は</w:t>
      </w:r>
      <w:r w:rsidRPr="00CF13CB">
        <w:t>IRCFALSE</w:t>
      </w:r>
      <w:r w:rsidRPr="00CF13CB">
        <w:t>を返す。そうでない場合は、</w:t>
      </w:r>
      <w:r w:rsidRPr="00CF13CB">
        <w:t>IRCTRUE</w:t>
      </w:r>
      <w:r w:rsidRPr="00CF13CB">
        <w:t>を返す。</w:t>
      </w:r>
    </w:p>
    <w:p w14:paraId="4071E9A1" w14:textId="77777777" w:rsidR="001140F8" w:rsidRPr="00CF13CB" w:rsidRDefault="001140F8" w:rsidP="00F93119">
      <w:r w:rsidRPr="00CF13CB">
        <w:t>呼び出すルールコードのコード体系として</w:t>
      </w:r>
      <w:r w:rsidRPr="00CF13CB">
        <w:t>ID</w:t>
      </w:r>
      <w:r w:rsidRPr="00CF13CB">
        <w:t>や名前またはエイリアスを使用できるが、</w:t>
      </w:r>
      <w:r w:rsidRPr="00CF13CB">
        <w:t>IRCExecute</w:t>
      </w:r>
      <w:r w:rsidRPr="00CF13CB">
        <w:t>関数に使用されたコード体系を指定する必要がある。</w:t>
      </w:r>
    </w:p>
    <w:p w14:paraId="6D1CA1B9" w14:textId="77777777" w:rsidR="001140F8" w:rsidRPr="00AC1524" w:rsidRDefault="001140F8" w:rsidP="00F93119"/>
    <w:p w14:paraId="7E75270C" w14:textId="1018F21F" w:rsidR="001140F8" w:rsidRPr="00CF13CB" w:rsidRDefault="00774CF7" w:rsidP="00F93119">
      <w:r w:rsidRPr="00CF13CB">
        <w:t xml:space="preserve">IRCDESCRIPTOR </w:t>
      </w:r>
      <w:ins w:id="2904" w:author="IRK" w:date="2020-04-20T22:46:00Z">
        <w:r w:rsidR="00BA50A9">
          <w:rPr>
            <w:rFonts w:hint="eastAsia"/>
          </w:rPr>
          <w:t>IRC</w:t>
        </w:r>
        <w:r w:rsidR="00BA50A9" w:rsidRPr="00CF13CB">
          <w:t>_</w:t>
        </w:r>
        <w:r w:rsidR="00BA50A9">
          <w:rPr>
            <w:rFonts w:hint="eastAsia"/>
          </w:rPr>
          <w:t xml:space="preserve">API </w:t>
        </w:r>
      </w:ins>
      <w:r w:rsidRPr="00CF13CB">
        <w:t>IRCRuleAddNumItem( IRCHANDLE hRule, char const* lpszItem, double val )</w:t>
      </w:r>
    </w:p>
    <w:p w14:paraId="6F67E67A" w14:textId="2A689A1D" w:rsidR="001140F8" w:rsidRPr="00AC1524" w:rsidRDefault="001140F8" w:rsidP="00F93119">
      <w:r w:rsidRPr="00AC1524">
        <w:t>トランザクションハンドルに数値型の項目を追加する。</w:t>
      </w:r>
      <w:r w:rsidRPr="00146ADA">
        <w:t>hRule</w:t>
      </w:r>
      <w:r w:rsidRPr="00146ADA">
        <w:t>パラメータはルールトランザクションハンドル、</w:t>
      </w:r>
      <w:r w:rsidRPr="00146ADA">
        <w:t>lpszItem</w:t>
      </w:r>
      <w:r w:rsidRPr="00146ADA">
        <w:t>パラメータは追加する項目のコード、</w:t>
      </w:r>
      <w:r w:rsidRPr="00146ADA">
        <w:t>val</w:t>
      </w:r>
      <w:r w:rsidRPr="00146ADA">
        <w:t>は項目に割り当てる数値である。関数は、トランザクションハンドルに追加された項目を</w:t>
      </w:r>
      <w:r w:rsidRPr="00146ADA">
        <w:rPr>
          <w:rFonts w:hint="eastAsia"/>
        </w:rPr>
        <w:t>示す</w:t>
      </w:r>
      <w:r w:rsidRPr="00146ADA">
        <w:t>ディスクリプタを返す。このディスクリプタと</w:t>
      </w:r>
      <w:r w:rsidRPr="00146ADA">
        <w:t>IRCRuleItemAddNumValue</w:t>
      </w:r>
      <w:r w:rsidRPr="00AC1524">
        <w:t>関数を利用して</w:t>
      </w:r>
      <w:del w:id="2905" w:author="IRK" w:date="2020-05-12T14:44:00Z">
        <w:r w:rsidRPr="00AC1524" w:rsidDel="00F334A9">
          <w:delText>項目の値の配列に</w:delText>
        </w:r>
      </w:del>
      <w:r w:rsidRPr="00AC1524">
        <w:t>数値</w:t>
      </w:r>
      <w:ins w:id="2906" w:author="IRK" w:date="2020-05-12T14:44:00Z">
        <w:r w:rsidR="00F334A9">
          <w:rPr>
            <w:rFonts w:hint="eastAsia"/>
          </w:rPr>
          <w:t>配列に要素</w:t>
        </w:r>
      </w:ins>
      <w:r w:rsidRPr="00AC1524">
        <w:t>を追加できる。</w:t>
      </w:r>
      <w:del w:id="2907" w:author="IRK" w:date="2020-05-08T16:07:00Z">
        <w:r w:rsidRPr="00AC1524" w:rsidDel="00F70E2E">
          <w:delText>項目の</w:delText>
        </w:r>
      </w:del>
      <w:ins w:id="2908" w:author="IRK" w:date="2020-05-08T16:07:00Z">
        <w:r w:rsidR="00F70E2E" w:rsidRPr="00F70E2E">
          <w:rPr>
            <w:rFonts w:hint="eastAsia"/>
          </w:rPr>
          <w:t>lpszItem</w:t>
        </w:r>
        <w:r w:rsidR="00F70E2E" w:rsidRPr="00F70E2E">
          <w:rPr>
            <w:rFonts w:hint="eastAsia"/>
          </w:rPr>
          <w:t>パラメータに指定する</w:t>
        </w:r>
      </w:ins>
      <w:r w:rsidRPr="00AC1524">
        <w:t>コードは</w:t>
      </w:r>
      <w:ins w:id="2909" w:author="IRK" w:date="2020-05-08T16:07:00Z">
        <w:r w:rsidR="00096CB4" w:rsidRPr="00096CB4">
          <w:rPr>
            <w:rFonts w:hint="eastAsia"/>
          </w:rPr>
          <w:t>、項目の</w:t>
        </w:r>
      </w:ins>
      <w:r w:rsidRPr="00AC1524">
        <w:t>ID</w:t>
      </w:r>
      <w:r w:rsidRPr="00AC1524">
        <w:t>や名前またはエイリアスを使用でき、</w:t>
      </w:r>
      <w:del w:id="2910" w:author="IRK" w:date="2020-05-08T16:08:00Z">
        <w:r w:rsidRPr="00AC1524" w:rsidDel="00096CB4">
          <w:delText>使用したコード体系</w:delText>
        </w:r>
        <w:r w:rsidRPr="00146ADA" w:rsidDel="00096CB4">
          <w:delText>は</w:delText>
        </w:r>
      </w:del>
      <w:r w:rsidRPr="00146ADA">
        <w:t>IRCExecute</w:t>
      </w:r>
      <w:r w:rsidRPr="00AC1524">
        <w:t>関数に指定</w:t>
      </w:r>
      <w:del w:id="2911" w:author="IRK" w:date="2020-05-08T16:08:00Z">
        <w:r w:rsidRPr="00AC1524" w:rsidDel="00096CB4">
          <w:delText>される</w:delText>
        </w:r>
      </w:del>
      <w:ins w:id="2912" w:author="IRK" w:date="2020-05-08T16:08:00Z">
        <w:r w:rsidR="00096CB4" w:rsidRPr="00096CB4">
          <w:rPr>
            <w:rFonts w:hint="eastAsia"/>
          </w:rPr>
          <w:t>したパラメータによってどれを使えるかが決まる</w:t>
        </w:r>
      </w:ins>
      <w:r w:rsidRPr="00AC1524">
        <w:t>。</w:t>
      </w:r>
    </w:p>
    <w:p w14:paraId="0001BE8D" w14:textId="77777777" w:rsidR="001140F8" w:rsidRPr="00AC1524" w:rsidRDefault="001140F8" w:rsidP="00F93119"/>
    <w:p w14:paraId="5DF7CDCF" w14:textId="280D4D3B" w:rsidR="001140F8" w:rsidRPr="00AC1524" w:rsidRDefault="00774CF7" w:rsidP="00F93119">
      <w:r w:rsidRPr="00CF13CB">
        <w:t xml:space="preserve">IRCDESCRIPTOR </w:t>
      </w:r>
      <w:ins w:id="2913" w:author="IRK" w:date="2020-04-20T22:46:00Z">
        <w:r w:rsidR="00BA50A9">
          <w:rPr>
            <w:rFonts w:hint="eastAsia"/>
          </w:rPr>
          <w:t>IRC</w:t>
        </w:r>
        <w:r w:rsidR="00BA50A9" w:rsidRPr="00CF13CB">
          <w:t>_</w:t>
        </w:r>
        <w:r w:rsidR="00BA50A9">
          <w:rPr>
            <w:rFonts w:hint="eastAsia"/>
          </w:rPr>
          <w:t xml:space="preserve">API </w:t>
        </w:r>
      </w:ins>
      <w:r w:rsidRPr="00CF13CB">
        <w:t>IRCRuleAddStrItem( IRCHANDLE hRule, char const* lpszItem, char const* val )</w:t>
      </w:r>
    </w:p>
    <w:p w14:paraId="069F6CF3" w14:textId="67D0FA89" w:rsidR="001140F8" w:rsidRPr="00AC1524" w:rsidRDefault="001140F8" w:rsidP="00F93119">
      <w:r w:rsidRPr="00AC1524">
        <w:t>トランザクションハンドルに文字型の項目を追加する。</w:t>
      </w:r>
      <w:r w:rsidRPr="00CF13CB">
        <w:t>hRule</w:t>
      </w:r>
      <w:r w:rsidRPr="00AC1524">
        <w:t>パラメータはルールトランザクションハンドル、</w:t>
      </w:r>
      <w:r w:rsidRPr="00CF13CB">
        <w:t>lpszItem</w:t>
      </w:r>
      <w:r w:rsidRPr="00AC1524">
        <w:t>パラメータは追加する項目のコード</w:t>
      </w:r>
      <w:r w:rsidRPr="00146ADA">
        <w:t>、</w:t>
      </w:r>
      <w:r w:rsidRPr="00146ADA">
        <w:t>val</w:t>
      </w:r>
      <w:r w:rsidRPr="00146ADA">
        <w:t>は項目に割り当てる文字値である。関数は、トランザクションハンドルに追加された項目を</w:t>
      </w:r>
      <w:r w:rsidRPr="00146ADA">
        <w:rPr>
          <w:rFonts w:hint="eastAsia"/>
        </w:rPr>
        <w:t>示す</w:t>
      </w:r>
      <w:r w:rsidRPr="00146ADA">
        <w:t>ディスクリプタを返す。このディスクリプタと</w:t>
      </w:r>
      <w:r w:rsidRPr="00146ADA">
        <w:t>IRCRuleItemAddStrValue</w:t>
      </w:r>
      <w:r w:rsidRPr="00146ADA">
        <w:t>関数を利用して、</w:t>
      </w:r>
      <w:del w:id="2914" w:author="IRK" w:date="2020-05-13T15:27:00Z">
        <w:r w:rsidRPr="00146ADA" w:rsidDel="00C15663">
          <w:delText>項目の値の配列に</w:delText>
        </w:r>
      </w:del>
      <w:r w:rsidRPr="00146ADA">
        <w:t>文字値</w:t>
      </w:r>
      <w:ins w:id="2915" w:author="IRK" w:date="2020-05-13T15:27:00Z">
        <w:r w:rsidR="00C15663">
          <w:rPr>
            <w:rFonts w:hint="eastAsia"/>
          </w:rPr>
          <w:t>配列に要</w:t>
        </w:r>
      </w:ins>
      <w:ins w:id="2916" w:author="IRK" w:date="2020-05-13T15:28:00Z">
        <w:r w:rsidR="00C15663">
          <w:rPr>
            <w:rFonts w:hint="eastAsia"/>
          </w:rPr>
          <w:t>素</w:t>
        </w:r>
      </w:ins>
      <w:r w:rsidRPr="00146ADA">
        <w:t>を追加できる。</w:t>
      </w:r>
      <w:del w:id="2917" w:author="IRK" w:date="2020-05-08T16:07:00Z">
        <w:r w:rsidRPr="00146ADA" w:rsidDel="00096CB4">
          <w:delText>項目の</w:delText>
        </w:r>
      </w:del>
      <w:ins w:id="2918" w:author="IRK" w:date="2020-05-08T16:07:00Z">
        <w:r w:rsidR="00096CB4" w:rsidRPr="00096CB4">
          <w:rPr>
            <w:rFonts w:hint="eastAsia"/>
          </w:rPr>
          <w:t>lpszItem</w:t>
        </w:r>
        <w:r w:rsidR="00096CB4" w:rsidRPr="00096CB4">
          <w:rPr>
            <w:rFonts w:hint="eastAsia"/>
          </w:rPr>
          <w:t>パラメータに指定する</w:t>
        </w:r>
      </w:ins>
      <w:r w:rsidRPr="00146ADA">
        <w:t>コードは</w:t>
      </w:r>
      <w:ins w:id="2919" w:author="IRK" w:date="2020-05-08T16:08:00Z">
        <w:r w:rsidR="00096CB4" w:rsidRPr="00096CB4">
          <w:rPr>
            <w:rFonts w:hint="eastAsia"/>
          </w:rPr>
          <w:t>、項目の</w:t>
        </w:r>
      </w:ins>
      <w:r w:rsidRPr="00146ADA">
        <w:t>ID</w:t>
      </w:r>
      <w:r w:rsidRPr="00146ADA">
        <w:t>や名前またはエイリアスを使用でき、</w:t>
      </w:r>
      <w:del w:id="2920" w:author="IRK" w:date="2020-05-08T16:08:00Z">
        <w:r w:rsidRPr="00146ADA" w:rsidDel="00096CB4">
          <w:delText>使用したコード体系は</w:delText>
        </w:r>
      </w:del>
      <w:r w:rsidRPr="00146ADA">
        <w:t>IRCExecute</w:t>
      </w:r>
      <w:r w:rsidRPr="00AC1524">
        <w:t>関数に指定</w:t>
      </w:r>
      <w:del w:id="2921" w:author="IRK" w:date="2020-05-08T16:08:00Z">
        <w:r w:rsidRPr="00AC1524" w:rsidDel="00096CB4">
          <w:delText>される</w:delText>
        </w:r>
      </w:del>
      <w:ins w:id="2922" w:author="IRK" w:date="2020-05-08T16:08:00Z">
        <w:r w:rsidR="00096CB4" w:rsidRPr="00096CB4">
          <w:rPr>
            <w:rFonts w:hint="eastAsia"/>
          </w:rPr>
          <w:t>したパラメータによってどれを使えるかが決まる</w:t>
        </w:r>
      </w:ins>
      <w:r w:rsidRPr="00AC1524">
        <w:t>。</w:t>
      </w:r>
    </w:p>
    <w:p w14:paraId="2D235316" w14:textId="77777777" w:rsidR="001140F8" w:rsidRPr="00096CB4" w:rsidRDefault="001140F8" w:rsidP="00F93119"/>
    <w:p w14:paraId="3F373E4C" w14:textId="21588C3B" w:rsidR="001140F8" w:rsidRPr="00AC1524" w:rsidRDefault="001140F8" w:rsidP="00F93119">
      <w:r w:rsidRPr="00AC1524">
        <w:t xml:space="preserve">void </w:t>
      </w:r>
      <w:ins w:id="2923" w:author="IRK" w:date="2020-04-20T22:46:00Z">
        <w:r w:rsidR="00BA50A9">
          <w:rPr>
            <w:rFonts w:hint="eastAsia"/>
          </w:rPr>
          <w:t>IRC</w:t>
        </w:r>
        <w:r w:rsidR="00BA50A9" w:rsidRPr="00CF13CB">
          <w:t>_</w:t>
        </w:r>
        <w:r w:rsidR="00BA50A9">
          <w:rPr>
            <w:rFonts w:hint="eastAsia"/>
          </w:rPr>
          <w:t xml:space="preserve">API </w:t>
        </w:r>
      </w:ins>
      <w:r w:rsidRPr="00AC1524">
        <w:t>IRCRuleItemAddNumValue( IRCDESCRIPTOR dItem, double val )</w:t>
      </w:r>
    </w:p>
    <w:p w14:paraId="455DB224" w14:textId="2648AAC1" w:rsidR="001140F8" w:rsidRPr="00AC1524" w:rsidRDefault="001140F8" w:rsidP="00F93119">
      <w:r w:rsidRPr="00135AAC">
        <w:t>トランザクションハンドルに存在する数値型の項目の値の配列に数値を追加する。</w:t>
      </w:r>
      <w:r w:rsidRPr="00F728C5">
        <w:t>dItem</w:t>
      </w:r>
      <w:r w:rsidRPr="00135AAC">
        <w:t>パラメータはトランザクションハンドルに存在する項目を</w:t>
      </w:r>
      <w:r w:rsidRPr="00135AAC">
        <w:rPr>
          <w:rFonts w:hint="eastAsia"/>
        </w:rPr>
        <w:t>示す</w:t>
      </w:r>
      <w:r w:rsidRPr="00135AAC">
        <w:t>ディスクリプタで</w:t>
      </w:r>
      <w:r w:rsidRPr="00F728C5">
        <w:t>IRCRuleAddNumItem</w:t>
      </w:r>
      <w:r w:rsidRPr="00135AAC">
        <w:t>によって返された値である。</w:t>
      </w:r>
      <w:r w:rsidRPr="00135AAC">
        <w:t>val</w:t>
      </w:r>
      <w:r w:rsidRPr="00135AAC">
        <w:t>は追加する数値である。ディスクリプタが</w:t>
      </w:r>
      <w:r w:rsidRPr="00931EC2">
        <w:rPr>
          <w:rFonts w:hint="eastAsia"/>
        </w:rPr>
        <w:t>示す</w:t>
      </w:r>
      <w:r w:rsidRPr="00931EC2">
        <w:t>項目が数値型の項目でない場合は、</w:t>
      </w:r>
      <w:r w:rsidRPr="00931EC2">
        <w:t>C++</w:t>
      </w:r>
      <w:r w:rsidRPr="00931EC2">
        <w:t>例外</w:t>
      </w:r>
      <w:r w:rsidRPr="00931EC2">
        <w:t>(Exception)</w:t>
      </w:r>
      <w:r w:rsidRPr="00931EC2">
        <w:t>が投げられる。</w:t>
      </w:r>
      <w:r w:rsidRPr="00931EC2">
        <w:rPr>
          <w:rFonts w:hint="eastAsia"/>
        </w:rPr>
        <w:t>同一</w:t>
      </w:r>
      <w:r w:rsidRPr="00931EC2">
        <w:t>ディスクリプタにこの関数を繰り返し呼び出して複数の値を追加できる</w:t>
      </w:r>
      <w:r w:rsidRPr="00AC1524">
        <w:t>。</w:t>
      </w:r>
    </w:p>
    <w:p w14:paraId="3687E253" w14:textId="77777777" w:rsidR="001140F8" w:rsidRPr="00AC1524" w:rsidRDefault="001140F8" w:rsidP="00F93119"/>
    <w:p w14:paraId="16025C6D" w14:textId="5D0864F6" w:rsidR="001140F8" w:rsidRPr="00AC1524" w:rsidRDefault="001140F8" w:rsidP="00F93119">
      <w:r w:rsidRPr="00AC1524">
        <w:t xml:space="preserve">void </w:t>
      </w:r>
      <w:ins w:id="2924" w:author="IRK" w:date="2020-04-20T22:46:00Z">
        <w:r w:rsidR="00BA50A9">
          <w:rPr>
            <w:rFonts w:hint="eastAsia"/>
          </w:rPr>
          <w:t>IRC</w:t>
        </w:r>
        <w:r w:rsidR="00BA50A9" w:rsidRPr="00CF13CB">
          <w:t>_</w:t>
        </w:r>
        <w:r w:rsidR="00BA50A9">
          <w:rPr>
            <w:rFonts w:hint="eastAsia"/>
          </w:rPr>
          <w:t xml:space="preserve">API </w:t>
        </w:r>
      </w:ins>
      <w:r w:rsidRPr="00AC1524">
        <w:t>IRCRuleItemAddStrValue( IRCDESCRIPTOR dItem, char const* val )</w:t>
      </w:r>
    </w:p>
    <w:p w14:paraId="73A08601" w14:textId="77777777" w:rsidR="001140F8" w:rsidRPr="00F728C5" w:rsidRDefault="001140F8" w:rsidP="00F93119">
      <w:r w:rsidRPr="00F728C5">
        <w:rPr>
          <w:rFonts w:hint="eastAsia"/>
        </w:rPr>
        <w:t>トランザクションハンドルに存在する文字型の項目の値の配列に文字値を追加する。</w:t>
      </w:r>
      <w:r w:rsidRPr="00F728C5">
        <w:rPr>
          <w:rStyle w:val="aff2"/>
          <w:rFonts w:asciiTheme="majorHAnsi" w:eastAsia="ＭＳ Ｐゴシック" w:hAnsiTheme="majorHAnsi" w:cstheme="majorHAnsi"/>
          <w:sz w:val="20"/>
          <w:szCs w:val="20"/>
        </w:rPr>
        <w:t>dItem</w:t>
      </w:r>
      <w:r w:rsidRPr="00F728C5">
        <w:rPr>
          <w:rFonts w:hint="eastAsia"/>
        </w:rPr>
        <w:t>パラメータはトランザクションハンドルに存在する項目を示すディスクリプタで</w:t>
      </w:r>
      <w:r w:rsidRPr="00F728C5">
        <w:t>IRCRuleAddStrItem</w:t>
      </w:r>
      <w:r w:rsidRPr="00F728C5">
        <w:rPr>
          <w:rFonts w:hint="eastAsia"/>
        </w:rPr>
        <w:t>によって返された値である。</w:t>
      </w:r>
      <w:r w:rsidRPr="00F728C5">
        <w:t>val</w:t>
      </w:r>
      <w:r w:rsidRPr="00F728C5">
        <w:rPr>
          <w:rFonts w:hint="eastAsia"/>
        </w:rPr>
        <w:t>は追加する文字値である。ディスクリプタが示す項目が文字型の項目でない場合は、</w:t>
      </w:r>
      <w:r w:rsidRPr="00F728C5">
        <w:t>C++</w:t>
      </w:r>
      <w:r w:rsidRPr="00F728C5">
        <w:rPr>
          <w:rFonts w:hint="eastAsia"/>
        </w:rPr>
        <w:t>例外が投げられる。同一ディスクリプタにこの関数を繰り返し呼び出して複数の値を追加できる。</w:t>
      </w:r>
    </w:p>
    <w:p w14:paraId="7041CE58" w14:textId="77777777" w:rsidR="001140F8" w:rsidRPr="00AC1524" w:rsidRDefault="001140F8" w:rsidP="00F93119"/>
    <w:p w14:paraId="2795FB15" w14:textId="77777777" w:rsidR="001140F8" w:rsidRPr="00AC1524" w:rsidRDefault="00ED532A" w:rsidP="00F93119">
      <w:r w:rsidRPr="00F728C5">
        <w:t>IRCDESCRIPTOR IRC_API IRCRuleFindItem( IRCHANDLE hRule, char const* lpszItem );</w:t>
      </w:r>
    </w:p>
    <w:p w14:paraId="3FCE2ADF" w14:textId="77777777" w:rsidR="001140F8" w:rsidRPr="00F728C5" w:rsidRDefault="001140F8" w:rsidP="00F93119">
      <w:r w:rsidRPr="00F728C5">
        <w:rPr>
          <w:rFonts w:hint="eastAsia"/>
        </w:rPr>
        <w:t>トランザクションハンドルに存在する項目</w:t>
      </w:r>
      <w:r w:rsidR="006309E4">
        <w:rPr>
          <w:rFonts w:hint="eastAsia"/>
        </w:rPr>
        <w:t>を探して返す。</w:t>
      </w:r>
      <w:r w:rsidR="00512354">
        <w:rPr>
          <w:rFonts w:hint="eastAsia"/>
        </w:rPr>
        <w:t>h</w:t>
      </w:r>
      <w:r w:rsidR="00512354">
        <w:t>Rule</w:t>
      </w:r>
      <w:r w:rsidRPr="00F728C5">
        <w:rPr>
          <w:rFonts w:hint="eastAsia"/>
        </w:rPr>
        <w:t>パラメータは</w:t>
      </w:r>
      <w:r w:rsidR="00512354">
        <w:rPr>
          <w:rFonts w:hint="eastAsia"/>
        </w:rPr>
        <w:t>ルール</w:t>
      </w:r>
      <w:r w:rsidRPr="00F728C5">
        <w:rPr>
          <w:rFonts w:hint="eastAsia"/>
        </w:rPr>
        <w:t>トランザクションハンドル</w:t>
      </w:r>
      <w:r w:rsidR="00512354">
        <w:rPr>
          <w:rFonts w:hint="eastAsia"/>
        </w:rPr>
        <w:t>、</w:t>
      </w:r>
      <w:r w:rsidR="00512354">
        <w:rPr>
          <w:rFonts w:hint="eastAsia"/>
        </w:rPr>
        <w:t>lpszItem</w:t>
      </w:r>
      <w:r w:rsidR="00512354">
        <w:rPr>
          <w:rFonts w:hint="eastAsia"/>
        </w:rPr>
        <w:t>パラメータは</w:t>
      </w:r>
      <w:r w:rsidR="00ED532A">
        <w:rPr>
          <w:rFonts w:hint="eastAsia"/>
        </w:rPr>
        <w:t>検索対象の項目コードである。項目が存在する場合、該当項目を返し、存在しない場合</w:t>
      </w:r>
      <w:r w:rsidR="00ED532A">
        <w:rPr>
          <w:rFonts w:hint="eastAsia"/>
        </w:rPr>
        <w:t>0</w:t>
      </w:r>
      <w:r w:rsidR="00ED532A">
        <w:rPr>
          <w:rFonts w:hint="eastAsia"/>
        </w:rPr>
        <w:t>を返す。項目のコードは</w:t>
      </w:r>
      <w:r w:rsidR="00ED532A">
        <w:rPr>
          <w:rFonts w:hint="eastAsia"/>
        </w:rPr>
        <w:t>ID</w:t>
      </w:r>
      <w:r w:rsidR="00ED532A">
        <w:rPr>
          <w:rFonts w:hint="eastAsia"/>
        </w:rPr>
        <w:t>、名称またはエイリアスを使用でき、使用したコード体系は</w:t>
      </w:r>
      <w:r w:rsidR="00ED532A">
        <w:rPr>
          <w:rFonts w:hint="eastAsia"/>
        </w:rPr>
        <w:t>IRCExecute</w:t>
      </w:r>
      <w:r w:rsidR="00ED532A">
        <w:rPr>
          <w:rFonts w:hint="eastAsia"/>
        </w:rPr>
        <w:t>関数に指定される。</w:t>
      </w:r>
    </w:p>
    <w:p w14:paraId="634F8979" w14:textId="55A54E60" w:rsidR="0004320F" w:rsidRDefault="0004320F" w:rsidP="00F93119">
      <w:pPr>
        <w:rPr>
          <w:rFonts w:cs="Arial"/>
          <w:sz w:val="22"/>
          <w:szCs w:val="24"/>
        </w:rPr>
      </w:pPr>
      <w:del w:id="2925" w:author="IRK" w:date="2020-04-13T12:49:00Z">
        <w:r w:rsidDel="00166351">
          <w:br w:type="page"/>
        </w:r>
      </w:del>
    </w:p>
    <w:p w14:paraId="7D59C656" w14:textId="77777777" w:rsidR="001140F8" w:rsidRDefault="001140F8" w:rsidP="00F93119">
      <w:pPr>
        <w:pStyle w:val="32"/>
      </w:pPr>
      <w:bookmarkStart w:id="2926" w:name="_Toc385838774"/>
      <w:bookmarkStart w:id="2927" w:name="_Toc426449624"/>
      <w:bookmarkStart w:id="2928" w:name="_Toc426449720"/>
      <w:bookmarkStart w:id="2929" w:name="_Toc434858905"/>
      <w:bookmarkStart w:id="2930" w:name="_Ref34927213"/>
      <w:bookmarkStart w:id="2931" w:name="_Ref34927216"/>
      <w:bookmarkStart w:id="2932" w:name="_Toc34988281"/>
      <w:bookmarkStart w:id="2933" w:name="_Toc40799125"/>
      <w:r>
        <w:t>ルールサービス呼び出し</w:t>
      </w:r>
      <w:r>
        <w:rPr>
          <w:rFonts w:hint="eastAsia"/>
        </w:rPr>
        <w:t>および</w:t>
      </w:r>
      <w:r>
        <w:t>ルール結果照会関数</w:t>
      </w:r>
      <w:bookmarkEnd w:id="2926"/>
      <w:bookmarkEnd w:id="2927"/>
      <w:bookmarkEnd w:id="2928"/>
      <w:bookmarkEnd w:id="2929"/>
      <w:bookmarkEnd w:id="2930"/>
      <w:bookmarkEnd w:id="2931"/>
      <w:bookmarkEnd w:id="2932"/>
      <w:bookmarkEnd w:id="2933"/>
    </w:p>
    <w:p w14:paraId="781ADA35" w14:textId="4E7C32BB" w:rsidR="001140F8" w:rsidRDefault="001140F8" w:rsidP="00F93119">
      <w:r>
        <w:t>ルールサービスを呼び出してその結果を使用する関数は、</w:t>
      </w:r>
      <w:del w:id="2934" w:author="IRK" w:date="2020-03-12T14:43:00Z">
        <w:r w:rsidDel="00985441">
          <w:delText>表</w:delText>
        </w:r>
        <w:r w:rsidR="001A38CE" w:rsidDel="00985441">
          <w:delText>48</w:delText>
        </w:r>
      </w:del>
      <w:ins w:id="2935" w:author="IRK" w:date="2020-03-12T14:43:00Z">
        <w:r w:rsidR="00985441">
          <w:rPr>
            <w:rFonts w:hint="eastAsia"/>
          </w:rPr>
          <w:t>次の表</w:t>
        </w:r>
      </w:ins>
      <w:r>
        <w:t>の</w:t>
      </w:r>
      <w:del w:id="2936" w:author="IRK" w:date="2020-03-12T14:43:00Z">
        <w:r w:rsidDel="00985441">
          <w:delText>通り</w:delText>
        </w:r>
      </w:del>
      <w:ins w:id="2937" w:author="IRK" w:date="2020-03-12T14:43:00Z">
        <w:r w:rsidR="00985441">
          <w:rPr>
            <w:rFonts w:hint="eastAsia"/>
          </w:rPr>
          <w:t>とおり</w:t>
        </w:r>
      </w:ins>
      <w:r>
        <w:t>である。</w:t>
      </w:r>
    </w:p>
    <w:p w14:paraId="393224F5" w14:textId="77777777" w:rsidR="001140F8" w:rsidRDefault="001140F8" w:rsidP="00F93119"/>
    <w:p w14:paraId="53C08EAA" w14:textId="12ECE3AF" w:rsidR="00AC1524" w:rsidRDefault="00AC1524" w:rsidP="00F93119">
      <w:pPr>
        <w:pStyle w:val="af5"/>
      </w:pPr>
      <w:bookmarkStart w:id="2938" w:name="_Toc40799274"/>
      <w:r>
        <w:t>[</w:t>
      </w:r>
      <w:del w:id="2939" w:author="IRK" w:date="2020-03-12T15:05: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48</w:delText>
        </w:r>
        <w:r w:rsidR="00E65728" w:rsidDel="00741612">
          <w:rPr>
            <w:noProof/>
          </w:rPr>
          <w:fldChar w:fldCharType="end"/>
        </w:r>
        <w:r w:rsidDel="00741612">
          <w:rPr>
            <w:rFonts w:hint="eastAsia"/>
          </w:rPr>
          <w:delText xml:space="preserve">　</w:delText>
        </w:r>
      </w:del>
      <w:ins w:id="2940" w:author="IRK" w:date="2020-03-12T15:05: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51</w:t>
      </w:r>
      <w:ins w:id="2941" w:author="IRK" w:date="2020-03-12T15:05:00Z">
        <w:r w:rsidR="00741612">
          <w:fldChar w:fldCharType="end"/>
        </w:r>
        <w:r w:rsidR="00741612">
          <w:rPr>
            <w:rFonts w:hint="eastAsia"/>
          </w:rPr>
          <w:t xml:space="preserve"> </w:t>
        </w:r>
      </w:ins>
      <w:r>
        <w:rPr>
          <w:noProof/>
        </w:rPr>
        <w:t>ルールサービス呼び出し</w:t>
      </w:r>
      <w:r>
        <w:rPr>
          <w:rFonts w:hint="eastAsia"/>
          <w:noProof/>
        </w:rPr>
        <w:t>および</w:t>
      </w:r>
      <w:r>
        <w:rPr>
          <w:noProof/>
        </w:rPr>
        <w:t>ルール結果照会関数</w:t>
      </w:r>
      <w:r>
        <w:rPr>
          <w:rFonts w:hint="eastAsia"/>
          <w:noProof/>
        </w:rPr>
        <w:t>]</w:t>
      </w:r>
      <w:bookmarkEnd w:id="2938"/>
    </w:p>
    <w:tbl>
      <w:tblPr>
        <w:tblStyle w:val="af4"/>
        <w:tblW w:w="0" w:type="auto"/>
        <w:jc w:val="center"/>
        <w:tblLook w:val="04A0" w:firstRow="1" w:lastRow="0" w:firstColumn="1" w:lastColumn="0" w:noHBand="0" w:noVBand="1"/>
        <w:tblPrChange w:id="2942" w:author="IRK" w:date="2020-04-14T15:43:00Z">
          <w:tblPr>
            <w:tblStyle w:val="af4"/>
            <w:tblW w:w="0" w:type="auto"/>
            <w:tblInd w:w="108" w:type="dxa"/>
            <w:tblLook w:val="04A0" w:firstRow="1" w:lastRow="0" w:firstColumn="1" w:lastColumn="0" w:noHBand="0" w:noVBand="1"/>
          </w:tblPr>
        </w:tblPrChange>
      </w:tblPr>
      <w:tblGrid>
        <w:gridCol w:w="9463"/>
        <w:tblGridChange w:id="2943">
          <w:tblGrid>
            <w:gridCol w:w="9463"/>
          </w:tblGrid>
        </w:tblGridChange>
      </w:tblGrid>
      <w:tr w:rsidR="001140F8" w14:paraId="6DE7887C" w14:textId="77777777" w:rsidTr="00D829B0">
        <w:trPr>
          <w:jc w:val="center"/>
        </w:trPr>
        <w:tc>
          <w:tcPr>
            <w:tcW w:w="9463" w:type="dxa"/>
            <w:tcPrChange w:id="2944" w:author="IRK" w:date="2020-04-14T15:43:00Z">
              <w:tcPr>
                <w:tcW w:w="9463" w:type="dxa"/>
              </w:tcPr>
            </w:tcPrChange>
          </w:tcPr>
          <w:p w14:paraId="1D2DEA6C" w14:textId="77777777" w:rsidR="00D260A1" w:rsidRPr="00D260A1" w:rsidRDefault="00D260A1">
            <w:pPr>
              <w:pStyle w:val="1b"/>
              <w:pPrChange w:id="2945" w:author="IRK" w:date="2020-04-14T13:43:00Z">
                <w:pPr>
                  <w:pStyle w:val="aff1"/>
                </w:pPr>
              </w:pPrChange>
            </w:pPr>
            <w:r w:rsidRPr="00D260A1">
              <w:t>1 IRCBOOL IRC_API IRCExecute( IRCHANDLE hCluster, IRCHANDLE hRule, void* ctx );</w:t>
            </w:r>
          </w:p>
          <w:p w14:paraId="058702D6" w14:textId="77777777" w:rsidR="00D260A1" w:rsidRPr="00D260A1" w:rsidRDefault="00D260A1">
            <w:pPr>
              <w:pStyle w:val="1b"/>
              <w:pPrChange w:id="2946" w:author="IRK" w:date="2020-04-14T13:43:00Z">
                <w:pPr>
                  <w:pStyle w:val="aff1"/>
                </w:pPr>
              </w:pPrChange>
            </w:pPr>
            <w:r w:rsidRPr="00D260A1">
              <w:t>2 IRC_API char const* IRCGetErrorMessage( IRCHANDLE hRule );</w:t>
            </w:r>
          </w:p>
          <w:p w14:paraId="278477CD" w14:textId="77777777" w:rsidR="00D260A1" w:rsidRPr="00D260A1" w:rsidRDefault="00D260A1">
            <w:pPr>
              <w:pStyle w:val="1b"/>
              <w:pPrChange w:id="2947" w:author="IRK" w:date="2020-04-14T13:43:00Z">
                <w:pPr>
                  <w:pStyle w:val="aff1"/>
                </w:pPr>
              </w:pPrChange>
            </w:pPr>
            <w:r w:rsidRPr="00D260A1">
              <w:t>3 IRC_API char const* IRCGetErrorCode( IRCHANDLE hRule );</w:t>
            </w:r>
          </w:p>
          <w:p w14:paraId="1FF4C5D2" w14:textId="77777777" w:rsidR="00D260A1" w:rsidRPr="00D260A1" w:rsidRDefault="00D260A1">
            <w:pPr>
              <w:pStyle w:val="1b"/>
              <w:pPrChange w:id="2948" w:author="IRK" w:date="2020-04-14T13:43:00Z">
                <w:pPr>
                  <w:pStyle w:val="aff1"/>
                </w:pPr>
              </w:pPrChange>
            </w:pPr>
            <w:r w:rsidRPr="00D260A1">
              <w:t>4 IRC_API int IRCGetAdditionalInfoCount( IRCHANDLE hRule );</w:t>
            </w:r>
          </w:p>
          <w:p w14:paraId="0C55D4AC" w14:textId="77777777" w:rsidR="00D260A1" w:rsidRPr="00D260A1" w:rsidRDefault="00D260A1">
            <w:pPr>
              <w:pStyle w:val="1b"/>
              <w:pPrChange w:id="2949" w:author="IRK" w:date="2020-04-14T13:43:00Z">
                <w:pPr>
                  <w:pStyle w:val="aff1"/>
                </w:pPr>
              </w:pPrChange>
            </w:pPr>
            <w:r w:rsidRPr="00D260A1">
              <w:t>5 IRC_API char const* IRCGetAdditionalInfoKey( IRCHANDLE hRule, int index );</w:t>
            </w:r>
          </w:p>
          <w:p w14:paraId="53CC739E" w14:textId="77777777" w:rsidR="00D260A1" w:rsidRPr="00D260A1" w:rsidRDefault="00D260A1">
            <w:pPr>
              <w:pStyle w:val="1b"/>
              <w:pPrChange w:id="2950" w:author="IRK" w:date="2020-04-14T13:43:00Z">
                <w:pPr>
                  <w:pStyle w:val="aff1"/>
                </w:pPr>
              </w:pPrChange>
            </w:pPr>
            <w:r w:rsidRPr="00D260A1">
              <w:t>6 IRC_API char const* IRCGetAdditionalInfoValue( IRCHANDLE hRule, int index );</w:t>
            </w:r>
          </w:p>
          <w:p w14:paraId="657C69E2" w14:textId="77777777" w:rsidR="00D260A1" w:rsidRPr="00D260A1" w:rsidRDefault="00D260A1">
            <w:pPr>
              <w:pStyle w:val="1b"/>
              <w:pPrChange w:id="2951" w:author="IRK" w:date="2020-04-14T13:43:00Z">
                <w:pPr>
                  <w:pStyle w:val="aff1"/>
                </w:pPr>
              </w:pPrChange>
            </w:pPr>
            <w:r w:rsidRPr="00D260A1">
              <w:t>7 IRC_API char const* IRCGetAdditionalInfoValueFromKey( IRCHANDLE hRule, char const *key );</w:t>
            </w:r>
          </w:p>
          <w:p w14:paraId="70F6FC1C" w14:textId="77777777" w:rsidR="00D260A1" w:rsidRPr="00D260A1" w:rsidRDefault="00D260A1">
            <w:pPr>
              <w:pStyle w:val="1b"/>
              <w:pPrChange w:id="2952" w:author="IRK" w:date="2020-04-14T13:43:00Z">
                <w:pPr>
                  <w:pStyle w:val="aff1"/>
                </w:pPr>
              </w:pPrChange>
            </w:pPr>
            <w:r w:rsidRPr="00D260A1">
              <w:t>8 IRC_API char const* IRCGetAdditionalRuleStacks( IRCHANDLE hRule );</w:t>
            </w:r>
          </w:p>
          <w:p w14:paraId="4E32A56C" w14:textId="77777777" w:rsidR="00D260A1" w:rsidRPr="00D260A1" w:rsidRDefault="00D260A1">
            <w:pPr>
              <w:pStyle w:val="1b"/>
              <w:pPrChange w:id="2953" w:author="IRK" w:date="2020-04-14T13:43:00Z">
                <w:pPr>
                  <w:pStyle w:val="aff1"/>
                </w:pPr>
              </w:pPrChange>
            </w:pPr>
            <w:r w:rsidRPr="00D260A1">
              <w:t>9 IRCDESCRIPTOR IRC_API IRCRuleGetResult( IRCHANDLE hRule );</w:t>
            </w:r>
          </w:p>
          <w:p w14:paraId="080105C4" w14:textId="77777777" w:rsidR="00D260A1" w:rsidRPr="00D260A1" w:rsidRDefault="00D260A1">
            <w:pPr>
              <w:pStyle w:val="1b"/>
              <w:pPrChange w:id="2954" w:author="IRK" w:date="2020-04-14T13:43:00Z">
                <w:pPr>
                  <w:pStyle w:val="aff1"/>
                </w:pPr>
              </w:pPrChange>
            </w:pPr>
            <w:r w:rsidRPr="00D260A1">
              <w:t>10 IRC_API char const* IRCRuleGetTrace( IRCDESCRIPTOR dResult );</w:t>
            </w:r>
          </w:p>
          <w:p w14:paraId="2A46E867" w14:textId="77777777" w:rsidR="00D260A1" w:rsidRPr="00D260A1" w:rsidRDefault="00D260A1">
            <w:pPr>
              <w:pStyle w:val="1b"/>
              <w:pPrChange w:id="2955" w:author="IRK" w:date="2020-04-14T13:43:00Z">
                <w:pPr>
                  <w:pStyle w:val="aff1"/>
                </w:pPr>
              </w:pPrChange>
            </w:pPr>
            <w:r w:rsidRPr="00D260A1">
              <w:t>11 IRC_API int IRCRuleResultGetColumnCount( IRCDESCRIPTOR dResult );</w:t>
            </w:r>
          </w:p>
          <w:p w14:paraId="7D4E73BB" w14:textId="77777777" w:rsidR="00D260A1" w:rsidRPr="00D260A1" w:rsidRDefault="00D260A1">
            <w:pPr>
              <w:pStyle w:val="1b"/>
              <w:pPrChange w:id="2956" w:author="IRK" w:date="2020-04-14T13:43:00Z">
                <w:pPr>
                  <w:pStyle w:val="aff1"/>
                </w:pPr>
              </w:pPrChange>
            </w:pPr>
            <w:r w:rsidRPr="00D260A1">
              <w:t>12 IRC_API int IRCRuleResultGetRowCount( IRCDESCRIPTOR dResult );</w:t>
            </w:r>
          </w:p>
          <w:p w14:paraId="45BAD59A" w14:textId="77777777" w:rsidR="00D260A1" w:rsidRPr="00D260A1" w:rsidRDefault="00D260A1">
            <w:pPr>
              <w:pStyle w:val="1b"/>
              <w:pPrChange w:id="2957" w:author="IRK" w:date="2020-04-14T13:43:00Z">
                <w:pPr>
                  <w:pStyle w:val="aff1"/>
                </w:pPr>
              </w:pPrChange>
            </w:pPr>
            <w:r w:rsidRPr="00D260A1">
              <w:t>13 IRC_API IRCBOOL IRCRuleResultGetInfo( IRCDESCRIPTOR dResult, int* pColSize, int* pRowSize );</w:t>
            </w:r>
          </w:p>
          <w:p w14:paraId="2BA15AC6" w14:textId="77777777" w:rsidR="00D260A1" w:rsidRPr="00D260A1" w:rsidRDefault="00D260A1">
            <w:pPr>
              <w:pStyle w:val="1b"/>
              <w:pPrChange w:id="2958" w:author="IRK" w:date="2020-04-14T13:43:00Z">
                <w:pPr>
                  <w:pStyle w:val="aff1"/>
                </w:pPr>
              </w:pPrChange>
            </w:pPr>
            <w:r w:rsidRPr="00D260A1">
              <w:t>14 IRC_API short IRCRuleResultGetType( IRCDESCRIPTOR dResult, int nCol );</w:t>
            </w:r>
          </w:p>
          <w:p w14:paraId="682431FF" w14:textId="77777777" w:rsidR="00D260A1" w:rsidRPr="00D260A1" w:rsidRDefault="00D260A1">
            <w:pPr>
              <w:pStyle w:val="1b"/>
              <w:pPrChange w:id="2959" w:author="IRK" w:date="2020-04-14T13:43:00Z">
                <w:pPr>
                  <w:pStyle w:val="aff1"/>
                </w:pPr>
              </w:pPrChange>
            </w:pPr>
            <w:r w:rsidRPr="00D260A1">
              <w:t>15 IRC_API char const* IRCRuleResultGetColumnName( IRCDESCRIPTOR dResult, int nCol );</w:t>
            </w:r>
          </w:p>
          <w:p w14:paraId="4F9EFC32" w14:textId="77777777" w:rsidR="00D260A1" w:rsidRPr="00D260A1" w:rsidRDefault="00D260A1">
            <w:pPr>
              <w:pStyle w:val="1b"/>
              <w:pPrChange w:id="2960" w:author="IRK" w:date="2020-04-14T13:43:00Z">
                <w:pPr>
                  <w:pStyle w:val="aff1"/>
                </w:pPr>
              </w:pPrChange>
            </w:pPr>
            <w:r w:rsidRPr="00D260A1">
              <w:t>16 IRC_API double IRCRuleResultGetNumValue( IRCDESCRIPTOR dResult, int nCol, int nRow );</w:t>
            </w:r>
          </w:p>
          <w:p w14:paraId="213DEDF9" w14:textId="77777777" w:rsidR="00D260A1" w:rsidRPr="00D260A1" w:rsidRDefault="00D260A1">
            <w:pPr>
              <w:pStyle w:val="1b"/>
              <w:pPrChange w:id="2961" w:author="IRK" w:date="2020-04-14T13:43:00Z">
                <w:pPr>
                  <w:pStyle w:val="aff1"/>
                </w:pPr>
              </w:pPrChange>
            </w:pPr>
            <w:r w:rsidRPr="00D260A1">
              <w:t>17 IRC_API char const* IRCRuleResultGetStrValue( IRCDESCRIPTOR dResult, int nCol, int nRow );</w:t>
            </w:r>
          </w:p>
          <w:p w14:paraId="5FDF1AD5" w14:textId="77777777" w:rsidR="00D260A1" w:rsidRPr="00D260A1" w:rsidRDefault="00D260A1">
            <w:pPr>
              <w:pStyle w:val="1b"/>
              <w:pPrChange w:id="2962" w:author="IRK" w:date="2020-04-14T13:43:00Z">
                <w:pPr>
                  <w:pStyle w:val="aff1"/>
                </w:pPr>
              </w:pPrChange>
            </w:pPr>
            <w:r w:rsidRPr="00D260A1">
              <w:t>18 IRCBOOL IRC_API IRCRuleResultGetBoolValue( IRCDESCRIPTOR dResult, int nCol, int nRow );</w:t>
            </w:r>
          </w:p>
          <w:p w14:paraId="0D15521F" w14:textId="77777777" w:rsidR="00D260A1" w:rsidRPr="00D260A1" w:rsidRDefault="00D260A1">
            <w:pPr>
              <w:pStyle w:val="1b"/>
              <w:pPrChange w:id="2963" w:author="IRK" w:date="2020-04-14T13:43:00Z">
                <w:pPr>
                  <w:pStyle w:val="aff1"/>
                </w:pPr>
              </w:pPrChange>
            </w:pPr>
            <w:r w:rsidRPr="00D260A1">
              <w:t>19 IRC_API double IRCRuleResultGetNumValueByName( IRCDESCRIPTOR dResult, char const* lpszCol, int nRow );</w:t>
            </w:r>
          </w:p>
          <w:p w14:paraId="05FC2297" w14:textId="77777777" w:rsidR="00D260A1" w:rsidRPr="00D260A1" w:rsidRDefault="00D260A1">
            <w:pPr>
              <w:pStyle w:val="1b"/>
              <w:pPrChange w:id="2964" w:author="IRK" w:date="2020-04-14T13:43:00Z">
                <w:pPr>
                  <w:pStyle w:val="aff1"/>
                </w:pPr>
              </w:pPrChange>
            </w:pPr>
            <w:r w:rsidRPr="00D260A1">
              <w:t>20 IRC_API char const* IRCRuleResultGetStrValueByName( IRCDESCRIPTOR dResult, char const* lpszCol, int nRow );</w:t>
            </w:r>
          </w:p>
          <w:p w14:paraId="34C7BE97" w14:textId="77777777" w:rsidR="001140F8" w:rsidRDefault="00D260A1">
            <w:pPr>
              <w:pStyle w:val="1b"/>
              <w:pPrChange w:id="2965" w:author="IRK" w:date="2020-04-14T13:43:00Z">
                <w:pPr>
                  <w:pStyle w:val="aff1"/>
                </w:pPr>
              </w:pPrChange>
            </w:pPr>
            <w:r w:rsidRPr="00D260A1">
              <w:t>21 IRC_API IRCBOOL IRCRuleResultGetBoolValueByName( IRCDESCRIPTOR dResult, char const* lpszCol, int nRow );</w:t>
            </w:r>
          </w:p>
        </w:tc>
      </w:tr>
    </w:tbl>
    <w:p w14:paraId="666BF0E2" w14:textId="77777777" w:rsidR="001140F8" w:rsidRPr="00AC1524" w:rsidRDefault="001140F8" w:rsidP="00F93119"/>
    <w:p w14:paraId="56050769" w14:textId="31A5D116" w:rsidR="001140F8" w:rsidRPr="00AC1524" w:rsidRDefault="0090421F" w:rsidP="00F93119">
      <w:del w:id="2966" w:author="IRK" w:date="2020-03-12T14:37:00Z">
        <w:r w:rsidDel="00A55E2C">
          <w:rPr>
            <w:rFonts w:hint="eastAsia"/>
          </w:rPr>
          <w:delText>以下</w:delText>
        </w:r>
      </w:del>
      <w:ins w:id="2967" w:author="IRK" w:date="2020-03-12T14:37:00Z">
        <w:r w:rsidR="00A55E2C">
          <w:rPr>
            <w:rFonts w:hint="eastAsia"/>
          </w:rPr>
          <w:t>次</w:t>
        </w:r>
      </w:ins>
      <w:r w:rsidR="001140F8" w:rsidRPr="00AC1524">
        <w:t>は、関数についての説明である。</w:t>
      </w:r>
    </w:p>
    <w:p w14:paraId="19FA23E9" w14:textId="77777777" w:rsidR="001140F8" w:rsidRPr="00AC1524" w:rsidRDefault="001140F8" w:rsidP="00F93119"/>
    <w:p w14:paraId="2C40502D" w14:textId="77777777" w:rsidR="001140F8" w:rsidRPr="00AC1524" w:rsidRDefault="00D260A1" w:rsidP="00F93119">
      <w:r w:rsidRPr="00D260A1">
        <w:t>IRCBOOL IRCExecute(IRCHANDLE hCluster, IRCHANDLE hRule, void* ctx )</w:t>
      </w:r>
    </w:p>
    <w:p w14:paraId="3A50A078" w14:textId="09C2631E" w:rsidR="001140F8" w:rsidRPr="00AC1524" w:rsidRDefault="001140F8" w:rsidP="00F93119">
      <w:r w:rsidRPr="00AC1524">
        <w:t>ルールサービスを呼び出す関数である</w:t>
      </w:r>
      <w:r w:rsidRPr="00824C84">
        <w:t>。</w:t>
      </w:r>
      <w:r w:rsidRPr="00824C84">
        <w:t>hClient</w:t>
      </w:r>
      <w:r w:rsidRPr="00824C84">
        <w:t>パラメータはルールサービスの呼び出しに使用するルールインタフェースクラスタハンドルであり、</w:t>
      </w:r>
      <w:r w:rsidRPr="00824C84">
        <w:t>hRule</w:t>
      </w:r>
      <w:r w:rsidRPr="00824C84">
        <w:t>は入力値が設定されたルールトランザクションハンドルである。</w:t>
      </w:r>
      <w:r w:rsidRPr="00824C84">
        <w:t>pCtx</w:t>
      </w:r>
      <w:r w:rsidRPr="00824C84">
        <w:t>は</w:t>
      </w:r>
      <w:r w:rsidRPr="00AC1524">
        <w:t>コールバックコンテキストオブジェクトで</w:t>
      </w:r>
      <w:r w:rsidRPr="00AC1524">
        <w:rPr>
          <w:rFonts w:hint="eastAsia"/>
        </w:rPr>
        <w:t>あり、詳細は</w:t>
      </w:r>
      <w:del w:id="2968" w:author="IRK" w:date="2020-03-13T09:58:00Z">
        <w:r w:rsidRPr="00AC1524" w:rsidDel="00C54544">
          <w:delText>2.2</w:delText>
        </w:r>
      </w:del>
      <w:ins w:id="2969" w:author="IRK" w:date="2020-03-13T09:58:00Z">
        <w:r w:rsidR="00C54544">
          <w:rPr>
            <w:rFonts w:hint="eastAsia"/>
          </w:rPr>
          <w:t>「</w:t>
        </w:r>
        <w:r w:rsidR="00C54544">
          <w:fldChar w:fldCharType="begin"/>
        </w:r>
        <w:r w:rsidR="00C54544">
          <w:instrText xml:space="preserve"> </w:instrText>
        </w:r>
        <w:r w:rsidR="00C54544">
          <w:rPr>
            <w:rFonts w:hint="eastAsia"/>
          </w:rPr>
          <w:instrText>REF _Ref34985953 \r \h</w:instrText>
        </w:r>
        <w:r w:rsidR="00C54544">
          <w:instrText xml:space="preserve"> </w:instrText>
        </w:r>
      </w:ins>
      <w:r w:rsidR="00C54544">
        <w:fldChar w:fldCharType="separate"/>
      </w:r>
      <w:r w:rsidR="0092459D">
        <w:t xml:space="preserve">2.2 </w:t>
      </w:r>
      <w:ins w:id="2970" w:author="IRK" w:date="2020-03-13T09:58:00Z">
        <w:r w:rsidR="00C54544">
          <w:fldChar w:fldCharType="end"/>
        </w:r>
        <w:r w:rsidR="00C54544">
          <w:fldChar w:fldCharType="begin"/>
        </w:r>
        <w:r w:rsidR="00C54544">
          <w:instrText xml:space="preserve"> REF _Ref34985955 \h </w:instrText>
        </w:r>
      </w:ins>
      <w:r w:rsidR="00C54544">
        <w:fldChar w:fldCharType="separate"/>
      </w:r>
      <w:r w:rsidR="0092459D">
        <w:t>コー</w:t>
      </w:r>
      <w:r w:rsidR="0092459D" w:rsidRPr="00795081">
        <w:t>ルバック</w:t>
      </w:r>
      <w:r w:rsidR="0092459D">
        <w:t>API</w:t>
      </w:r>
      <w:ins w:id="2971" w:author="IRK" w:date="2020-03-13T09:58:00Z">
        <w:r w:rsidR="00C54544">
          <w:fldChar w:fldCharType="end"/>
        </w:r>
      </w:ins>
      <w:ins w:id="2972" w:author="IRK" w:date="2020-03-13T09:59:00Z">
        <w:r w:rsidR="00C54544">
          <w:rPr>
            <w:rFonts w:hint="eastAsia"/>
          </w:rPr>
          <w:t>」</w:t>
        </w:r>
      </w:ins>
      <w:r w:rsidRPr="00AC1524">
        <w:t>で説明する。</w:t>
      </w:r>
    </w:p>
    <w:p w14:paraId="4228F86E" w14:textId="77777777" w:rsidR="001140F8" w:rsidRPr="00AC1524" w:rsidRDefault="001140F8" w:rsidP="00F93119">
      <w:r w:rsidRPr="00AC1524">
        <w:t>ルールサービスの呼び出しが成功</w:t>
      </w:r>
      <w:r w:rsidRPr="00AC1524">
        <w:rPr>
          <w:rFonts w:hint="eastAsia"/>
        </w:rPr>
        <w:t>した場合</w:t>
      </w:r>
      <w:r w:rsidRPr="00824C84">
        <w:t>IRCTRUE</w:t>
      </w:r>
      <w:r w:rsidRPr="00824C84">
        <w:t>を返し、</w:t>
      </w:r>
      <w:r w:rsidRPr="00824C84">
        <w:t>IRCRuleGetResult</w:t>
      </w:r>
      <w:r w:rsidRPr="00824C84">
        <w:t>を利用してルール結果に対するディスクリプタが取得できる。ルールサービスの呼び出しが失敗</w:t>
      </w:r>
      <w:r w:rsidRPr="00824C84">
        <w:rPr>
          <w:rFonts w:hint="eastAsia"/>
        </w:rPr>
        <w:t>した場合</w:t>
      </w:r>
      <w:r w:rsidRPr="00824C84">
        <w:t>IRCFALSE</w:t>
      </w:r>
      <w:r w:rsidRPr="00824C84">
        <w:t>を返し、</w:t>
      </w:r>
      <w:r w:rsidRPr="00824C84">
        <w:t>IRCGetLastError</w:t>
      </w:r>
      <w:r w:rsidRPr="00824C84">
        <w:t>関数</w:t>
      </w:r>
      <w:r w:rsidR="00D260A1">
        <w:rPr>
          <w:rFonts w:hint="eastAsia"/>
        </w:rPr>
        <w:t>、</w:t>
      </w:r>
      <w:r w:rsidR="00D260A1">
        <w:rPr>
          <w:rFonts w:hint="eastAsia"/>
        </w:rPr>
        <w:t>IRCGetErrorMessage</w:t>
      </w:r>
      <w:r w:rsidR="00D260A1">
        <w:rPr>
          <w:rFonts w:hint="eastAsia"/>
        </w:rPr>
        <w:t>関数、</w:t>
      </w:r>
      <w:r w:rsidR="00D260A1">
        <w:rPr>
          <w:rFonts w:hint="eastAsia"/>
        </w:rPr>
        <w:t>IRCGetErrorCode</w:t>
      </w:r>
      <w:r w:rsidR="00D260A1">
        <w:rPr>
          <w:rFonts w:hint="eastAsia"/>
        </w:rPr>
        <w:t>関数</w:t>
      </w:r>
      <w:r w:rsidRPr="00824C84">
        <w:t>を利用してエラーメッセージ</w:t>
      </w:r>
      <w:r w:rsidR="00D260A1">
        <w:rPr>
          <w:rFonts w:hint="eastAsia"/>
        </w:rPr>
        <w:t>とエラーコード</w:t>
      </w:r>
      <w:r w:rsidRPr="00824C84">
        <w:t>を取得できる。この時、パラメータとして</w:t>
      </w:r>
      <w:r w:rsidRPr="00824C84">
        <w:t>hRule</w:t>
      </w:r>
      <w:r w:rsidRPr="00AC1524">
        <w:t>を引き渡す必要がある。</w:t>
      </w:r>
    </w:p>
    <w:p w14:paraId="38CF6FD3" w14:textId="77777777" w:rsidR="001140F8" w:rsidRDefault="001140F8" w:rsidP="00F93119"/>
    <w:p w14:paraId="0901BFA8" w14:textId="77777777" w:rsidR="008C2B8A" w:rsidRDefault="008C2B8A" w:rsidP="00F93119">
      <w:r w:rsidRPr="008C2B8A">
        <w:t>IRC_API char const* IRCGetErrorMessage( IRCHANDLE hRule )</w:t>
      </w:r>
    </w:p>
    <w:p w14:paraId="232246E1" w14:textId="77777777" w:rsidR="008C2B8A" w:rsidRPr="00F728C5" w:rsidRDefault="00AA271D" w:rsidP="00F93119">
      <w:r w:rsidRPr="00F728C5">
        <w:rPr>
          <w:rFonts w:hint="eastAsia"/>
        </w:rPr>
        <w:t>トランザクションハンドルを利用し、エラーメッセージを返す。</w:t>
      </w:r>
      <w:r w:rsidRPr="00F728C5">
        <w:t>hRule</w:t>
      </w:r>
      <w:r w:rsidRPr="00F728C5">
        <w:rPr>
          <w:rFonts w:hint="eastAsia"/>
        </w:rPr>
        <w:t>はルールサービス呼び出しに使用されたトランザクションハンドルである。</w:t>
      </w:r>
    </w:p>
    <w:p w14:paraId="7505FE13" w14:textId="77777777" w:rsidR="00AA271D" w:rsidRDefault="00AA271D" w:rsidP="00F93119"/>
    <w:p w14:paraId="01F12507" w14:textId="77777777" w:rsidR="00AA271D" w:rsidRDefault="00AA271D" w:rsidP="00F93119">
      <w:r w:rsidRPr="00AA271D">
        <w:t>IRC_API char const* IRCGetErrorCode( IRCHANDLE hRule )</w:t>
      </w:r>
    </w:p>
    <w:p w14:paraId="1B26366B" w14:textId="77777777" w:rsidR="00AA271D" w:rsidRPr="00F728C5" w:rsidRDefault="00AA271D" w:rsidP="00F93119">
      <w:r w:rsidRPr="00F728C5">
        <w:rPr>
          <w:rFonts w:hint="eastAsia"/>
        </w:rPr>
        <w:t>トランザクションハンドルを利用し、エラーコードを返す。</w:t>
      </w:r>
      <w:r w:rsidRPr="00F728C5">
        <w:t>hRule</w:t>
      </w:r>
      <w:r w:rsidRPr="00F728C5">
        <w:rPr>
          <w:rFonts w:hint="eastAsia"/>
        </w:rPr>
        <w:t>はルールサービス呼び出しに使用されたトランザクションハンドルである。</w:t>
      </w:r>
    </w:p>
    <w:p w14:paraId="2402552E" w14:textId="77777777" w:rsidR="00AA271D" w:rsidRDefault="00AA271D" w:rsidP="00F93119"/>
    <w:p w14:paraId="088A99EF" w14:textId="77777777" w:rsidR="00AA271D" w:rsidRDefault="00AA271D" w:rsidP="00F93119">
      <w:r w:rsidRPr="00AA271D">
        <w:t>IRC_API int IRCGetAdditionalInfoCount( IRCHANDLE hRule )</w:t>
      </w:r>
    </w:p>
    <w:p w14:paraId="48401F98" w14:textId="77777777" w:rsidR="00AA271D" w:rsidRPr="00F728C5" w:rsidRDefault="00AA271D" w:rsidP="00F93119">
      <w:r>
        <w:rPr>
          <w:rFonts w:hint="eastAsia"/>
        </w:rPr>
        <w:t>ルールサービスの呼び出しが失敗した場合、失敗した原因に対する詳細情報の数を返す。</w:t>
      </w:r>
      <w:r>
        <w:rPr>
          <w:rFonts w:hint="eastAsia"/>
        </w:rPr>
        <w:t>hRule</w:t>
      </w:r>
      <w:r>
        <w:rPr>
          <w:rFonts w:hint="eastAsia"/>
        </w:rPr>
        <w:t>はルールサービス呼び出しに使用されたトランザクションハンドルである。</w:t>
      </w:r>
    </w:p>
    <w:p w14:paraId="5F08E5C8" w14:textId="40CD163A" w:rsidR="004D3F25" w:rsidRDefault="004D3F25" w:rsidP="00F93119"/>
    <w:p w14:paraId="73640225" w14:textId="77777777" w:rsidR="00AA271D" w:rsidRDefault="00AA271D" w:rsidP="00F93119">
      <w:r w:rsidRPr="00AA271D">
        <w:t>IRC_API char const* IRCGetAdditionalInfoKey( IRCHANDLE hRule, int index )</w:t>
      </w:r>
    </w:p>
    <w:p w14:paraId="5EB33323" w14:textId="186D5050" w:rsidR="00AA271D" w:rsidRPr="00F728C5" w:rsidRDefault="00AA271D" w:rsidP="00F93119">
      <w:r w:rsidRPr="00F728C5">
        <w:rPr>
          <w:rFonts w:hint="eastAsia"/>
        </w:rPr>
        <w:t>ルールサービスの呼び出しが失敗した場合</w:t>
      </w:r>
      <w:r w:rsidR="006A57FF" w:rsidRPr="00F728C5">
        <w:rPr>
          <w:rFonts w:hint="eastAsia"/>
        </w:rPr>
        <w:t>、失敗した原因</w:t>
      </w:r>
      <w:r w:rsidR="00AA3382" w:rsidRPr="00AB2487">
        <w:rPr>
          <w:rFonts w:ascii="ＭＳ Ｐゴシック" w:hAnsi="ＭＳ Ｐゴシック" w:hint="eastAsia"/>
        </w:rPr>
        <w:t>に対する</w:t>
      </w:r>
      <w:r w:rsidR="006A57FF" w:rsidRPr="00AB2487">
        <w:rPr>
          <w:rFonts w:ascii="ＭＳ Ｐゴシック" w:hAnsi="ＭＳ Ｐゴシック" w:hint="eastAsia"/>
        </w:rPr>
        <w:t>詳</w:t>
      </w:r>
      <w:r w:rsidR="006A57FF" w:rsidRPr="00F728C5">
        <w:rPr>
          <w:rFonts w:hint="eastAsia"/>
        </w:rPr>
        <w:t>細情報</w:t>
      </w:r>
      <w:del w:id="2973" w:author="IRK" w:date="2020-04-13T13:41:00Z">
        <w:r w:rsidR="006A57FF" w:rsidRPr="00F728C5" w:rsidDel="008A1B86">
          <w:rPr>
            <w:rFonts w:hint="eastAsia"/>
          </w:rPr>
          <w:delText>中に</w:delText>
        </w:r>
      </w:del>
      <w:ins w:id="2974" w:author="IRK" w:date="2020-04-13T13:41:00Z">
        <w:r w:rsidR="008A1B86">
          <w:rPr>
            <w:rFonts w:hint="eastAsia"/>
          </w:rPr>
          <w:t>のうち、</w:t>
        </w:r>
      </w:ins>
      <w:r w:rsidR="006A57FF" w:rsidRPr="00F728C5">
        <w:t>index</w:t>
      </w:r>
      <w:r w:rsidR="006A57FF" w:rsidRPr="00F728C5">
        <w:rPr>
          <w:rFonts w:hint="eastAsia"/>
        </w:rPr>
        <w:t>に該当するキー値を返す。</w:t>
      </w:r>
      <w:r w:rsidR="006A57FF" w:rsidRPr="00F728C5">
        <w:t>hRule</w:t>
      </w:r>
      <w:r w:rsidR="006A57FF" w:rsidRPr="00F728C5">
        <w:rPr>
          <w:rFonts w:hint="eastAsia"/>
        </w:rPr>
        <w:t>はルールサービス呼び出しに使用されたトランザクションハンドルである。</w:t>
      </w:r>
    </w:p>
    <w:p w14:paraId="1BBD9C8F" w14:textId="77777777" w:rsidR="006A57FF" w:rsidRDefault="006A57FF" w:rsidP="00F93119"/>
    <w:p w14:paraId="542BE16E" w14:textId="77777777" w:rsidR="006A57FF" w:rsidRDefault="006A57FF" w:rsidP="00F93119">
      <w:r w:rsidRPr="006A57FF">
        <w:t>IRC_API char const* IRCGetAdditionalInfoValue( IRCHANDLE hRule, int index )</w:t>
      </w:r>
    </w:p>
    <w:p w14:paraId="32741DBE" w14:textId="166BE6C4" w:rsidR="006A57FF" w:rsidRPr="00F728C5" w:rsidRDefault="006A57FF" w:rsidP="00F93119">
      <w:r w:rsidRPr="00F728C5">
        <w:rPr>
          <w:rFonts w:hint="eastAsia"/>
        </w:rPr>
        <w:t>ルールサービスの呼び出しに失敗した場合、失敗した原因に対する詳細情報</w:t>
      </w:r>
      <w:del w:id="2975" w:author="IRK" w:date="2020-04-13T13:54:00Z">
        <w:r w:rsidRPr="00F728C5" w:rsidDel="002F3594">
          <w:rPr>
            <w:rFonts w:hint="eastAsia"/>
          </w:rPr>
          <w:delText>中に</w:delText>
        </w:r>
      </w:del>
      <w:ins w:id="2976" w:author="IRK" w:date="2020-04-13T13:54:00Z">
        <w:r w:rsidR="002F3594">
          <w:rPr>
            <w:rFonts w:hint="eastAsia"/>
          </w:rPr>
          <w:t>のうち、</w:t>
        </w:r>
      </w:ins>
      <w:r w:rsidRPr="00F728C5">
        <w:t>index</w:t>
      </w:r>
      <w:r w:rsidRPr="00F728C5">
        <w:rPr>
          <w:rFonts w:hint="eastAsia"/>
        </w:rPr>
        <w:t>に該当する値を返す。</w:t>
      </w:r>
      <w:r w:rsidRPr="00F728C5">
        <w:t>hRule</w:t>
      </w:r>
      <w:r w:rsidRPr="00F728C5">
        <w:rPr>
          <w:rFonts w:hint="eastAsia"/>
        </w:rPr>
        <w:t>はルールサービスの呼び出しに使用されたトランザクションハンドルである。</w:t>
      </w:r>
    </w:p>
    <w:p w14:paraId="2BA5C144" w14:textId="77777777" w:rsidR="006A57FF" w:rsidRPr="001209CE" w:rsidRDefault="006A57FF" w:rsidP="00F93119"/>
    <w:p w14:paraId="10F40CDF" w14:textId="77777777" w:rsidR="006A57FF" w:rsidRDefault="006A57FF" w:rsidP="00F93119">
      <w:r w:rsidRPr="006A57FF">
        <w:t>IRC_API char const* IRCGetAdditionalInfoValueFromKey( IRCHANDLE hRule, char const *key )</w:t>
      </w:r>
    </w:p>
    <w:p w14:paraId="7D9E7F34" w14:textId="72AEF258" w:rsidR="006A57FF" w:rsidRPr="00F728C5" w:rsidRDefault="006A57FF" w:rsidP="00F93119">
      <w:r w:rsidRPr="00F728C5">
        <w:rPr>
          <w:rFonts w:hint="eastAsia"/>
        </w:rPr>
        <w:t>ルールサービスの呼び出しに失敗した場合、失敗</w:t>
      </w:r>
      <w:r w:rsidR="00B06B3D">
        <w:rPr>
          <w:rFonts w:hint="eastAsia"/>
        </w:rPr>
        <w:t>した</w:t>
      </w:r>
      <w:r w:rsidRPr="00F728C5">
        <w:rPr>
          <w:rFonts w:hint="eastAsia"/>
        </w:rPr>
        <w:t>原因に対する詳細情報</w:t>
      </w:r>
      <w:del w:id="2977" w:author="IRK" w:date="2020-04-13T13:54:00Z">
        <w:r w:rsidRPr="00F728C5" w:rsidDel="002F3594">
          <w:rPr>
            <w:rFonts w:hint="eastAsia"/>
          </w:rPr>
          <w:delText>中に</w:delText>
        </w:r>
      </w:del>
      <w:ins w:id="2978" w:author="IRK" w:date="2020-04-13T13:54:00Z">
        <w:r w:rsidR="002F3594">
          <w:rPr>
            <w:rFonts w:hint="eastAsia"/>
          </w:rPr>
          <w:t>のうち、</w:t>
        </w:r>
      </w:ins>
      <w:r w:rsidRPr="00F728C5">
        <w:rPr>
          <w:rFonts w:hint="eastAsia"/>
        </w:rPr>
        <w:t>キー値に該当する値を返す。</w:t>
      </w:r>
      <w:r w:rsidRPr="00F728C5">
        <w:t>hRule</w:t>
      </w:r>
      <w:r w:rsidRPr="00F728C5">
        <w:rPr>
          <w:rFonts w:hint="eastAsia"/>
        </w:rPr>
        <w:t>はルールサービスの呼び出しに使用されたトランザクションハンドルである。</w:t>
      </w:r>
    </w:p>
    <w:p w14:paraId="4482F6EF" w14:textId="77777777" w:rsidR="006A57FF" w:rsidRDefault="006A57FF" w:rsidP="00F93119"/>
    <w:p w14:paraId="6F481134" w14:textId="77777777" w:rsidR="006A57FF" w:rsidRDefault="006A57FF" w:rsidP="00F93119">
      <w:r w:rsidRPr="006A57FF">
        <w:t>IRC_API char const* IRCGetAdditionalRuleStacks( IRCHANDLE hRule )</w:t>
      </w:r>
    </w:p>
    <w:p w14:paraId="3AC8E4B0" w14:textId="77A6F530" w:rsidR="005810DC" w:rsidRPr="00F728C5" w:rsidRDefault="006A57FF" w:rsidP="00F93119">
      <w:r w:rsidRPr="00F728C5">
        <w:rPr>
          <w:rFonts w:hint="eastAsia"/>
        </w:rPr>
        <w:t>ルールサービスの呼び出しに失敗した場合、</w:t>
      </w:r>
      <w:r w:rsidR="00A819DB" w:rsidRPr="00F728C5">
        <w:rPr>
          <w:rFonts w:hint="eastAsia"/>
        </w:rPr>
        <w:t>失敗した原因に対する詳細情報</w:t>
      </w:r>
      <w:del w:id="2979" w:author="IRK" w:date="2020-04-13T13:54:00Z">
        <w:r w:rsidR="00A819DB" w:rsidRPr="00F728C5" w:rsidDel="002F3594">
          <w:rPr>
            <w:rFonts w:hint="eastAsia"/>
          </w:rPr>
          <w:delText>中に</w:delText>
        </w:r>
      </w:del>
      <w:ins w:id="2980" w:author="IRK" w:date="2020-04-20T22:51:00Z">
        <w:r w:rsidR="00BA50A9">
          <w:rPr>
            <w:rFonts w:hint="eastAsia"/>
          </w:rPr>
          <w:t>内</w:t>
        </w:r>
      </w:ins>
      <w:ins w:id="2981" w:author="IRK" w:date="2020-04-13T13:54:00Z">
        <w:r w:rsidR="002F3594">
          <w:rPr>
            <w:rFonts w:hint="eastAsia"/>
          </w:rPr>
          <w:t>の</w:t>
        </w:r>
      </w:ins>
      <w:r w:rsidR="00A819DB" w:rsidRPr="00F728C5">
        <w:t>RULESTACKS</w:t>
      </w:r>
      <w:r w:rsidR="00A819DB" w:rsidRPr="00F728C5">
        <w:rPr>
          <w:rFonts w:hint="eastAsia"/>
        </w:rPr>
        <w:t>の値を返す。</w:t>
      </w:r>
      <w:r w:rsidR="00A819DB" w:rsidRPr="00F728C5">
        <w:t>RULESTACKS</w:t>
      </w:r>
      <w:r w:rsidR="00A819DB" w:rsidRPr="00F728C5">
        <w:rPr>
          <w:rFonts w:hint="eastAsia"/>
        </w:rPr>
        <w:t>はルールサービスの呼び出し時に呼び出しされたルールの実行順序である。</w:t>
      </w:r>
      <w:r w:rsidR="00A819DB" w:rsidRPr="00F728C5">
        <w:t>hRule</w:t>
      </w:r>
      <w:r w:rsidR="00A819DB" w:rsidRPr="00F728C5">
        <w:rPr>
          <w:rFonts w:hint="eastAsia"/>
        </w:rPr>
        <w:t>はルールサービス</w:t>
      </w:r>
      <w:r w:rsidR="005810DC" w:rsidRPr="00F728C5">
        <w:rPr>
          <w:rFonts w:hint="eastAsia"/>
        </w:rPr>
        <w:t>呼び出しに使用されたトランザクションハンドルである。</w:t>
      </w:r>
    </w:p>
    <w:p w14:paraId="47FA03E3" w14:textId="77777777" w:rsidR="006A57FF" w:rsidRPr="00F728C5" w:rsidRDefault="006A57FF" w:rsidP="00F93119"/>
    <w:p w14:paraId="5D73EE09" w14:textId="77777777" w:rsidR="001140F8" w:rsidRPr="00AC1524" w:rsidRDefault="001140F8" w:rsidP="00F93119">
      <w:r w:rsidRPr="00AC1524">
        <w:t>IRCDESCRIPTOR IRCRuleGetResult( IRCHANDLE hRule );</w:t>
      </w:r>
    </w:p>
    <w:p w14:paraId="437FAF8D" w14:textId="2A690AD0" w:rsidR="001140F8" w:rsidRPr="00AC1524" w:rsidRDefault="001140F8" w:rsidP="00F93119">
      <w:r w:rsidRPr="00AC1524">
        <w:t>トランザクションハンドルを利用し、呼び出した最後のルールサービスの結果に対するディスクリプタを取得する。</w:t>
      </w:r>
      <w:r w:rsidRPr="00824C84">
        <w:t>hRule</w:t>
      </w:r>
      <w:r w:rsidRPr="00824C84">
        <w:t>は、ルールサービスの呼び出しに使用されたトランザクションハンドルである。返されるディスクリプタは、</w:t>
      </w:r>
      <w:r w:rsidRPr="00824C84">
        <w:t>hRule</w:t>
      </w:r>
      <w:r w:rsidRPr="00824C84">
        <w:t>が参照しているメモリ領域の一部を参照している。したがって、ルール結果の照会を終える前に</w:t>
      </w:r>
      <w:r w:rsidRPr="00824C84">
        <w:t>hRule</w:t>
      </w:r>
      <w:r w:rsidRPr="00824C84">
        <w:t>ハンドル</w:t>
      </w:r>
      <w:r w:rsidRPr="00AC1524">
        <w:t>を</w:t>
      </w:r>
      <w:del w:id="2982" w:author="IRK" w:date="2020-04-13T13:37:00Z">
        <w:r w:rsidRPr="00AC1524" w:rsidDel="00BF78DE">
          <w:delText>解除</w:delText>
        </w:r>
      </w:del>
      <w:ins w:id="2983" w:author="IRK" w:date="2020-04-13T13:37:00Z">
        <w:r w:rsidR="00BF78DE">
          <w:rPr>
            <w:rFonts w:hint="eastAsia"/>
          </w:rPr>
          <w:t>解放</w:t>
        </w:r>
      </w:ins>
      <w:r w:rsidRPr="00AC1524">
        <w:t>してはならない。ルールサービスを呼び出さずにこのメソッドを呼び出した場合は、</w:t>
      </w:r>
      <w:r w:rsidRPr="00AC1524">
        <w:t>null</w:t>
      </w:r>
      <w:r w:rsidRPr="00AC1524">
        <w:t>が返される。</w:t>
      </w:r>
    </w:p>
    <w:p w14:paraId="147E9DBA" w14:textId="77777777" w:rsidR="001140F8" w:rsidRDefault="001140F8" w:rsidP="00F93119"/>
    <w:p w14:paraId="58759274" w14:textId="77777777" w:rsidR="005810DC" w:rsidRDefault="005810DC" w:rsidP="00F93119">
      <w:r w:rsidRPr="005810DC">
        <w:t>IRC_API char const* IRCRuleGetTrace( IRCDESCRIPTOR dResult )</w:t>
      </w:r>
    </w:p>
    <w:p w14:paraId="31805A96" w14:textId="76E7E8F7" w:rsidR="005810DC" w:rsidRPr="00F728C5" w:rsidRDefault="005810DC" w:rsidP="00F93119">
      <w:r w:rsidRPr="00F728C5">
        <w:rPr>
          <w:rFonts w:hint="eastAsia"/>
        </w:rPr>
        <w:t>ルールサービス結果でルール実行</w:t>
      </w:r>
      <w:del w:id="2984" w:author="IRK" w:date="2020-03-12T14:27:00Z">
        <w:r w:rsidRPr="00F728C5" w:rsidDel="00802574">
          <w:rPr>
            <w:rFonts w:hint="eastAsia"/>
          </w:rPr>
          <w:delText>ト</w:delText>
        </w:r>
      </w:del>
      <w:r w:rsidR="00D50820">
        <w:rPr>
          <w:rFonts w:hint="eastAsia"/>
        </w:rPr>
        <w:t>経路</w:t>
      </w:r>
      <w:ins w:id="2985" w:author="IRK" w:date="2020-03-12T14:27:00Z">
        <w:r w:rsidR="00802574" w:rsidRPr="00F728C5">
          <w:rPr>
            <w:rFonts w:hint="eastAsia"/>
          </w:rPr>
          <w:t>ト</w:t>
        </w:r>
      </w:ins>
      <w:r w:rsidRPr="00F728C5">
        <w:rPr>
          <w:rFonts w:hint="eastAsia"/>
        </w:rPr>
        <w:t>レースを返す。</w:t>
      </w:r>
      <w:r w:rsidR="00380076" w:rsidRPr="00F728C5">
        <w:rPr>
          <w:rFonts w:hint="eastAsia"/>
        </w:rPr>
        <w:t>ルール実行</w:t>
      </w:r>
      <w:r w:rsidR="00D50820" w:rsidRPr="00F728C5">
        <w:rPr>
          <w:rFonts w:hint="eastAsia"/>
        </w:rPr>
        <w:t>経路</w:t>
      </w:r>
      <w:r w:rsidR="00380076" w:rsidRPr="00F728C5">
        <w:rPr>
          <w:rFonts w:hint="eastAsia"/>
        </w:rPr>
        <w:t>トレース作成は</w:t>
      </w:r>
      <w:r w:rsidR="00380076" w:rsidRPr="00F728C5">
        <w:t>IRCRuleSet</w:t>
      </w:r>
      <w:r w:rsidR="00380076" w:rsidRPr="00F728C5">
        <w:rPr>
          <w:rFonts w:hint="eastAsia"/>
        </w:rPr>
        <w:t>関数の</w:t>
      </w:r>
      <w:r w:rsidR="00380076" w:rsidRPr="00F728C5">
        <w:t>5</w:t>
      </w:r>
      <w:r w:rsidR="00380076" w:rsidRPr="00F728C5">
        <w:rPr>
          <w:rFonts w:hint="eastAsia"/>
        </w:rPr>
        <w:t>番目のパラメータの値で設定する。ルール実行</w:t>
      </w:r>
      <w:r w:rsidR="00D50820" w:rsidRPr="00F728C5">
        <w:rPr>
          <w:rFonts w:hint="eastAsia"/>
        </w:rPr>
        <w:t>経路</w:t>
      </w:r>
      <w:r w:rsidR="00380076" w:rsidRPr="00F728C5">
        <w:rPr>
          <w:rFonts w:hint="eastAsia"/>
        </w:rPr>
        <w:t>トレースを使用する場合、ルール実行性能が多少減少し、出力オブジェクトのサイズが多少増加できる。</w:t>
      </w:r>
      <w:r w:rsidR="00A56DB2" w:rsidRPr="00F728C5">
        <w:rPr>
          <w:rFonts w:hint="eastAsia"/>
        </w:rPr>
        <w:t>したがって、ルール実行</w:t>
      </w:r>
      <w:r w:rsidR="00D50820" w:rsidRPr="00F728C5">
        <w:rPr>
          <w:rFonts w:hint="eastAsia"/>
        </w:rPr>
        <w:t>経路</w:t>
      </w:r>
      <w:r w:rsidR="00A56DB2" w:rsidRPr="00F728C5">
        <w:rPr>
          <w:rFonts w:hint="eastAsia"/>
        </w:rPr>
        <w:t>トレースはエラーの解決の目的のみで使用することを推奨する。</w:t>
      </w:r>
    </w:p>
    <w:p w14:paraId="241FFC4B" w14:textId="77777777" w:rsidR="00A56DB2" w:rsidRDefault="00A56DB2" w:rsidP="00F93119"/>
    <w:p w14:paraId="7A1E8DE1" w14:textId="77777777" w:rsidR="00A56DB2" w:rsidRDefault="00A56DB2" w:rsidP="00F93119">
      <w:r w:rsidRPr="00A56DB2">
        <w:t>IRC_API int IRCRuleResultGetColumnCount( IRCDESCRIPTOR dResult )</w:t>
      </w:r>
    </w:p>
    <w:p w14:paraId="0135D944" w14:textId="005A5C59" w:rsidR="00A56DB2" w:rsidRPr="00F728C5" w:rsidRDefault="00A56DB2" w:rsidP="00F93119">
      <w:r w:rsidRPr="00F728C5">
        <w:rPr>
          <w:rFonts w:hint="eastAsia"/>
        </w:rPr>
        <w:t>ルールサービス結果の</w:t>
      </w:r>
      <w:del w:id="2986" w:author="IRK" w:date="2020-04-20T22:53:00Z">
        <w:r w:rsidRPr="00F728C5" w:rsidDel="00747CA1">
          <w:rPr>
            <w:rFonts w:hint="eastAsia"/>
          </w:rPr>
          <w:delText>行</w:delText>
        </w:r>
      </w:del>
      <w:ins w:id="2987" w:author="IRK" w:date="2020-04-20T22:53:00Z">
        <w:r w:rsidR="00747CA1">
          <w:rPr>
            <w:rFonts w:hint="eastAsia"/>
          </w:rPr>
          <w:t>カラム</w:t>
        </w:r>
      </w:ins>
      <w:r w:rsidRPr="00F728C5">
        <w:rPr>
          <w:rFonts w:hint="eastAsia"/>
        </w:rPr>
        <w:t>数を取得する。</w:t>
      </w:r>
      <w:r w:rsidRPr="00F728C5">
        <w:t>dResult</w:t>
      </w:r>
      <w:r w:rsidRPr="00F728C5">
        <w:rPr>
          <w:rFonts w:hint="eastAsia"/>
        </w:rPr>
        <w:t>パラメータはルールサービス結果のディスクリプタである。</w:t>
      </w:r>
    </w:p>
    <w:p w14:paraId="09DCC82B" w14:textId="77777777" w:rsidR="00A56DB2" w:rsidRDefault="00A56DB2" w:rsidP="00F93119"/>
    <w:p w14:paraId="75F7D184" w14:textId="77777777" w:rsidR="00A56DB2" w:rsidRDefault="00A56DB2" w:rsidP="00F93119">
      <w:r w:rsidRPr="00A56DB2">
        <w:t>IRC_API int IRCRuleResultGetRowCount( IRCDESCRIPTOR dResult )</w:t>
      </w:r>
    </w:p>
    <w:p w14:paraId="3F2DADA0" w14:textId="02E73404" w:rsidR="00A56DB2" w:rsidRDefault="00A56DB2" w:rsidP="00F93119">
      <w:pPr>
        <w:rPr>
          <w:rFonts w:ascii="BatangChe" w:eastAsiaTheme="minorEastAsia" w:hAnsi="BatangChe" w:cs="BatangChe"/>
        </w:rPr>
      </w:pPr>
      <w:r w:rsidRPr="00F728C5">
        <w:rPr>
          <w:rFonts w:hint="eastAsia"/>
        </w:rPr>
        <w:t>ルールサービス結果の行数を取得する。</w:t>
      </w:r>
      <w:r w:rsidRPr="00F728C5">
        <w:t>dResult</w:t>
      </w:r>
      <w:r w:rsidRPr="00F728C5">
        <w:rPr>
          <w:rFonts w:hint="eastAsia"/>
        </w:rPr>
        <w:t>パラメータはルールサービス結果のディスクリプタである。</w:t>
      </w:r>
    </w:p>
    <w:p w14:paraId="566AAE50" w14:textId="77777777" w:rsidR="00A56DB2" w:rsidRPr="00F728C5" w:rsidRDefault="00A56DB2" w:rsidP="00F93119"/>
    <w:p w14:paraId="55AE0F13" w14:textId="77777777" w:rsidR="001140F8" w:rsidRPr="00AC1524" w:rsidRDefault="001140F8" w:rsidP="00F93119">
      <w:r w:rsidRPr="00AC1524">
        <w:t>IRCBOOL IRCRuleResultGetInfo( IRCDESCRIPTOR dResult, int* pColSize, int* pRowSize )</w:t>
      </w:r>
    </w:p>
    <w:p w14:paraId="118527D8" w14:textId="415CA637" w:rsidR="001140F8" w:rsidRDefault="001140F8" w:rsidP="00F93119">
      <w:pPr>
        <w:rPr>
          <w:ins w:id="2988" w:author="IRK" w:date="2020-03-13T09:59:00Z"/>
        </w:rPr>
      </w:pPr>
      <w:r w:rsidRPr="00AC1524">
        <w:t>ルールサービス結果のカラム</w:t>
      </w:r>
      <w:ins w:id="2989" w:author="IRK" w:date="2020-04-13T13:57:00Z">
        <w:r w:rsidR="002F3594">
          <w:rPr>
            <w:rFonts w:hint="eastAsia"/>
          </w:rPr>
          <w:t>数</w:t>
        </w:r>
      </w:ins>
      <w:r w:rsidRPr="00AC1524">
        <w:t>と行数を取得</w:t>
      </w:r>
      <w:r w:rsidRPr="00824C84">
        <w:t>する。</w:t>
      </w:r>
      <w:r w:rsidRPr="00824C84">
        <w:t>dResult</w:t>
      </w:r>
      <w:r w:rsidRPr="00824C84">
        <w:t>パラメータはルールサービス結果のディスクリプタである。</w:t>
      </w:r>
      <w:r w:rsidR="00594315">
        <w:t>カラム数</w:t>
      </w:r>
      <w:r w:rsidRPr="00824C84">
        <w:t>と行数はそれぞれ</w:t>
      </w:r>
      <w:r w:rsidRPr="00824C84">
        <w:t>pColSize</w:t>
      </w:r>
      <w:r w:rsidRPr="00824C84">
        <w:t>と</w:t>
      </w:r>
      <w:r w:rsidRPr="00824C84">
        <w:t>pRowSize</w:t>
      </w:r>
      <w:r w:rsidRPr="00824C84">
        <w:t>が</w:t>
      </w:r>
      <w:r w:rsidRPr="00824C84">
        <w:rPr>
          <w:rFonts w:hint="eastAsia"/>
        </w:rPr>
        <w:t>示す</w:t>
      </w:r>
      <w:r w:rsidRPr="00824C84">
        <w:t>int</w:t>
      </w:r>
      <w:r w:rsidRPr="00824C84">
        <w:t>領域に設定される。</w:t>
      </w:r>
      <w:r w:rsidRPr="00824C84">
        <w:t>dResult</w:t>
      </w:r>
      <w:r w:rsidRPr="00824C84">
        <w:t>が正しいルール結果ディスクリプタでない場合は</w:t>
      </w:r>
      <w:r w:rsidRPr="00824C84">
        <w:t>IRCFALSE</w:t>
      </w:r>
      <w:r w:rsidRPr="00824C84">
        <w:t>を返し、そうでな</w:t>
      </w:r>
      <w:r w:rsidRPr="00824C84">
        <w:rPr>
          <w:rFonts w:hint="eastAsia"/>
        </w:rPr>
        <w:t>い場合</w:t>
      </w:r>
      <w:r w:rsidRPr="00824C84">
        <w:t>IRCTRUE</w:t>
      </w:r>
      <w:r w:rsidRPr="00AC1524">
        <w:t>を返す。</w:t>
      </w:r>
    </w:p>
    <w:p w14:paraId="0161202A" w14:textId="77777777" w:rsidR="00C54544" w:rsidRPr="00AC1524" w:rsidRDefault="00C54544" w:rsidP="00F93119"/>
    <w:p w14:paraId="52B209FE" w14:textId="77777777" w:rsidR="001140F8" w:rsidRPr="00F84CA1" w:rsidRDefault="001140F8" w:rsidP="00F93119">
      <w:pPr>
        <w:pStyle w:val="aff1"/>
      </w:pPr>
      <w:r w:rsidRPr="00F84CA1">
        <w:t>short IRCRuleResultGetType( IRCDESCRIPTOR dResult, int nCol )</w:t>
      </w:r>
    </w:p>
    <w:p w14:paraId="13362DFE" w14:textId="051AB502" w:rsidR="001140F8" w:rsidRPr="00AC1524" w:rsidRDefault="001140F8" w:rsidP="00F93119">
      <w:r w:rsidRPr="00824C84">
        <w:t>dResult</w:t>
      </w:r>
      <w:r w:rsidRPr="00824C84">
        <w:t>パラメータが</w:t>
      </w:r>
      <w:r w:rsidRPr="00824C84">
        <w:rPr>
          <w:rFonts w:hint="eastAsia"/>
        </w:rPr>
        <w:t>示す</w:t>
      </w:r>
      <w:r w:rsidRPr="00824C84">
        <w:t>ルール結果ディスクリプタから</w:t>
      </w:r>
      <w:r w:rsidRPr="00824C84">
        <w:t>nCol</w:t>
      </w:r>
      <w:r w:rsidRPr="00824C84">
        <w:t>番目のカラムのデータ</w:t>
      </w:r>
      <w:del w:id="2990" w:author="IRK" w:date="2020-04-13T12:19:00Z">
        <w:r w:rsidRPr="00824C84" w:rsidDel="0039608D">
          <w:delText>形式</w:delText>
        </w:r>
      </w:del>
      <w:ins w:id="2991" w:author="IRK" w:date="2020-04-13T12:19:00Z">
        <w:r w:rsidR="0039608D">
          <w:rPr>
            <w:rFonts w:hint="eastAsia"/>
          </w:rPr>
          <w:t>型</w:t>
        </w:r>
      </w:ins>
      <w:r w:rsidRPr="00824C84">
        <w:t>を返す。返されるデータ</w:t>
      </w:r>
      <w:del w:id="2992" w:author="IRK" w:date="2020-04-13T12:20:00Z">
        <w:r w:rsidRPr="00824C84" w:rsidDel="0039608D">
          <w:delText>形式</w:delText>
        </w:r>
      </w:del>
      <w:ins w:id="2993" w:author="IRK" w:date="2020-04-13T12:20:00Z">
        <w:r w:rsidR="0039608D">
          <w:rPr>
            <w:rFonts w:hint="eastAsia"/>
          </w:rPr>
          <w:t>型</w:t>
        </w:r>
      </w:ins>
      <w:r w:rsidRPr="00824C84">
        <w:t>は、</w:t>
      </w:r>
      <w:del w:id="2994" w:author="IRK" w:date="2020-03-12T17:38:00Z">
        <w:r w:rsidRPr="00824C84" w:rsidDel="00D03171">
          <w:delText>表</w:delText>
        </w:r>
        <w:r w:rsidR="00ED7957" w:rsidDel="00D03171">
          <w:rPr>
            <w:rFonts w:hint="eastAsia"/>
          </w:rPr>
          <w:delText>42</w:delText>
        </w:r>
      </w:del>
      <w:ins w:id="2995" w:author="IRK" w:date="2020-03-12T17:38:00Z">
        <w:r w:rsidR="00D03171">
          <w:fldChar w:fldCharType="begin"/>
        </w:r>
        <w:r w:rsidR="00D03171">
          <w:instrText xml:space="preserve"> </w:instrText>
        </w:r>
        <w:r w:rsidR="00D03171">
          <w:rPr>
            <w:rFonts w:hint="eastAsia"/>
          </w:rPr>
          <w:instrText>REF _Ref34927132 \h</w:instrText>
        </w:r>
        <w:r w:rsidR="00D03171">
          <w:instrText xml:space="preserve"> </w:instrText>
        </w:r>
      </w:ins>
      <w:r w:rsidR="00D03171">
        <w:fldChar w:fldCharType="separate"/>
      </w:r>
      <w:r w:rsidR="0092459D">
        <w:t>[</w:t>
      </w:r>
      <w:ins w:id="2996" w:author="IRK" w:date="2020-03-12T15:03:00Z">
        <w:r w:rsidR="0092459D">
          <w:rPr>
            <w:rFonts w:hint="eastAsia"/>
          </w:rPr>
          <w:t>表</w:t>
        </w:r>
        <w:r w:rsidR="0092459D">
          <w:rPr>
            <w:rFonts w:hint="eastAsia"/>
          </w:rPr>
          <w:t xml:space="preserve"> </w:t>
        </w:r>
      </w:ins>
      <w:r w:rsidR="0092459D">
        <w:rPr>
          <w:noProof/>
        </w:rPr>
        <w:t>45</w:t>
      </w:r>
      <w:ins w:id="2997" w:author="IRK" w:date="2020-03-12T15:03:00Z">
        <w:r w:rsidR="0092459D">
          <w:rPr>
            <w:rFonts w:hint="eastAsia"/>
          </w:rPr>
          <w:t xml:space="preserve"> </w:t>
        </w:r>
      </w:ins>
      <w:r w:rsidR="0092459D">
        <w:rPr>
          <w:noProof/>
        </w:rPr>
        <w:t>データ</w:t>
      </w:r>
      <w:ins w:id="2998" w:author="IRK" w:date="2020-04-13T12:19:00Z">
        <w:r w:rsidR="0092459D">
          <w:rPr>
            <w:rFonts w:hint="eastAsia"/>
          </w:rPr>
          <w:t>型</w:t>
        </w:r>
      </w:ins>
      <w:r w:rsidR="0092459D">
        <w:rPr>
          <w:noProof/>
        </w:rPr>
        <w:t>定数</w:t>
      </w:r>
      <w:r w:rsidR="0092459D">
        <w:rPr>
          <w:rFonts w:hint="eastAsia"/>
          <w:noProof/>
        </w:rPr>
        <w:t>]</w:t>
      </w:r>
      <w:ins w:id="2999" w:author="IRK" w:date="2020-03-12T17:38:00Z">
        <w:r w:rsidR="00D03171">
          <w:fldChar w:fldCharType="end"/>
        </w:r>
      </w:ins>
      <w:r w:rsidRPr="00824C84">
        <w:t>の</w:t>
      </w:r>
      <w:del w:id="3000" w:author="IRK" w:date="2020-03-12T14:43:00Z">
        <w:r w:rsidRPr="00824C84" w:rsidDel="00985441">
          <w:delText>通り</w:delText>
        </w:r>
      </w:del>
      <w:ins w:id="3001" w:author="IRK" w:date="2020-03-12T14:43:00Z">
        <w:r w:rsidR="00985441">
          <w:rPr>
            <w:rFonts w:hint="eastAsia"/>
          </w:rPr>
          <w:t>とおり</w:t>
        </w:r>
      </w:ins>
      <w:r w:rsidRPr="00824C84">
        <w:t>である。</w:t>
      </w:r>
      <w:r w:rsidRPr="00824C84">
        <w:t>nCol</w:t>
      </w:r>
      <w:r w:rsidRPr="00824C84">
        <w:t>は、</w:t>
      </w:r>
      <w:r w:rsidRPr="00824C84">
        <w:t>1</w:t>
      </w:r>
      <w:r w:rsidRPr="00824C84">
        <w:t>ベース</w:t>
      </w:r>
      <w:r w:rsidRPr="00824C84">
        <w:t>(1-base)</w:t>
      </w:r>
      <w:r w:rsidRPr="00AC1524">
        <w:t>インデックスである。つまり、最初のカラムのデータ</w:t>
      </w:r>
      <w:del w:id="3002" w:author="IRK" w:date="2020-04-13T12:20:00Z">
        <w:r w:rsidRPr="00AC1524" w:rsidDel="0039608D">
          <w:delText>形式</w:delText>
        </w:r>
      </w:del>
      <w:ins w:id="3003" w:author="IRK" w:date="2020-04-13T12:20:00Z">
        <w:r w:rsidR="0039608D">
          <w:rPr>
            <w:rFonts w:hint="eastAsia"/>
          </w:rPr>
          <w:t>型</w:t>
        </w:r>
      </w:ins>
      <w:r w:rsidRPr="00AC1524">
        <w:t>を</w:t>
      </w:r>
      <w:r w:rsidR="00270873">
        <w:rPr>
          <w:rFonts w:hint="eastAsia"/>
        </w:rPr>
        <w:t>取得</w:t>
      </w:r>
      <w:r w:rsidRPr="00AC1524">
        <w:rPr>
          <w:rFonts w:hint="eastAsia"/>
        </w:rPr>
        <w:t>する</w:t>
      </w:r>
      <w:r w:rsidRPr="00824C84">
        <w:t>場合、</w:t>
      </w:r>
      <w:r w:rsidRPr="00824C84">
        <w:t>nCol</w:t>
      </w:r>
      <w:r w:rsidRPr="00824C84">
        <w:t>には</w:t>
      </w:r>
      <w:r w:rsidRPr="00824C84">
        <w:t>1</w:t>
      </w:r>
      <w:r w:rsidRPr="00AC1524">
        <w:t>を引き渡す必要がある。</w:t>
      </w:r>
    </w:p>
    <w:p w14:paraId="208F1F26" w14:textId="77777777" w:rsidR="001140F8" w:rsidRPr="00AC1524" w:rsidRDefault="001140F8" w:rsidP="00F93119"/>
    <w:p w14:paraId="2DAABF49" w14:textId="77777777" w:rsidR="001140F8" w:rsidRPr="00AC1524" w:rsidRDefault="001140F8" w:rsidP="00F93119">
      <w:r w:rsidRPr="00AC1524">
        <w:t>char const* IRCRuleResultGetName( IRCDESCRIPTOR dResult, int nCol )</w:t>
      </w:r>
    </w:p>
    <w:p w14:paraId="0A791C21" w14:textId="310CAFE7" w:rsidR="001140F8" w:rsidRPr="00F728C5" w:rsidRDefault="001140F8" w:rsidP="00F93119">
      <w:r w:rsidRPr="00F728C5">
        <w:rPr>
          <w:rStyle w:val="aff2"/>
          <w:rFonts w:asciiTheme="majorHAnsi" w:eastAsia="ＭＳ Ｐゴシック" w:hAnsiTheme="majorHAnsi" w:cstheme="majorHAnsi"/>
          <w:sz w:val="20"/>
          <w:szCs w:val="20"/>
        </w:rPr>
        <w:t>dResult</w:t>
      </w:r>
      <w:r w:rsidRPr="00F728C5">
        <w:rPr>
          <w:rFonts w:hint="eastAsia"/>
        </w:rPr>
        <w:t>パラメータが示すルール結果ディスクリプタから</w:t>
      </w:r>
      <w:r w:rsidRPr="00F728C5">
        <w:rPr>
          <w:rStyle w:val="aff2"/>
          <w:rFonts w:asciiTheme="majorHAnsi" w:eastAsia="ＭＳ Ｐゴシック" w:hAnsiTheme="majorHAnsi" w:cstheme="majorHAnsi"/>
          <w:sz w:val="20"/>
          <w:szCs w:val="20"/>
        </w:rPr>
        <w:t>nCol</w:t>
      </w:r>
      <w:r w:rsidRPr="00F728C5">
        <w:rPr>
          <w:rFonts w:hint="eastAsia"/>
        </w:rPr>
        <w:t>番目のカラム名を返す。返されるカラム名は、</w:t>
      </w:r>
      <w:r w:rsidRPr="00F728C5">
        <w:rPr>
          <w:rStyle w:val="aff2"/>
          <w:rFonts w:asciiTheme="majorHAnsi" w:eastAsia="ＭＳ Ｐゴシック" w:hAnsiTheme="majorHAnsi" w:cstheme="majorHAnsi"/>
          <w:sz w:val="20"/>
          <w:szCs w:val="20"/>
        </w:rPr>
        <w:t>RC</w:t>
      </w:r>
      <w:r w:rsidRPr="00F728C5">
        <w:t>Execute</w:t>
      </w:r>
      <w:r w:rsidRPr="00F728C5">
        <w:rPr>
          <w:rFonts w:hint="eastAsia"/>
        </w:rPr>
        <w:t>に引き渡されたコード体系によって決定される。コード体系が</w:t>
      </w:r>
      <w:r w:rsidRPr="00F728C5">
        <w:t>ID</w:t>
      </w:r>
      <w:r w:rsidRPr="00F728C5">
        <w:rPr>
          <w:rFonts w:hint="eastAsia"/>
        </w:rPr>
        <w:t>または名前で指定された場合、カラム名はルールのリターン項目の名前である。コード体系がエイリアスで指定された場合、カラム名はルールのリターン項目のエイリアスである。</w:t>
      </w:r>
    </w:p>
    <w:p w14:paraId="6338D1D6" w14:textId="77777777" w:rsidR="001140F8" w:rsidRPr="00AC1524" w:rsidRDefault="001140F8" w:rsidP="00F93119"/>
    <w:p w14:paraId="15D6F342" w14:textId="77777777" w:rsidR="001140F8" w:rsidRPr="00AC1524" w:rsidRDefault="001140F8" w:rsidP="00F93119">
      <w:r w:rsidRPr="00AC1524">
        <w:t>double IRCRuleResultGetNumValue( IRCDESCRIPTOR dResult, int nCol, int nRow )</w:t>
      </w:r>
    </w:p>
    <w:p w14:paraId="723EEFC2" w14:textId="24139E78" w:rsidR="001140F8" w:rsidRPr="00AC1524" w:rsidRDefault="001140F8" w:rsidP="00F93119">
      <w:r w:rsidRPr="00AC1524">
        <w:t>ルールサービス結果の</w:t>
      </w:r>
      <w:r w:rsidRPr="00824C84">
        <w:t>nCol</w:t>
      </w:r>
      <w:r w:rsidRPr="00824C84">
        <w:t>番目のカラムの</w:t>
      </w:r>
      <w:r w:rsidRPr="00824C84">
        <w:t>nRow</w:t>
      </w:r>
      <w:r w:rsidRPr="00824C84">
        <w:t>番目の</w:t>
      </w:r>
      <w:r w:rsidR="00594315">
        <w:t>行</w:t>
      </w:r>
      <w:ins w:id="3004" w:author="IRK" w:date="2020-04-13T13:57:00Z">
        <w:r w:rsidR="002F3594">
          <w:rPr>
            <w:rFonts w:hint="eastAsia"/>
          </w:rPr>
          <w:t>の</w:t>
        </w:r>
      </w:ins>
      <w:r w:rsidR="00594315">
        <w:t>数</w:t>
      </w:r>
      <w:r w:rsidRPr="00824C84">
        <w:t>値を返す。</w:t>
      </w:r>
      <w:r w:rsidRPr="00824C84">
        <w:t>dResult</w:t>
      </w:r>
      <w:r w:rsidRPr="00824C84">
        <w:t>パラメータはルール結果ディスクリプタで、</w:t>
      </w:r>
      <w:r w:rsidRPr="00824C84">
        <w:t>nCol</w:t>
      </w:r>
      <w:r w:rsidRPr="00824C84">
        <w:t>と</w:t>
      </w:r>
      <w:r w:rsidRPr="00824C84">
        <w:t>nRow</w:t>
      </w:r>
      <w:r w:rsidRPr="00AC1524">
        <w:t>はそれぞれカラムと行</w:t>
      </w:r>
      <w:del w:id="3005" w:author="IRK" w:date="2020-04-13T13:59:00Z">
        <w:r w:rsidRPr="00AC1524" w:rsidDel="002F3594">
          <w:delText>番目</w:delText>
        </w:r>
      </w:del>
      <w:ins w:id="3006" w:author="IRK" w:date="2020-04-13T13:59:00Z">
        <w:r w:rsidR="002F3594">
          <w:rPr>
            <w:rFonts w:hint="eastAsia"/>
          </w:rPr>
          <w:t>の番号</w:t>
        </w:r>
      </w:ins>
      <w:r w:rsidRPr="00AC1524">
        <w:t>で</w:t>
      </w:r>
      <w:r w:rsidRPr="00AC1524">
        <w:t>1</w:t>
      </w:r>
      <w:r w:rsidRPr="00AC1524">
        <w:t>ベースインデックスである。カラムのデータ</w:t>
      </w:r>
      <w:del w:id="3007" w:author="IRK" w:date="2020-04-13T12:20:00Z">
        <w:r w:rsidRPr="00AC1524" w:rsidDel="0039608D">
          <w:delText>形式</w:delText>
        </w:r>
      </w:del>
      <w:ins w:id="3008" w:author="IRK" w:date="2020-04-13T12:20:00Z">
        <w:r w:rsidR="0039608D">
          <w:rPr>
            <w:rFonts w:hint="eastAsia"/>
          </w:rPr>
          <w:t>型</w:t>
        </w:r>
      </w:ins>
      <w:r w:rsidRPr="00AC1524">
        <w:t>が数値型である場合のみ、呼び出す必要がある。</w:t>
      </w:r>
    </w:p>
    <w:p w14:paraId="7380DBEF" w14:textId="77777777" w:rsidR="001140F8" w:rsidRPr="00AC1524" w:rsidRDefault="001140F8" w:rsidP="00F93119"/>
    <w:p w14:paraId="318266C5" w14:textId="77777777" w:rsidR="001140F8" w:rsidRPr="00AC1524" w:rsidRDefault="001140F8" w:rsidP="00F93119">
      <w:r w:rsidRPr="00AC1524">
        <w:t>char const* IRCRuleResultGetStrValue( IRCDESCRIPTOR dResult, int nCol, int nRow )</w:t>
      </w:r>
    </w:p>
    <w:p w14:paraId="72AD72A6" w14:textId="3B37AF4D" w:rsidR="001140F8" w:rsidRPr="00AC1524" w:rsidRDefault="001140F8" w:rsidP="00F93119">
      <w:r w:rsidRPr="00AC1524">
        <w:t>ルールサービス結果</w:t>
      </w:r>
      <w:r w:rsidRPr="00824C84">
        <w:t>の</w:t>
      </w:r>
      <w:r w:rsidRPr="00824C84">
        <w:t>nCol</w:t>
      </w:r>
      <w:r w:rsidRPr="00824C84">
        <w:t>番目のカラムの</w:t>
      </w:r>
      <w:r w:rsidRPr="00824C84">
        <w:t>nRow</w:t>
      </w:r>
      <w:r w:rsidRPr="00824C84">
        <w:t>番目の行の文字値を返す。</w:t>
      </w:r>
      <w:r w:rsidRPr="00824C84">
        <w:t>dResult</w:t>
      </w:r>
      <w:r w:rsidRPr="00AC1524">
        <w:t>パラメータはルール結果ディスクリプタで、</w:t>
      </w:r>
      <w:r w:rsidRPr="00824C84">
        <w:t>nCol</w:t>
      </w:r>
      <w:r w:rsidRPr="00824C84">
        <w:t>と</w:t>
      </w:r>
      <w:r w:rsidRPr="00824C84">
        <w:t>nRow</w:t>
      </w:r>
      <w:r w:rsidRPr="00824C84">
        <w:t>はそれぞれ</w:t>
      </w:r>
      <w:r w:rsidRPr="00AC1524">
        <w:t>カラムと行</w:t>
      </w:r>
      <w:del w:id="3009" w:author="IRK" w:date="2020-04-13T13:59:00Z">
        <w:r w:rsidRPr="00AC1524" w:rsidDel="002F3594">
          <w:delText>番目</w:delText>
        </w:r>
      </w:del>
      <w:ins w:id="3010" w:author="IRK" w:date="2020-04-13T13:59:00Z">
        <w:r w:rsidR="002F3594">
          <w:rPr>
            <w:rFonts w:hint="eastAsia"/>
          </w:rPr>
          <w:t>の番号</w:t>
        </w:r>
      </w:ins>
      <w:r w:rsidRPr="00AC1524">
        <w:t>で</w:t>
      </w:r>
      <w:r w:rsidRPr="00AC1524">
        <w:t>1</w:t>
      </w:r>
      <w:r w:rsidRPr="00AC1524">
        <w:t>ベースインデックスである。カラムのデータ</w:t>
      </w:r>
      <w:del w:id="3011" w:author="IRK" w:date="2020-04-13T12:20:00Z">
        <w:r w:rsidRPr="00AC1524" w:rsidDel="0039608D">
          <w:delText>形式</w:delText>
        </w:r>
      </w:del>
      <w:ins w:id="3012" w:author="IRK" w:date="2020-04-13T12:20:00Z">
        <w:r w:rsidR="0039608D">
          <w:rPr>
            <w:rFonts w:hint="eastAsia"/>
          </w:rPr>
          <w:t>型</w:t>
        </w:r>
      </w:ins>
      <w:r w:rsidRPr="00AC1524">
        <w:t>が文字型である場合にのみ、呼び出す必要がある。</w:t>
      </w:r>
    </w:p>
    <w:p w14:paraId="03143768" w14:textId="41BC8993" w:rsidR="0004320F" w:rsidRDefault="0004320F" w:rsidP="00F93119">
      <w:del w:id="3013" w:author="IRK" w:date="2020-04-13T12:49:00Z">
        <w:r w:rsidDel="00166351">
          <w:br w:type="page"/>
        </w:r>
      </w:del>
    </w:p>
    <w:p w14:paraId="399E2FE1" w14:textId="77777777" w:rsidR="001140F8" w:rsidRPr="00AC1524" w:rsidRDefault="001140F8" w:rsidP="00F93119">
      <w:r w:rsidRPr="00AC1524">
        <w:t>IRCBOOL IRCRuleResultGetBoolValue( IRCDESCRIPTOR dResult, int nCol, int nRow )</w:t>
      </w:r>
    </w:p>
    <w:p w14:paraId="049F8CD5" w14:textId="256642F4" w:rsidR="001140F8" w:rsidRPr="00AC1524" w:rsidRDefault="001140F8" w:rsidP="00F93119">
      <w:r w:rsidRPr="00AC1524">
        <w:t>ルールサービス結果の</w:t>
      </w:r>
      <w:r w:rsidRPr="00824C84">
        <w:t>nCol</w:t>
      </w:r>
      <w:r w:rsidRPr="00824C84">
        <w:t>番目のカラムの</w:t>
      </w:r>
      <w:r w:rsidRPr="00824C84">
        <w:t>nRow</w:t>
      </w:r>
      <w:r w:rsidRPr="00824C84">
        <w:t>番目の行の論理値を返す。</w:t>
      </w:r>
      <w:r w:rsidRPr="00824C84">
        <w:t>dResult</w:t>
      </w:r>
      <w:r w:rsidRPr="00824C84">
        <w:t>パラメータはルール結果ディスクリプタで、</w:t>
      </w:r>
      <w:r w:rsidRPr="00824C84">
        <w:t>nCol</w:t>
      </w:r>
      <w:r w:rsidRPr="00824C84">
        <w:t>と</w:t>
      </w:r>
      <w:r w:rsidRPr="00824C84">
        <w:t>nRow</w:t>
      </w:r>
      <w:r w:rsidRPr="00AC1524">
        <w:t>はそれぞれカラムと行</w:t>
      </w:r>
      <w:del w:id="3014" w:author="IRK" w:date="2020-04-13T13:59:00Z">
        <w:r w:rsidRPr="00AC1524" w:rsidDel="002F3594">
          <w:delText>番目</w:delText>
        </w:r>
      </w:del>
      <w:ins w:id="3015" w:author="IRK" w:date="2020-04-13T13:59:00Z">
        <w:r w:rsidR="002F3594">
          <w:rPr>
            <w:rFonts w:hint="eastAsia"/>
          </w:rPr>
          <w:t>の番号</w:t>
        </w:r>
      </w:ins>
      <w:r w:rsidRPr="00AC1524">
        <w:t>で</w:t>
      </w:r>
      <w:r w:rsidRPr="00AC1524">
        <w:t>1</w:t>
      </w:r>
      <w:r w:rsidRPr="00AC1524">
        <w:t>ベースインデックスである。カラムのデータ</w:t>
      </w:r>
      <w:del w:id="3016" w:author="IRK" w:date="2020-04-13T12:20:00Z">
        <w:r w:rsidRPr="00AC1524" w:rsidDel="0039608D">
          <w:delText>形式</w:delText>
        </w:r>
      </w:del>
      <w:ins w:id="3017" w:author="IRK" w:date="2020-04-13T12:20:00Z">
        <w:r w:rsidR="0039608D">
          <w:rPr>
            <w:rFonts w:hint="eastAsia"/>
          </w:rPr>
          <w:t>型</w:t>
        </w:r>
      </w:ins>
      <w:r w:rsidRPr="00AC1524">
        <w:t>が論理型である場合にのみ、呼び出す必要がある。</w:t>
      </w:r>
    </w:p>
    <w:p w14:paraId="77EA736F" w14:textId="77777777" w:rsidR="001140F8" w:rsidRPr="00AC1524" w:rsidRDefault="001140F8" w:rsidP="00F93119"/>
    <w:p w14:paraId="785B6208" w14:textId="77777777" w:rsidR="001140F8" w:rsidRPr="00AC1524" w:rsidRDefault="001140F8" w:rsidP="00F93119">
      <w:r w:rsidRPr="00AC1524">
        <w:t>double IRCRuleResultGetNumValueByName( IRCDESCRIPTOR dResult, const char *lpszCol, int nRow )</w:t>
      </w:r>
    </w:p>
    <w:p w14:paraId="64CCBEB8" w14:textId="2F3BA0DD" w:rsidR="001140F8" w:rsidRPr="00AC1524" w:rsidRDefault="001140F8" w:rsidP="00F93119">
      <w:r w:rsidRPr="00AC1524">
        <w:t>ルールサービス結果から特定のカラムの</w:t>
      </w:r>
      <w:r w:rsidRPr="00824C84">
        <w:t>nRow</w:t>
      </w:r>
      <w:r w:rsidRPr="00824C84">
        <w:t>番目の</w:t>
      </w:r>
      <w:r w:rsidR="00594315">
        <w:t>行</w:t>
      </w:r>
      <w:ins w:id="3018" w:author="IRK" w:date="2020-04-14T13:28:00Z">
        <w:r w:rsidR="00E9157D">
          <w:rPr>
            <w:rFonts w:hint="eastAsia"/>
          </w:rPr>
          <w:t>の</w:t>
        </w:r>
      </w:ins>
      <w:r w:rsidR="00594315">
        <w:t>数</w:t>
      </w:r>
      <w:r w:rsidRPr="00824C84">
        <w:t>値を返す。</w:t>
      </w:r>
      <w:r w:rsidRPr="00824C84">
        <w:t>dResult</w:t>
      </w:r>
      <w:r w:rsidRPr="00824C84">
        <w:t>パラメータはルール結果ディスクリプタで、</w:t>
      </w:r>
      <w:r w:rsidRPr="00824C84">
        <w:t>lpszCol</w:t>
      </w:r>
      <w:r w:rsidRPr="00824C84">
        <w:t>は値を照会</w:t>
      </w:r>
      <w:r w:rsidRPr="00824C84">
        <w:rPr>
          <w:rFonts w:hint="eastAsia"/>
        </w:rPr>
        <w:t>対</w:t>
      </w:r>
      <w:r w:rsidRPr="00AC1524">
        <w:rPr>
          <w:rFonts w:hint="eastAsia"/>
        </w:rPr>
        <w:t>象の</w:t>
      </w:r>
      <w:r w:rsidRPr="00AC1524">
        <w:t>カラム名である。結果カラム名は、ルールサービスの呼び出しに指定されたコード体系によってルールのリターン項目名</w:t>
      </w:r>
      <w:ins w:id="3019" w:author="IRK" w:date="2020-05-12T14:48:00Z">
        <w:r w:rsidR="00670003">
          <w:rPr>
            <w:rFonts w:hint="eastAsia"/>
          </w:rPr>
          <w:t>、</w:t>
        </w:r>
        <w:r w:rsidR="00670003">
          <w:rPr>
            <w:rFonts w:hint="eastAsia"/>
          </w:rPr>
          <w:t>ID</w:t>
        </w:r>
      </w:ins>
      <w:r w:rsidRPr="00AC1524">
        <w:t>またはエイリアスを指定する必要がある。データ</w:t>
      </w:r>
      <w:del w:id="3020" w:author="IRK" w:date="2020-04-13T12:20:00Z">
        <w:r w:rsidRPr="00AC1524" w:rsidDel="0039608D">
          <w:delText>形式</w:delText>
        </w:r>
      </w:del>
      <w:ins w:id="3021" w:author="IRK" w:date="2020-04-13T12:20:00Z">
        <w:r w:rsidR="0039608D">
          <w:rPr>
            <w:rFonts w:hint="eastAsia"/>
          </w:rPr>
          <w:t>型</w:t>
        </w:r>
      </w:ins>
      <w:r w:rsidRPr="00AC1524">
        <w:t>が数値型の場合のみ、呼び出す必要がある。</w:t>
      </w:r>
    </w:p>
    <w:p w14:paraId="1DBD95C0" w14:textId="77777777" w:rsidR="00824C84" w:rsidRPr="0029523E" w:rsidRDefault="00824C84" w:rsidP="00F93119"/>
    <w:p w14:paraId="0D26B8BA" w14:textId="77777777" w:rsidR="001140F8" w:rsidRPr="00F84CA1" w:rsidRDefault="001140F8" w:rsidP="00F93119">
      <w:r w:rsidRPr="00F84CA1">
        <w:t>char const* IRCRuleResultGetStrValueByName( IRCDESCRIPTOR dResult, const char *lpszCol, int nRow )</w:t>
      </w:r>
    </w:p>
    <w:p w14:paraId="2189601C" w14:textId="440D48C5" w:rsidR="001140F8" w:rsidRPr="00AC1524" w:rsidRDefault="001140F8" w:rsidP="00F93119">
      <w:r w:rsidRPr="00AC1524">
        <w:t>ルールサービス結果から特定のカラムの</w:t>
      </w:r>
      <w:r w:rsidRPr="00824C84">
        <w:t>nRow</w:t>
      </w:r>
      <w:r w:rsidRPr="00824C84">
        <w:t>番目の行の文字値を返す。</w:t>
      </w:r>
      <w:r w:rsidRPr="00824C84">
        <w:t>dResult</w:t>
      </w:r>
      <w:r w:rsidRPr="00824C84">
        <w:t>パラメータはルール結果ディスクリプタで、</w:t>
      </w:r>
      <w:r w:rsidRPr="00824C84">
        <w:t>lpszCol</w:t>
      </w:r>
      <w:r w:rsidRPr="00824C84">
        <w:t>は値を照会</w:t>
      </w:r>
      <w:r w:rsidRPr="00824C84">
        <w:rPr>
          <w:rFonts w:hint="eastAsia"/>
        </w:rPr>
        <w:t>対象の</w:t>
      </w:r>
      <w:r w:rsidRPr="00824C84">
        <w:t>カラム</w:t>
      </w:r>
      <w:r w:rsidRPr="00AC1524">
        <w:t>名である。結果カラム名は、ルールサービスの呼び出しに指定されたコード体系によってルールのリターン項目名</w:t>
      </w:r>
      <w:ins w:id="3022" w:author="IRK" w:date="2020-05-12T14:48:00Z">
        <w:r w:rsidR="00670003">
          <w:rPr>
            <w:rFonts w:hint="eastAsia"/>
          </w:rPr>
          <w:t>、</w:t>
        </w:r>
        <w:r w:rsidR="00670003">
          <w:rPr>
            <w:rFonts w:hint="eastAsia"/>
          </w:rPr>
          <w:t>ID</w:t>
        </w:r>
      </w:ins>
      <w:r w:rsidRPr="00AC1524">
        <w:t>またはエイリアスを指定する必要がある。データ</w:t>
      </w:r>
      <w:del w:id="3023" w:author="IRK" w:date="2020-04-13T12:20:00Z">
        <w:r w:rsidRPr="00AC1524" w:rsidDel="0039608D">
          <w:delText>形式</w:delText>
        </w:r>
      </w:del>
      <w:ins w:id="3024" w:author="IRK" w:date="2020-04-13T12:20:00Z">
        <w:r w:rsidR="0039608D">
          <w:rPr>
            <w:rFonts w:hint="eastAsia"/>
          </w:rPr>
          <w:t>型</w:t>
        </w:r>
      </w:ins>
      <w:r w:rsidRPr="00AC1524">
        <w:t>が文字型の場合のみ、呼び出す必要がある。</w:t>
      </w:r>
    </w:p>
    <w:p w14:paraId="2E38CFEA" w14:textId="06270EAB" w:rsidR="004D3F25" w:rsidRDefault="004D3F25" w:rsidP="00F93119"/>
    <w:p w14:paraId="548D1142" w14:textId="77777777" w:rsidR="001140F8" w:rsidRPr="00795081" w:rsidRDefault="001140F8" w:rsidP="00F93119">
      <w:r w:rsidRPr="00795081">
        <w:t>IRCBOOL IRCRuleResultGetBoolValueByName( IRCDESCRIPTOR dResult, const char *lpszCol, int nRow )</w:t>
      </w:r>
    </w:p>
    <w:p w14:paraId="42DBF53B" w14:textId="4CAD7D84" w:rsidR="001140F8" w:rsidRPr="00795081" w:rsidRDefault="001140F8" w:rsidP="00F93119">
      <w:r w:rsidRPr="00795081">
        <w:t>ルールサービス結果から特定の</w:t>
      </w:r>
      <w:r w:rsidRPr="00824C84">
        <w:t>カラムの</w:t>
      </w:r>
      <w:r w:rsidRPr="00824C84">
        <w:t>nRow</w:t>
      </w:r>
      <w:r w:rsidRPr="00824C84">
        <w:t>番目の行の論理値を返す。</w:t>
      </w:r>
      <w:r w:rsidRPr="00824C84">
        <w:t>dResult</w:t>
      </w:r>
      <w:r w:rsidRPr="00824C84">
        <w:t>パラメータはルール結果ディスクリプタで、</w:t>
      </w:r>
      <w:r w:rsidRPr="00824C84">
        <w:t>lpszCol</w:t>
      </w:r>
      <w:r w:rsidRPr="00824C84">
        <w:t>は値を照会</w:t>
      </w:r>
      <w:r w:rsidRPr="00824C84">
        <w:rPr>
          <w:rFonts w:hint="eastAsia"/>
        </w:rPr>
        <w:t>対</w:t>
      </w:r>
      <w:r w:rsidRPr="00795081">
        <w:rPr>
          <w:rFonts w:hint="eastAsia"/>
        </w:rPr>
        <w:t>象の</w:t>
      </w:r>
      <w:r w:rsidRPr="00795081">
        <w:t>カラム名である。結果カラム名は、ルールサービスの呼び出しに指定されたコード体系によってルールのリターン項目名</w:t>
      </w:r>
      <w:ins w:id="3025" w:author="IRK" w:date="2020-05-12T14:48:00Z">
        <w:r w:rsidR="00670003">
          <w:rPr>
            <w:rFonts w:hint="eastAsia"/>
          </w:rPr>
          <w:t>、</w:t>
        </w:r>
        <w:r w:rsidR="00670003">
          <w:rPr>
            <w:rFonts w:hint="eastAsia"/>
          </w:rPr>
          <w:t>ID</w:t>
        </w:r>
      </w:ins>
      <w:r w:rsidRPr="00795081">
        <w:t>またはエイリアスを指定する必要がある。データ</w:t>
      </w:r>
      <w:del w:id="3026" w:author="IRK" w:date="2020-04-13T12:20:00Z">
        <w:r w:rsidRPr="00795081" w:rsidDel="0039608D">
          <w:delText>形式</w:delText>
        </w:r>
      </w:del>
      <w:ins w:id="3027" w:author="IRK" w:date="2020-04-13T12:20:00Z">
        <w:r w:rsidR="0039608D">
          <w:rPr>
            <w:rFonts w:hint="eastAsia"/>
          </w:rPr>
          <w:t>型</w:t>
        </w:r>
      </w:ins>
      <w:r w:rsidRPr="00795081">
        <w:t>が論理型の場合のみ、呼び出す必要がある。</w:t>
      </w:r>
    </w:p>
    <w:p w14:paraId="0B5BB3A0" w14:textId="77777777" w:rsidR="001140F8" w:rsidRDefault="001140F8" w:rsidP="00F93119"/>
    <w:p w14:paraId="5806B6C6" w14:textId="77777777" w:rsidR="001140F8" w:rsidRPr="0085558E" w:rsidRDefault="001140F8" w:rsidP="00F93119">
      <w:pPr>
        <w:pStyle w:val="32"/>
      </w:pPr>
      <w:bookmarkStart w:id="3028" w:name="_Toc385838775"/>
      <w:bookmarkStart w:id="3029" w:name="_Toc426449625"/>
      <w:bookmarkStart w:id="3030" w:name="_Toc426449721"/>
      <w:bookmarkStart w:id="3031" w:name="_Toc434858906"/>
      <w:bookmarkStart w:id="3032" w:name="_Ref34985872"/>
      <w:bookmarkStart w:id="3033" w:name="_Ref34985874"/>
      <w:bookmarkStart w:id="3034" w:name="_Toc34988282"/>
      <w:bookmarkStart w:id="3035" w:name="_Toc40799126"/>
      <w:r>
        <w:t>ルールインタフェースクラスタの属性文字列</w:t>
      </w:r>
      <w:bookmarkEnd w:id="3028"/>
      <w:bookmarkEnd w:id="3029"/>
      <w:bookmarkEnd w:id="3030"/>
      <w:bookmarkEnd w:id="3031"/>
      <w:bookmarkEnd w:id="3032"/>
      <w:bookmarkEnd w:id="3033"/>
      <w:bookmarkEnd w:id="3034"/>
      <w:bookmarkEnd w:id="3035"/>
    </w:p>
    <w:p w14:paraId="149EA5DF" w14:textId="15254940" w:rsidR="001140F8" w:rsidRDefault="001140F8" w:rsidP="00F93119">
      <w:r>
        <w:t>IRCInitialize</w:t>
      </w:r>
      <w:r>
        <w:t>にはルールインタフェースクラスタの構成設定情報を含む属性文字列が引き渡される。属性文字列は、</w:t>
      </w:r>
      <w:del w:id="3036" w:author="IRK" w:date="2020-03-12T17:38:00Z">
        <w:r w:rsidDel="00D03171">
          <w:delText>表</w:delText>
        </w:r>
        <w:r w:rsidR="00ED7957" w:rsidDel="00D03171">
          <w:delText>49</w:delText>
        </w:r>
      </w:del>
      <w:ins w:id="3037" w:author="IRK" w:date="2020-03-12T17:38:00Z">
        <w:r w:rsidR="00D03171">
          <w:rPr>
            <w:rFonts w:hint="eastAsia"/>
          </w:rPr>
          <w:t>次の表</w:t>
        </w:r>
      </w:ins>
      <w:r>
        <w:t>のような形式を持つ。</w:t>
      </w:r>
    </w:p>
    <w:p w14:paraId="254E0A9E" w14:textId="77777777" w:rsidR="001140F8" w:rsidRPr="00FD5052" w:rsidRDefault="001140F8" w:rsidP="00F93119"/>
    <w:p w14:paraId="3DFA287D" w14:textId="5CD737B1" w:rsidR="00795081" w:rsidRDefault="00795081" w:rsidP="00F93119">
      <w:pPr>
        <w:pStyle w:val="af5"/>
      </w:pPr>
      <w:bookmarkStart w:id="3038" w:name="_Toc40799275"/>
      <w:r>
        <w:t>[</w:t>
      </w:r>
      <w:del w:id="3039" w:author="IRK" w:date="2020-03-12T15:05: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49</w:delText>
        </w:r>
        <w:r w:rsidR="00E65728" w:rsidDel="00741612">
          <w:rPr>
            <w:noProof/>
          </w:rPr>
          <w:fldChar w:fldCharType="end"/>
        </w:r>
        <w:r w:rsidDel="00741612">
          <w:rPr>
            <w:rFonts w:hint="eastAsia"/>
          </w:rPr>
          <w:delText xml:space="preserve">　</w:delText>
        </w:r>
      </w:del>
      <w:ins w:id="3040" w:author="IRK" w:date="2020-03-12T15:05: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52</w:t>
      </w:r>
      <w:ins w:id="3041" w:author="IRK" w:date="2020-03-12T15:05:00Z">
        <w:r w:rsidR="00741612">
          <w:fldChar w:fldCharType="end"/>
        </w:r>
      </w:ins>
      <w:r w:rsidRPr="00795081">
        <w:rPr>
          <w:noProof/>
        </w:rPr>
        <w:t xml:space="preserve"> </w:t>
      </w:r>
      <w:r>
        <w:rPr>
          <w:noProof/>
        </w:rPr>
        <w:t>属性文字列の形式</w:t>
      </w:r>
      <w:r>
        <w:rPr>
          <w:rFonts w:hint="eastAsia"/>
          <w:noProof/>
        </w:rPr>
        <w:t>]</w:t>
      </w:r>
      <w:bookmarkEnd w:id="3038"/>
    </w:p>
    <w:tbl>
      <w:tblPr>
        <w:tblStyle w:val="af4"/>
        <w:tblW w:w="0" w:type="auto"/>
        <w:jc w:val="center"/>
        <w:tblLook w:val="04A0" w:firstRow="1" w:lastRow="0" w:firstColumn="1" w:lastColumn="0" w:noHBand="0" w:noVBand="1"/>
        <w:tblPrChange w:id="3042" w:author="IRK" w:date="2020-04-14T15:44:00Z">
          <w:tblPr>
            <w:tblStyle w:val="af4"/>
            <w:tblW w:w="0" w:type="auto"/>
            <w:tblInd w:w="108" w:type="dxa"/>
            <w:tblLook w:val="04A0" w:firstRow="1" w:lastRow="0" w:firstColumn="1" w:lastColumn="0" w:noHBand="0" w:noVBand="1"/>
          </w:tblPr>
        </w:tblPrChange>
      </w:tblPr>
      <w:tblGrid>
        <w:gridCol w:w="9463"/>
        <w:tblGridChange w:id="3043">
          <w:tblGrid>
            <w:gridCol w:w="9463"/>
          </w:tblGrid>
        </w:tblGridChange>
      </w:tblGrid>
      <w:tr w:rsidR="001140F8" w14:paraId="5673D3DC" w14:textId="77777777" w:rsidTr="00C054CD">
        <w:trPr>
          <w:jc w:val="center"/>
        </w:trPr>
        <w:tc>
          <w:tcPr>
            <w:tcW w:w="9463" w:type="dxa"/>
            <w:tcPrChange w:id="3044" w:author="IRK" w:date="2020-04-14T15:44:00Z">
              <w:tcPr>
                <w:tcW w:w="9463" w:type="dxa"/>
              </w:tcPr>
            </w:tcPrChange>
          </w:tcPr>
          <w:p w14:paraId="40F01C20" w14:textId="77777777" w:rsidR="001140F8" w:rsidRDefault="001140F8">
            <w:pPr>
              <w:pStyle w:val="1b"/>
              <w:rPr>
                <w:lang w:eastAsia="zh-CN"/>
              </w:rPr>
              <w:pPrChange w:id="3045" w:author="IRK" w:date="2020-04-14T13:42:00Z">
                <w:pPr/>
              </w:pPrChange>
            </w:pPr>
            <w:r>
              <w:rPr>
                <w:lang w:eastAsia="zh-CN"/>
              </w:rPr>
              <w:t>属性名</w:t>
            </w:r>
            <w:r>
              <w:rPr>
                <w:lang w:eastAsia="zh-CN"/>
              </w:rPr>
              <w:t>=</w:t>
            </w:r>
            <w:r>
              <w:rPr>
                <w:lang w:eastAsia="zh-CN"/>
              </w:rPr>
              <w:t>属性値</w:t>
            </w:r>
            <w:r>
              <w:rPr>
                <w:lang w:eastAsia="zh-CN"/>
              </w:rPr>
              <w:t>;[</w:t>
            </w:r>
            <w:r>
              <w:rPr>
                <w:lang w:eastAsia="zh-CN"/>
              </w:rPr>
              <w:t>属性名</w:t>
            </w:r>
            <w:r>
              <w:rPr>
                <w:lang w:eastAsia="zh-CN"/>
              </w:rPr>
              <w:t>=</w:t>
            </w:r>
            <w:r>
              <w:rPr>
                <w:lang w:eastAsia="zh-CN"/>
              </w:rPr>
              <w:t>属性値</w:t>
            </w:r>
            <w:r>
              <w:rPr>
                <w:lang w:eastAsia="zh-CN"/>
              </w:rPr>
              <w:t>;]*</w:t>
            </w:r>
          </w:p>
        </w:tc>
      </w:tr>
    </w:tbl>
    <w:p w14:paraId="34938FC4" w14:textId="77777777" w:rsidR="001140F8" w:rsidRDefault="001140F8" w:rsidP="00F93119">
      <w:pPr>
        <w:rPr>
          <w:lang w:eastAsia="zh-CN"/>
        </w:rPr>
      </w:pPr>
    </w:p>
    <w:p w14:paraId="1BFF1AD0" w14:textId="27A805EF" w:rsidR="001140F8" w:rsidRPr="00795081" w:rsidRDefault="001140F8" w:rsidP="00F93119">
      <w:r w:rsidRPr="00795081">
        <w:t>属性は、ルールインタフェースクラスタ関連属性とルールインタフェースプール関連属性に区分できる。属性は必須属性と</w:t>
      </w:r>
      <w:del w:id="3046" w:author="IRK" w:date="2020-04-08T17:33:00Z">
        <w:r w:rsidRPr="00795081" w:rsidDel="00F97F4D">
          <w:delText>選択的</w:delText>
        </w:r>
      </w:del>
      <w:ins w:id="3047" w:author="IRK" w:date="2020-04-08T17:33:00Z">
        <w:r w:rsidR="00F97F4D" w:rsidRPr="00F97F4D">
          <w:rPr>
            <w:rFonts w:hint="eastAsia"/>
          </w:rPr>
          <w:t>任意</w:t>
        </w:r>
      </w:ins>
      <w:r w:rsidRPr="00795081">
        <w:t>属性に区分され、</w:t>
      </w:r>
      <w:del w:id="3048" w:author="IRK" w:date="2020-04-08T17:33:00Z">
        <w:r w:rsidRPr="00795081" w:rsidDel="00F97F4D">
          <w:delText>選択的</w:delText>
        </w:r>
      </w:del>
      <w:ins w:id="3049" w:author="IRK" w:date="2020-04-08T17:33:00Z">
        <w:r w:rsidR="00F97F4D" w:rsidRPr="00F97F4D">
          <w:rPr>
            <w:rFonts w:hint="eastAsia"/>
          </w:rPr>
          <w:t>任意</w:t>
        </w:r>
      </w:ins>
      <w:r w:rsidRPr="00795081">
        <w:t>属性</w:t>
      </w:r>
      <w:del w:id="3050" w:author="IRK" w:date="2020-04-14T13:27:00Z">
        <w:r w:rsidRPr="00795081" w:rsidDel="00E9157D">
          <w:delText>の</w:delText>
        </w:r>
      </w:del>
      <w:ins w:id="3051" w:author="IRK" w:date="2020-04-14T13:27:00Z">
        <w:r w:rsidR="00E9157D">
          <w:rPr>
            <w:rFonts w:hint="eastAsia"/>
          </w:rPr>
          <w:t>は</w:t>
        </w:r>
      </w:ins>
      <w:r w:rsidRPr="00795081">
        <w:t>値を指定しな</w:t>
      </w:r>
      <w:r w:rsidRPr="00795081">
        <w:rPr>
          <w:rFonts w:hint="eastAsia"/>
        </w:rPr>
        <w:t>い場合、</w:t>
      </w:r>
      <w:r w:rsidRPr="00795081">
        <w:t>デフォルト値に設定される。</w:t>
      </w:r>
      <w:del w:id="3052" w:author="IRK" w:date="2020-03-12T14:38:00Z">
        <w:r w:rsidRPr="00795081" w:rsidDel="00A55E2C">
          <w:delText>以下での</w:delText>
        </w:r>
      </w:del>
      <w:del w:id="3053" w:author="IRK" w:date="2020-04-14T13:28:00Z">
        <w:r w:rsidRPr="00795081" w:rsidDel="00E9157D">
          <w:delText>選択的</w:delText>
        </w:r>
      </w:del>
      <w:ins w:id="3054" w:author="IRK" w:date="2020-04-14T13:28:00Z">
        <w:r w:rsidR="00E9157D">
          <w:rPr>
            <w:rFonts w:hint="eastAsia"/>
          </w:rPr>
          <w:t>任意</w:t>
        </w:r>
      </w:ins>
      <w:r w:rsidRPr="00795081">
        <w:t>属性</w:t>
      </w:r>
      <w:ins w:id="3055" w:author="IRK" w:date="2020-04-14T13:28:00Z">
        <w:r w:rsidR="00E9157D">
          <w:rPr>
            <w:rFonts w:hint="eastAsia"/>
          </w:rPr>
          <w:t>に</w:t>
        </w:r>
      </w:ins>
      <w:r w:rsidRPr="00795081">
        <w:t>は、</w:t>
      </w:r>
      <w:del w:id="3056" w:author="IRK" w:date="2020-04-14T13:28:00Z">
        <w:r w:rsidRPr="00795081" w:rsidDel="00E9157D">
          <w:delText>別途</w:delText>
        </w:r>
      </w:del>
      <w:ins w:id="3057" w:author="IRK" w:date="2020-04-14T13:28:00Z">
        <w:r w:rsidR="00E9157D">
          <w:rPr>
            <w:rFonts w:hint="eastAsia"/>
          </w:rPr>
          <w:t>「</w:t>
        </w:r>
      </w:ins>
      <w:ins w:id="3058" w:author="IRK" w:date="2020-04-14T13:29:00Z">
        <w:r w:rsidR="00E9157D">
          <w:rPr>
            <w:rFonts w:hint="eastAsia"/>
          </w:rPr>
          <w:t>(</w:t>
        </w:r>
        <w:r w:rsidR="00E9157D">
          <w:rPr>
            <w:rFonts w:hint="eastAsia"/>
          </w:rPr>
          <w:t>オプション</w:t>
        </w:r>
        <w:r w:rsidR="00E9157D">
          <w:rPr>
            <w:rFonts w:hint="eastAsia"/>
          </w:rPr>
          <w:t>)</w:t>
        </w:r>
      </w:ins>
      <w:ins w:id="3059" w:author="IRK" w:date="2020-04-14T13:28:00Z">
        <w:r w:rsidR="00E9157D">
          <w:rPr>
            <w:rFonts w:hint="eastAsia"/>
          </w:rPr>
          <w:t>」</w:t>
        </w:r>
      </w:ins>
      <w:ins w:id="3060" w:author="IRK" w:date="2020-04-14T13:29:00Z">
        <w:r w:rsidR="00E9157D">
          <w:rPr>
            <w:rFonts w:hint="eastAsia"/>
          </w:rPr>
          <w:t>と</w:t>
        </w:r>
      </w:ins>
      <w:r w:rsidRPr="00795081">
        <w:t>表記</w:t>
      </w:r>
      <w:del w:id="3061" w:author="IRK" w:date="2020-04-14T13:29:00Z">
        <w:r w:rsidR="0029523E" w:rsidRPr="00F728C5" w:rsidDel="00E9157D">
          <w:rPr>
            <w:rFonts w:ascii="ＭＳ Ｐゴシック" w:hAnsi="ＭＳ Ｐゴシック" w:hint="eastAsia"/>
          </w:rPr>
          <w:delText>する</w:delText>
        </w:r>
      </w:del>
      <w:ins w:id="3062" w:author="IRK" w:date="2020-04-14T13:29:00Z">
        <w:r w:rsidR="00E9157D">
          <w:rPr>
            <w:rFonts w:ascii="ＭＳ Ｐゴシック" w:hAnsi="ＭＳ Ｐゴシック" w:hint="eastAsia"/>
          </w:rPr>
          <w:t>している</w:t>
        </w:r>
      </w:ins>
      <w:r w:rsidRPr="00795081">
        <w:t>。ルールインタフェースクラスタ</w:t>
      </w:r>
      <w:r w:rsidRPr="00795081">
        <w:rPr>
          <w:rFonts w:hint="eastAsia"/>
        </w:rPr>
        <w:t>および</w:t>
      </w:r>
      <w:r w:rsidRPr="00795081">
        <w:t>ルールインタフェースプールの動作方式</w:t>
      </w:r>
      <w:r w:rsidRPr="00795081">
        <w:rPr>
          <w:rFonts w:hint="eastAsia"/>
        </w:rPr>
        <w:t>、</w:t>
      </w:r>
      <w:r w:rsidRPr="00795081">
        <w:t>それぞれの属性に関する</w:t>
      </w:r>
      <w:r w:rsidRPr="00795081">
        <w:rPr>
          <w:rFonts w:hint="eastAsia"/>
        </w:rPr>
        <w:t>詳細</w:t>
      </w:r>
      <w:r w:rsidRPr="00795081">
        <w:t>事項については、</w:t>
      </w:r>
      <w:ins w:id="3063" w:author="IRK" w:date="2020-03-13T10:02:00Z">
        <w:r w:rsidR="00044DB3">
          <w:rPr>
            <w:rFonts w:hint="eastAsia"/>
          </w:rPr>
          <w:t>「</w:t>
        </w:r>
      </w:ins>
      <w:r w:rsidRPr="00795081">
        <w:rPr>
          <w:rFonts w:hint="eastAsia"/>
        </w:rPr>
        <w:t xml:space="preserve">InnoRules Installation and Operation Guide </w:t>
      </w:r>
      <w:del w:id="3064" w:author="IRK" w:date="2020-04-13T10:44:00Z">
        <w:r w:rsidR="00E83AEB" w:rsidDel="00D3260B">
          <w:rPr>
            <w:rFonts w:hint="eastAsia"/>
          </w:rPr>
          <w:delText>第</w:delText>
        </w:r>
      </w:del>
      <w:r w:rsidR="00E83AEB">
        <w:rPr>
          <w:rFonts w:hint="eastAsia"/>
        </w:rPr>
        <w:t>3</w:t>
      </w:r>
      <w:del w:id="3065" w:author="IRK" w:date="2020-04-13T10:44:00Z">
        <w:r w:rsidRPr="00795081" w:rsidDel="00D3260B">
          <w:rPr>
            <w:rFonts w:hint="eastAsia"/>
          </w:rPr>
          <w:delText>章</w:delText>
        </w:r>
      </w:del>
      <w:ins w:id="3066" w:author="IRK" w:date="2020-04-13T10:44:00Z">
        <w:r w:rsidR="00D3260B">
          <w:rPr>
            <w:rFonts w:hint="eastAsia"/>
          </w:rPr>
          <w:t>.</w:t>
        </w:r>
      </w:ins>
      <w:r w:rsidRPr="00795081">
        <w:rPr>
          <w:rFonts w:hint="eastAsia"/>
        </w:rPr>
        <w:t xml:space="preserve"> </w:t>
      </w:r>
      <w:r w:rsidRPr="00795081">
        <w:t>Rule</w:t>
      </w:r>
      <w:r w:rsidRPr="00795081">
        <w:rPr>
          <w:rFonts w:hint="eastAsia"/>
        </w:rPr>
        <w:t xml:space="preserve"> </w:t>
      </w:r>
      <w:r w:rsidRPr="00795081">
        <w:t>System Concepts</w:t>
      </w:r>
      <w:ins w:id="3067" w:author="IRK" w:date="2020-03-13T10:02:00Z">
        <w:r w:rsidR="00044DB3">
          <w:rPr>
            <w:rFonts w:hint="eastAsia"/>
          </w:rPr>
          <w:t>」</w:t>
        </w:r>
      </w:ins>
      <w:r w:rsidRPr="00795081">
        <w:t>を参照のこと。</w:t>
      </w:r>
    </w:p>
    <w:p w14:paraId="24B4516A" w14:textId="78F697ED" w:rsidR="0004320F" w:rsidRDefault="0004320F" w:rsidP="00F93119">
      <w:del w:id="3068" w:author="IRK" w:date="2020-04-13T12:49:00Z">
        <w:r w:rsidDel="00166351">
          <w:br w:type="page"/>
        </w:r>
      </w:del>
    </w:p>
    <w:p w14:paraId="34A41DA9" w14:textId="1A9664AC" w:rsidR="001140F8" w:rsidRPr="00795081" w:rsidRDefault="00270873" w:rsidP="00F93119">
      <w:del w:id="3069" w:author="IRK" w:date="2020-03-12T14:38:00Z">
        <w:r w:rsidDel="00A55E2C">
          <w:rPr>
            <w:rFonts w:hint="eastAsia"/>
          </w:rPr>
          <w:delText>以下</w:delText>
        </w:r>
      </w:del>
      <w:ins w:id="3070" w:author="IRK" w:date="2020-03-12T14:38:00Z">
        <w:r w:rsidR="00A55E2C">
          <w:rPr>
            <w:rFonts w:hint="eastAsia"/>
          </w:rPr>
          <w:t>次</w:t>
        </w:r>
      </w:ins>
      <w:r w:rsidR="001140F8" w:rsidRPr="00795081">
        <w:t>は、ルールインタフェースクラスタに関連する属性である。</w:t>
      </w:r>
    </w:p>
    <w:p w14:paraId="1712A12E" w14:textId="77777777" w:rsidR="001140F8" w:rsidRPr="00795081" w:rsidRDefault="001140F8" w:rsidP="00F93119"/>
    <w:p w14:paraId="40BE31CF" w14:textId="77777777" w:rsidR="001140F8" w:rsidRPr="00795081" w:rsidRDefault="001140F8" w:rsidP="00F93119">
      <w:r w:rsidRPr="00795081">
        <w:t>MAIN.TYPE</w:t>
      </w:r>
    </w:p>
    <w:p w14:paraId="5B89B2B5" w14:textId="6DD4C3A2" w:rsidR="001140F8" w:rsidRPr="00795081" w:rsidRDefault="001140F8" w:rsidP="00F93119">
      <w:r w:rsidRPr="00795081">
        <w:t>ルール</w:t>
      </w:r>
      <w:r w:rsidR="00270873">
        <w:rPr>
          <w:rFonts w:hint="eastAsia"/>
        </w:rPr>
        <w:t>エンジン</w:t>
      </w:r>
      <w:r w:rsidRPr="00795081">
        <w:t>の構成方式である。</w:t>
      </w:r>
      <w:r w:rsidRPr="00795081">
        <w:t>C/C++</w:t>
      </w:r>
      <w:r w:rsidRPr="00795081">
        <w:t>環境では現在</w:t>
      </w:r>
      <w:r w:rsidRPr="00795081">
        <w:t>TCP/IP</w:t>
      </w:r>
      <w:r w:rsidRPr="00795081">
        <w:t>を利用したリモート呼び出しのみがサポートされるため、常に</w:t>
      </w:r>
      <w:r w:rsidRPr="00795081">
        <w:rPr>
          <w:rStyle w:val="aff2"/>
          <w:rFonts w:ascii="ＭＳ Ｐゴシック" w:eastAsia="ＭＳ Ｐゴシック" w:hAnsi="ＭＳ Ｐゴシック"/>
          <w:sz w:val="20"/>
          <w:szCs w:val="20"/>
        </w:rPr>
        <w:t>TCP</w:t>
      </w:r>
      <w:del w:id="3071" w:author="IRK" w:date="2020-04-14T13:29:00Z">
        <w:r w:rsidRPr="00795081" w:rsidDel="00E9157D">
          <w:delText>に</w:delText>
        </w:r>
      </w:del>
      <w:ins w:id="3072" w:author="IRK" w:date="2020-04-14T13:29:00Z">
        <w:r w:rsidR="00E9157D">
          <w:rPr>
            <w:rFonts w:hint="eastAsia"/>
          </w:rPr>
          <w:t>と</w:t>
        </w:r>
      </w:ins>
      <w:r w:rsidRPr="00795081">
        <w:t>設定する必要がある。</w:t>
      </w:r>
    </w:p>
    <w:p w14:paraId="4C99A1CB" w14:textId="77777777" w:rsidR="001140F8" w:rsidRPr="00795081" w:rsidRDefault="001140F8" w:rsidP="00F93119"/>
    <w:p w14:paraId="3CE0D2FF" w14:textId="77777777" w:rsidR="001140F8" w:rsidRPr="00795081" w:rsidRDefault="001140F8" w:rsidP="00F93119">
      <w:r w:rsidRPr="00795081">
        <w:t>MAIN.POOLTYPE</w:t>
      </w:r>
    </w:p>
    <w:p w14:paraId="180B49D8" w14:textId="5192AD50" w:rsidR="001140F8" w:rsidRPr="00795081" w:rsidRDefault="00F623C3" w:rsidP="00F93119">
      <w:r>
        <w:t>(</w:t>
      </w:r>
      <w:r>
        <w:t>オプション</w:t>
      </w:r>
      <w:r>
        <w:t>)</w:t>
      </w:r>
      <w:r w:rsidR="001140F8" w:rsidRPr="00795081">
        <w:t>1</w:t>
      </w:r>
      <w:r w:rsidR="001140F8" w:rsidRPr="00795081">
        <w:t>つのシステムには、複数のインスタンスのリモートルール</w:t>
      </w:r>
      <w:r w:rsidR="00270873">
        <w:rPr>
          <w:rFonts w:hint="eastAsia"/>
        </w:rPr>
        <w:t>エンジン</w:t>
      </w:r>
      <w:r w:rsidR="001140F8" w:rsidRPr="00795081">
        <w:t>が構成できる。ルールインタフェースプールは、</w:t>
      </w:r>
      <w:r w:rsidR="001140F8" w:rsidRPr="00795081">
        <w:t>1</w:t>
      </w:r>
      <w:r w:rsidR="001140F8" w:rsidRPr="00795081">
        <w:t>つのルール</w:t>
      </w:r>
      <w:r w:rsidR="00270873">
        <w:rPr>
          <w:rFonts w:hint="eastAsia"/>
        </w:rPr>
        <w:t>エンジン</w:t>
      </w:r>
      <w:r w:rsidR="001140F8" w:rsidRPr="00795081">
        <w:t>に接続されている多数の</w:t>
      </w:r>
      <w:r w:rsidR="001140F8" w:rsidRPr="00795081">
        <w:t>TCP/IP</w:t>
      </w:r>
      <w:r w:rsidR="001140F8" w:rsidRPr="00795081">
        <w:t>セッションを管理する。</w:t>
      </w:r>
      <w:r w:rsidR="001140F8" w:rsidRPr="00795081">
        <w:t>1</w:t>
      </w:r>
      <w:r w:rsidR="001140F8" w:rsidRPr="00795081">
        <w:t>つのルールインタフェースクラスタは、複数のルールインタフェースプールを管理できる。これらのプールは優先順位を指定してフェイルオーバー</w:t>
      </w:r>
      <w:r w:rsidR="001140F8" w:rsidRPr="00795081">
        <w:t>(Fail Over)</w:t>
      </w:r>
      <w:r w:rsidR="001140F8" w:rsidRPr="00795081">
        <w:t>モード</w:t>
      </w:r>
      <w:r w:rsidR="0029523E">
        <w:rPr>
          <w:rFonts w:hint="eastAsia"/>
        </w:rPr>
        <w:t>、</w:t>
      </w:r>
      <w:r w:rsidR="001140F8" w:rsidRPr="00795081">
        <w:rPr>
          <w:rFonts w:hint="eastAsia"/>
        </w:rPr>
        <w:t>または</w:t>
      </w:r>
      <w:r w:rsidR="001140F8" w:rsidRPr="00795081">
        <w:t>順序を指定して負荷分散</w:t>
      </w:r>
      <w:r w:rsidR="001140F8" w:rsidRPr="00795081">
        <w:t>(Load Balancing)</w:t>
      </w:r>
      <w:r w:rsidR="001140F8" w:rsidRPr="00795081">
        <w:t>モードで構成できる。</w:t>
      </w:r>
      <w:r w:rsidR="001140F8" w:rsidRPr="00824C84">
        <w:t>MAIN.POOLTYPE</w:t>
      </w:r>
      <w:r w:rsidR="001140F8" w:rsidRPr="00824C84">
        <w:t>が</w:t>
      </w:r>
      <w:r w:rsidR="001140F8" w:rsidRPr="00824C84">
        <w:t>FAILOVER</w:t>
      </w:r>
      <w:r w:rsidR="001140F8" w:rsidRPr="00824C84">
        <w:t>である場合はフェイルオーバーモード、</w:t>
      </w:r>
      <w:r w:rsidR="001140F8" w:rsidRPr="00824C84">
        <w:t>LOADBALANCE</w:t>
      </w:r>
      <w:r w:rsidR="001140F8" w:rsidRPr="00824C84">
        <w:t>である場合は負荷分散モードで構成される。指定しない場合は、</w:t>
      </w:r>
      <w:r w:rsidR="001140F8" w:rsidRPr="00824C84">
        <w:t>LOADBALANCE</w:t>
      </w:r>
      <w:del w:id="3073" w:author="IRK" w:date="2020-04-14T13:30:00Z">
        <w:r w:rsidR="001140F8" w:rsidRPr="00795081" w:rsidDel="00E9157D">
          <w:delText>に</w:delText>
        </w:r>
      </w:del>
      <w:ins w:id="3074" w:author="IRK" w:date="2020-04-14T13:30:00Z">
        <w:r w:rsidR="00E9157D">
          <w:rPr>
            <w:rFonts w:hint="eastAsia"/>
          </w:rPr>
          <w:t>が</w:t>
        </w:r>
      </w:ins>
      <w:r w:rsidR="001140F8" w:rsidRPr="00795081">
        <w:t>指定される。</w:t>
      </w:r>
    </w:p>
    <w:p w14:paraId="041CA8B5" w14:textId="77777777" w:rsidR="001140F8" w:rsidRPr="00795081" w:rsidRDefault="001140F8" w:rsidP="00F93119"/>
    <w:p w14:paraId="5A80D4EF" w14:textId="77777777" w:rsidR="001140F8" w:rsidRPr="00F84CA1" w:rsidRDefault="001140F8" w:rsidP="00F93119">
      <w:r w:rsidRPr="00F84CA1">
        <w:t>MAIN.SVRCNT</w:t>
      </w:r>
    </w:p>
    <w:p w14:paraId="1B75C2F9" w14:textId="25956121" w:rsidR="001140F8" w:rsidRPr="00795081" w:rsidRDefault="00F623C3" w:rsidP="00F93119">
      <w:r>
        <w:t>(</w:t>
      </w:r>
      <w:r>
        <w:t>オプション</w:t>
      </w:r>
      <w:r>
        <w:t>)</w:t>
      </w:r>
      <w:r w:rsidR="001140F8" w:rsidRPr="00795081">
        <w:t>ルールインタフェースクラスタを構成するルールインタフェースプールの数を指定する。</w:t>
      </w:r>
      <w:del w:id="3075" w:author="IRK" w:date="2020-04-14T13:31:00Z">
        <w:r w:rsidR="001140F8" w:rsidRPr="00795081" w:rsidDel="00E9157D">
          <w:delText>最低でも</w:delText>
        </w:r>
      </w:del>
      <w:r w:rsidR="001140F8" w:rsidRPr="00795081">
        <w:t>1</w:t>
      </w:r>
      <w:del w:id="3076" w:author="IRK" w:date="2020-04-14T13:31:00Z">
        <w:r w:rsidR="001140F8" w:rsidRPr="00795081" w:rsidDel="00E9157D">
          <w:delText>つ</w:delText>
        </w:r>
      </w:del>
      <w:r w:rsidR="001140F8" w:rsidRPr="00795081">
        <w:t>以上を指定する。指定しない場合は</w:t>
      </w:r>
      <w:ins w:id="3077" w:author="IRK" w:date="2020-04-20T22:55:00Z">
        <w:r w:rsidR="00747CA1">
          <w:rPr>
            <w:rFonts w:hint="eastAsia"/>
          </w:rPr>
          <w:t>、</w:t>
        </w:r>
      </w:ins>
      <w:r w:rsidR="001140F8" w:rsidRPr="00795081">
        <w:t>1</w:t>
      </w:r>
      <w:del w:id="3078" w:author="IRK" w:date="2020-04-14T13:30:00Z">
        <w:r w:rsidR="001140F8" w:rsidRPr="00795081" w:rsidDel="00E9157D">
          <w:delText>に</w:delText>
        </w:r>
      </w:del>
      <w:ins w:id="3079" w:author="IRK" w:date="2020-04-14T13:30:00Z">
        <w:r w:rsidR="00E9157D">
          <w:rPr>
            <w:rFonts w:hint="eastAsia"/>
          </w:rPr>
          <w:t>が</w:t>
        </w:r>
      </w:ins>
      <w:r w:rsidR="001140F8" w:rsidRPr="00795081">
        <w:t>設定される。</w:t>
      </w:r>
    </w:p>
    <w:p w14:paraId="0FC57E63" w14:textId="19CA6693" w:rsidR="004D3F25" w:rsidRDefault="004D3F25" w:rsidP="00F93119"/>
    <w:p w14:paraId="268E4AB9" w14:textId="77777777" w:rsidR="001140F8" w:rsidRPr="00795081" w:rsidRDefault="001140F8" w:rsidP="00F93119">
      <w:r w:rsidRPr="00795081">
        <w:t>MAIN.WHENEXHAUSTEDACTION</w:t>
      </w:r>
    </w:p>
    <w:p w14:paraId="3BD55BDF" w14:textId="7545526D" w:rsidR="001140F8" w:rsidRPr="00F728C5" w:rsidRDefault="00F623C3" w:rsidP="00F93119">
      <w:r>
        <w:t>(</w:t>
      </w:r>
      <w:r>
        <w:t>オプション</w:t>
      </w:r>
      <w:r>
        <w:t>)</w:t>
      </w:r>
      <w:r w:rsidR="001140F8" w:rsidRPr="00F728C5">
        <w:rPr>
          <w:rFonts w:hint="eastAsia"/>
        </w:rPr>
        <w:t>アプリケーションが</w:t>
      </w:r>
      <w:r w:rsidR="001140F8" w:rsidRPr="00F728C5">
        <w:t>IRCExecute</w:t>
      </w:r>
      <w:r w:rsidR="001140F8" w:rsidRPr="00F728C5">
        <w:rPr>
          <w:rFonts w:hint="eastAsia"/>
        </w:rPr>
        <w:t>メソッドを呼び出した際には、クラスタで管理するすべてのルールインタフェースが使用中でルールサービスを呼び出すために使用するインタフェースがない場合の動作方式を指定する。</w:t>
      </w:r>
      <w:r w:rsidR="001140F8" w:rsidRPr="00F728C5">
        <w:t>BLOCK</w:t>
      </w:r>
      <w:r w:rsidR="001140F8" w:rsidRPr="00F728C5">
        <w:rPr>
          <w:rFonts w:hint="eastAsia"/>
        </w:rPr>
        <w:t>を指定すると、他のアプリケーションがルールインタフェースを返すまで待機する。ここでのアプリケーションとは、同一プロセスでルールサービスを呼び出すスレッドを意味する。</w:t>
      </w:r>
      <w:r w:rsidR="001140F8" w:rsidRPr="00F728C5">
        <w:rPr>
          <w:rStyle w:val="aff2"/>
          <w:rFonts w:asciiTheme="majorHAnsi" w:eastAsia="ＭＳ Ｐゴシック" w:hAnsiTheme="majorHAnsi" w:cstheme="majorHAnsi"/>
          <w:sz w:val="20"/>
          <w:szCs w:val="20"/>
        </w:rPr>
        <w:t>FAIL</w:t>
      </w:r>
      <w:del w:id="3080" w:author="IRK" w:date="2020-04-14T13:32:00Z">
        <w:r w:rsidR="001140F8" w:rsidRPr="00F728C5" w:rsidDel="00E9157D">
          <w:rPr>
            <w:rFonts w:hint="eastAsia"/>
          </w:rPr>
          <w:delText>に</w:delText>
        </w:r>
      </w:del>
      <w:ins w:id="3081" w:author="IRK" w:date="2020-04-14T13:32:00Z">
        <w:r w:rsidR="00E9157D">
          <w:rPr>
            <w:rFonts w:hint="eastAsia"/>
          </w:rPr>
          <w:t>を</w:t>
        </w:r>
      </w:ins>
      <w:r w:rsidR="001140F8" w:rsidRPr="00F728C5">
        <w:rPr>
          <w:rFonts w:hint="eastAsia"/>
        </w:rPr>
        <w:t>指定する</w:t>
      </w:r>
      <w:del w:id="3082" w:author="IRK" w:date="2020-04-14T13:32:00Z">
        <w:r w:rsidR="001140F8" w:rsidRPr="00F728C5" w:rsidDel="00E9157D">
          <w:rPr>
            <w:rFonts w:hint="eastAsia"/>
          </w:rPr>
          <w:delText>場合は</w:delText>
        </w:r>
      </w:del>
      <w:ins w:id="3083" w:author="IRK" w:date="2020-04-14T13:32:00Z">
        <w:r w:rsidR="00E9157D">
          <w:rPr>
            <w:rFonts w:hint="eastAsia"/>
          </w:rPr>
          <w:t>と</w:t>
        </w:r>
      </w:ins>
      <w:r w:rsidR="001140F8" w:rsidRPr="00F728C5">
        <w:rPr>
          <w:rFonts w:hint="eastAsia"/>
        </w:rPr>
        <w:t>、</w:t>
      </w:r>
      <w:r w:rsidR="001140F8" w:rsidRPr="00F728C5">
        <w:t>IRCExecute</w:t>
      </w:r>
      <w:r w:rsidR="001140F8" w:rsidRPr="00F728C5">
        <w:rPr>
          <w:rFonts w:hint="eastAsia"/>
        </w:rPr>
        <w:t>は</w:t>
      </w:r>
      <w:r w:rsidR="001140F8" w:rsidRPr="00F728C5">
        <w:t>IRCFALSE</w:t>
      </w:r>
      <w:r w:rsidR="001140F8" w:rsidRPr="00F728C5">
        <w:rPr>
          <w:rFonts w:hint="eastAsia"/>
        </w:rPr>
        <w:t>を返す。デフォルト値は</w:t>
      </w:r>
      <w:r w:rsidR="001140F8" w:rsidRPr="00F728C5">
        <w:t>BLOCK</w:t>
      </w:r>
      <w:r w:rsidR="001140F8" w:rsidRPr="00F728C5">
        <w:rPr>
          <w:rFonts w:hint="eastAsia"/>
        </w:rPr>
        <w:t>である。</w:t>
      </w:r>
    </w:p>
    <w:p w14:paraId="03324A7D" w14:textId="77777777" w:rsidR="001140F8" w:rsidRPr="00795081" w:rsidRDefault="001140F8" w:rsidP="00F93119"/>
    <w:p w14:paraId="3B605409" w14:textId="77777777" w:rsidR="001140F8" w:rsidRPr="00795081" w:rsidRDefault="001140F8" w:rsidP="00F93119">
      <w:r w:rsidRPr="00795081">
        <w:t>MAIN.CHECKCONNECTION</w:t>
      </w:r>
    </w:p>
    <w:p w14:paraId="7984A0B4" w14:textId="1545444C" w:rsidR="001140F8" w:rsidRPr="00795081" w:rsidRDefault="00F623C3" w:rsidP="00F93119">
      <w:r>
        <w:t>(</w:t>
      </w:r>
      <w:r>
        <w:t>オプション</w:t>
      </w:r>
      <w:r>
        <w:t>)</w:t>
      </w:r>
      <w:r w:rsidR="001140F8" w:rsidRPr="00824C84">
        <w:t>IRCExecute</w:t>
      </w:r>
      <w:r w:rsidR="001140F8" w:rsidRPr="00824C84">
        <w:t>でクラスタからルールインタフェースを</w:t>
      </w:r>
      <w:r w:rsidR="00270873">
        <w:rPr>
          <w:rFonts w:hint="eastAsia"/>
        </w:rPr>
        <w:t>取得</w:t>
      </w:r>
      <w:r w:rsidR="001140F8" w:rsidRPr="00824C84">
        <w:t>する際に接続が有効かを確認する。接続が</w:t>
      </w:r>
      <w:r w:rsidR="001140F8" w:rsidRPr="00824C84">
        <w:rPr>
          <w:rFonts w:hint="eastAsia"/>
        </w:rPr>
        <w:t>無効の</w:t>
      </w:r>
      <w:r w:rsidR="001140F8" w:rsidRPr="00824C84">
        <w:t>場合は、有効な接続を取得するまで再試行する。</w:t>
      </w:r>
      <w:r w:rsidR="001140F8" w:rsidRPr="00824C84">
        <w:t>YES</w:t>
      </w:r>
      <w:del w:id="3084" w:author="IRK" w:date="2020-04-14T13:33:00Z">
        <w:r w:rsidR="001140F8" w:rsidRPr="00824C84" w:rsidDel="00E9157D">
          <w:delText>に</w:delText>
        </w:r>
      </w:del>
      <w:ins w:id="3085" w:author="IRK" w:date="2020-04-14T13:33:00Z">
        <w:r w:rsidR="00E9157D">
          <w:rPr>
            <w:rFonts w:hint="eastAsia"/>
          </w:rPr>
          <w:t>を</w:t>
        </w:r>
      </w:ins>
      <w:r w:rsidR="001140F8" w:rsidRPr="00824C84">
        <w:t>設定した場合は有効性を確認し、この時リモートルール</w:t>
      </w:r>
      <w:r w:rsidR="00270873">
        <w:rPr>
          <w:rFonts w:hint="eastAsia"/>
        </w:rPr>
        <w:t>エンジン</w:t>
      </w:r>
      <w:r w:rsidR="001140F8" w:rsidRPr="00824C84">
        <w:t>の一部</w:t>
      </w:r>
      <w:r w:rsidR="003B6179">
        <w:rPr>
          <w:rFonts w:hint="eastAsia"/>
        </w:rPr>
        <w:t>に</w:t>
      </w:r>
      <w:r w:rsidR="001140F8" w:rsidRPr="00824C84">
        <w:t>障害</w:t>
      </w:r>
      <w:r w:rsidR="001140F8" w:rsidRPr="00824C84">
        <w:rPr>
          <w:rFonts w:hint="eastAsia"/>
        </w:rPr>
        <w:t>が発生していても</w:t>
      </w:r>
      <w:r w:rsidR="001140F8" w:rsidRPr="00824C84">
        <w:t>使用可能なルール</w:t>
      </w:r>
      <w:r w:rsidR="00270873">
        <w:rPr>
          <w:rFonts w:hint="eastAsia"/>
        </w:rPr>
        <w:t>エンジン</w:t>
      </w:r>
      <w:r w:rsidR="001140F8" w:rsidRPr="00824C84">
        <w:t>が存在する場合は、ルールサービスは常に呼び出しが可能である。</w:t>
      </w:r>
      <w:r w:rsidR="001140F8" w:rsidRPr="00824C84">
        <w:rPr>
          <w:rFonts w:hint="eastAsia"/>
        </w:rPr>
        <w:t>なお、</w:t>
      </w:r>
      <w:r w:rsidR="001140F8" w:rsidRPr="00824C84">
        <w:t>NO</w:t>
      </w:r>
      <w:del w:id="3086" w:author="IRK" w:date="2020-04-14T13:33:00Z">
        <w:r w:rsidR="001140F8" w:rsidRPr="00824C84" w:rsidDel="00E9157D">
          <w:delText>に</w:delText>
        </w:r>
      </w:del>
      <w:ins w:id="3087" w:author="IRK" w:date="2020-04-14T13:33:00Z">
        <w:r w:rsidR="00E9157D">
          <w:rPr>
            <w:rFonts w:hint="eastAsia"/>
          </w:rPr>
          <w:t>を</w:t>
        </w:r>
      </w:ins>
      <w:r w:rsidR="001140F8" w:rsidRPr="00795081">
        <w:t>設定した場合は有効性を確認せず、ルール</w:t>
      </w:r>
      <w:r w:rsidR="00270873">
        <w:rPr>
          <w:rFonts w:hint="eastAsia"/>
        </w:rPr>
        <w:t>エンジン</w:t>
      </w:r>
      <w:r w:rsidR="001140F8" w:rsidRPr="00795081">
        <w:t>が動作していな</w:t>
      </w:r>
      <w:r w:rsidR="001140F8" w:rsidRPr="00795081">
        <w:rPr>
          <w:rFonts w:hint="eastAsia"/>
        </w:rPr>
        <w:t>い</w:t>
      </w:r>
      <w:r w:rsidR="003B6179">
        <w:rPr>
          <w:rFonts w:hint="eastAsia"/>
        </w:rPr>
        <w:t>、</w:t>
      </w:r>
      <w:r w:rsidR="001140F8" w:rsidRPr="00795081">
        <w:rPr>
          <w:rFonts w:hint="eastAsia"/>
        </w:rPr>
        <w:t>または</w:t>
      </w:r>
      <w:r w:rsidR="001140F8" w:rsidRPr="00795081">
        <w:t>障害がある場合はルールの呼び出しに失敗することもある。</w:t>
      </w:r>
      <w:r w:rsidR="001140F8" w:rsidRPr="00824C84">
        <w:rPr>
          <w:rFonts w:hint="eastAsia"/>
        </w:rPr>
        <w:t>デフォルト</w:t>
      </w:r>
      <w:r w:rsidR="001140F8" w:rsidRPr="00824C84">
        <w:t>値は</w:t>
      </w:r>
      <w:r w:rsidR="001140F8" w:rsidRPr="00824C84">
        <w:t>YES</w:t>
      </w:r>
      <w:r w:rsidR="001140F8" w:rsidRPr="00824C84">
        <w:t>である</w:t>
      </w:r>
      <w:r w:rsidR="001140F8" w:rsidRPr="00795081">
        <w:t>。</w:t>
      </w:r>
    </w:p>
    <w:p w14:paraId="70161C83" w14:textId="77777777" w:rsidR="001140F8" w:rsidRPr="00795081" w:rsidRDefault="001140F8" w:rsidP="00F93119"/>
    <w:p w14:paraId="1B50C900" w14:textId="77777777" w:rsidR="001140F8" w:rsidRPr="00795081" w:rsidRDefault="001140F8" w:rsidP="00F93119">
      <w:r w:rsidRPr="00795081">
        <w:t>MAIN.AUTORECOVERY</w:t>
      </w:r>
    </w:p>
    <w:p w14:paraId="053BBEC6" w14:textId="04D57B2C" w:rsidR="001140F8" w:rsidRPr="00F728C5" w:rsidRDefault="00F623C3" w:rsidP="00F93119">
      <w:r>
        <w:t>(</w:t>
      </w:r>
      <w:r>
        <w:t>オプション</w:t>
      </w:r>
      <w:r>
        <w:t>)</w:t>
      </w:r>
      <w:r w:rsidR="001140F8" w:rsidRPr="00F728C5">
        <w:rPr>
          <w:rFonts w:hint="eastAsia"/>
        </w:rPr>
        <w:t>ルールインタフェースクラスタの自動復元について設定する。</w:t>
      </w:r>
      <w:r w:rsidR="001140F8" w:rsidRPr="00F728C5">
        <w:t>YES</w:t>
      </w:r>
      <w:del w:id="3088" w:author="IRK" w:date="2020-04-14T13:33:00Z">
        <w:r w:rsidR="001140F8" w:rsidRPr="00F728C5" w:rsidDel="00801237">
          <w:rPr>
            <w:rFonts w:hint="eastAsia"/>
          </w:rPr>
          <w:delText>に</w:delText>
        </w:r>
      </w:del>
      <w:ins w:id="3089" w:author="IRK" w:date="2020-04-14T13:33:00Z">
        <w:r w:rsidR="00801237">
          <w:rPr>
            <w:rFonts w:hint="eastAsia"/>
          </w:rPr>
          <w:t>を</w:t>
        </w:r>
      </w:ins>
      <w:r w:rsidR="001140F8" w:rsidRPr="00F728C5">
        <w:rPr>
          <w:rFonts w:hint="eastAsia"/>
        </w:rPr>
        <w:t>設定した場合は自動復元を行い、</w:t>
      </w:r>
      <w:r w:rsidR="001140F8" w:rsidRPr="00F728C5">
        <w:t>NO</w:t>
      </w:r>
      <w:del w:id="3090" w:author="IRK" w:date="2020-04-14T13:34:00Z">
        <w:r w:rsidR="001140F8" w:rsidRPr="00F728C5" w:rsidDel="00801237">
          <w:rPr>
            <w:rFonts w:hint="eastAsia"/>
          </w:rPr>
          <w:delText>に</w:delText>
        </w:r>
      </w:del>
      <w:ins w:id="3091" w:author="IRK" w:date="2020-04-14T13:34:00Z">
        <w:r w:rsidR="00801237">
          <w:rPr>
            <w:rFonts w:hint="eastAsia"/>
          </w:rPr>
          <w:t>を</w:t>
        </w:r>
      </w:ins>
      <w:r w:rsidR="001140F8" w:rsidRPr="00F728C5">
        <w:rPr>
          <w:rFonts w:hint="eastAsia"/>
        </w:rPr>
        <w:t>設定した場合は自動復元されない。デフォルト値は</w:t>
      </w:r>
      <w:r w:rsidR="001140F8" w:rsidRPr="00F728C5">
        <w:rPr>
          <w:rStyle w:val="aff2"/>
          <w:rFonts w:asciiTheme="majorHAnsi" w:eastAsia="ＭＳ Ｐゴシック" w:hAnsiTheme="majorHAnsi" w:cstheme="majorHAnsi"/>
          <w:sz w:val="20"/>
          <w:szCs w:val="20"/>
        </w:rPr>
        <w:t>YES</w:t>
      </w:r>
      <w:r w:rsidR="001140F8" w:rsidRPr="00F728C5">
        <w:rPr>
          <w:rFonts w:hint="eastAsia"/>
        </w:rPr>
        <w:t>である。</w:t>
      </w:r>
    </w:p>
    <w:p w14:paraId="60126721" w14:textId="77777777" w:rsidR="001140F8" w:rsidRPr="00795081" w:rsidRDefault="001140F8" w:rsidP="00F93119"/>
    <w:p w14:paraId="3D0B357B" w14:textId="77777777" w:rsidR="001140F8" w:rsidRPr="00795081" w:rsidRDefault="001140F8" w:rsidP="00F93119">
      <w:r w:rsidRPr="00795081">
        <w:t>MAIN.RECOVERYCHECKINTERVAL</w:t>
      </w:r>
    </w:p>
    <w:p w14:paraId="720F7703" w14:textId="3D935578" w:rsidR="001140F8" w:rsidRPr="00F728C5" w:rsidRDefault="00F623C3" w:rsidP="00F93119">
      <w:r>
        <w:t>(</w:t>
      </w:r>
      <w:r>
        <w:t>オプション</w:t>
      </w:r>
      <w:r>
        <w:t>)</w:t>
      </w:r>
      <w:r w:rsidR="001140F8" w:rsidRPr="00F728C5">
        <w:rPr>
          <w:rFonts w:hint="eastAsia"/>
        </w:rPr>
        <w:t>ルールインタフェースクラスタを自動復元するために障害が発生したルールインタフェースプールの復元有無を</w:t>
      </w:r>
      <w:r w:rsidR="00780FE1">
        <w:rPr>
          <w:rFonts w:hint="eastAsia"/>
        </w:rPr>
        <w:t>チェック</w:t>
      </w:r>
      <w:r w:rsidR="001140F8" w:rsidRPr="00F728C5">
        <w:rPr>
          <w:rFonts w:hint="eastAsia"/>
        </w:rPr>
        <w:t>する周期で、秒単位で設定する。デフォルト値は</w:t>
      </w:r>
      <w:r w:rsidR="001140F8" w:rsidRPr="00F728C5">
        <w:rPr>
          <w:rStyle w:val="aff2"/>
          <w:rFonts w:asciiTheme="majorHAnsi" w:eastAsia="ＭＳ Ｐゴシック" w:hAnsiTheme="majorHAnsi" w:cstheme="majorHAnsi"/>
          <w:sz w:val="20"/>
          <w:szCs w:val="20"/>
        </w:rPr>
        <w:t>10</w:t>
      </w:r>
      <w:r w:rsidR="001140F8" w:rsidRPr="00F728C5">
        <w:rPr>
          <w:rFonts w:hint="eastAsia"/>
        </w:rPr>
        <w:t>である。</w:t>
      </w:r>
    </w:p>
    <w:p w14:paraId="5655AB4B" w14:textId="77777777" w:rsidR="001140F8" w:rsidRPr="00795081" w:rsidRDefault="001140F8" w:rsidP="00F93119"/>
    <w:p w14:paraId="2F994A2B" w14:textId="77777777" w:rsidR="001140F8" w:rsidRPr="00795081" w:rsidRDefault="001140F8" w:rsidP="00F93119">
      <w:r w:rsidRPr="00795081">
        <w:t>次は、ルールインタフェースプールに関連する属性である。属性の名前に</w:t>
      </w:r>
      <w:r w:rsidRPr="00E62C48">
        <w:t>n</w:t>
      </w:r>
      <w:r w:rsidRPr="00795081">
        <w:t>で表記された部分はプールのインデックスである。このインデックスはフェイルオーバーモードのクラスタではプールの優先順位として、負荷分散モードのクラスタではラウンドロビンの順序として使用される。インデックスは</w:t>
      </w:r>
      <w:r w:rsidRPr="00795081">
        <w:t>1</w:t>
      </w:r>
      <w:r w:rsidRPr="00795081">
        <w:t>ベースである。例えば、最初のルールインタフェースプールの最大有効ルールインタフェースの数を設定する属性の名前は</w:t>
      </w:r>
      <w:r w:rsidRPr="00824C84">
        <w:t>RULECLIENT1.MAXACTIVE</w:t>
      </w:r>
      <w:r w:rsidRPr="00824C84">
        <w:t>である</w:t>
      </w:r>
      <w:r w:rsidRPr="00795081">
        <w:t>。</w:t>
      </w:r>
    </w:p>
    <w:p w14:paraId="26BF1902" w14:textId="77777777" w:rsidR="001140F8" w:rsidRPr="00795081" w:rsidRDefault="001140F8" w:rsidP="00F93119"/>
    <w:p w14:paraId="0C2F1CD9" w14:textId="77777777" w:rsidR="001140F8" w:rsidRPr="00795081" w:rsidRDefault="001140F8" w:rsidP="00F93119">
      <w:r w:rsidRPr="00795081">
        <w:t>RULECLIENT</w:t>
      </w:r>
      <w:r w:rsidRPr="00143767">
        <w:rPr>
          <w:rPrChange w:id="3092" w:author="IRK" w:date="2020-05-11T11:01:00Z">
            <w:rPr>
              <w:i/>
            </w:rPr>
          </w:rPrChange>
        </w:rPr>
        <w:t>n</w:t>
      </w:r>
      <w:r w:rsidRPr="00846AAC">
        <w:t>.</w:t>
      </w:r>
      <w:r w:rsidRPr="00795081">
        <w:t>MAXACTIVE</w:t>
      </w:r>
    </w:p>
    <w:p w14:paraId="06727060" w14:textId="56FE86DA" w:rsidR="001140F8" w:rsidRPr="00F728C5" w:rsidRDefault="00F623C3" w:rsidP="00F93119">
      <w:r>
        <w:t>(</w:t>
      </w:r>
      <w:r>
        <w:t>オプション</w:t>
      </w:r>
      <w:r>
        <w:t>)</w:t>
      </w:r>
      <w:r w:rsidR="001140F8" w:rsidRPr="00F728C5">
        <w:rPr>
          <w:rFonts w:hint="eastAsia"/>
        </w:rPr>
        <w:t>このプールを利用して同時にアプリケーションが使用できるルールインタフェースの最大数を定義する。つまり、同時生成可能なリモートルール</w:t>
      </w:r>
      <w:r w:rsidR="00270873">
        <w:rPr>
          <w:rFonts w:hint="eastAsia"/>
        </w:rPr>
        <w:t>エンジン</w:t>
      </w:r>
      <w:r w:rsidR="001140F8" w:rsidRPr="00F728C5">
        <w:rPr>
          <w:rFonts w:hint="eastAsia"/>
        </w:rPr>
        <w:t>への</w:t>
      </w:r>
      <w:r w:rsidR="001140F8" w:rsidRPr="00F728C5">
        <w:t>TCP/IP</w:t>
      </w:r>
      <w:r w:rsidR="001140F8" w:rsidRPr="00F728C5">
        <w:rPr>
          <w:rFonts w:hint="eastAsia"/>
        </w:rPr>
        <w:t>の最大数である。デフォルト値は</w:t>
      </w:r>
      <w:r w:rsidR="001140F8" w:rsidRPr="00F728C5">
        <w:rPr>
          <w:rStyle w:val="aff2"/>
          <w:rFonts w:asciiTheme="majorHAnsi" w:eastAsia="ＭＳ Ｐゴシック" w:hAnsiTheme="majorHAnsi" w:cstheme="majorHAnsi"/>
          <w:sz w:val="20"/>
          <w:szCs w:val="20"/>
        </w:rPr>
        <w:t>100</w:t>
      </w:r>
      <w:r w:rsidR="001140F8" w:rsidRPr="00F728C5">
        <w:rPr>
          <w:rFonts w:hint="eastAsia"/>
        </w:rPr>
        <w:t>である。</w:t>
      </w:r>
    </w:p>
    <w:p w14:paraId="6F4DC78C" w14:textId="77777777" w:rsidR="001140F8" w:rsidRPr="00795081" w:rsidRDefault="001140F8" w:rsidP="00F93119"/>
    <w:p w14:paraId="15ED3A4D" w14:textId="77777777" w:rsidR="001140F8" w:rsidRPr="00795081" w:rsidRDefault="001140F8" w:rsidP="00F93119">
      <w:r w:rsidRPr="00795081">
        <w:t>RULECLIE</w:t>
      </w:r>
      <w:r w:rsidRPr="00846AAC">
        <w:t>NT</w:t>
      </w:r>
      <w:r w:rsidRPr="00143767">
        <w:rPr>
          <w:rPrChange w:id="3093" w:author="IRK" w:date="2020-05-11T11:01:00Z">
            <w:rPr>
              <w:i/>
            </w:rPr>
          </w:rPrChange>
        </w:rPr>
        <w:t>n</w:t>
      </w:r>
      <w:r w:rsidRPr="00846AAC">
        <w:t>.M</w:t>
      </w:r>
      <w:r w:rsidRPr="00795081">
        <w:t>AXIDLE</w:t>
      </w:r>
    </w:p>
    <w:p w14:paraId="48E259F0" w14:textId="0B93FF6D" w:rsidR="001140F8" w:rsidRPr="00F728C5" w:rsidRDefault="00F623C3" w:rsidP="00F93119">
      <w:r>
        <w:t>(</w:t>
      </w:r>
      <w:r>
        <w:t>オプション</w:t>
      </w:r>
      <w:r>
        <w:t>)</w:t>
      </w:r>
      <w:r w:rsidR="001140F8" w:rsidRPr="00F728C5">
        <w:rPr>
          <w:rFonts w:hint="eastAsia"/>
        </w:rPr>
        <w:t>アプリケーションがルールインタフェースを使用した後には、再びプールに保管される。この属性はプールに保管するルールインタフェースの数、つまりプールに保管する</w:t>
      </w:r>
      <w:r w:rsidR="001140F8" w:rsidRPr="00F728C5">
        <w:t>TCP/IP</w:t>
      </w:r>
      <w:r w:rsidR="001140F8" w:rsidRPr="00F728C5">
        <w:rPr>
          <w:rFonts w:hint="eastAsia"/>
        </w:rPr>
        <w:t>セッションの最大数である。デフォルト値は</w:t>
      </w:r>
      <w:r w:rsidR="001140F8" w:rsidRPr="00F728C5">
        <w:rPr>
          <w:rStyle w:val="aff2"/>
          <w:rFonts w:asciiTheme="majorHAnsi" w:eastAsia="ＭＳ Ｐゴシック" w:hAnsiTheme="majorHAnsi" w:cstheme="majorHAnsi"/>
          <w:sz w:val="20"/>
          <w:szCs w:val="20"/>
        </w:rPr>
        <w:t>100</w:t>
      </w:r>
      <w:r w:rsidR="001140F8" w:rsidRPr="00F728C5">
        <w:rPr>
          <w:rFonts w:hint="eastAsia"/>
        </w:rPr>
        <w:t>である。</w:t>
      </w:r>
    </w:p>
    <w:p w14:paraId="2EA12E58" w14:textId="77777777" w:rsidR="001140F8" w:rsidRPr="00795081" w:rsidRDefault="001140F8" w:rsidP="00F93119"/>
    <w:p w14:paraId="787BBDDB" w14:textId="77777777" w:rsidR="001140F8" w:rsidRPr="00795081" w:rsidRDefault="001140F8" w:rsidP="00F93119">
      <w:r w:rsidRPr="00795081">
        <w:t>RULECLIE</w:t>
      </w:r>
      <w:r w:rsidRPr="00846AAC">
        <w:t>NT</w:t>
      </w:r>
      <w:r w:rsidRPr="00143767">
        <w:rPr>
          <w:rPrChange w:id="3094" w:author="IRK" w:date="2020-05-11T11:01:00Z">
            <w:rPr>
              <w:i/>
            </w:rPr>
          </w:rPrChange>
        </w:rPr>
        <w:t>n</w:t>
      </w:r>
      <w:r w:rsidRPr="00846AAC">
        <w:t>.AD</w:t>
      </w:r>
      <w:r w:rsidRPr="00795081">
        <w:t>DRESS</w:t>
      </w:r>
    </w:p>
    <w:p w14:paraId="3E2F7D3C" w14:textId="72F15B04" w:rsidR="001140F8" w:rsidRPr="00795081" w:rsidRDefault="00F623C3" w:rsidP="00F93119">
      <w:r>
        <w:t>(</w:t>
      </w:r>
      <w:r>
        <w:t>オプション</w:t>
      </w:r>
      <w:r>
        <w:t>)</w:t>
      </w:r>
      <w:r w:rsidR="001140F8" w:rsidRPr="00795081">
        <w:t>リモートルール</w:t>
      </w:r>
      <w:r w:rsidR="00E97DB1">
        <w:rPr>
          <w:rFonts w:hint="eastAsia"/>
        </w:rPr>
        <w:t>エンジン</w:t>
      </w:r>
      <w:r w:rsidR="001140F8" w:rsidRPr="00795081">
        <w:t>の</w:t>
      </w:r>
      <w:r w:rsidR="001140F8" w:rsidRPr="00795081">
        <w:t>TCP/IP</w:t>
      </w:r>
      <w:r w:rsidR="001140F8" w:rsidRPr="00795081">
        <w:t>アドレスである。</w:t>
      </w:r>
      <w:r w:rsidR="001140F8" w:rsidRPr="00824C84">
        <w:t>デフォルト値は</w:t>
      </w:r>
      <w:r w:rsidR="001140F8" w:rsidRPr="00824C84">
        <w:t>localhost</w:t>
      </w:r>
      <w:r w:rsidR="001140F8" w:rsidRPr="00824C84">
        <w:t>である。</w:t>
      </w:r>
    </w:p>
    <w:p w14:paraId="3EE4383F" w14:textId="77777777" w:rsidR="001140F8" w:rsidRPr="00795081" w:rsidRDefault="001140F8" w:rsidP="00F93119"/>
    <w:p w14:paraId="544E8D5F" w14:textId="77777777" w:rsidR="001140F8" w:rsidRPr="00795081" w:rsidRDefault="001140F8" w:rsidP="00F93119">
      <w:r w:rsidRPr="00795081">
        <w:t>RULECLIEN</w:t>
      </w:r>
      <w:r w:rsidRPr="00846AAC">
        <w:t>T</w:t>
      </w:r>
      <w:r w:rsidRPr="00143767">
        <w:rPr>
          <w:rPrChange w:id="3095" w:author="IRK" w:date="2020-05-11T11:01:00Z">
            <w:rPr>
              <w:i/>
            </w:rPr>
          </w:rPrChange>
        </w:rPr>
        <w:t>n</w:t>
      </w:r>
      <w:r w:rsidRPr="00846AAC">
        <w:t>.P</w:t>
      </w:r>
      <w:r w:rsidRPr="00795081">
        <w:t>ORT</w:t>
      </w:r>
    </w:p>
    <w:p w14:paraId="64925019" w14:textId="2A28C7A7" w:rsidR="001140F8" w:rsidRPr="00795081" w:rsidRDefault="00F623C3" w:rsidP="00F93119">
      <w:r>
        <w:t>(</w:t>
      </w:r>
      <w:r>
        <w:t>オプション</w:t>
      </w:r>
      <w:r>
        <w:t>)</w:t>
      </w:r>
      <w:r w:rsidR="001140F8" w:rsidRPr="00795081">
        <w:t>リモートルール</w:t>
      </w:r>
      <w:r w:rsidR="00E97DB1">
        <w:rPr>
          <w:rFonts w:hint="eastAsia"/>
        </w:rPr>
        <w:t>エンジン</w:t>
      </w:r>
      <w:r w:rsidR="001140F8" w:rsidRPr="00795081">
        <w:t>の</w:t>
      </w:r>
      <w:r w:rsidR="001140F8" w:rsidRPr="00795081">
        <w:t>TCP/IP</w:t>
      </w:r>
      <w:r w:rsidR="001140F8" w:rsidRPr="00795081">
        <w:t>ポートである。デフォルト値は</w:t>
      </w:r>
      <w:r w:rsidR="001140F8" w:rsidRPr="00795081">
        <w:t>25800</w:t>
      </w:r>
      <w:r w:rsidR="001140F8" w:rsidRPr="00795081">
        <w:t>である。</w:t>
      </w:r>
    </w:p>
    <w:p w14:paraId="5C17C013" w14:textId="77777777" w:rsidR="001140F8" w:rsidRPr="00795081" w:rsidRDefault="001140F8" w:rsidP="00F93119"/>
    <w:p w14:paraId="16306F73" w14:textId="77777777" w:rsidR="001140F8" w:rsidRPr="00795081" w:rsidRDefault="001140F8" w:rsidP="00F93119">
      <w:r w:rsidRPr="00795081">
        <w:t>RULECLIE</w:t>
      </w:r>
      <w:r w:rsidRPr="00846AAC">
        <w:t>NT</w:t>
      </w:r>
      <w:r w:rsidRPr="00143767">
        <w:rPr>
          <w:rPrChange w:id="3096" w:author="IRK" w:date="2020-05-11T11:01:00Z">
            <w:rPr>
              <w:i/>
            </w:rPr>
          </w:rPrChange>
        </w:rPr>
        <w:t>n</w:t>
      </w:r>
      <w:r w:rsidRPr="00846AAC">
        <w:t>.TIM</w:t>
      </w:r>
      <w:r w:rsidRPr="00795081">
        <w:t>EOUT</w:t>
      </w:r>
    </w:p>
    <w:p w14:paraId="5B303A62" w14:textId="6B2AB39F" w:rsidR="001140F8" w:rsidRPr="00F728C5" w:rsidRDefault="00F623C3" w:rsidP="00F93119">
      <w:r>
        <w:t>(</w:t>
      </w:r>
      <w:r>
        <w:t>オプション</w:t>
      </w:r>
      <w:r>
        <w:t>)</w:t>
      </w:r>
      <w:r w:rsidR="001140F8" w:rsidRPr="00F728C5">
        <w:rPr>
          <w:rFonts w:hint="eastAsia"/>
        </w:rPr>
        <w:t>リモートルール</w:t>
      </w:r>
      <w:r w:rsidR="00E97DB1">
        <w:rPr>
          <w:rFonts w:hint="eastAsia"/>
        </w:rPr>
        <w:t>エンジン</w:t>
      </w:r>
      <w:r w:rsidR="001140F8" w:rsidRPr="00F728C5">
        <w:rPr>
          <w:rFonts w:hint="eastAsia"/>
        </w:rPr>
        <w:t>にルールサービス要求を引き渡した後、この属性</w:t>
      </w:r>
      <w:del w:id="3097" w:author="IRK" w:date="2020-04-14T13:36:00Z">
        <w:r w:rsidR="001140F8" w:rsidRPr="00F728C5" w:rsidDel="00801237">
          <w:rPr>
            <w:rFonts w:hint="eastAsia"/>
          </w:rPr>
          <w:delText>の</w:delText>
        </w:r>
      </w:del>
      <w:ins w:id="3098" w:author="IRK" w:date="2020-04-14T13:36:00Z">
        <w:r w:rsidR="00801237">
          <w:rPr>
            <w:rFonts w:hint="eastAsia"/>
          </w:rPr>
          <w:t>に</w:t>
        </w:r>
      </w:ins>
      <w:r w:rsidR="001140F8" w:rsidRPr="00F728C5">
        <w:rPr>
          <w:rFonts w:hint="eastAsia"/>
        </w:rPr>
        <w:t>指定</w:t>
      </w:r>
      <w:del w:id="3099" w:author="IRK" w:date="2020-04-14T13:37:00Z">
        <w:r w:rsidR="001140F8" w:rsidRPr="00F728C5" w:rsidDel="00801237">
          <w:rPr>
            <w:rFonts w:hint="eastAsia"/>
          </w:rPr>
          <w:delText>中</w:delText>
        </w:r>
      </w:del>
      <w:ins w:id="3100" w:author="IRK" w:date="2020-04-14T13:37:00Z">
        <w:r w:rsidR="00801237">
          <w:rPr>
            <w:rFonts w:hint="eastAsia"/>
          </w:rPr>
          <w:t>した時間内</w:t>
        </w:r>
      </w:ins>
      <w:r w:rsidR="001140F8" w:rsidRPr="00F728C5">
        <w:rPr>
          <w:rFonts w:hint="eastAsia"/>
        </w:rPr>
        <w:t>に応答がない場合はタイムアウトとみなして</w:t>
      </w:r>
      <w:r w:rsidR="001140F8" w:rsidRPr="00F728C5">
        <w:rPr>
          <w:rStyle w:val="aff2"/>
          <w:rFonts w:asciiTheme="majorHAnsi" w:eastAsia="ＭＳ Ｐゴシック" w:hAnsiTheme="majorHAnsi" w:cstheme="majorHAnsi"/>
          <w:sz w:val="20"/>
          <w:szCs w:val="20"/>
        </w:rPr>
        <w:t>IRC</w:t>
      </w:r>
      <w:r w:rsidR="001140F8" w:rsidRPr="00F728C5">
        <w:t>Execute</w:t>
      </w:r>
      <w:r w:rsidR="001140F8" w:rsidRPr="00F728C5">
        <w:rPr>
          <w:rFonts w:hint="eastAsia"/>
        </w:rPr>
        <w:t>関数は</w:t>
      </w:r>
      <w:r w:rsidR="001140F8" w:rsidRPr="00F728C5">
        <w:rPr>
          <w:rStyle w:val="aff2"/>
          <w:rFonts w:asciiTheme="majorHAnsi" w:eastAsia="ＭＳ Ｐゴシック" w:hAnsiTheme="majorHAnsi" w:cstheme="majorHAnsi"/>
          <w:sz w:val="20"/>
          <w:szCs w:val="20"/>
        </w:rPr>
        <w:t>IRCFALSE</w:t>
      </w:r>
      <w:r w:rsidR="001140F8" w:rsidRPr="00F728C5">
        <w:rPr>
          <w:rFonts w:hint="eastAsia"/>
        </w:rPr>
        <w:t>を返す。時間の単位はミリ秒で、</w:t>
      </w:r>
      <w:r w:rsidR="001140F8" w:rsidRPr="00F728C5">
        <w:t>0</w:t>
      </w:r>
      <w:del w:id="3101" w:author="IRK" w:date="2020-04-14T13:37:00Z">
        <w:r w:rsidR="001140F8" w:rsidRPr="00F728C5" w:rsidDel="00801237">
          <w:rPr>
            <w:rFonts w:hint="eastAsia"/>
          </w:rPr>
          <w:delText>に</w:delText>
        </w:r>
      </w:del>
      <w:ins w:id="3102" w:author="IRK" w:date="2020-04-14T13:37:00Z">
        <w:r w:rsidR="00801237">
          <w:rPr>
            <w:rFonts w:hint="eastAsia"/>
          </w:rPr>
          <w:t>を</w:t>
        </w:r>
      </w:ins>
      <w:r w:rsidR="001140F8" w:rsidRPr="00F728C5">
        <w:rPr>
          <w:rFonts w:hint="eastAsia"/>
        </w:rPr>
        <w:t>指定する</w:t>
      </w:r>
      <w:del w:id="3103" w:author="IRK" w:date="2020-04-14T13:37:00Z">
        <w:r w:rsidR="001140F8" w:rsidRPr="00F728C5" w:rsidDel="00801237">
          <w:rPr>
            <w:rFonts w:hint="eastAsia"/>
          </w:rPr>
          <w:delText>場合は</w:delText>
        </w:r>
      </w:del>
      <w:ins w:id="3104" w:author="IRK" w:date="2020-04-14T13:37:00Z">
        <w:r w:rsidR="00801237">
          <w:rPr>
            <w:rFonts w:hint="eastAsia"/>
          </w:rPr>
          <w:t>と</w:t>
        </w:r>
      </w:ins>
      <w:r w:rsidR="001140F8" w:rsidRPr="00F728C5">
        <w:rPr>
          <w:rFonts w:hint="eastAsia"/>
        </w:rPr>
        <w:t>タイムアウトを適用しない。デフォルト値は</w:t>
      </w:r>
      <w:r w:rsidR="00A74F92">
        <w:rPr>
          <w:rStyle w:val="aff2"/>
          <w:rFonts w:asciiTheme="majorHAnsi" w:eastAsia="ＭＳ Ｐゴシック" w:hAnsiTheme="majorHAnsi" w:cstheme="majorHAnsi"/>
          <w:sz w:val="20"/>
          <w:szCs w:val="20"/>
        </w:rPr>
        <w:t>3</w:t>
      </w:r>
      <w:r w:rsidR="00A74F92" w:rsidRPr="00F728C5">
        <w:rPr>
          <w:rStyle w:val="aff2"/>
          <w:rFonts w:asciiTheme="majorHAnsi" w:eastAsia="ＭＳ Ｐゴシック" w:hAnsiTheme="majorHAnsi" w:cstheme="majorHAnsi"/>
          <w:sz w:val="20"/>
          <w:szCs w:val="20"/>
        </w:rPr>
        <w:t>0000</w:t>
      </w:r>
      <w:r w:rsidR="001140F8" w:rsidRPr="00F728C5">
        <w:rPr>
          <w:rFonts w:hint="eastAsia"/>
        </w:rPr>
        <w:t>である。</w:t>
      </w:r>
    </w:p>
    <w:p w14:paraId="643CB6DD" w14:textId="77777777" w:rsidR="001140F8" w:rsidRPr="00795081" w:rsidRDefault="001140F8" w:rsidP="00F93119"/>
    <w:p w14:paraId="08402065" w14:textId="77777777" w:rsidR="001140F8" w:rsidRPr="00795081" w:rsidRDefault="001140F8" w:rsidP="00F93119">
      <w:r w:rsidRPr="00795081">
        <w:t>RULECLIEN</w:t>
      </w:r>
      <w:r w:rsidRPr="00846AAC">
        <w:t>T</w:t>
      </w:r>
      <w:r w:rsidRPr="00143767">
        <w:rPr>
          <w:rPrChange w:id="3105" w:author="IRK" w:date="2020-05-11T11:01:00Z">
            <w:rPr>
              <w:i/>
            </w:rPr>
          </w:rPrChange>
        </w:rPr>
        <w:t>n</w:t>
      </w:r>
      <w:r w:rsidRPr="00846AAC">
        <w:t>.C</w:t>
      </w:r>
      <w:r w:rsidRPr="00795081">
        <w:t>ONNECTIONTIMEOUT</w:t>
      </w:r>
    </w:p>
    <w:p w14:paraId="1F276995" w14:textId="1DB56CD7" w:rsidR="001140F8" w:rsidRPr="00F728C5" w:rsidRDefault="00F623C3" w:rsidP="00F93119">
      <w:r>
        <w:t>(</w:t>
      </w:r>
      <w:r>
        <w:t>オプション</w:t>
      </w:r>
      <w:r>
        <w:t>)</w:t>
      </w:r>
      <w:r w:rsidR="001140F8" w:rsidRPr="00F728C5">
        <w:rPr>
          <w:rFonts w:hint="eastAsia"/>
        </w:rPr>
        <w:t>リモートルール</w:t>
      </w:r>
      <w:r w:rsidR="00E97DB1">
        <w:rPr>
          <w:rFonts w:hint="eastAsia"/>
        </w:rPr>
        <w:t>エンジン</w:t>
      </w:r>
      <w:r w:rsidR="001140F8" w:rsidRPr="00F728C5">
        <w:rPr>
          <w:rFonts w:hint="eastAsia"/>
        </w:rPr>
        <w:t>に新しい</w:t>
      </w:r>
      <w:r w:rsidR="001140F8" w:rsidRPr="00F728C5">
        <w:t>TCP/IP</w:t>
      </w:r>
      <w:r w:rsidR="001140F8" w:rsidRPr="00F728C5">
        <w:rPr>
          <w:rFonts w:hint="eastAsia"/>
        </w:rPr>
        <w:t>セッションを確立する際、この属性</w:t>
      </w:r>
      <w:r w:rsidR="00E97DB1">
        <w:rPr>
          <w:rFonts w:hint="eastAsia"/>
        </w:rPr>
        <w:t>に指定された時間内に</w:t>
      </w:r>
      <w:r w:rsidR="001140F8" w:rsidRPr="00F728C5">
        <w:rPr>
          <w:rFonts w:hint="eastAsia"/>
        </w:rPr>
        <w:t>接続されない場合はタイムアウトとみなして関連関数はエラーを発生させる。時間の単位はミリ秒で、</w:t>
      </w:r>
      <w:r w:rsidR="001140F8" w:rsidRPr="00F728C5">
        <w:rPr>
          <w:rStyle w:val="aff2"/>
          <w:rFonts w:asciiTheme="majorHAnsi" w:eastAsia="ＭＳ Ｐゴシック" w:hAnsiTheme="majorHAnsi" w:cstheme="majorHAnsi"/>
          <w:sz w:val="20"/>
          <w:szCs w:val="20"/>
        </w:rPr>
        <w:t>0</w:t>
      </w:r>
      <w:del w:id="3106" w:author="IRK" w:date="2020-04-14T13:37:00Z">
        <w:r w:rsidR="001140F8" w:rsidRPr="00F728C5" w:rsidDel="00801237">
          <w:rPr>
            <w:rFonts w:hint="eastAsia"/>
          </w:rPr>
          <w:delText>に</w:delText>
        </w:r>
      </w:del>
      <w:ins w:id="3107" w:author="IRK" w:date="2020-04-14T13:37:00Z">
        <w:r w:rsidR="00801237">
          <w:rPr>
            <w:rFonts w:hint="eastAsia"/>
          </w:rPr>
          <w:t>を</w:t>
        </w:r>
      </w:ins>
      <w:r w:rsidR="001140F8" w:rsidRPr="00F728C5">
        <w:rPr>
          <w:rFonts w:hint="eastAsia"/>
        </w:rPr>
        <w:t>指定する</w:t>
      </w:r>
      <w:del w:id="3108" w:author="IRK" w:date="2020-04-14T13:37:00Z">
        <w:r w:rsidR="001140F8" w:rsidRPr="00F728C5" w:rsidDel="00801237">
          <w:rPr>
            <w:rFonts w:hint="eastAsia"/>
          </w:rPr>
          <w:delText>場合は</w:delText>
        </w:r>
      </w:del>
      <w:ins w:id="3109" w:author="IRK" w:date="2020-04-14T13:37:00Z">
        <w:r w:rsidR="00801237">
          <w:rPr>
            <w:rFonts w:hint="eastAsia"/>
          </w:rPr>
          <w:t>と</w:t>
        </w:r>
      </w:ins>
      <w:r w:rsidR="001140F8" w:rsidRPr="00F728C5">
        <w:rPr>
          <w:rFonts w:hint="eastAsia"/>
        </w:rPr>
        <w:t>タイムアウトを適用しない。デフォルト値は</w:t>
      </w:r>
      <w:r w:rsidR="00A74F92">
        <w:rPr>
          <w:rStyle w:val="aff2"/>
          <w:rFonts w:asciiTheme="majorHAnsi" w:eastAsia="ＭＳ Ｐゴシック" w:hAnsiTheme="majorHAnsi" w:cstheme="majorHAnsi"/>
          <w:sz w:val="20"/>
          <w:szCs w:val="20"/>
        </w:rPr>
        <w:t>3</w:t>
      </w:r>
      <w:r w:rsidR="00A74F92" w:rsidRPr="00F728C5">
        <w:rPr>
          <w:rStyle w:val="aff2"/>
          <w:rFonts w:asciiTheme="majorHAnsi" w:eastAsia="ＭＳ Ｐゴシック" w:hAnsiTheme="majorHAnsi" w:cstheme="majorHAnsi"/>
          <w:sz w:val="20"/>
          <w:szCs w:val="20"/>
        </w:rPr>
        <w:t>000</w:t>
      </w:r>
      <w:r w:rsidR="001140F8" w:rsidRPr="00F728C5">
        <w:rPr>
          <w:rFonts w:hint="eastAsia"/>
        </w:rPr>
        <w:t>である。</w:t>
      </w:r>
    </w:p>
    <w:p w14:paraId="460A3705" w14:textId="272F62E6" w:rsidR="0004320F" w:rsidRDefault="0004320F" w:rsidP="00F93119">
      <w:del w:id="3110" w:author="IRK" w:date="2020-04-13T12:49:00Z">
        <w:r w:rsidDel="00166351">
          <w:br w:type="page"/>
        </w:r>
      </w:del>
    </w:p>
    <w:p w14:paraId="10ED9602" w14:textId="3434EF15" w:rsidR="001140F8" w:rsidRPr="00795081" w:rsidRDefault="00E97DB1" w:rsidP="00F93119">
      <w:del w:id="3111" w:author="IRK" w:date="2020-03-12T14:38:00Z">
        <w:r w:rsidDel="00A55E2C">
          <w:rPr>
            <w:rFonts w:hint="eastAsia"/>
          </w:rPr>
          <w:delText>以下</w:delText>
        </w:r>
      </w:del>
      <w:ins w:id="3112" w:author="IRK" w:date="2020-03-12T14:38:00Z">
        <w:r w:rsidR="00A55E2C">
          <w:rPr>
            <w:rFonts w:hint="eastAsia"/>
          </w:rPr>
          <w:t>次</w:t>
        </w:r>
      </w:ins>
      <w:r w:rsidR="001140F8" w:rsidRPr="00795081">
        <w:t>のようなシステム構成</w:t>
      </w:r>
      <w:r w:rsidR="001140F8" w:rsidRPr="00795081">
        <w:rPr>
          <w:rFonts w:hint="eastAsia"/>
        </w:rPr>
        <w:t>について</w:t>
      </w:r>
      <w:r>
        <w:rPr>
          <w:rFonts w:hint="eastAsia"/>
        </w:rPr>
        <w:t>想定</w:t>
      </w:r>
      <w:r w:rsidR="001140F8" w:rsidRPr="00795081">
        <w:rPr>
          <w:rFonts w:hint="eastAsia"/>
        </w:rPr>
        <w:t>する</w:t>
      </w:r>
      <w:r w:rsidR="001140F8" w:rsidRPr="00795081">
        <w:t>。</w:t>
      </w:r>
    </w:p>
    <w:p w14:paraId="05A08061" w14:textId="4F9748B9" w:rsidR="001140F8" w:rsidRPr="000E737D" w:rsidRDefault="001140F8">
      <w:pPr>
        <w:pStyle w:val="1"/>
        <w:numPr>
          <w:ilvl w:val="0"/>
          <w:numId w:val="64"/>
        </w:numPr>
        <w:ind w:firstLineChars="0"/>
        <w:pPrChange w:id="3113" w:author="IRK" w:date="2020-05-11T11:02:00Z">
          <w:pPr>
            <w:pStyle w:val="12"/>
          </w:pPr>
        </w:pPrChange>
      </w:pPr>
      <w:r w:rsidRPr="000E737D">
        <w:t>2</w:t>
      </w:r>
      <w:r w:rsidRPr="000E737D">
        <w:t>つの</w:t>
      </w:r>
      <w:r>
        <w:t>リモートルール</w:t>
      </w:r>
      <w:r w:rsidR="00E97DB1">
        <w:rPr>
          <w:rFonts w:hint="eastAsia"/>
        </w:rPr>
        <w:t>エンジン</w:t>
      </w:r>
      <w:r w:rsidRPr="000E737D">
        <w:t>が構成されており、これらは</w:t>
      </w:r>
      <w:r w:rsidRPr="000E737D">
        <w:t>server1</w:t>
      </w:r>
      <w:r w:rsidRPr="000E737D">
        <w:t>、</w:t>
      </w:r>
      <w:r w:rsidRPr="000E737D">
        <w:t>server2</w:t>
      </w:r>
      <w:r w:rsidRPr="000E737D">
        <w:t>というホストの</w:t>
      </w:r>
      <w:r w:rsidRPr="000E737D">
        <w:t>25800</w:t>
      </w:r>
      <w:r w:rsidR="00C027AE">
        <w:rPr>
          <w:rFonts w:hint="eastAsia"/>
        </w:rPr>
        <w:t>ポート</w:t>
      </w:r>
      <w:r w:rsidRPr="000E737D">
        <w:t>で動作する。</w:t>
      </w:r>
    </w:p>
    <w:p w14:paraId="7969BECF" w14:textId="2AFDD475" w:rsidR="001140F8" w:rsidRDefault="001140F8">
      <w:pPr>
        <w:pStyle w:val="1"/>
        <w:numPr>
          <w:ilvl w:val="0"/>
          <w:numId w:val="64"/>
        </w:numPr>
        <w:ind w:firstLineChars="0"/>
        <w:pPrChange w:id="3114" w:author="IRK" w:date="2020-05-11T11:02:00Z">
          <w:pPr>
            <w:pStyle w:val="12"/>
          </w:pPr>
        </w:pPrChange>
      </w:pPr>
      <w:r>
        <w:t>ルール</w:t>
      </w:r>
      <w:r w:rsidR="00E97DB1">
        <w:rPr>
          <w:rFonts w:hint="eastAsia"/>
        </w:rPr>
        <w:t>エンジン</w:t>
      </w:r>
      <w:r>
        <w:t>はフェイルオーバー方式で</w:t>
      </w:r>
      <w:r>
        <w:rPr>
          <w:rFonts w:hint="eastAsia"/>
        </w:rPr>
        <w:t>運用</w:t>
      </w:r>
      <w:r>
        <w:t>され、</w:t>
      </w:r>
      <w:r>
        <w:t>server1</w:t>
      </w:r>
      <w:r>
        <w:t>で動作するルール</w:t>
      </w:r>
      <w:r w:rsidR="00E97DB1">
        <w:rPr>
          <w:rFonts w:hint="eastAsia"/>
        </w:rPr>
        <w:t>エンジン</w:t>
      </w:r>
      <w:r>
        <w:t>がアクティブ、</w:t>
      </w:r>
      <w:r>
        <w:t>server2</w:t>
      </w:r>
      <w:r>
        <w:t>で動作するルール</w:t>
      </w:r>
      <w:r w:rsidR="00E97DB1">
        <w:rPr>
          <w:rFonts w:hint="eastAsia"/>
        </w:rPr>
        <w:t>エンジン</w:t>
      </w:r>
      <w:r>
        <w:t>がスタンバイである。</w:t>
      </w:r>
    </w:p>
    <w:p w14:paraId="68CA0687" w14:textId="77777777" w:rsidR="001140F8" w:rsidRDefault="001140F8">
      <w:pPr>
        <w:pStyle w:val="1"/>
        <w:numPr>
          <w:ilvl w:val="0"/>
          <w:numId w:val="64"/>
        </w:numPr>
        <w:ind w:firstLineChars="0"/>
        <w:pPrChange w:id="3115" w:author="IRK" w:date="2020-05-11T11:02:00Z">
          <w:pPr>
            <w:pStyle w:val="12"/>
          </w:pPr>
        </w:pPrChange>
      </w:pPr>
      <w:r>
        <w:t>アプリケーションサーバはマルチスレッディングで同時処理しており、同時接続は最大</w:t>
      </w:r>
      <w:r>
        <w:t>100</w:t>
      </w:r>
      <w:r>
        <w:t>で、普段は</w:t>
      </w:r>
      <w:r>
        <w:t>20</w:t>
      </w:r>
      <w:r>
        <w:t>程度である。</w:t>
      </w:r>
    </w:p>
    <w:p w14:paraId="296968A6" w14:textId="66CC55C8" w:rsidR="001140F8" w:rsidRPr="00531639" w:rsidRDefault="001140F8">
      <w:pPr>
        <w:pStyle w:val="1"/>
        <w:numPr>
          <w:ilvl w:val="0"/>
          <w:numId w:val="64"/>
        </w:numPr>
        <w:ind w:firstLineChars="0"/>
        <w:pPrChange w:id="3116" w:author="IRK" w:date="2020-05-11T11:02:00Z">
          <w:pPr>
            <w:pStyle w:val="12"/>
          </w:pPr>
        </w:pPrChange>
      </w:pPr>
      <w:r>
        <w:t>リモートルール</w:t>
      </w:r>
      <w:r w:rsidR="00E97DB1">
        <w:rPr>
          <w:rFonts w:hint="eastAsia"/>
        </w:rPr>
        <w:t>エンジン</w:t>
      </w:r>
      <w:r w:rsidRPr="00AB5E0C">
        <w:t>に障害が発生し</w:t>
      </w:r>
      <w:r>
        <w:rPr>
          <w:rFonts w:hint="eastAsia"/>
        </w:rPr>
        <w:t>た場合においても</w:t>
      </w:r>
      <w:r w:rsidRPr="00AB5E0C">
        <w:t>、</w:t>
      </w:r>
      <w:r>
        <w:rPr>
          <w:rFonts w:hint="eastAsia"/>
        </w:rPr>
        <w:t>極力</w:t>
      </w:r>
      <w:r w:rsidRPr="00AB5E0C">
        <w:t>アプリケーションには</w:t>
      </w:r>
      <w:r>
        <w:rPr>
          <w:rFonts w:hint="eastAsia"/>
        </w:rPr>
        <w:t>影響がないようにする</w:t>
      </w:r>
      <w:r w:rsidRPr="00531639">
        <w:t>。</w:t>
      </w:r>
    </w:p>
    <w:p w14:paraId="4BE06898" w14:textId="77777777" w:rsidR="001140F8" w:rsidRDefault="001140F8">
      <w:pPr>
        <w:pStyle w:val="1"/>
        <w:numPr>
          <w:ilvl w:val="0"/>
          <w:numId w:val="64"/>
        </w:numPr>
        <w:ind w:firstLineChars="0"/>
        <w:pPrChange w:id="3117" w:author="IRK" w:date="2020-05-11T11:02:00Z">
          <w:pPr>
            <w:pStyle w:val="12"/>
          </w:pPr>
        </w:pPrChange>
      </w:pPr>
      <w:r>
        <w:t>アプリケーションは、最大</w:t>
      </w:r>
      <w:r>
        <w:t>30</w:t>
      </w:r>
      <w:r>
        <w:t>秒以内に成功または失敗の応答をクライアントに返す。</w:t>
      </w:r>
    </w:p>
    <w:p w14:paraId="7B196336" w14:textId="77777777" w:rsidR="001140F8" w:rsidRDefault="001140F8" w:rsidP="00F93119"/>
    <w:p w14:paraId="18000036" w14:textId="77777777" w:rsidR="001140F8" w:rsidRPr="00795081" w:rsidRDefault="001140F8" w:rsidP="00F93119">
      <w:r w:rsidRPr="00795081">
        <w:t>1</w:t>
      </w:r>
      <w:r w:rsidRPr="00795081">
        <w:t>と</w:t>
      </w:r>
      <w:r w:rsidRPr="00795081">
        <w:t>2</w:t>
      </w:r>
      <w:r w:rsidRPr="00795081">
        <w:t>の条件に基づいて、属性文字列は次のように構成される。</w:t>
      </w:r>
    </w:p>
    <w:tbl>
      <w:tblPr>
        <w:tblStyle w:val="af4"/>
        <w:tblW w:w="0" w:type="auto"/>
        <w:jc w:val="center"/>
        <w:tblLayout w:type="fixed"/>
        <w:tblLook w:val="04A0" w:firstRow="1" w:lastRow="0" w:firstColumn="1" w:lastColumn="0" w:noHBand="0" w:noVBand="1"/>
        <w:tblPrChange w:id="3118" w:author="IRK" w:date="2020-04-14T15:44:00Z">
          <w:tblPr>
            <w:tblStyle w:val="af4"/>
            <w:tblW w:w="0" w:type="auto"/>
            <w:tblInd w:w="108" w:type="dxa"/>
            <w:tblLayout w:type="fixed"/>
            <w:tblLook w:val="04A0" w:firstRow="1" w:lastRow="0" w:firstColumn="1" w:lastColumn="0" w:noHBand="0" w:noVBand="1"/>
          </w:tblPr>
        </w:tblPrChange>
      </w:tblPr>
      <w:tblGrid>
        <w:gridCol w:w="9498"/>
        <w:tblGridChange w:id="3119">
          <w:tblGrid>
            <w:gridCol w:w="9498"/>
          </w:tblGrid>
        </w:tblGridChange>
      </w:tblGrid>
      <w:tr w:rsidR="001140F8" w14:paraId="61DC9113" w14:textId="77777777" w:rsidTr="00C054CD">
        <w:trPr>
          <w:jc w:val="center"/>
        </w:trPr>
        <w:tc>
          <w:tcPr>
            <w:tcW w:w="9498" w:type="dxa"/>
            <w:tcPrChange w:id="3120" w:author="IRK" w:date="2020-04-14T15:44:00Z">
              <w:tcPr>
                <w:tcW w:w="9498" w:type="dxa"/>
              </w:tcPr>
            </w:tcPrChange>
          </w:tcPr>
          <w:p w14:paraId="5314D92E" w14:textId="77777777" w:rsidR="001140F8" w:rsidRPr="00846AAC" w:rsidRDefault="001140F8">
            <w:pPr>
              <w:pStyle w:val="1b"/>
              <w:pPrChange w:id="3121" w:author="IRK" w:date="2020-05-11T11:02:00Z">
                <w:pPr>
                  <w:pStyle w:val="aff1"/>
                </w:pPr>
              </w:pPrChange>
            </w:pPr>
            <w:r w:rsidRPr="00846AAC">
              <w:t>MAIN.TYPE=TCP;MAIN.SVRCNT=2;MAIN.POOLTYPE=FAILOVER;RULECLIENT1.ADDRESS=server1;RULECLIENT1.PORT=25800;RULECLIENT2.ADDRESS=server2;RULECLIENT2.PORT=25800;</w:t>
            </w:r>
          </w:p>
        </w:tc>
      </w:tr>
    </w:tbl>
    <w:p w14:paraId="65B67E29" w14:textId="77777777" w:rsidR="001140F8" w:rsidRDefault="001140F8" w:rsidP="00F93119"/>
    <w:p w14:paraId="2512D931" w14:textId="77777777" w:rsidR="001140F8" w:rsidRPr="00795081" w:rsidRDefault="001140F8" w:rsidP="00F93119">
      <w:r w:rsidRPr="00795081">
        <w:t>3</w:t>
      </w:r>
      <w:r w:rsidRPr="00795081">
        <w:t>の条件に基づいて、次のように修正される。</w:t>
      </w:r>
    </w:p>
    <w:tbl>
      <w:tblPr>
        <w:tblStyle w:val="af4"/>
        <w:tblW w:w="0" w:type="auto"/>
        <w:jc w:val="center"/>
        <w:tblLayout w:type="fixed"/>
        <w:tblLook w:val="04A0" w:firstRow="1" w:lastRow="0" w:firstColumn="1" w:lastColumn="0" w:noHBand="0" w:noVBand="1"/>
        <w:tblPrChange w:id="3122" w:author="IRK" w:date="2020-04-14T15:44:00Z">
          <w:tblPr>
            <w:tblStyle w:val="af4"/>
            <w:tblW w:w="0" w:type="auto"/>
            <w:tblInd w:w="108" w:type="dxa"/>
            <w:tblLayout w:type="fixed"/>
            <w:tblLook w:val="04A0" w:firstRow="1" w:lastRow="0" w:firstColumn="1" w:lastColumn="0" w:noHBand="0" w:noVBand="1"/>
          </w:tblPr>
        </w:tblPrChange>
      </w:tblPr>
      <w:tblGrid>
        <w:gridCol w:w="9498"/>
        <w:tblGridChange w:id="3123">
          <w:tblGrid>
            <w:gridCol w:w="9498"/>
          </w:tblGrid>
        </w:tblGridChange>
      </w:tblGrid>
      <w:tr w:rsidR="001140F8" w14:paraId="5A2ABCA2" w14:textId="77777777" w:rsidTr="00C054CD">
        <w:trPr>
          <w:jc w:val="center"/>
        </w:trPr>
        <w:tc>
          <w:tcPr>
            <w:tcW w:w="9498" w:type="dxa"/>
            <w:tcPrChange w:id="3124" w:author="IRK" w:date="2020-04-14T15:44:00Z">
              <w:tcPr>
                <w:tcW w:w="9498" w:type="dxa"/>
              </w:tcPr>
            </w:tcPrChange>
          </w:tcPr>
          <w:p w14:paraId="5F22EEA9" w14:textId="77777777" w:rsidR="001140F8" w:rsidRPr="00846AAC" w:rsidRDefault="001140F8">
            <w:pPr>
              <w:pStyle w:val="1b"/>
              <w:pPrChange w:id="3125" w:author="IRK" w:date="2020-05-11T11:02:00Z">
                <w:pPr>
                  <w:pStyle w:val="aff1"/>
                </w:pPr>
              </w:pPrChange>
            </w:pPr>
            <w:r w:rsidRPr="00846AAC">
              <w:t>MAIN.TYPE=TCP;MAIN.SVRCNT=2;MAIN.POOLTYPE=FAILOVER;RULECLIEN</w:t>
            </w:r>
            <w:r w:rsidRPr="003D69F4">
              <w:t>T1.ADDRESS=server1;RULECLIENT1.PORT=25800;RULECLIENT1.MAXACTIVE=100;RULECLIENT1.MAXIDLE=20;</w:t>
            </w:r>
            <w:r w:rsidRPr="00846AAC">
              <w:t>RULECLIENT2.ADDRESS=server2;RULECLIENT2.PORT=25800;</w:t>
            </w:r>
            <w:r w:rsidRPr="00143767">
              <w:rPr>
                <w:rPrChange w:id="3126" w:author="IRK" w:date="2020-05-11T11:02:00Z">
                  <w:rPr>
                    <w:b/>
                  </w:rPr>
                </w:rPrChange>
              </w:rPr>
              <w:t>RULECLIENT2.MAXACTIVE=100;RULECLIENT2.MAXIDLE=20;</w:t>
            </w:r>
          </w:p>
        </w:tc>
      </w:tr>
    </w:tbl>
    <w:p w14:paraId="34937AA1" w14:textId="77777777" w:rsidR="001140F8" w:rsidRDefault="001140F8" w:rsidP="00F93119"/>
    <w:p w14:paraId="18D43BEC" w14:textId="77777777" w:rsidR="001140F8" w:rsidRDefault="001140F8" w:rsidP="00F93119">
      <w:r>
        <w:t>4</w:t>
      </w:r>
      <w:r>
        <w:t>の条件に基づいて、次のように修正される。</w:t>
      </w:r>
    </w:p>
    <w:tbl>
      <w:tblPr>
        <w:tblStyle w:val="af4"/>
        <w:tblW w:w="0" w:type="auto"/>
        <w:jc w:val="center"/>
        <w:tblLayout w:type="fixed"/>
        <w:tblLook w:val="04A0" w:firstRow="1" w:lastRow="0" w:firstColumn="1" w:lastColumn="0" w:noHBand="0" w:noVBand="1"/>
        <w:tblPrChange w:id="3127" w:author="IRK" w:date="2020-04-14T15:44:00Z">
          <w:tblPr>
            <w:tblStyle w:val="af4"/>
            <w:tblW w:w="0" w:type="auto"/>
            <w:tblInd w:w="108" w:type="dxa"/>
            <w:tblLayout w:type="fixed"/>
            <w:tblLook w:val="04A0" w:firstRow="1" w:lastRow="0" w:firstColumn="1" w:lastColumn="0" w:noHBand="0" w:noVBand="1"/>
          </w:tblPr>
        </w:tblPrChange>
      </w:tblPr>
      <w:tblGrid>
        <w:gridCol w:w="9498"/>
        <w:tblGridChange w:id="3128">
          <w:tblGrid>
            <w:gridCol w:w="9498"/>
          </w:tblGrid>
        </w:tblGridChange>
      </w:tblGrid>
      <w:tr w:rsidR="001140F8" w:rsidRPr="00392DD0" w14:paraId="514DE8C5" w14:textId="77777777" w:rsidTr="00C054CD">
        <w:trPr>
          <w:jc w:val="center"/>
        </w:trPr>
        <w:tc>
          <w:tcPr>
            <w:tcW w:w="9498" w:type="dxa"/>
            <w:tcPrChange w:id="3129" w:author="IRK" w:date="2020-04-14T15:44:00Z">
              <w:tcPr>
                <w:tcW w:w="9498" w:type="dxa"/>
              </w:tcPr>
            </w:tcPrChange>
          </w:tcPr>
          <w:p w14:paraId="210B8083" w14:textId="77777777" w:rsidR="001140F8" w:rsidRPr="00846AAC" w:rsidRDefault="001140F8">
            <w:pPr>
              <w:pStyle w:val="1b"/>
              <w:pPrChange w:id="3130" w:author="IRK" w:date="2020-05-11T11:02:00Z">
                <w:pPr>
                  <w:pStyle w:val="aff1"/>
                </w:pPr>
              </w:pPrChange>
            </w:pPr>
            <w:r w:rsidRPr="00846AAC">
              <w:t>MAIN.TYPE=TCP;MAIN.SVRCNT=2;MAIN.POOLTYP</w:t>
            </w:r>
            <w:r w:rsidRPr="003D69F4">
              <w:t>E=FAILOVER;MAIN.CHECKCONNECTION=YES;</w:t>
            </w:r>
            <w:r w:rsidRPr="00846AAC">
              <w:t>RULECLIENT1.ADDRESS=server1;RULECLIENT1.PORT=25800;RULECLIENT1.MAXACTIVE=100;RULECLIENT1.MAXIDLE=20;RULECLIENT2.ADDRESS=server2;RULECLIENT2.PORT=25800;RULECLIENT2.MAXACTIVE=100;RULECLIENT2.MAXIDLE=20;</w:t>
            </w:r>
          </w:p>
        </w:tc>
      </w:tr>
    </w:tbl>
    <w:p w14:paraId="34E7BCD6" w14:textId="77777777" w:rsidR="001140F8" w:rsidRDefault="001140F8" w:rsidP="00F93119"/>
    <w:p w14:paraId="39442D77" w14:textId="77777777" w:rsidR="001140F8" w:rsidRDefault="001140F8" w:rsidP="00F93119">
      <w:r>
        <w:t>5</w:t>
      </w:r>
      <w:r>
        <w:t>の条件に基づいて、次のように修正される。</w:t>
      </w:r>
    </w:p>
    <w:tbl>
      <w:tblPr>
        <w:tblStyle w:val="af4"/>
        <w:tblW w:w="0" w:type="auto"/>
        <w:jc w:val="center"/>
        <w:tblLayout w:type="fixed"/>
        <w:tblLook w:val="04A0" w:firstRow="1" w:lastRow="0" w:firstColumn="1" w:lastColumn="0" w:noHBand="0" w:noVBand="1"/>
        <w:tblPrChange w:id="3131" w:author="IRK" w:date="2020-04-14T15:44:00Z">
          <w:tblPr>
            <w:tblStyle w:val="af4"/>
            <w:tblW w:w="0" w:type="auto"/>
            <w:tblInd w:w="108" w:type="dxa"/>
            <w:tblLayout w:type="fixed"/>
            <w:tblLook w:val="04A0" w:firstRow="1" w:lastRow="0" w:firstColumn="1" w:lastColumn="0" w:noHBand="0" w:noVBand="1"/>
          </w:tblPr>
        </w:tblPrChange>
      </w:tblPr>
      <w:tblGrid>
        <w:gridCol w:w="9498"/>
        <w:tblGridChange w:id="3132">
          <w:tblGrid>
            <w:gridCol w:w="9498"/>
          </w:tblGrid>
        </w:tblGridChange>
      </w:tblGrid>
      <w:tr w:rsidR="001140F8" w:rsidRPr="00392DD0" w14:paraId="63765A9F" w14:textId="77777777" w:rsidTr="00C054CD">
        <w:trPr>
          <w:jc w:val="center"/>
        </w:trPr>
        <w:tc>
          <w:tcPr>
            <w:tcW w:w="9498" w:type="dxa"/>
            <w:tcPrChange w:id="3133" w:author="IRK" w:date="2020-04-14T15:44:00Z">
              <w:tcPr>
                <w:tcW w:w="9498" w:type="dxa"/>
              </w:tcPr>
            </w:tcPrChange>
          </w:tcPr>
          <w:p w14:paraId="07911243" w14:textId="77777777" w:rsidR="001140F8" w:rsidRPr="00846AAC" w:rsidRDefault="001140F8">
            <w:pPr>
              <w:pStyle w:val="1b"/>
              <w:pPrChange w:id="3134" w:author="IRK" w:date="2020-05-11T11:02:00Z">
                <w:pPr>
                  <w:pStyle w:val="aff1"/>
                </w:pPr>
              </w:pPrChange>
            </w:pPr>
            <w:r w:rsidRPr="00846AAC">
              <w:t>MAIN.TYPE=TCP;MAIN.SVRCNT=2;MAIN.POOLTYPE=FAILOVER;MAIN.CHECKCONNECTION=YES;RULECLIENT1.ADDRESS=server1;RULECLIENT1.PORT=25800;</w:t>
            </w:r>
            <w:r w:rsidRPr="00143767">
              <w:rPr>
                <w:rPrChange w:id="3135" w:author="IRK" w:date="2020-05-11T11:02:00Z">
                  <w:rPr>
                    <w:b/>
                  </w:rPr>
                </w:rPrChange>
              </w:rPr>
              <w:t>RULECLIENT1.TIMEOUT=30000;</w:t>
            </w:r>
            <w:r w:rsidRPr="00846AAC">
              <w:t>RULECLIENT1.MAXACTIVE=100;RULECLIENT1.MAXIDLE=20;RULECLIENT2.ADDRESS=server2;RULECLIENT2.PORT=2580</w:t>
            </w:r>
            <w:r w:rsidRPr="003D69F4">
              <w:t>0;RULECLIENT2.MAXACTIVE=100;RULECLIENT2.MAXIDLE=20; RULECLIENT2.TIMEOUT=30000;</w:t>
            </w:r>
          </w:p>
        </w:tc>
      </w:tr>
    </w:tbl>
    <w:p w14:paraId="5D826A2E" w14:textId="658CDF1C" w:rsidR="0004320F" w:rsidDel="00166351" w:rsidRDefault="0004320F" w:rsidP="00F93119">
      <w:pPr>
        <w:rPr>
          <w:del w:id="3136" w:author="IRK" w:date="2020-04-13T12:49:00Z"/>
        </w:rPr>
      </w:pPr>
    </w:p>
    <w:p w14:paraId="68582437" w14:textId="5FF1D883" w:rsidR="0004320F" w:rsidRDefault="0004320F" w:rsidP="00F93119">
      <w:del w:id="3137" w:author="IRK" w:date="2020-04-13T12:49:00Z">
        <w:r w:rsidDel="00166351">
          <w:br w:type="page"/>
        </w:r>
      </w:del>
    </w:p>
    <w:p w14:paraId="09B10F88" w14:textId="77777777" w:rsidR="001140F8" w:rsidRDefault="001140F8" w:rsidP="00F93119">
      <w:pPr>
        <w:pStyle w:val="22"/>
      </w:pPr>
      <w:bookmarkStart w:id="3138" w:name="_Toc385838776"/>
      <w:bookmarkStart w:id="3139" w:name="_Toc426449626"/>
      <w:bookmarkStart w:id="3140" w:name="_Toc426449722"/>
      <w:bookmarkStart w:id="3141" w:name="_Toc434858907"/>
      <w:bookmarkStart w:id="3142" w:name="_Ref34985953"/>
      <w:bookmarkStart w:id="3143" w:name="_Ref34985955"/>
      <w:bookmarkStart w:id="3144" w:name="_Toc34988283"/>
      <w:bookmarkStart w:id="3145" w:name="_Toc40799127"/>
      <w:r>
        <w:t>コー</w:t>
      </w:r>
      <w:r w:rsidRPr="00795081">
        <w:t>ルバック</w:t>
      </w:r>
      <w:r>
        <w:t>API</w:t>
      </w:r>
      <w:bookmarkEnd w:id="3138"/>
      <w:bookmarkEnd w:id="3139"/>
      <w:bookmarkEnd w:id="3140"/>
      <w:bookmarkEnd w:id="3141"/>
      <w:bookmarkEnd w:id="3142"/>
      <w:bookmarkEnd w:id="3143"/>
      <w:bookmarkEnd w:id="3144"/>
      <w:bookmarkEnd w:id="3145"/>
    </w:p>
    <w:p w14:paraId="68AD8D93" w14:textId="0474B837" w:rsidR="001140F8" w:rsidRPr="00795081" w:rsidRDefault="001140F8" w:rsidP="00F93119">
      <w:r w:rsidRPr="00795081">
        <w:t>C/C++ API</w:t>
      </w:r>
      <w:r w:rsidRPr="00795081">
        <w:t>にはコールバックサービスを実装して、ルールインタフェースに登録できる</w:t>
      </w:r>
      <w:r w:rsidRPr="00795081">
        <w:t>API</w:t>
      </w:r>
      <w:r w:rsidRPr="00795081">
        <w:t>が提供される。</w:t>
      </w:r>
      <w:del w:id="3146" w:author="IRK" w:date="2020-04-20T22:56:00Z">
        <w:r w:rsidRPr="00795081" w:rsidDel="00747CA1">
          <w:delText>コールバックサービスやコールバックルールなどの概念と動作方式などについては、</w:delText>
        </w:r>
      </w:del>
      <w:del w:id="3147" w:author="IRK" w:date="2020-03-13T10:02:00Z">
        <w:r w:rsidRPr="00795081" w:rsidDel="00044DB3">
          <w:delText xml:space="preserve">1.3 </w:delText>
        </w:r>
        <w:r w:rsidRPr="00795081" w:rsidDel="00044DB3">
          <w:delText>コールバック</w:delText>
        </w:r>
        <w:r w:rsidRPr="00795081" w:rsidDel="00044DB3">
          <w:delText>API</w:delText>
        </w:r>
      </w:del>
      <w:del w:id="3148" w:author="IRK" w:date="2020-04-20T22:56:00Z">
        <w:r w:rsidRPr="00795081" w:rsidDel="00747CA1">
          <w:rPr>
            <w:rFonts w:hint="eastAsia"/>
          </w:rPr>
          <w:delText>および</w:delText>
        </w:r>
        <w:r w:rsidRPr="00795081" w:rsidDel="00747CA1">
          <w:rPr>
            <w:rFonts w:hint="eastAsia"/>
          </w:rPr>
          <w:delText xml:space="preserve">InnoRules Installation and Operation Guide </w:delText>
        </w:r>
      </w:del>
      <w:del w:id="3149" w:author="IRK" w:date="2020-04-13T10:44:00Z">
        <w:r w:rsidRPr="00795081" w:rsidDel="00D3260B">
          <w:rPr>
            <w:rFonts w:hint="eastAsia"/>
          </w:rPr>
          <w:delText>第</w:delText>
        </w:r>
      </w:del>
      <w:del w:id="3150" w:author="IRK" w:date="2020-04-20T22:56:00Z">
        <w:r w:rsidR="009F0A2F" w:rsidDel="00747CA1">
          <w:rPr>
            <w:rFonts w:asciiTheme="majorHAnsi" w:hAnsiTheme="majorHAnsi" w:cstheme="majorHAnsi" w:hint="eastAsia"/>
          </w:rPr>
          <w:delText>3</w:delText>
        </w:r>
      </w:del>
      <w:del w:id="3151" w:author="IRK" w:date="2020-04-13T10:44:00Z">
        <w:r w:rsidRPr="00795081" w:rsidDel="00D3260B">
          <w:rPr>
            <w:rFonts w:hint="eastAsia"/>
          </w:rPr>
          <w:delText>章</w:delText>
        </w:r>
      </w:del>
      <w:del w:id="3152" w:author="IRK" w:date="2020-04-20T22:56:00Z">
        <w:r w:rsidRPr="00795081" w:rsidDel="00747CA1">
          <w:rPr>
            <w:rFonts w:hint="eastAsia"/>
          </w:rPr>
          <w:delText xml:space="preserve"> </w:delText>
        </w:r>
        <w:r w:rsidRPr="00795081" w:rsidDel="00747CA1">
          <w:delText>RuleSystem Concepts</w:delText>
        </w:r>
        <w:r w:rsidRPr="00795081" w:rsidDel="00747CA1">
          <w:delText>を参照のこと。ここでは、</w:delText>
        </w:r>
        <w:r w:rsidRPr="00795081" w:rsidDel="00747CA1">
          <w:rPr>
            <w:rFonts w:hint="eastAsia"/>
          </w:rPr>
          <w:delText>ユーザ</w:delText>
        </w:r>
        <w:r w:rsidRPr="00795081" w:rsidDel="00747CA1">
          <w:delText>がコールバックについて理解をしている</w:delText>
        </w:r>
        <w:r w:rsidRPr="00795081" w:rsidDel="00747CA1">
          <w:rPr>
            <w:rFonts w:hint="eastAsia"/>
          </w:rPr>
          <w:delText>前提で</w:delText>
        </w:r>
        <w:r w:rsidRPr="00795081" w:rsidDel="00747CA1">
          <w:delText>提供される関数を説明する。</w:delText>
        </w:r>
      </w:del>
    </w:p>
    <w:p w14:paraId="651D30F1" w14:textId="77777777" w:rsidR="001140F8" w:rsidRDefault="001140F8" w:rsidP="00F93119"/>
    <w:p w14:paraId="2BEB8703" w14:textId="0309335B" w:rsidR="001140F8" w:rsidRDefault="001140F8" w:rsidP="00F93119">
      <w:pPr>
        <w:pStyle w:val="32"/>
      </w:pPr>
      <w:bookmarkStart w:id="3153" w:name="_Toc385838777"/>
      <w:bookmarkStart w:id="3154" w:name="_Toc426449627"/>
      <w:bookmarkStart w:id="3155" w:name="_Toc426449723"/>
      <w:bookmarkStart w:id="3156" w:name="_Toc434858908"/>
      <w:bookmarkStart w:id="3157" w:name="_Toc34988284"/>
      <w:bookmarkStart w:id="3158" w:name="_Toc40799128"/>
      <w:r>
        <w:t>コールバックサービス</w:t>
      </w:r>
      <w:del w:id="3159" w:author="IRK" w:date="2020-03-12T14:20:00Z">
        <w:r w:rsidDel="0039612A">
          <w:delText>ハンドラ</w:delText>
        </w:r>
      </w:del>
      <w:bookmarkEnd w:id="3153"/>
      <w:bookmarkEnd w:id="3154"/>
      <w:bookmarkEnd w:id="3155"/>
      <w:bookmarkEnd w:id="3156"/>
      <w:ins w:id="3160" w:author="IRK" w:date="2020-03-12T14:20:00Z">
        <w:r w:rsidR="0039612A">
          <w:rPr>
            <w:rFonts w:hint="eastAsia"/>
          </w:rPr>
          <w:t>ハンドラー</w:t>
        </w:r>
      </w:ins>
      <w:bookmarkEnd w:id="3157"/>
      <w:bookmarkEnd w:id="3158"/>
    </w:p>
    <w:p w14:paraId="05A7426E" w14:textId="0947C722" w:rsidR="001140F8" w:rsidRDefault="001140F8" w:rsidP="00F93119">
      <w:r>
        <w:t>コールバックサービス</w:t>
      </w:r>
      <w:del w:id="3161" w:author="IRK" w:date="2020-03-12T14:20:00Z">
        <w:r w:rsidDel="0039612A">
          <w:delText>ハンドラ</w:delText>
        </w:r>
      </w:del>
      <w:ins w:id="3162" w:author="IRK" w:date="2020-03-12T14:20:00Z">
        <w:r w:rsidR="0039612A">
          <w:rPr>
            <w:rFonts w:hint="eastAsia"/>
          </w:rPr>
          <w:t>ハンドラー</w:t>
        </w:r>
      </w:ins>
      <w:r>
        <w:t>は、ルール</w:t>
      </w:r>
      <w:r w:rsidR="00E97DB1">
        <w:rPr>
          <w:rFonts w:hint="eastAsia"/>
        </w:rPr>
        <w:t>エンジン</w:t>
      </w:r>
      <w:r>
        <w:t>からのコールバックサービス要求を処理する関数である。この関数は</w:t>
      </w:r>
      <w:del w:id="3163" w:author="IRK" w:date="2020-03-12T14:43:00Z">
        <w:r w:rsidDel="00985441">
          <w:delText>表</w:delText>
        </w:r>
        <w:r w:rsidR="00ED7957" w:rsidDel="00985441">
          <w:rPr>
            <w:rFonts w:hint="eastAsia"/>
          </w:rPr>
          <w:delText>50</w:delText>
        </w:r>
      </w:del>
      <w:ins w:id="3164" w:author="IRK" w:date="2020-03-12T14:43:00Z">
        <w:r w:rsidR="00985441">
          <w:rPr>
            <w:rFonts w:hint="eastAsia"/>
          </w:rPr>
          <w:t>次の表</w:t>
        </w:r>
      </w:ins>
      <w:r>
        <w:t>の</w:t>
      </w:r>
      <w:del w:id="3165" w:author="IRK" w:date="2020-03-12T14:43:00Z">
        <w:r w:rsidDel="00985441">
          <w:delText>通り</w:delText>
        </w:r>
      </w:del>
      <w:ins w:id="3166" w:author="IRK" w:date="2020-03-12T14:43:00Z">
        <w:r w:rsidR="00985441">
          <w:rPr>
            <w:rFonts w:hint="eastAsia"/>
          </w:rPr>
          <w:t>とおり</w:t>
        </w:r>
      </w:ins>
      <w:r>
        <w:t>である。</w:t>
      </w:r>
    </w:p>
    <w:p w14:paraId="7CAC1C3F" w14:textId="77777777" w:rsidR="001140F8" w:rsidRPr="00482FEB" w:rsidRDefault="001140F8" w:rsidP="00F93119"/>
    <w:p w14:paraId="71C4961E" w14:textId="658A854B" w:rsidR="00795081" w:rsidRDefault="00795081" w:rsidP="00F93119">
      <w:pPr>
        <w:pStyle w:val="af5"/>
      </w:pPr>
      <w:bookmarkStart w:id="3167" w:name="_Toc40799276"/>
      <w:r>
        <w:t>[</w:t>
      </w:r>
      <w:del w:id="3168" w:author="IRK" w:date="2020-03-12T15:05: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50</w:delText>
        </w:r>
        <w:r w:rsidR="00E65728" w:rsidDel="00741612">
          <w:rPr>
            <w:noProof/>
          </w:rPr>
          <w:fldChar w:fldCharType="end"/>
        </w:r>
      </w:del>
      <w:ins w:id="3169" w:author="IRK" w:date="2020-03-12T15:05: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53</w:t>
      </w:r>
      <w:ins w:id="3170" w:author="IRK" w:date="2020-03-12T15:05:00Z">
        <w:r w:rsidR="00741612">
          <w:fldChar w:fldCharType="end"/>
        </w:r>
      </w:ins>
      <w:r>
        <w:rPr>
          <w:noProof/>
        </w:rPr>
        <w:t xml:space="preserve"> </w:t>
      </w:r>
      <w:r>
        <w:rPr>
          <w:noProof/>
        </w:rPr>
        <w:t>コールバックサービス</w:t>
      </w:r>
      <w:del w:id="3171" w:author="IRK" w:date="2020-03-12T14:20:00Z">
        <w:r w:rsidDel="0039612A">
          <w:rPr>
            <w:noProof/>
          </w:rPr>
          <w:delText>ハンドラ</w:delText>
        </w:r>
      </w:del>
      <w:ins w:id="3172" w:author="IRK" w:date="2020-03-12T14:20:00Z">
        <w:r w:rsidR="0039612A">
          <w:rPr>
            <w:rFonts w:hint="eastAsia"/>
          </w:rPr>
          <w:t>ハンドラー</w:t>
        </w:r>
      </w:ins>
      <w:r>
        <w:rPr>
          <w:rFonts w:hint="eastAsia"/>
          <w:noProof/>
        </w:rPr>
        <w:t>]</w:t>
      </w:r>
      <w:bookmarkEnd w:id="3167"/>
    </w:p>
    <w:tbl>
      <w:tblPr>
        <w:tblStyle w:val="af4"/>
        <w:tblW w:w="0" w:type="auto"/>
        <w:jc w:val="center"/>
        <w:tblLook w:val="04A0" w:firstRow="1" w:lastRow="0" w:firstColumn="1" w:lastColumn="0" w:noHBand="0" w:noVBand="1"/>
        <w:tblPrChange w:id="3173" w:author="IRK" w:date="2020-04-14T15:44:00Z">
          <w:tblPr>
            <w:tblStyle w:val="af4"/>
            <w:tblW w:w="0" w:type="auto"/>
            <w:tblInd w:w="108" w:type="dxa"/>
            <w:tblLook w:val="04A0" w:firstRow="1" w:lastRow="0" w:firstColumn="1" w:lastColumn="0" w:noHBand="0" w:noVBand="1"/>
          </w:tblPr>
        </w:tblPrChange>
      </w:tblPr>
      <w:tblGrid>
        <w:gridCol w:w="9463"/>
        <w:tblGridChange w:id="3174">
          <w:tblGrid>
            <w:gridCol w:w="9463"/>
          </w:tblGrid>
        </w:tblGridChange>
      </w:tblGrid>
      <w:tr w:rsidR="001140F8" w14:paraId="7FDD9C74" w14:textId="77777777" w:rsidTr="00C054CD">
        <w:trPr>
          <w:jc w:val="center"/>
        </w:trPr>
        <w:tc>
          <w:tcPr>
            <w:tcW w:w="9463" w:type="dxa"/>
            <w:tcPrChange w:id="3175" w:author="IRK" w:date="2020-04-14T15:44:00Z">
              <w:tcPr>
                <w:tcW w:w="9463" w:type="dxa"/>
              </w:tcPr>
            </w:tcPrChange>
          </w:tcPr>
          <w:p w14:paraId="1DBFF935" w14:textId="77777777" w:rsidR="00C10A19" w:rsidRDefault="00C10A19">
            <w:pPr>
              <w:pStyle w:val="1b"/>
              <w:pPrChange w:id="3176" w:author="IRK" w:date="2020-04-14T13:42:00Z">
                <w:pPr/>
              </w:pPrChange>
            </w:pPr>
            <w:r>
              <w:t xml:space="preserve">1 typedef int (*IRC_CALLBACKFUNC)( IRCDESCRIPTOR </w:t>
            </w:r>
            <w:r>
              <w:rPr>
                <w:rFonts w:hint="eastAsia"/>
              </w:rPr>
              <w:t>cbi</w:t>
            </w:r>
            <w:r>
              <w:t xml:space="preserve">nfo, IRCDESCRIPTOR </w:t>
            </w:r>
            <w:r>
              <w:rPr>
                <w:rFonts w:hint="eastAsia"/>
              </w:rPr>
              <w:t>i</w:t>
            </w:r>
            <w:r>
              <w:t>n,</w:t>
            </w:r>
          </w:p>
          <w:p w14:paraId="68C826EA" w14:textId="77777777" w:rsidR="00C10A19" w:rsidRDefault="00C10A19">
            <w:pPr>
              <w:pStyle w:val="1b"/>
              <w:pPrChange w:id="3177" w:author="IRK" w:date="2020-04-14T13:42:00Z">
                <w:pPr/>
              </w:pPrChange>
            </w:pPr>
            <w:r>
              <w:t xml:space="preserve">2                                         IRCDESCRIPTOR </w:t>
            </w:r>
            <w:r>
              <w:rPr>
                <w:rFonts w:hint="eastAsia"/>
              </w:rPr>
              <w:t>o</w:t>
            </w:r>
            <w:r>
              <w:t>ut, void*</w:t>
            </w:r>
            <w:r>
              <w:rPr>
                <w:rFonts w:hint="eastAsia"/>
              </w:rPr>
              <w:t>c</w:t>
            </w:r>
            <w:r>
              <w:t>tx,</w:t>
            </w:r>
          </w:p>
          <w:p w14:paraId="6189D5D8" w14:textId="77777777" w:rsidR="001140F8" w:rsidRDefault="00C10A19">
            <w:pPr>
              <w:pStyle w:val="1b"/>
              <w:pPrChange w:id="3178" w:author="IRK" w:date="2020-04-14T13:42:00Z">
                <w:pPr>
                  <w:pStyle w:val="aff1"/>
                  <w:wordWrap/>
                </w:pPr>
              </w:pPrChange>
            </w:pPr>
            <w:r>
              <w:t xml:space="preserve">3                                         char* </w:t>
            </w:r>
            <w:r>
              <w:rPr>
                <w:rFonts w:hint="eastAsia"/>
              </w:rPr>
              <w:t>m</w:t>
            </w:r>
            <w:r>
              <w:t xml:space="preserve">sg, int </w:t>
            </w:r>
            <w:r>
              <w:rPr>
                <w:rFonts w:hint="eastAsia"/>
              </w:rPr>
              <w:t>m</w:t>
            </w:r>
            <w:r>
              <w:t>sg</w:t>
            </w:r>
            <w:r>
              <w:rPr>
                <w:rFonts w:hint="eastAsia"/>
              </w:rPr>
              <w:t>l</w:t>
            </w:r>
            <w:r>
              <w:t>en );</w:t>
            </w:r>
          </w:p>
        </w:tc>
      </w:tr>
    </w:tbl>
    <w:p w14:paraId="73C7F7F0" w14:textId="77777777" w:rsidR="001140F8" w:rsidRPr="00482FEB" w:rsidRDefault="001140F8" w:rsidP="00F93119"/>
    <w:p w14:paraId="597F9E4F" w14:textId="69218EA4" w:rsidR="001140F8" w:rsidRPr="00795081" w:rsidRDefault="00C10A19" w:rsidP="00F93119">
      <w:r>
        <w:t>cb</w:t>
      </w:r>
      <w:r w:rsidR="001140F8" w:rsidRPr="00824C84">
        <w:t>Info</w:t>
      </w:r>
      <w:r w:rsidR="001140F8" w:rsidRPr="00824C84">
        <w:t>パラメータは、呼び出されたコールバックサービスの情報を</w:t>
      </w:r>
      <w:r w:rsidR="001140F8" w:rsidRPr="00824C84">
        <w:rPr>
          <w:rFonts w:hint="eastAsia"/>
        </w:rPr>
        <w:t>保持している</w:t>
      </w:r>
      <w:r w:rsidR="001140F8" w:rsidRPr="00824C84">
        <w:t>ディスクリプタである。このディスクリプタを利用してコールバックサービスを呼び出したコールバックルールやルール呼び出し基準日、コールバックサービス名などの情報を照会できる。</w:t>
      </w:r>
      <w:r>
        <w:t>i</w:t>
      </w:r>
      <w:r w:rsidR="001140F8" w:rsidRPr="00824C84">
        <w:t>n</w:t>
      </w:r>
      <w:r w:rsidR="001140F8" w:rsidRPr="00824C84">
        <w:t>はコールバック入力パラメータセットを持っているディスクリプタで、</w:t>
      </w:r>
      <w:r>
        <w:t>o</w:t>
      </w:r>
      <w:r w:rsidR="001140F8" w:rsidRPr="00824C84">
        <w:t>ut</w:t>
      </w:r>
      <w:r w:rsidR="001140F8" w:rsidRPr="00824C84">
        <w:t>はコールバック出力パラメータセットを</w:t>
      </w:r>
      <w:r w:rsidR="001140F8" w:rsidRPr="00824C84">
        <w:rPr>
          <w:rFonts w:hint="eastAsia"/>
        </w:rPr>
        <w:t>保持している</w:t>
      </w:r>
      <w:r w:rsidR="001140F8" w:rsidRPr="00824C84">
        <w:t>ディスクリプタである。</w:t>
      </w:r>
      <w:r>
        <w:rPr>
          <w:rFonts w:hint="eastAsia"/>
        </w:rPr>
        <w:t>o</w:t>
      </w:r>
      <w:r w:rsidR="001140F8" w:rsidRPr="00824C84">
        <w:t>ut</w:t>
      </w:r>
      <w:r w:rsidR="001140F8" w:rsidRPr="00824C84">
        <w:t>はコールバックサービスの結果の格納にも使用される。</w:t>
      </w:r>
      <w:r>
        <w:rPr>
          <w:rFonts w:hint="eastAsia"/>
        </w:rPr>
        <w:t>c</w:t>
      </w:r>
      <w:r w:rsidR="001140F8" w:rsidRPr="00824C84">
        <w:t>tx</w:t>
      </w:r>
      <w:r w:rsidR="001140F8" w:rsidRPr="00824C84">
        <w:t>はコールバックコンテキストで</w:t>
      </w:r>
      <w:del w:id="3179" w:author="IRK" w:date="2020-03-12T17:39:00Z">
        <w:r w:rsidR="001140F8" w:rsidRPr="00824C84" w:rsidDel="00D03171">
          <w:delText>2.1.7</w:delText>
        </w:r>
      </w:del>
      <w:ins w:id="3180" w:author="IRK" w:date="2020-03-12T17:39:00Z">
        <w:r w:rsidR="00D03171">
          <w:rPr>
            <w:rFonts w:hint="eastAsia"/>
          </w:rPr>
          <w:t>「</w:t>
        </w:r>
        <w:r w:rsidR="00D03171">
          <w:fldChar w:fldCharType="begin"/>
        </w:r>
        <w:r w:rsidR="00D03171">
          <w:instrText xml:space="preserve"> </w:instrText>
        </w:r>
        <w:r w:rsidR="00D03171">
          <w:rPr>
            <w:rFonts w:hint="eastAsia"/>
          </w:rPr>
          <w:instrText>REF _Ref34927213 \r \h</w:instrText>
        </w:r>
        <w:r w:rsidR="00D03171">
          <w:instrText xml:space="preserve"> </w:instrText>
        </w:r>
      </w:ins>
      <w:r w:rsidR="00D03171">
        <w:fldChar w:fldCharType="separate"/>
      </w:r>
      <w:r w:rsidR="0092459D">
        <w:t xml:space="preserve">2.1.7 </w:t>
      </w:r>
      <w:ins w:id="3181" w:author="IRK" w:date="2020-03-12T17:39:00Z">
        <w:r w:rsidR="00D03171">
          <w:fldChar w:fldCharType="end"/>
        </w:r>
      </w:ins>
      <w:ins w:id="3182" w:author="IRK" w:date="2020-03-12T17:40:00Z">
        <w:r w:rsidR="00D03171">
          <w:fldChar w:fldCharType="begin"/>
        </w:r>
        <w:r w:rsidR="00D03171">
          <w:instrText xml:space="preserve"> REF _Ref34927216 \h </w:instrText>
        </w:r>
      </w:ins>
      <w:r w:rsidR="00D03171">
        <w:fldChar w:fldCharType="separate"/>
      </w:r>
      <w:r w:rsidR="0092459D">
        <w:t>ルールサービス呼び出し</w:t>
      </w:r>
      <w:r w:rsidR="0092459D">
        <w:rPr>
          <w:rFonts w:hint="eastAsia"/>
        </w:rPr>
        <w:t>および</w:t>
      </w:r>
      <w:r w:rsidR="0092459D">
        <w:t>ルール結果照会関数</w:t>
      </w:r>
      <w:ins w:id="3183" w:author="IRK" w:date="2020-03-12T17:40:00Z">
        <w:r w:rsidR="00D03171">
          <w:fldChar w:fldCharType="end"/>
        </w:r>
      </w:ins>
      <w:ins w:id="3184" w:author="IRK" w:date="2020-03-12T17:39:00Z">
        <w:r w:rsidR="00D03171">
          <w:rPr>
            <w:rFonts w:hint="eastAsia"/>
          </w:rPr>
          <w:t>」</w:t>
        </w:r>
      </w:ins>
      <w:r w:rsidR="001140F8" w:rsidRPr="00824C84">
        <w:t>の</w:t>
      </w:r>
      <w:r w:rsidR="001140F8" w:rsidRPr="00824C84">
        <w:t>IRCExecute</w:t>
      </w:r>
      <w:r w:rsidR="001140F8" w:rsidRPr="00824C84">
        <w:t>に引き渡された</w:t>
      </w:r>
      <w:r w:rsidR="001140F8" w:rsidRPr="00824C84">
        <w:t>pCtx</w:t>
      </w:r>
      <w:r w:rsidR="001140F8" w:rsidRPr="00824C84">
        <w:t>がそのまま引き渡され、ルールを呼び出したルーチンとコールバックサービス</w:t>
      </w:r>
      <w:del w:id="3185" w:author="IRK" w:date="2020-03-12T14:20:00Z">
        <w:r w:rsidR="001140F8" w:rsidRPr="00824C84" w:rsidDel="0039612A">
          <w:delText>ハンドラ</w:delText>
        </w:r>
      </w:del>
      <w:ins w:id="3186" w:author="IRK" w:date="2020-03-12T14:20:00Z">
        <w:r w:rsidR="0039612A">
          <w:rPr>
            <w:rFonts w:hint="eastAsia"/>
          </w:rPr>
          <w:t>ハンドラー</w:t>
        </w:r>
      </w:ins>
      <w:r w:rsidR="001140F8" w:rsidRPr="00824C84">
        <w:t>とのデータ交換に使用される。この関数は、コールバックサービスの処理に成功した場合は</w:t>
      </w:r>
      <w:r w:rsidR="001140F8" w:rsidRPr="00824C84">
        <w:t>IRCTRUE</w:t>
      </w:r>
      <w:r w:rsidR="001140F8" w:rsidRPr="00824C84">
        <w:t>を返し、失敗した場合は</w:t>
      </w:r>
      <w:r w:rsidR="001140F8" w:rsidRPr="00824C84">
        <w:t>IRCFALSE</w:t>
      </w:r>
      <w:r w:rsidR="001140F8" w:rsidRPr="00824C84">
        <w:t>を返す。失敗した場合は、</w:t>
      </w:r>
      <w:r>
        <w:t>m</w:t>
      </w:r>
      <w:r w:rsidR="001140F8" w:rsidRPr="00824C84">
        <w:t>sg</w:t>
      </w:r>
      <w:r w:rsidR="001140F8" w:rsidRPr="00824C84">
        <w:t>が</w:t>
      </w:r>
      <w:r w:rsidR="001140F8" w:rsidRPr="00824C84">
        <w:rPr>
          <w:rFonts w:hint="eastAsia"/>
        </w:rPr>
        <w:t>示す</w:t>
      </w:r>
      <w:r w:rsidR="001140F8" w:rsidRPr="00824C84">
        <w:t>領域にその</w:t>
      </w:r>
      <w:del w:id="3187" w:author="IRK" w:date="2020-03-12T13:58:00Z">
        <w:r w:rsidR="001140F8" w:rsidRPr="00824C84" w:rsidDel="008A7A8D">
          <w:delText>理由</w:delText>
        </w:r>
      </w:del>
      <w:ins w:id="3188" w:author="IRK" w:date="2020-03-12T13:58:00Z">
        <w:r w:rsidR="008A7A8D">
          <w:rPr>
            <w:rFonts w:hint="eastAsia"/>
          </w:rPr>
          <w:t>事由</w:t>
        </w:r>
      </w:ins>
      <w:r w:rsidR="001140F8" w:rsidRPr="00824C84">
        <w:t>メッセージを格納できる。</w:t>
      </w:r>
      <w:r>
        <w:t>m</w:t>
      </w:r>
      <w:r w:rsidR="001140F8" w:rsidRPr="00824C84">
        <w:t>sgLen</w:t>
      </w:r>
      <w:r w:rsidR="001140F8" w:rsidRPr="00824C84">
        <w:t>は</w:t>
      </w:r>
      <w:r>
        <w:t>m</w:t>
      </w:r>
      <w:r w:rsidR="001140F8" w:rsidRPr="00824C84">
        <w:t>sg</w:t>
      </w:r>
      <w:del w:id="3189" w:author="IRK" w:date="2020-03-12T14:09:00Z">
        <w:r w:rsidR="001140F8" w:rsidRPr="00824C84" w:rsidDel="001F7670">
          <w:delText>バッファ</w:delText>
        </w:r>
      </w:del>
      <w:ins w:id="3190" w:author="IRK" w:date="2020-03-12T14:09:00Z">
        <w:r w:rsidR="001F7670">
          <w:rPr>
            <w:rFonts w:hint="eastAsia"/>
          </w:rPr>
          <w:t>バッファー</w:t>
        </w:r>
      </w:ins>
      <w:r w:rsidR="001140F8" w:rsidRPr="00795081">
        <w:t>の有効なサイズである。</w:t>
      </w:r>
    </w:p>
    <w:p w14:paraId="0FE91ABD" w14:textId="77777777" w:rsidR="001140F8" w:rsidRPr="00795081" w:rsidRDefault="001140F8" w:rsidP="00F93119"/>
    <w:p w14:paraId="7CB3768F" w14:textId="382374F8" w:rsidR="001140F8" w:rsidRPr="00795081" w:rsidRDefault="001140F8" w:rsidP="00F93119">
      <w:r w:rsidRPr="00795081">
        <w:t>アプリケーションはこの形式の関数を、</w:t>
      </w:r>
      <w:del w:id="3191" w:author="IRK" w:date="2020-03-12T17:40:00Z">
        <w:r w:rsidRPr="00795081" w:rsidDel="00D03171">
          <w:delText>表</w:delText>
        </w:r>
        <w:r w:rsidR="00ED7957" w:rsidDel="00D03171">
          <w:rPr>
            <w:rFonts w:hint="eastAsia"/>
          </w:rPr>
          <w:delText>51</w:delText>
        </w:r>
      </w:del>
      <w:ins w:id="3192" w:author="IRK" w:date="2020-03-12T17:40:00Z">
        <w:r w:rsidR="00D03171">
          <w:rPr>
            <w:rFonts w:hint="eastAsia"/>
          </w:rPr>
          <w:t>次の表</w:t>
        </w:r>
      </w:ins>
      <w:r w:rsidRPr="00795081">
        <w:t>の関数を利用してコールバックレジストリに登録できる。</w:t>
      </w:r>
      <w:r w:rsidRPr="00795081">
        <w:t>C API</w:t>
      </w:r>
      <w:r w:rsidRPr="00795081">
        <w:t>は、</w:t>
      </w:r>
      <w:r w:rsidRPr="00795081">
        <w:t>Java API</w:t>
      </w:r>
      <w:r w:rsidRPr="00795081">
        <w:t>と異なり、ルールインタフェースクラスタでコールバックレジストリを管理しない。コールバックレジストリはライブラリ内の静的変数で管理され、すべてのインタフェースクラスタはこれを共有する。</w:t>
      </w:r>
    </w:p>
    <w:p w14:paraId="0BD84B1B" w14:textId="77777777" w:rsidR="001140F8" w:rsidRDefault="001140F8" w:rsidP="00F93119"/>
    <w:p w14:paraId="03C607BB" w14:textId="19E402BA" w:rsidR="00795081" w:rsidRDefault="00795081" w:rsidP="00F93119">
      <w:pPr>
        <w:pStyle w:val="af5"/>
      </w:pPr>
      <w:bookmarkStart w:id="3193" w:name="_Toc40799277"/>
      <w:r>
        <w:t>[</w:t>
      </w:r>
      <w:del w:id="3194" w:author="IRK" w:date="2020-03-12T15:05: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51</w:delText>
        </w:r>
        <w:r w:rsidR="00E65728" w:rsidDel="00741612">
          <w:rPr>
            <w:noProof/>
          </w:rPr>
          <w:fldChar w:fldCharType="end"/>
        </w:r>
        <w:r w:rsidDel="00741612">
          <w:rPr>
            <w:rFonts w:hint="eastAsia"/>
          </w:rPr>
          <w:delText xml:space="preserve">　</w:delText>
        </w:r>
      </w:del>
      <w:ins w:id="3195" w:author="IRK" w:date="2020-03-12T15:05: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54</w:t>
      </w:r>
      <w:ins w:id="3196" w:author="IRK" w:date="2020-03-12T15:05:00Z">
        <w:r w:rsidR="00741612">
          <w:fldChar w:fldCharType="end"/>
        </w:r>
        <w:r w:rsidR="00741612">
          <w:rPr>
            <w:rFonts w:hint="eastAsia"/>
          </w:rPr>
          <w:t xml:space="preserve"> </w:t>
        </w:r>
      </w:ins>
      <w:r>
        <w:rPr>
          <w:noProof/>
        </w:rPr>
        <w:t>コールバックサービス</w:t>
      </w:r>
      <w:del w:id="3197" w:author="IRK" w:date="2020-03-12T14:20:00Z">
        <w:r w:rsidDel="0039612A">
          <w:rPr>
            <w:noProof/>
          </w:rPr>
          <w:delText>ハンドラ</w:delText>
        </w:r>
      </w:del>
      <w:ins w:id="3198" w:author="IRK" w:date="2020-03-12T14:20:00Z">
        <w:r w:rsidR="0039612A">
          <w:rPr>
            <w:rFonts w:hint="eastAsia"/>
          </w:rPr>
          <w:t>ハンドラー</w:t>
        </w:r>
      </w:ins>
      <w:r>
        <w:rPr>
          <w:noProof/>
        </w:rPr>
        <w:t>登録関数</w:t>
      </w:r>
      <w:r>
        <w:rPr>
          <w:rFonts w:hint="eastAsia"/>
          <w:noProof/>
        </w:rPr>
        <w:t>]</w:t>
      </w:r>
      <w:bookmarkEnd w:id="3193"/>
    </w:p>
    <w:tbl>
      <w:tblPr>
        <w:tblStyle w:val="af4"/>
        <w:tblW w:w="0" w:type="auto"/>
        <w:jc w:val="center"/>
        <w:tblLook w:val="04A0" w:firstRow="1" w:lastRow="0" w:firstColumn="1" w:lastColumn="0" w:noHBand="0" w:noVBand="1"/>
        <w:tblPrChange w:id="3199" w:author="IRK" w:date="2020-04-14T15:45:00Z">
          <w:tblPr>
            <w:tblStyle w:val="af4"/>
            <w:tblW w:w="0" w:type="auto"/>
            <w:tblInd w:w="108" w:type="dxa"/>
            <w:tblLook w:val="04A0" w:firstRow="1" w:lastRow="0" w:firstColumn="1" w:lastColumn="0" w:noHBand="0" w:noVBand="1"/>
          </w:tblPr>
        </w:tblPrChange>
      </w:tblPr>
      <w:tblGrid>
        <w:gridCol w:w="9463"/>
        <w:tblGridChange w:id="3200">
          <w:tblGrid>
            <w:gridCol w:w="9463"/>
          </w:tblGrid>
        </w:tblGridChange>
      </w:tblGrid>
      <w:tr w:rsidR="001140F8" w14:paraId="396EB493" w14:textId="77777777" w:rsidTr="00C054CD">
        <w:trPr>
          <w:jc w:val="center"/>
        </w:trPr>
        <w:tc>
          <w:tcPr>
            <w:tcW w:w="9463" w:type="dxa"/>
            <w:tcPrChange w:id="3201" w:author="IRK" w:date="2020-04-14T15:45:00Z">
              <w:tcPr>
                <w:tcW w:w="9463" w:type="dxa"/>
              </w:tcPr>
            </w:tcPrChange>
          </w:tcPr>
          <w:p w14:paraId="5F2337E5" w14:textId="77777777" w:rsidR="00C10A19" w:rsidRDefault="00C10A19">
            <w:pPr>
              <w:pStyle w:val="1b"/>
              <w:pPrChange w:id="3202" w:author="IRK" w:date="2020-04-14T13:42:00Z">
                <w:pPr/>
              </w:pPrChange>
            </w:pPr>
            <w:r>
              <w:t xml:space="preserve">1 </w:t>
            </w:r>
            <w:r w:rsidRPr="00413B0A">
              <w:t>IRCBOOL IRC_API IRCBindCallbackService( IRCHANDLE hCluster, char const* name, IRC_CALLBACKFUNC func );</w:t>
            </w:r>
          </w:p>
          <w:p w14:paraId="65243769" w14:textId="77777777" w:rsidR="001140F8" w:rsidRDefault="00C10A19">
            <w:pPr>
              <w:pStyle w:val="1b"/>
              <w:pPrChange w:id="3203" w:author="IRK" w:date="2020-04-14T13:42:00Z">
                <w:pPr>
                  <w:pStyle w:val="aff1"/>
                  <w:wordWrap/>
                </w:pPr>
              </w:pPrChange>
            </w:pPr>
            <w:r>
              <w:t xml:space="preserve">2 </w:t>
            </w:r>
            <w:r w:rsidRPr="00413B0A">
              <w:t>void IRC_API UnbindCallbackService( IRCHANDLE hCluster, char const* name );</w:t>
            </w:r>
          </w:p>
        </w:tc>
      </w:tr>
    </w:tbl>
    <w:p w14:paraId="671247C9" w14:textId="77777777" w:rsidR="001140F8" w:rsidRDefault="001140F8" w:rsidP="00F93119"/>
    <w:p w14:paraId="4358E8CC" w14:textId="2E83E88A" w:rsidR="001140F8" w:rsidRPr="00795081" w:rsidRDefault="00DA14E1" w:rsidP="00F93119">
      <w:del w:id="3204" w:author="IRK" w:date="2020-03-12T14:38:00Z">
        <w:r w:rsidDel="00A55E2C">
          <w:rPr>
            <w:rFonts w:hint="eastAsia"/>
          </w:rPr>
          <w:delText>以下</w:delText>
        </w:r>
      </w:del>
      <w:ins w:id="3205" w:author="IRK" w:date="2020-03-12T14:38:00Z">
        <w:r w:rsidR="00A55E2C">
          <w:rPr>
            <w:rFonts w:hint="eastAsia"/>
          </w:rPr>
          <w:t>次</w:t>
        </w:r>
      </w:ins>
      <w:r w:rsidR="001140F8" w:rsidRPr="00795081">
        <w:t>は、これらの関数についての説明である。</w:t>
      </w:r>
    </w:p>
    <w:p w14:paraId="44E7C0D6" w14:textId="77777777" w:rsidR="001140F8" w:rsidRPr="00795081" w:rsidRDefault="001140F8" w:rsidP="00F93119"/>
    <w:p w14:paraId="09DDACB5" w14:textId="77777777" w:rsidR="00C10A19" w:rsidRDefault="00C10A19" w:rsidP="00F93119">
      <w:r w:rsidRPr="00413B0A">
        <w:t>IRCBOOL IRC_API IRCBindCallbackService( IRCHANDLE hCluster, char const* name, IRC_CALLBACK</w:t>
      </w:r>
    </w:p>
    <w:p w14:paraId="183762DD" w14:textId="77777777" w:rsidR="001140F8" w:rsidRPr="00795081" w:rsidRDefault="00C10A19" w:rsidP="00F93119">
      <w:r w:rsidRPr="00413B0A">
        <w:t>FUNC func )</w:t>
      </w:r>
    </w:p>
    <w:p w14:paraId="1FD87A39" w14:textId="27D3B8E6" w:rsidR="001140F8" w:rsidRPr="00795081" w:rsidRDefault="001140F8" w:rsidP="00F93119">
      <w:r w:rsidRPr="00795081">
        <w:t>コールバックレジストリにコールバックサービス</w:t>
      </w:r>
      <w:del w:id="3206" w:author="IRK" w:date="2020-03-12T14:20:00Z">
        <w:r w:rsidRPr="00795081" w:rsidDel="0039612A">
          <w:delText>ハンドラ</w:delText>
        </w:r>
      </w:del>
      <w:ins w:id="3207" w:author="IRK" w:date="2020-03-12T14:20:00Z">
        <w:r w:rsidR="0039612A">
          <w:rPr>
            <w:rFonts w:hint="eastAsia"/>
          </w:rPr>
          <w:t>ハンドラー</w:t>
        </w:r>
      </w:ins>
      <w:r w:rsidRPr="00795081">
        <w:t>を登録</w:t>
      </w:r>
      <w:r w:rsidRPr="00824C84">
        <w:t>する。</w:t>
      </w:r>
      <w:del w:id="3208" w:author="IRK" w:date="2020-04-20T22:57:00Z">
        <w:r w:rsidRPr="00824C84" w:rsidDel="00747CA1">
          <w:delText>lpszName</w:delText>
        </w:r>
      </w:del>
      <w:ins w:id="3209" w:author="IRK" w:date="2020-04-20T22:57:00Z">
        <w:r w:rsidR="00747CA1">
          <w:rPr>
            <w:rFonts w:hint="eastAsia"/>
          </w:rPr>
          <w:t>name</w:t>
        </w:r>
      </w:ins>
      <w:r w:rsidRPr="00824C84">
        <w:t>パラメータはコールバックサービス名であり、</w:t>
      </w:r>
      <w:del w:id="3210" w:author="IRK" w:date="2020-04-20T22:57:00Z">
        <w:r w:rsidRPr="00824C84" w:rsidDel="00747CA1">
          <w:delText>p</w:delText>
        </w:r>
      </w:del>
      <w:del w:id="3211" w:author="IRK" w:date="2020-04-20T22:58:00Z">
        <w:r w:rsidRPr="00824C84" w:rsidDel="00747CA1">
          <w:delText>Func</w:delText>
        </w:r>
      </w:del>
      <w:ins w:id="3212" w:author="IRK" w:date="2020-04-20T22:58:00Z">
        <w:r w:rsidR="00747CA1">
          <w:rPr>
            <w:rFonts w:hint="eastAsia"/>
          </w:rPr>
          <w:t>func</w:t>
        </w:r>
      </w:ins>
      <w:r w:rsidRPr="00824C84">
        <w:t>はコールバックサービス</w:t>
      </w:r>
      <w:del w:id="3213" w:author="IRK" w:date="2020-03-12T14:20:00Z">
        <w:r w:rsidRPr="00824C84" w:rsidDel="0039612A">
          <w:delText>ハンドラ</w:delText>
        </w:r>
      </w:del>
      <w:ins w:id="3214" w:author="IRK" w:date="2020-03-12T14:20:00Z">
        <w:r w:rsidR="0039612A">
          <w:rPr>
            <w:rFonts w:hint="eastAsia"/>
          </w:rPr>
          <w:t>ハンドラー</w:t>
        </w:r>
      </w:ins>
      <w:r w:rsidRPr="00824C84">
        <w:t>に対する関数ポインタである。</w:t>
      </w:r>
      <w:del w:id="3215" w:author="IRK" w:date="2020-04-20T22:57:00Z">
        <w:r w:rsidRPr="00824C84" w:rsidDel="00747CA1">
          <w:delText>lpszName</w:delText>
        </w:r>
      </w:del>
      <w:ins w:id="3216" w:author="IRK" w:date="2020-04-20T22:57:00Z">
        <w:r w:rsidR="00747CA1">
          <w:rPr>
            <w:rFonts w:hint="eastAsia"/>
          </w:rPr>
          <w:t>name</w:t>
        </w:r>
      </w:ins>
      <w:r w:rsidRPr="00824C84">
        <w:t>パラメータが</w:t>
      </w:r>
      <w:r w:rsidRPr="00824C84">
        <w:t>null</w:t>
      </w:r>
      <w:r w:rsidRPr="00824C84">
        <w:t>である場合、</w:t>
      </w:r>
      <w:del w:id="3217" w:author="IRK" w:date="2020-04-20T22:57:00Z">
        <w:r w:rsidRPr="00824C84" w:rsidDel="00747CA1">
          <w:delText>p</w:delText>
        </w:r>
      </w:del>
      <w:del w:id="3218" w:author="IRK" w:date="2020-04-20T22:58:00Z">
        <w:r w:rsidRPr="00824C84" w:rsidDel="00747CA1">
          <w:delText>Func</w:delText>
        </w:r>
      </w:del>
      <w:ins w:id="3219" w:author="IRK" w:date="2020-04-20T22:58:00Z">
        <w:r w:rsidR="00747CA1">
          <w:rPr>
            <w:rFonts w:hint="eastAsia"/>
          </w:rPr>
          <w:t>func</w:t>
        </w:r>
      </w:ins>
      <w:r w:rsidRPr="00824C84">
        <w:t>はデフォルトコールバックサービス</w:t>
      </w:r>
      <w:del w:id="3220" w:author="IRK" w:date="2020-03-12T14:20:00Z">
        <w:r w:rsidRPr="00824C84" w:rsidDel="0039612A">
          <w:delText>ハンドラ</w:delText>
        </w:r>
      </w:del>
      <w:ins w:id="3221" w:author="IRK" w:date="2020-03-12T14:20:00Z">
        <w:r w:rsidR="0039612A">
          <w:rPr>
            <w:rFonts w:hint="eastAsia"/>
          </w:rPr>
          <w:t>ハンドラー</w:t>
        </w:r>
      </w:ins>
      <w:r w:rsidRPr="00824C84">
        <w:t>として指定される。指定された名前のコールバックサービスに対して</w:t>
      </w:r>
      <w:del w:id="3222" w:author="IRK" w:date="2020-03-12T14:20:00Z">
        <w:r w:rsidRPr="00824C84" w:rsidDel="0039612A">
          <w:delText>ハンドラ</w:delText>
        </w:r>
      </w:del>
      <w:ins w:id="3223" w:author="IRK" w:date="2020-03-12T14:20:00Z">
        <w:r w:rsidR="0039612A">
          <w:rPr>
            <w:rFonts w:hint="eastAsia"/>
          </w:rPr>
          <w:t>ハンドラー</w:t>
        </w:r>
      </w:ins>
      <w:r w:rsidRPr="00824C84">
        <w:t>が</w:t>
      </w:r>
      <w:r w:rsidRPr="00824C84">
        <w:rPr>
          <w:rFonts w:hint="eastAsia"/>
        </w:rPr>
        <w:t>既に</w:t>
      </w:r>
      <w:r w:rsidRPr="00824C84">
        <w:t>登録されている場合は、</w:t>
      </w:r>
      <w:del w:id="3224" w:author="IRK" w:date="2020-03-12T14:20:00Z">
        <w:r w:rsidRPr="00824C84" w:rsidDel="0039612A">
          <w:delText>ハンドラ</w:delText>
        </w:r>
      </w:del>
      <w:ins w:id="3225" w:author="IRK" w:date="2020-03-12T14:20:00Z">
        <w:r w:rsidR="0039612A">
          <w:rPr>
            <w:rFonts w:hint="eastAsia"/>
          </w:rPr>
          <w:t>ハンドラー</w:t>
        </w:r>
      </w:ins>
      <w:r w:rsidRPr="00824C84">
        <w:t>は</w:t>
      </w:r>
      <w:del w:id="3226" w:author="IRK" w:date="2020-04-20T22:57:00Z">
        <w:r w:rsidRPr="00824C84" w:rsidDel="00747CA1">
          <w:delText>p</w:delText>
        </w:r>
      </w:del>
      <w:del w:id="3227" w:author="IRK" w:date="2020-04-20T22:58:00Z">
        <w:r w:rsidRPr="00824C84" w:rsidDel="00747CA1">
          <w:delText>Func</w:delText>
        </w:r>
      </w:del>
      <w:ins w:id="3228" w:author="IRK" w:date="2020-04-20T22:58:00Z">
        <w:r w:rsidR="00747CA1">
          <w:rPr>
            <w:rFonts w:hint="eastAsia"/>
          </w:rPr>
          <w:t>func</w:t>
        </w:r>
      </w:ins>
      <w:r w:rsidRPr="00824C84">
        <w:t>に</w:t>
      </w:r>
      <w:r w:rsidR="00054CA3" w:rsidRPr="00824C84">
        <w:t>交換</w:t>
      </w:r>
      <w:r w:rsidRPr="00824C84">
        <w:t>される。デフォルトコールバック</w:t>
      </w:r>
      <w:del w:id="3229" w:author="IRK" w:date="2020-03-12T14:20:00Z">
        <w:r w:rsidRPr="00824C84" w:rsidDel="0039612A">
          <w:delText>ハンドラ</w:delText>
        </w:r>
      </w:del>
      <w:ins w:id="3230" w:author="IRK" w:date="2020-03-12T14:20:00Z">
        <w:r w:rsidR="0039612A">
          <w:rPr>
            <w:rFonts w:hint="eastAsia"/>
          </w:rPr>
          <w:t>ハンドラー</w:t>
        </w:r>
      </w:ins>
      <w:r w:rsidRPr="00824C84">
        <w:t>を登録する際、</w:t>
      </w:r>
      <w:r w:rsidRPr="00824C84">
        <w:rPr>
          <w:rFonts w:hint="eastAsia"/>
        </w:rPr>
        <w:t>既に</w:t>
      </w:r>
      <w:r w:rsidRPr="00824C84">
        <w:t>他のデフォルトコールバック</w:t>
      </w:r>
      <w:del w:id="3231" w:author="IRK" w:date="2020-03-12T14:20:00Z">
        <w:r w:rsidRPr="00824C84" w:rsidDel="0039612A">
          <w:delText>ハンドラ</w:delText>
        </w:r>
      </w:del>
      <w:ins w:id="3232" w:author="IRK" w:date="2020-03-12T14:20:00Z">
        <w:r w:rsidR="0039612A">
          <w:rPr>
            <w:rFonts w:hint="eastAsia"/>
          </w:rPr>
          <w:t>ハンドラー</w:t>
        </w:r>
      </w:ins>
      <w:r w:rsidRPr="00824C84">
        <w:t>が登録されていれば、新しい</w:t>
      </w:r>
      <w:del w:id="3233" w:author="IRK" w:date="2020-03-12T14:20:00Z">
        <w:r w:rsidRPr="00824C84" w:rsidDel="0039612A">
          <w:delText>ハンドラ</w:delText>
        </w:r>
      </w:del>
      <w:ins w:id="3234" w:author="IRK" w:date="2020-03-12T14:20:00Z">
        <w:r w:rsidR="0039612A">
          <w:rPr>
            <w:rFonts w:hint="eastAsia"/>
          </w:rPr>
          <w:t>ハンドラー</w:t>
        </w:r>
      </w:ins>
      <w:r w:rsidRPr="00824C84">
        <w:t>に交換される。</w:t>
      </w:r>
      <w:del w:id="3235" w:author="IRK" w:date="2020-04-20T22:57:00Z">
        <w:r w:rsidRPr="00824C84" w:rsidDel="00747CA1">
          <w:delText>p</w:delText>
        </w:r>
      </w:del>
      <w:del w:id="3236" w:author="IRK" w:date="2020-04-20T22:58:00Z">
        <w:r w:rsidRPr="00824C84" w:rsidDel="00747CA1">
          <w:delText>Func</w:delText>
        </w:r>
      </w:del>
      <w:ins w:id="3237" w:author="IRK" w:date="2020-04-20T22:58:00Z">
        <w:r w:rsidR="00747CA1">
          <w:rPr>
            <w:rFonts w:hint="eastAsia"/>
          </w:rPr>
          <w:t>func</w:t>
        </w:r>
      </w:ins>
      <w:r w:rsidRPr="00824C84">
        <w:t>が</w:t>
      </w:r>
      <w:r w:rsidRPr="00824C84">
        <w:t>null</w:t>
      </w:r>
      <w:r w:rsidRPr="00824C84">
        <w:t>の場合、この関数は</w:t>
      </w:r>
      <w:r w:rsidRPr="00824C84">
        <w:t>IRCFALSE</w:t>
      </w:r>
      <w:r w:rsidRPr="00824C84">
        <w:t>を返し、そうでない場合は</w:t>
      </w:r>
      <w:r w:rsidRPr="00824C84">
        <w:t>IRCTRUE</w:t>
      </w:r>
      <w:r w:rsidRPr="00824C84">
        <w:t>を</w:t>
      </w:r>
      <w:r w:rsidRPr="00795081">
        <w:t>返す。</w:t>
      </w:r>
    </w:p>
    <w:p w14:paraId="4ED5B08D" w14:textId="77777777" w:rsidR="001140F8" w:rsidRPr="00795081" w:rsidRDefault="001140F8" w:rsidP="00F93119"/>
    <w:p w14:paraId="76E2F4E0" w14:textId="77777777" w:rsidR="001140F8" w:rsidRPr="00795081" w:rsidRDefault="00033480" w:rsidP="00F93119">
      <w:r w:rsidRPr="00033480">
        <w:t>void IRC_API UnbindCallbackService( IRCHANDLE hCluster, char const* name )</w:t>
      </w:r>
    </w:p>
    <w:p w14:paraId="7BD9258A" w14:textId="106FCEFC" w:rsidR="001140F8" w:rsidRPr="00795081" w:rsidRDefault="001140F8" w:rsidP="00F93119">
      <w:r w:rsidRPr="00795081">
        <w:t>コールバックレジストリで</w:t>
      </w:r>
      <w:del w:id="3238" w:author="IRK" w:date="2020-05-08T16:10:00Z">
        <w:r w:rsidRPr="00824C84" w:rsidDel="00096CB4">
          <w:delText>lpszName</w:delText>
        </w:r>
      </w:del>
      <w:ins w:id="3239" w:author="IRK" w:date="2020-05-08T16:11:00Z">
        <w:r w:rsidR="00096CB4">
          <w:rPr>
            <w:rFonts w:hint="eastAsia"/>
          </w:rPr>
          <w:t>name</w:t>
        </w:r>
      </w:ins>
      <w:r w:rsidRPr="00824C84">
        <w:t>パラメータとして指定されたサービスの</w:t>
      </w:r>
      <w:del w:id="3240" w:author="IRK" w:date="2020-03-12T14:20:00Z">
        <w:r w:rsidRPr="00824C84" w:rsidDel="0039612A">
          <w:delText>ハンドラ</w:delText>
        </w:r>
      </w:del>
      <w:ins w:id="3241" w:author="IRK" w:date="2020-03-12T14:20:00Z">
        <w:r w:rsidR="0039612A">
          <w:rPr>
            <w:rFonts w:hint="eastAsia"/>
          </w:rPr>
          <w:t>ハンドラー</w:t>
        </w:r>
      </w:ins>
      <w:r w:rsidRPr="00824C84">
        <w:t>を削除する。</w:t>
      </w:r>
      <w:del w:id="3242" w:author="IRK" w:date="2020-04-20T22:59:00Z">
        <w:r w:rsidRPr="00824C84" w:rsidDel="00747CA1">
          <w:delText>lpszName</w:delText>
        </w:r>
      </w:del>
      <w:ins w:id="3243" w:author="IRK" w:date="2020-04-20T22:59:00Z">
        <w:r w:rsidR="00747CA1">
          <w:rPr>
            <w:rFonts w:hint="eastAsia"/>
          </w:rPr>
          <w:t>name</w:t>
        </w:r>
      </w:ins>
      <w:r w:rsidRPr="00824C84">
        <w:t>が</w:t>
      </w:r>
      <w:r w:rsidRPr="00824C84">
        <w:t>null</w:t>
      </w:r>
      <w:r w:rsidRPr="00824C84">
        <w:t>の場合</w:t>
      </w:r>
      <w:r w:rsidRPr="00795081">
        <w:t>は、デフォルトコールバックサービス</w:t>
      </w:r>
      <w:del w:id="3244" w:author="IRK" w:date="2020-03-12T14:20:00Z">
        <w:r w:rsidRPr="00795081" w:rsidDel="0039612A">
          <w:delText>ハンドラ</w:delText>
        </w:r>
      </w:del>
      <w:ins w:id="3245" w:author="IRK" w:date="2020-03-12T14:20:00Z">
        <w:r w:rsidR="0039612A">
          <w:rPr>
            <w:rFonts w:hint="eastAsia"/>
          </w:rPr>
          <w:t>ハンドラー</w:t>
        </w:r>
      </w:ins>
      <w:r w:rsidRPr="00795081">
        <w:t>が登録されていればこれを削除する。</w:t>
      </w:r>
    </w:p>
    <w:p w14:paraId="54821C30" w14:textId="77777777" w:rsidR="001140F8" w:rsidRPr="00795081" w:rsidRDefault="001140F8" w:rsidP="00F93119"/>
    <w:p w14:paraId="1E803D6C" w14:textId="77777777" w:rsidR="001140F8" w:rsidRDefault="001140F8" w:rsidP="00F93119">
      <w:pPr>
        <w:pStyle w:val="32"/>
      </w:pPr>
      <w:bookmarkStart w:id="3246" w:name="_Toc385838778"/>
      <w:bookmarkStart w:id="3247" w:name="_Toc426449628"/>
      <w:bookmarkStart w:id="3248" w:name="_Toc426449724"/>
      <w:bookmarkStart w:id="3249" w:name="_Toc434858909"/>
      <w:bookmarkStart w:id="3250" w:name="_Toc34988285"/>
      <w:bookmarkStart w:id="3251" w:name="_Toc40799129"/>
      <w:r>
        <w:t>コールバックパラメータの照会</w:t>
      </w:r>
      <w:r>
        <w:rPr>
          <w:rFonts w:hint="eastAsia"/>
        </w:rPr>
        <w:t>および</w:t>
      </w:r>
      <w:r>
        <w:t>値の設定</w:t>
      </w:r>
      <w:bookmarkEnd w:id="3246"/>
      <w:bookmarkEnd w:id="3247"/>
      <w:bookmarkEnd w:id="3248"/>
      <w:bookmarkEnd w:id="3249"/>
      <w:bookmarkEnd w:id="3250"/>
      <w:bookmarkEnd w:id="3251"/>
    </w:p>
    <w:p w14:paraId="38C125DC" w14:textId="2CE2C385" w:rsidR="001140F8" w:rsidRPr="00795081" w:rsidRDefault="001140F8" w:rsidP="00F93119">
      <w:r w:rsidRPr="00795081">
        <w:t>コールバックサービス</w:t>
      </w:r>
      <w:del w:id="3252" w:author="IRK" w:date="2020-03-12T14:20:00Z">
        <w:r w:rsidRPr="00795081" w:rsidDel="0039612A">
          <w:delText>ハンドラ</w:delText>
        </w:r>
      </w:del>
      <w:ins w:id="3253" w:author="IRK" w:date="2020-03-12T14:20:00Z">
        <w:r w:rsidR="0039612A">
          <w:rPr>
            <w:rFonts w:hint="eastAsia"/>
          </w:rPr>
          <w:t>ハンドラー</w:t>
        </w:r>
      </w:ins>
      <w:r w:rsidRPr="00795081">
        <w:t>内でコールバックサービスの入出力情報を照会し出力値を設定できる関数が、</w:t>
      </w:r>
      <w:del w:id="3254" w:author="IRK" w:date="2020-03-12T17:40:00Z">
        <w:r w:rsidRPr="00795081" w:rsidDel="00D03171">
          <w:delText>表</w:delText>
        </w:r>
        <w:r w:rsidR="00795081" w:rsidDel="00D03171">
          <w:rPr>
            <w:rFonts w:hint="eastAsia"/>
          </w:rPr>
          <w:delText>5</w:delText>
        </w:r>
        <w:r w:rsidR="00ED7957" w:rsidDel="00D03171">
          <w:delText>2</w:delText>
        </w:r>
      </w:del>
      <w:ins w:id="3255" w:author="IRK" w:date="2020-03-12T17:40:00Z">
        <w:r w:rsidR="00D03171">
          <w:rPr>
            <w:rFonts w:hint="eastAsia"/>
          </w:rPr>
          <w:t>次の表</w:t>
        </w:r>
      </w:ins>
      <w:r w:rsidRPr="00795081">
        <w:t>のように提供される。</w:t>
      </w:r>
    </w:p>
    <w:p w14:paraId="64D649A7" w14:textId="77777777" w:rsidR="001140F8" w:rsidRDefault="001140F8" w:rsidP="00F93119"/>
    <w:p w14:paraId="0BD4789E" w14:textId="34AD98F8" w:rsidR="00795081" w:rsidRDefault="00795081" w:rsidP="00F93119">
      <w:pPr>
        <w:pStyle w:val="af5"/>
      </w:pPr>
      <w:bookmarkStart w:id="3256" w:name="_Toc40799278"/>
      <w:r>
        <w:t>[</w:t>
      </w:r>
      <w:del w:id="3257" w:author="IRK" w:date="2020-03-12T15:05: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52</w:delText>
        </w:r>
        <w:r w:rsidR="00E65728" w:rsidDel="00741612">
          <w:rPr>
            <w:noProof/>
          </w:rPr>
          <w:fldChar w:fldCharType="end"/>
        </w:r>
        <w:r w:rsidDel="00741612">
          <w:rPr>
            <w:rFonts w:hint="eastAsia"/>
          </w:rPr>
          <w:delText xml:space="preserve">　</w:delText>
        </w:r>
      </w:del>
      <w:ins w:id="3258" w:author="IRK" w:date="2020-03-12T15:05: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55</w:t>
      </w:r>
      <w:ins w:id="3259" w:author="IRK" w:date="2020-03-12T15:05:00Z">
        <w:r w:rsidR="00741612">
          <w:fldChar w:fldCharType="end"/>
        </w:r>
        <w:r w:rsidR="00741612">
          <w:rPr>
            <w:rFonts w:hint="eastAsia"/>
          </w:rPr>
          <w:t xml:space="preserve"> </w:t>
        </w:r>
      </w:ins>
      <w:r>
        <w:rPr>
          <w:noProof/>
        </w:rPr>
        <w:t>コールバック入力パラメータの照会</w:t>
      </w:r>
      <w:r>
        <w:rPr>
          <w:rFonts w:hint="eastAsia"/>
          <w:noProof/>
        </w:rPr>
        <w:t>]</w:t>
      </w:r>
      <w:bookmarkEnd w:id="3256"/>
    </w:p>
    <w:tbl>
      <w:tblPr>
        <w:tblStyle w:val="af4"/>
        <w:tblW w:w="0" w:type="auto"/>
        <w:jc w:val="center"/>
        <w:tblLook w:val="04A0" w:firstRow="1" w:lastRow="0" w:firstColumn="1" w:lastColumn="0" w:noHBand="0" w:noVBand="1"/>
        <w:tblPrChange w:id="3260" w:author="IRK" w:date="2020-04-14T15:45:00Z">
          <w:tblPr>
            <w:tblStyle w:val="af4"/>
            <w:tblW w:w="0" w:type="auto"/>
            <w:tblInd w:w="108" w:type="dxa"/>
            <w:tblLook w:val="04A0" w:firstRow="1" w:lastRow="0" w:firstColumn="1" w:lastColumn="0" w:noHBand="0" w:noVBand="1"/>
          </w:tblPr>
        </w:tblPrChange>
      </w:tblPr>
      <w:tblGrid>
        <w:gridCol w:w="9463"/>
        <w:tblGridChange w:id="3261">
          <w:tblGrid>
            <w:gridCol w:w="9463"/>
          </w:tblGrid>
        </w:tblGridChange>
      </w:tblGrid>
      <w:tr w:rsidR="001140F8" w14:paraId="385452FD" w14:textId="77777777" w:rsidTr="00C054CD">
        <w:trPr>
          <w:jc w:val="center"/>
        </w:trPr>
        <w:tc>
          <w:tcPr>
            <w:tcW w:w="9463" w:type="dxa"/>
            <w:tcPrChange w:id="3262" w:author="IRK" w:date="2020-04-14T15:45:00Z">
              <w:tcPr>
                <w:tcW w:w="9463" w:type="dxa"/>
              </w:tcPr>
            </w:tcPrChange>
          </w:tcPr>
          <w:p w14:paraId="7123FCEB" w14:textId="77777777" w:rsidR="00591EA7" w:rsidRDefault="00591EA7">
            <w:pPr>
              <w:pStyle w:val="1b"/>
              <w:pPrChange w:id="3263" w:author="IRK" w:date="2020-04-14T13:42:00Z">
                <w:pPr>
                  <w:pStyle w:val="aff1"/>
                </w:pPr>
              </w:pPrChange>
            </w:pPr>
            <w:r>
              <w:t>1 void IRCCallbackReqGet( IRCDESCRIPTOR cbinfo, char* ruleId, int ruleIdLen,</w:t>
            </w:r>
          </w:p>
          <w:p w14:paraId="0CAAB411" w14:textId="77777777" w:rsidR="00591EA7" w:rsidRDefault="00591EA7">
            <w:pPr>
              <w:pStyle w:val="1b"/>
              <w:pPrChange w:id="3264" w:author="IRK" w:date="2020-04-14T13:42:00Z">
                <w:pPr>
                  <w:pStyle w:val="aff1"/>
                </w:pPr>
              </w:pPrChange>
            </w:pPr>
            <w:r>
              <w:t>2                              char* date, int dateLen, char* service, int serviceLen );</w:t>
            </w:r>
          </w:p>
          <w:p w14:paraId="0BCAAAD9" w14:textId="77777777" w:rsidR="00591EA7" w:rsidRDefault="00591EA7">
            <w:pPr>
              <w:pStyle w:val="1b"/>
              <w:pPrChange w:id="3265" w:author="IRK" w:date="2020-04-14T13:42:00Z">
                <w:pPr>
                  <w:pStyle w:val="aff1"/>
                </w:pPr>
              </w:pPrChange>
            </w:pPr>
            <w:r>
              <w:t>3 IRCDESCRIPTOR IRCCallbackLookupParam( IRCDESCRIPTOR params, char const* paramName );</w:t>
            </w:r>
          </w:p>
          <w:p w14:paraId="790902EC" w14:textId="77777777" w:rsidR="00591EA7" w:rsidRDefault="00591EA7">
            <w:pPr>
              <w:pStyle w:val="1b"/>
              <w:pPrChange w:id="3266" w:author="IRK" w:date="2020-04-14T13:42:00Z">
                <w:pPr>
                  <w:pStyle w:val="aff1"/>
                </w:pPr>
              </w:pPrChange>
            </w:pPr>
            <w:r>
              <w:t>4 int IRCCallbackGetParamCount( IRCDESCRIPTOR params );</w:t>
            </w:r>
          </w:p>
          <w:p w14:paraId="69C20B7F" w14:textId="77777777" w:rsidR="00591EA7" w:rsidRDefault="00591EA7">
            <w:pPr>
              <w:pStyle w:val="1b"/>
              <w:pPrChange w:id="3267" w:author="IRK" w:date="2020-04-14T13:42:00Z">
                <w:pPr>
                  <w:pStyle w:val="aff1"/>
                </w:pPr>
              </w:pPrChange>
            </w:pPr>
            <w:r>
              <w:t>5 char const* IRCCallbackGetParamName( IRCDESCRIPTOR params, int index );</w:t>
            </w:r>
          </w:p>
          <w:p w14:paraId="543FF967" w14:textId="77777777" w:rsidR="00591EA7" w:rsidRDefault="00591EA7">
            <w:pPr>
              <w:pStyle w:val="1b"/>
              <w:pPrChange w:id="3268" w:author="IRK" w:date="2020-04-14T13:42:00Z">
                <w:pPr>
                  <w:pStyle w:val="aff1"/>
                </w:pPr>
              </w:pPrChange>
            </w:pPr>
            <w:r>
              <w:t>6 void IRCCallbackGetParamLists( IRCDESCRIPTOR params,</w:t>
            </w:r>
            <w:del w:id="3269" w:author="IRK" w:date="2020-03-13T10:03:00Z">
              <w:r w:rsidDel="00044DB3">
                <w:delText xml:space="preserve"> </w:delText>
              </w:r>
            </w:del>
          </w:p>
          <w:p w14:paraId="354FBE55" w14:textId="77777777" w:rsidR="00591EA7" w:rsidRDefault="00591EA7">
            <w:pPr>
              <w:pStyle w:val="1b"/>
              <w:pPrChange w:id="3270" w:author="IRK" w:date="2020-04-14T13:42:00Z">
                <w:pPr>
                  <w:pStyle w:val="aff1"/>
                </w:pPr>
              </w:pPrChange>
            </w:pPr>
            <w:r>
              <w:t>7                                      IRCDESCRIPTOR* paramDescs, int size );</w:t>
            </w:r>
          </w:p>
          <w:p w14:paraId="4F459B85" w14:textId="77777777" w:rsidR="00591EA7" w:rsidRDefault="00591EA7">
            <w:pPr>
              <w:pStyle w:val="1b"/>
              <w:pPrChange w:id="3271" w:author="IRK" w:date="2020-04-14T13:42:00Z">
                <w:pPr>
                  <w:pStyle w:val="aff1"/>
                </w:pPr>
              </w:pPrChange>
            </w:pPr>
            <w:r>
              <w:t>8 void IRCCallbackParamGet( IRCDESCRIPTOR param, char* name, int namelen,</w:t>
            </w:r>
            <w:del w:id="3272" w:author="IRK" w:date="2020-03-13T10:03:00Z">
              <w:r w:rsidDel="00044DB3">
                <w:delText xml:space="preserve"> </w:delText>
              </w:r>
            </w:del>
          </w:p>
          <w:p w14:paraId="3C6C1296" w14:textId="77777777" w:rsidR="00591EA7" w:rsidRDefault="00591EA7">
            <w:pPr>
              <w:pStyle w:val="1b"/>
              <w:pPrChange w:id="3273" w:author="IRK" w:date="2020-04-14T13:42:00Z">
                <w:pPr>
                  <w:pStyle w:val="aff1"/>
                </w:pPr>
              </w:pPrChange>
            </w:pPr>
            <w:r>
              <w:t>9                                short* type, int* size );</w:t>
            </w:r>
          </w:p>
          <w:p w14:paraId="1911D318" w14:textId="77777777" w:rsidR="00591EA7" w:rsidRDefault="00591EA7">
            <w:pPr>
              <w:pStyle w:val="1b"/>
              <w:pPrChange w:id="3274" w:author="IRK" w:date="2020-04-14T13:42:00Z">
                <w:pPr>
                  <w:pStyle w:val="aff1"/>
                </w:pPr>
              </w:pPrChange>
            </w:pPr>
            <w:r>
              <w:t>10 IRC_API int IRCCallbackParamGetLength( IRCDESCRIPTOR param );</w:t>
            </w:r>
          </w:p>
          <w:p w14:paraId="5BDC07F3" w14:textId="77777777" w:rsidR="00591EA7" w:rsidRDefault="00591EA7">
            <w:pPr>
              <w:pStyle w:val="1b"/>
              <w:pPrChange w:id="3275" w:author="IRK" w:date="2020-04-14T13:42:00Z">
                <w:pPr>
                  <w:pStyle w:val="aff1"/>
                </w:pPr>
              </w:pPrChange>
            </w:pPr>
            <w:r>
              <w:t>11 double IRCCallbackParamGetNumber( IRCDESCRIPTOR param, int row );</w:t>
            </w:r>
          </w:p>
          <w:p w14:paraId="2329D304" w14:textId="77777777" w:rsidR="00591EA7" w:rsidRDefault="00591EA7">
            <w:pPr>
              <w:pStyle w:val="1b"/>
              <w:pPrChange w:id="3276" w:author="IRK" w:date="2020-04-14T13:42:00Z">
                <w:pPr>
                  <w:pStyle w:val="aff1"/>
                </w:pPr>
              </w:pPrChange>
            </w:pPr>
            <w:r>
              <w:t>12 char const* IRCCallbackParamGetString( IRCDESCRIPTOR param, int row );</w:t>
            </w:r>
          </w:p>
          <w:p w14:paraId="1690FCD9" w14:textId="77777777" w:rsidR="00591EA7" w:rsidRDefault="00591EA7">
            <w:pPr>
              <w:pStyle w:val="1b"/>
              <w:pPrChange w:id="3277" w:author="IRK" w:date="2020-04-14T13:42:00Z">
                <w:pPr>
                  <w:pStyle w:val="aff1"/>
                </w:pPr>
              </w:pPrChange>
            </w:pPr>
            <w:r>
              <w:t>13 IRCBOOL IRCCallbackParamGetBoolean( IRCDESCRIPTOR param, int row );</w:t>
            </w:r>
          </w:p>
          <w:p w14:paraId="5340D3BE" w14:textId="77777777" w:rsidR="00591EA7" w:rsidRDefault="00591EA7">
            <w:pPr>
              <w:pStyle w:val="1b"/>
              <w:pPrChange w:id="3278" w:author="IRK" w:date="2020-04-14T13:42:00Z">
                <w:pPr>
                  <w:pStyle w:val="aff1"/>
                </w:pPr>
              </w:pPrChange>
            </w:pPr>
            <w:r>
              <w:t>14 void IRCCallbackParamAddNumber( IRCDESCRIPTOR param, double num );</w:t>
            </w:r>
          </w:p>
          <w:p w14:paraId="790801BA" w14:textId="77777777" w:rsidR="00591EA7" w:rsidRDefault="00591EA7">
            <w:pPr>
              <w:pStyle w:val="1b"/>
              <w:pPrChange w:id="3279" w:author="IRK" w:date="2020-04-14T13:42:00Z">
                <w:pPr>
                  <w:pStyle w:val="aff1"/>
                </w:pPr>
              </w:pPrChange>
            </w:pPr>
            <w:r>
              <w:t>15 void IRCCallbackParamAddString( IRCDESCRIPTOR param, char const* str );</w:t>
            </w:r>
          </w:p>
          <w:p w14:paraId="43373761" w14:textId="77777777" w:rsidR="001140F8" w:rsidRPr="00D06319" w:rsidRDefault="00591EA7">
            <w:pPr>
              <w:pStyle w:val="1b"/>
              <w:pPrChange w:id="3280" w:author="IRK" w:date="2020-04-14T13:42:00Z">
                <w:pPr>
                  <w:pStyle w:val="aff1"/>
                </w:pPr>
              </w:pPrChange>
            </w:pPr>
            <w:r>
              <w:t>16 void IRCCallbackParamAddBoolean( IRCDESCRIPTOR param, IRCBOOL b );</w:t>
            </w:r>
          </w:p>
        </w:tc>
      </w:tr>
    </w:tbl>
    <w:p w14:paraId="16008A15" w14:textId="77777777" w:rsidR="001140F8" w:rsidRPr="00795081" w:rsidRDefault="001140F8" w:rsidP="00F93119"/>
    <w:p w14:paraId="2DBDF6C3" w14:textId="6FCA9A8F" w:rsidR="001140F8" w:rsidRPr="00795081" w:rsidRDefault="00DA14E1" w:rsidP="00F93119">
      <w:del w:id="3281" w:author="IRK" w:date="2020-03-12T14:38:00Z">
        <w:r w:rsidDel="00A55E2C">
          <w:rPr>
            <w:rFonts w:hint="eastAsia"/>
          </w:rPr>
          <w:delText>以下</w:delText>
        </w:r>
      </w:del>
      <w:ins w:id="3282" w:author="IRK" w:date="2020-03-12T14:38:00Z">
        <w:r w:rsidR="00A55E2C">
          <w:rPr>
            <w:rFonts w:hint="eastAsia"/>
          </w:rPr>
          <w:t>次</w:t>
        </w:r>
      </w:ins>
      <w:r w:rsidR="001140F8" w:rsidRPr="00795081">
        <w:t>は、各関数についての説明である。</w:t>
      </w:r>
    </w:p>
    <w:p w14:paraId="6692A66A" w14:textId="77777777" w:rsidR="001140F8" w:rsidRPr="00795081" w:rsidRDefault="00033480" w:rsidP="00F93119">
      <w:r w:rsidRPr="00033480">
        <w:t xml:space="preserve">void IRCCallbackReqGet( IRCDESCRIPTOR </w:t>
      </w:r>
      <w:r w:rsidRPr="00033480">
        <w:rPr>
          <w:rFonts w:hint="eastAsia"/>
        </w:rPr>
        <w:t>cbi</w:t>
      </w:r>
      <w:r w:rsidRPr="00033480">
        <w:t xml:space="preserve">nfo, char* </w:t>
      </w:r>
      <w:r w:rsidRPr="00033480">
        <w:rPr>
          <w:rFonts w:hint="eastAsia"/>
        </w:rPr>
        <w:t>rule</w:t>
      </w:r>
      <w:r w:rsidRPr="00033480">
        <w:t>I</w:t>
      </w:r>
      <w:r w:rsidRPr="00033480">
        <w:rPr>
          <w:rFonts w:hint="eastAsia"/>
        </w:rPr>
        <w:t>d</w:t>
      </w:r>
      <w:r w:rsidRPr="00033480">
        <w:t xml:space="preserve">, int </w:t>
      </w:r>
      <w:r w:rsidRPr="00033480">
        <w:rPr>
          <w:rFonts w:hint="eastAsia"/>
        </w:rPr>
        <w:t>rule</w:t>
      </w:r>
      <w:r w:rsidRPr="00033480">
        <w:t>I</w:t>
      </w:r>
      <w:r w:rsidRPr="00033480">
        <w:rPr>
          <w:rFonts w:hint="eastAsia"/>
        </w:rPr>
        <w:t>d</w:t>
      </w:r>
      <w:r w:rsidRPr="00033480">
        <w:t xml:space="preserve">Len, char* </w:t>
      </w:r>
      <w:r w:rsidRPr="00033480">
        <w:rPr>
          <w:rFonts w:hint="eastAsia"/>
        </w:rPr>
        <w:t>d</w:t>
      </w:r>
      <w:r w:rsidRPr="00033480">
        <w:t xml:space="preserve">ate, int </w:t>
      </w:r>
      <w:r w:rsidRPr="00033480">
        <w:rPr>
          <w:rFonts w:hint="eastAsia"/>
        </w:rPr>
        <w:t>d</w:t>
      </w:r>
      <w:r w:rsidRPr="00033480">
        <w:t xml:space="preserve">ateLen, char* </w:t>
      </w:r>
      <w:r w:rsidRPr="00033480">
        <w:rPr>
          <w:rFonts w:hint="eastAsia"/>
        </w:rPr>
        <w:t>s</w:t>
      </w:r>
      <w:r w:rsidRPr="00033480">
        <w:t xml:space="preserve">ervice, int </w:t>
      </w:r>
      <w:r w:rsidRPr="00033480">
        <w:rPr>
          <w:rFonts w:hint="eastAsia"/>
        </w:rPr>
        <w:t>s</w:t>
      </w:r>
      <w:r w:rsidRPr="00033480">
        <w:t>erviceLen )</w:t>
      </w:r>
    </w:p>
    <w:p w14:paraId="23070F72" w14:textId="0EEAF720" w:rsidR="001140F8" w:rsidRPr="00795081" w:rsidRDefault="001140F8" w:rsidP="00F93119">
      <w:r w:rsidRPr="00795081">
        <w:t>コールバックサービスの呼び出しに関連する情報を提供する関数である。</w:t>
      </w:r>
      <w:r w:rsidR="00033480">
        <w:rPr>
          <w:rFonts w:hint="eastAsia"/>
        </w:rPr>
        <w:t>c</w:t>
      </w:r>
      <w:r w:rsidR="00033480">
        <w:t>b</w:t>
      </w:r>
      <w:r w:rsidRPr="00824C84">
        <w:t>Info</w:t>
      </w:r>
      <w:r w:rsidRPr="00824C84">
        <w:t>パラメータは、コールバックサービス</w:t>
      </w:r>
      <w:del w:id="3283" w:author="IRK" w:date="2020-03-12T14:20:00Z">
        <w:r w:rsidRPr="00824C84" w:rsidDel="0039612A">
          <w:delText>ハンドラ</w:delText>
        </w:r>
      </w:del>
      <w:ins w:id="3284" w:author="IRK" w:date="2020-03-12T14:20:00Z">
        <w:r w:rsidR="0039612A">
          <w:rPr>
            <w:rFonts w:hint="eastAsia"/>
          </w:rPr>
          <w:t>ハンドラー</w:t>
        </w:r>
      </w:ins>
      <w:r w:rsidRPr="00824C84">
        <w:t>にパラメータとして提供されたコールバックサービス情報のディスクリプタである。</w:t>
      </w:r>
      <w:r w:rsidR="00033480">
        <w:t>r</w:t>
      </w:r>
      <w:r w:rsidRPr="00824C84">
        <w:t>uleI</w:t>
      </w:r>
      <w:r w:rsidR="00033480">
        <w:t>d</w:t>
      </w:r>
      <w:r w:rsidRPr="00824C84">
        <w:t>はコールバックサービスを呼び出したコールバックルールの</w:t>
      </w:r>
      <w:r w:rsidRPr="00824C84">
        <w:t>ID</w:t>
      </w:r>
      <w:r w:rsidRPr="00824C84">
        <w:t>を受け取る</w:t>
      </w:r>
      <w:del w:id="3285" w:author="IRK" w:date="2020-03-12T14:09:00Z">
        <w:r w:rsidRPr="00824C84" w:rsidDel="001F7670">
          <w:delText>バッファ</w:delText>
        </w:r>
      </w:del>
      <w:ins w:id="3286" w:author="IRK" w:date="2020-03-12T14:09:00Z">
        <w:r w:rsidR="001F7670">
          <w:rPr>
            <w:rFonts w:hint="eastAsia"/>
          </w:rPr>
          <w:t>バッファー</w:t>
        </w:r>
      </w:ins>
      <w:r w:rsidRPr="00824C84">
        <w:t>のポインタ、</w:t>
      </w:r>
      <w:r w:rsidR="00033480">
        <w:t>d</w:t>
      </w:r>
      <w:r w:rsidRPr="00824C84">
        <w:t>ate</w:t>
      </w:r>
      <w:r w:rsidRPr="00824C84">
        <w:t>はルール呼び出し基準日を受け取る</w:t>
      </w:r>
      <w:del w:id="3287" w:author="IRK" w:date="2020-03-12T14:09:00Z">
        <w:r w:rsidRPr="00824C84" w:rsidDel="001F7670">
          <w:delText>バッファ</w:delText>
        </w:r>
      </w:del>
      <w:ins w:id="3288" w:author="IRK" w:date="2020-03-12T14:09:00Z">
        <w:r w:rsidR="001F7670">
          <w:rPr>
            <w:rFonts w:hint="eastAsia"/>
          </w:rPr>
          <w:t>バッファー</w:t>
        </w:r>
      </w:ins>
      <w:r w:rsidRPr="00824C84">
        <w:t>のポインタ、</w:t>
      </w:r>
      <w:r w:rsidR="00033480">
        <w:t>s</w:t>
      </w:r>
      <w:r w:rsidRPr="00824C84">
        <w:t>ervice</w:t>
      </w:r>
      <w:r w:rsidRPr="00824C84">
        <w:t>はコールバックサービス名を受け取る</w:t>
      </w:r>
      <w:del w:id="3289" w:author="IRK" w:date="2020-03-12T14:09:00Z">
        <w:r w:rsidRPr="00824C84" w:rsidDel="001F7670">
          <w:delText>バッファ</w:delText>
        </w:r>
      </w:del>
      <w:ins w:id="3290" w:author="IRK" w:date="2020-03-12T14:09:00Z">
        <w:r w:rsidR="001F7670">
          <w:rPr>
            <w:rFonts w:hint="eastAsia"/>
          </w:rPr>
          <w:t>バッファー</w:t>
        </w:r>
      </w:ins>
      <w:r w:rsidRPr="00824C84">
        <w:t>のポインタである。</w:t>
      </w:r>
      <w:r w:rsidR="00033480">
        <w:t>r</w:t>
      </w:r>
      <w:r w:rsidRPr="00824C84">
        <w:t>uleI</w:t>
      </w:r>
      <w:r w:rsidR="00033480">
        <w:t>d</w:t>
      </w:r>
      <w:r w:rsidRPr="00824C84">
        <w:t>Len</w:t>
      </w:r>
      <w:r w:rsidRPr="00824C84">
        <w:t>、</w:t>
      </w:r>
      <w:r w:rsidR="00033480">
        <w:t>d</w:t>
      </w:r>
      <w:r w:rsidRPr="00824C84">
        <w:t>ateLen</w:t>
      </w:r>
      <w:r w:rsidRPr="00824C84">
        <w:t>、</w:t>
      </w:r>
      <w:r w:rsidR="00033480">
        <w:t>s</w:t>
      </w:r>
      <w:r w:rsidRPr="00824C84">
        <w:t>erviceLen</w:t>
      </w:r>
      <w:r w:rsidRPr="00824C84">
        <w:t>は、それぞれ</w:t>
      </w:r>
      <w:r w:rsidR="00033480">
        <w:t>ruleId</w:t>
      </w:r>
      <w:r w:rsidRPr="00824C84">
        <w:t>、</w:t>
      </w:r>
      <w:r w:rsidR="00033480">
        <w:t>d</w:t>
      </w:r>
      <w:r w:rsidRPr="00824C84">
        <w:t>ate</w:t>
      </w:r>
      <w:r w:rsidRPr="00824C84">
        <w:t>、</w:t>
      </w:r>
      <w:r w:rsidR="00033480">
        <w:t>s</w:t>
      </w:r>
      <w:r w:rsidRPr="00824C84">
        <w:t>ervice</w:t>
      </w:r>
      <w:r w:rsidRPr="00824C84">
        <w:t>の</w:t>
      </w:r>
      <w:del w:id="3291" w:author="IRK" w:date="2020-03-12T14:09:00Z">
        <w:r w:rsidRPr="00824C84" w:rsidDel="001F7670">
          <w:delText>バッファ</w:delText>
        </w:r>
      </w:del>
      <w:ins w:id="3292" w:author="IRK" w:date="2020-03-12T14:09:00Z">
        <w:r w:rsidR="001F7670">
          <w:rPr>
            <w:rFonts w:hint="eastAsia"/>
          </w:rPr>
          <w:t>バッファー</w:t>
        </w:r>
      </w:ins>
      <w:r w:rsidRPr="00824C84">
        <w:t>の長さである。</w:t>
      </w:r>
      <w:r w:rsidR="00033480">
        <w:rPr>
          <w:rFonts w:hint="eastAsia"/>
        </w:rPr>
        <w:t>r</w:t>
      </w:r>
      <w:r w:rsidR="00033480">
        <w:t>uleId</w:t>
      </w:r>
      <w:r w:rsidRPr="00824C84">
        <w:t>、</w:t>
      </w:r>
      <w:r w:rsidR="00033480">
        <w:t>d</w:t>
      </w:r>
      <w:r w:rsidRPr="00824C84">
        <w:t>ate</w:t>
      </w:r>
      <w:r w:rsidRPr="00824C84">
        <w:t>、</w:t>
      </w:r>
      <w:r w:rsidR="00033480">
        <w:t>s</w:t>
      </w:r>
      <w:r w:rsidRPr="00824C84">
        <w:t>ervice</w:t>
      </w:r>
      <w:r w:rsidRPr="00795081">
        <w:t>に</w:t>
      </w:r>
      <w:r w:rsidRPr="00795081">
        <w:t>null</w:t>
      </w:r>
      <w:r w:rsidRPr="00795081">
        <w:t>を引き渡すことができる。その場合、該当する情報のみ提供されない。</w:t>
      </w:r>
    </w:p>
    <w:p w14:paraId="60E84135" w14:textId="77777777" w:rsidR="001140F8" w:rsidRPr="00795081" w:rsidRDefault="001140F8" w:rsidP="00F93119"/>
    <w:p w14:paraId="491A8251" w14:textId="77777777" w:rsidR="001140F8" w:rsidRPr="00795081" w:rsidRDefault="00033480" w:rsidP="00F93119">
      <w:r w:rsidRPr="00033480">
        <w:t xml:space="preserve">IRCDESCRIPTOR IRCCallbackLookupParam( IRCDESCRIPTOR </w:t>
      </w:r>
      <w:r w:rsidRPr="00F11057">
        <w:t>params</w:t>
      </w:r>
      <w:r w:rsidRPr="00033480">
        <w:t xml:space="preserve">, char const* </w:t>
      </w:r>
      <w:r w:rsidRPr="00F11057">
        <w:t>paramName</w:t>
      </w:r>
      <w:r w:rsidRPr="00033480">
        <w:t>)</w:t>
      </w:r>
    </w:p>
    <w:p w14:paraId="19064521" w14:textId="77777777" w:rsidR="001140F8" w:rsidRPr="00795081" w:rsidRDefault="001140F8" w:rsidP="00F93119">
      <w:r w:rsidRPr="00795081">
        <w:t>コールバックパラメータセットから特定のコールバックパラメータのディスクリプタを検索する関数である。</w:t>
      </w:r>
      <w:r w:rsidR="00033480">
        <w:t>params</w:t>
      </w:r>
      <w:r w:rsidRPr="00824C84">
        <w:t>パラメータは、コールバック入力パラメータセットのディスクリプタまたはコールバック出力パラメータセットのディスクリプタである。</w:t>
      </w:r>
      <w:r w:rsidR="00033480">
        <w:rPr>
          <w:rFonts w:hint="eastAsia"/>
        </w:rPr>
        <w:t>p</w:t>
      </w:r>
      <w:r w:rsidRPr="00824C84">
        <w:t>aram</w:t>
      </w:r>
      <w:r w:rsidR="00033480">
        <w:t>Name</w:t>
      </w:r>
      <w:r w:rsidRPr="00824C84">
        <w:t>は、検索</w:t>
      </w:r>
      <w:r w:rsidRPr="00824C84">
        <w:rPr>
          <w:rFonts w:hint="eastAsia"/>
        </w:rPr>
        <w:t>する</w:t>
      </w:r>
      <w:r w:rsidRPr="00824C84">
        <w:t>コール</w:t>
      </w:r>
      <w:r w:rsidRPr="00795081">
        <w:t>バックパラメータの名前である。指定された名前のコールバックパラメータが存在しない場合は、</w:t>
      </w:r>
      <w:r w:rsidRPr="00795081">
        <w:t>null</w:t>
      </w:r>
      <w:r w:rsidRPr="00795081">
        <w:t>を返す。</w:t>
      </w:r>
    </w:p>
    <w:p w14:paraId="2096C574" w14:textId="77777777" w:rsidR="001140F8" w:rsidRPr="00795081" w:rsidRDefault="001140F8" w:rsidP="00F93119"/>
    <w:p w14:paraId="5321AB09" w14:textId="77777777" w:rsidR="001140F8" w:rsidRPr="00033480" w:rsidRDefault="00033480" w:rsidP="00F93119">
      <w:r w:rsidRPr="00033480">
        <w:t>int IRCCallbackGetParamCount( IRCDESCRIPTOR params )</w:t>
      </w:r>
    </w:p>
    <w:p w14:paraId="4DAB6571" w14:textId="77777777" w:rsidR="001140F8" w:rsidRPr="00795081" w:rsidRDefault="001140F8" w:rsidP="00F93119">
      <w:r w:rsidRPr="00033480">
        <w:rPr>
          <w:rFonts w:asciiTheme="majorHAnsi" w:hAnsiTheme="majorHAnsi" w:cstheme="majorHAnsi"/>
        </w:rPr>
        <w:t>コー</w:t>
      </w:r>
      <w:r w:rsidRPr="00795081">
        <w:t>ルバックパラメータセットに保存されているコールバックパラメータの数を返す関数で</w:t>
      </w:r>
      <w:r w:rsidRPr="00824C84">
        <w:t>ある。</w:t>
      </w:r>
      <w:r w:rsidR="00033480">
        <w:t>params</w:t>
      </w:r>
      <w:r w:rsidRPr="00824C84">
        <w:t>は、コールバック</w:t>
      </w:r>
      <w:r w:rsidRPr="00795081">
        <w:t>入力パラメータセットのディスクリプタまたはコールバック出力パラメータセットのディスクリプタである。</w:t>
      </w:r>
    </w:p>
    <w:p w14:paraId="435F6C7A" w14:textId="77777777" w:rsidR="001140F8" w:rsidRPr="00795081" w:rsidRDefault="001140F8" w:rsidP="00F93119"/>
    <w:p w14:paraId="3ED168A6" w14:textId="77777777" w:rsidR="001140F8" w:rsidRPr="00EC68CF" w:rsidRDefault="00033480" w:rsidP="00F93119">
      <w:pPr>
        <w:rPr>
          <w:rFonts w:asciiTheme="majorHAnsi" w:hAnsiTheme="majorHAnsi" w:cstheme="majorHAnsi"/>
        </w:rPr>
      </w:pPr>
      <w:r w:rsidRPr="00F728C5">
        <w:t xml:space="preserve">char const* IRCCallbackGetParamName( IRCDESCRIPTOR </w:t>
      </w:r>
      <w:r w:rsidRPr="00EC68CF">
        <w:t>params</w:t>
      </w:r>
      <w:r w:rsidRPr="00F728C5">
        <w:t>, int index )</w:t>
      </w:r>
    </w:p>
    <w:p w14:paraId="02A88A77" w14:textId="77777777" w:rsidR="001140F8" w:rsidRPr="00795081" w:rsidRDefault="001140F8" w:rsidP="00F93119">
      <w:r w:rsidRPr="00795081">
        <w:t>コールバックパラメータセットから特定のインデックスのコールバックパラメータの名前を返す</w:t>
      </w:r>
      <w:r w:rsidRPr="00824C84">
        <w:t>。</w:t>
      </w:r>
      <w:r w:rsidR="00033480">
        <w:t>param</w:t>
      </w:r>
      <w:r w:rsidRPr="00824C84">
        <w:t>s</w:t>
      </w:r>
      <w:r w:rsidRPr="00824C84">
        <w:t>はコールバックパラメータセットのディスクリプタで、</w:t>
      </w:r>
      <w:r w:rsidRPr="00824C84">
        <w:t>in</w:t>
      </w:r>
      <w:r w:rsidR="00033480">
        <w:t>dex</w:t>
      </w:r>
      <w:r w:rsidRPr="00824C84">
        <w:t>は名</w:t>
      </w:r>
      <w:r w:rsidRPr="00795081">
        <w:t>前を取得</w:t>
      </w:r>
      <w:r w:rsidRPr="00795081">
        <w:rPr>
          <w:rFonts w:hint="eastAsia"/>
        </w:rPr>
        <w:t>する</w:t>
      </w:r>
      <w:r w:rsidRPr="00795081">
        <w:t>0</w:t>
      </w:r>
      <w:r w:rsidRPr="00795081">
        <w:t>ベースのインデックスである。</w:t>
      </w:r>
    </w:p>
    <w:p w14:paraId="16D4A8C3" w14:textId="77777777" w:rsidR="001140F8" w:rsidRPr="00795081" w:rsidRDefault="001140F8" w:rsidP="00F93119"/>
    <w:p w14:paraId="775AF6CA" w14:textId="77777777" w:rsidR="00033480" w:rsidRPr="003F600E" w:rsidRDefault="00033480" w:rsidP="00F93119">
      <w:r w:rsidRPr="003F600E">
        <w:t xml:space="preserve">void IRCCallbackGetParamLists( IRCDESCRIPTOR </w:t>
      </w:r>
      <w:r w:rsidRPr="003F600E">
        <w:rPr>
          <w:rFonts w:hint="eastAsia"/>
        </w:rPr>
        <w:t>params</w:t>
      </w:r>
      <w:r w:rsidRPr="003F600E">
        <w:t>, IRCDESCRIPTOR *</w:t>
      </w:r>
      <w:r w:rsidRPr="0002777B">
        <w:t xml:space="preserve"> </w:t>
      </w:r>
      <w:r w:rsidRPr="004A45E0">
        <w:t>paramDescs</w:t>
      </w:r>
      <w:r w:rsidRPr="003F600E">
        <w:t xml:space="preserve">, int </w:t>
      </w:r>
      <w:r w:rsidRPr="003F600E">
        <w:rPr>
          <w:rFonts w:hint="eastAsia"/>
        </w:rPr>
        <w:t>s</w:t>
      </w:r>
      <w:r w:rsidRPr="003F600E">
        <w:t>ize )</w:t>
      </w:r>
    </w:p>
    <w:p w14:paraId="77BA8BD4" w14:textId="4971E9CD" w:rsidR="001140F8" w:rsidRPr="00795081" w:rsidRDefault="001140F8" w:rsidP="00F93119">
      <w:r w:rsidRPr="00795081">
        <w:t>コールバックパラメータセットからコールバックパラメータのディスクリプタを</w:t>
      </w:r>
      <w:r w:rsidR="00DA14E1">
        <w:rPr>
          <w:rFonts w:hint="eastAsia"/>
        </w:rPr>
        <w:t>取得</w:t>
      </w:r>
      <w:r w:rsidRPr="00795081">
        <w:t>する。</w:t>
      </w:r>
      <w:r w:rsidR="00033480" w:rsidRPr="003F600E">
        <w:t>param</w:t>
      </w:r>
      <w:r w:rsidRPr="003F600E">
        <w:t>s</w:t>
      </w:r>
      <w:r w:rsidRPr="00795081">
        <w:t>は、コールバックパラメータセットのディスクリプタである。</w:t>
      </w:r>
      <w:r w:rsidR="00033480">
        <w:rPr>
          <w:rStyle w:val="aff2"/>
          <w:rFonts w:asciiTheme="majorHAnsi" w:eastAsia="ＭＳ Ｐゴシック" w:hAnsiTheme="majorHAnsi" w:cstheme="majorHAnsi" w:hint="eastAsia"/>
          <w:sz w:val="20"/>
          <w:szCs w:val="20"/>
        </w:rPr>
        <w:t>p</w:t>
      </w:r>
      <w:r w:rsidR="00033480">
        <w:rPr>
          <w:rStyle w:val="aff2"/>
          <w:rFonts w:asciiTheme="majorHAnsi" w:eastAsia="ＭＳ Ｐゴシック" w:hAnsiTheme="majorHAnsi" w:cstheme="majorHAnsi"/>
          <w:sz w:val="20"/>
          <w:szCs w:val="20"/>
        </w:rPr>
        <w:t>aramDescs</w:t>
      </w:r>
      <w:r w:rsidRPr="00795081">
        <w:t>は、コールバックパラメータディスクリプタを格納する配列で、</w:t>
      </w:r>
      <w:r w:rsidR="00033480">
        <w:rPr>
          <w:rStyle w:val="aff2"/>
          <w:rFonts w:asciiTheme="majorHAnsi" w:eastAsia="ＭＳ Ｐゴシック" w:hAnsiTheme="majorHAnsi" w:cstheme="majorHAnsi"/>
          <w:sz w:val="20"/>
          <w:szCs w:val="20"/>
        </w:rPr>
        <w:t>s</w:t>
      </w:r>
      <w:r w:rsidRPr="00F84CA1">
        <w:rPr>
          <w:rStyle w:val="aff2"/>
          <w:rFonts w:asciiTheme="majorHAnsi" w:eastAsia="ＭＳ Ｐゴシック" w:hAnsiTheme="majorHAnsi" w:cstheme="majorHAnsi"/>
          <w:sz w:val="20"/>
          <w:szCs w:val="20"/>
        </w:rPr>
        <w:t>ize</w:t>
      </w:r>
      <w:r w:rsidRPr="00795081">
        <w:t>は配列の大きさである。配列の大きさがコールバックパラメータの数より小さい場合は、配列の大きさの分のみ埋め込まれる。配列の大きさがコールバックパラメータの数より大きい場合は、コールバックパラメータの数の分のみ埋め込まれる。</w:t>
      </w:r>
    </w:p>
    <w:p w14:paraId="4A934C4F" w14:textId="77777777" w:rsidR="001140F8" w:rsidRPr="00795081" w:rsidRDefault="001140F8" w:rsidP="00F93119"/>
    <w:p w14:paraId="0FE35C20" w14:textId="77777777" w:rsidR="001140F8" w:rsidRPr="00795081" w:rsidRDefault="003F600E" w:rsidP="00F93119">
      <w:r w:rsidRPr="003F600E">
        <w:t xml:space="preserve">void IRCCallbackParamGet( IRCDESCRIPTOR </w:t>
      </w:r>
      <w:r w:rsidRPr="003F600E">
        <w:rPr>
          <w:rFonts w:hint="eastAsia"/>
        </w:rPr>
        <w:t>p</w:t>
      </w:r>
      <w:r w:rsidRPr="003F600E">
        <w:t xml:space="preserve">aram, char* </w:t>
      </w:r>
      <w:r w:rsidRPr="003F600E">
        <w:rPr>
          <w:rFonts w:hint="eastAsia"/>
        </w:rPr>
        <w:t>n</w:t>
      </w:r>
      <w:r w:rsidRPr="003F600E">
        <w:t xml:space="preserve">ame, int </w:t>
      </w:r>
      <w:r w:rsidRPr="003F600E">
        <w:rPr>
          <w:rFonts w:hint="eastAsia"/>
        </w:rPr>
        <w:t>n</w:t>
      </w:r>
      <w:r w:rsidRPr="003F600E">
        <w:t>ame</w:t>
      </w:r>
      <w:r w:rsidRPr="003F600E">
        <w:rPr>
          <w:rFonts w:hint="eastAsia"/>
        </w:rPr>
        <w:t>l</w:t>
      </w:r>
      <w:r w:rsidRPr="003F600E">
        <w:t xml:space="preserve">en, short* </w:t>
      </w:r>
      <w:r w:rsidRPr="003F600E">
        <w:rPr>
          <w:rFonts w:hint="eastAsia"/>
        </w:rPr>
        <w:t>t</w:t>
      </w:r>
      <w:r w:rsidRPr="003F600E">
        <w:t xml:space="preserve">ype, int* </w:t>
      </w:r>
      <w:r w:rsidRPr="003F600E">
        <w:rPr>
          <w:rFonts w:hint="eastAsia"/>
        </w:rPr>
        <w:t>size</w:t>
      </w:r>
      <w:r w:rsidRPr="003F600E">
        <w:t xml:space="preserve"> )</w:t>
      </w:r>
    </w:p>
    <w:p w14:paraId="205200E8" w14:textId="77931DDA" w:rsidR="001140F8" w:rsidRPr="00795081" w:rsidRDefault="001140F8" w:rsidP="00F93119">
      <w:r w:rsidRPr="00795081">
        <w:t>コールバックパラメータの情報をインポートする関数である。</w:t>
      </w:r>
      <w:r w:rsidR="003F600E">
        <w:rPr>
          <w:rStyle w:val="aff2"/>
          <w:rFonts w:asciiTheme="majorHAnsi" w:eastAsia="ＭＳ Ｐゴシック" w:hAnsiTheme="majorHAnsi" w:cstheme="majorHAnsi"/>
          <w:sz w:val="20"/>
          <w:szCs w:val="20"/>
        </w:rPr>
        <w:t>p</w:t>
      </w:r>
      <w:r w:rsidRPr="00F84CA1">
        <w:rPr>
          <w:rStyle w:val="aff2"/>
          <w:rFonts w:asciiTheme="majorHAnsi" w:eastAsia="ＭＳ Ｐゴシック" w:hAnsiTheme="majorHAnsi" w:cstheme="majorHAnsi"/>
          <w:sz w:val="20"/>
          <w:szCs w:val="20"/>
        </w:rPr>
        <w:t>aram</w:t>
      </w:r>
      <w:r w:rsidRPr="00795081">
        <w:t>は、情報を</w:t>
      </w:r>
      <w:r w:rsidR="00DA14E1">
        <w:rPr>
          <w:rFonts w:hint="eastAsia"/>
        </w:rPr>
        <w:t>取得</w:t>
      </w:r>
      <w:r w:rsidRPr="00795081">
        <w:t>するコールバックパラメータのディスクリプタである。</w:t>
      </w:r>
      <w:r w:rsidR="003F600E">
        <w:rPr>
          <w:rStyle w:val="aff2"/>
          <w:rFonts w:asciiTheme="majorHAnsi" w:eastAsia="ＭＳ Ｐゴシック" w:hAnsiTheme="majorHAnsi" w:cstheme="majorHAnsi"/>
          <w:sz w:val="20"/>
          <w:szCs w:val="20"/>
        </w:rPr>
        <w:t>n</w:t>
      </w:r>
      <w:r w:rsidRPr="00F84CA1">
        <w:rPr>
          <w:rStyle w:val="aff2"/>
          <w:rFonts w:asciiTheme="majorHAnsi" w:eastAsia="ＭＳ Ｐゴシック" w:hAnsiTheme="majorHAnsi" w:cstheme="majorHAnsi"/>
          <w:sz w:val="20"/>
          <w:szCs w:val="20"/>
        </w:rPr>
        <w:t>ame</w:t>
      </w:r>
      <w:r w:rsidR="003F600E">
        <w:rPr>
          <w:rFonts w:asciiTheme="majorHAnsi" w:hAnsiTheme="majorHAnsi" w:cstheme="majorHAnsi" w:hint="eastAsia"/>
        </w:rPr>
        <w:t>、</w:t>
      </w:r>
      <w:r w:rsidR="003F600E">
        <w:rPr>
          <w:rStyle w:val="aff2"/>
          <w:rFonts w:asciiTheme="majorHAnsi" w:eastAsia="ＭＳ Ｐゴシック" w:hAnsiTheme="majorHAnsi" w:cstheme="majorHAnsi"/>
          <w:sz w:val="20"/>
          <w:szCs w:val="20"/>
        </w:rPr>
        <w:t>n</w:t>
      </w:r>
      <w:r w:rsidRPr="00F84CA1">
        <w:rPr>
          <w:rStyle w:val="aff2"/>
          <w:rFonts w:asciiTheme="majorHAnsi" w:eastAsia="ＭＳ Ｐゴシック" w:hAnsiTheme="majorHAnsi" w:cstheme="majorHAnsi"/>
          <w:sz w:val="20"/>
          <w:szCs w:val="20"/>
        </w:rPr>
        <w:t>ameLen</w:t>
      </w:r>
      <w:r w:rsidRPr="00795081">
        <w:t>は、パラメータの名前を格納する</w:t>
      </w:r>
      <w:del w:id="3293" w:author="IRK" w:date="2020-03-12T14:09:00Z">
        <w:r w:rsidRPr="00795081" w:rsidDel="001F7670">
          <w:delText>バッファ</w:delText>
        </w:r>
      </w:del>
      <w:ins w:id="3294" w:author="IRK" w:date="2020-03-12T14:09:00Z">
        <w:r w:rsidR="001F7670">
          <w:rPr>
            <w:rFonts w:hint="eastAsia"/>
          </w:rPr>
          <w:t>バッファー</w:t>
        </w:r>
      </w:ins>
      <w:r w:rsidRPr="00795081">
        <w:rPr>
          <w:rFonts w:hint="eastAsia"/>
        </w:rPr>
        <w:t>および</w:t>
      </w:r>
      <w:del w:id="3295" w:author="IRK" w:date="2020-03-12T14:09:00Z">
        <w:r w:rsidRPr="00795081" w:rsidDel="001F7670">
          <w:delText>バッファ</w:delText>
        </w:r>
      </w:del>
      <w:ins w:id="3296" w:author="IRK" w:date="2020-03-12T14:09:00Z">
        <w:r w:rsidR="001F7670">
          <w:rPr>
            <w:rFonts w:hint="eastAsia"/>
          </w:rPr>
          <w:t>バッファー</w:t>
        </w:r>
      </w:ins>
      <w:r w:rsidRPr="00795081">
        <w:t>の長さである。</w:t>
      </w:r>
      <w:r w:rsidR="00F8049F">
        <w:t>ty</w:t>
      </w:r>
      <w:r w:rsidRPr="00824C84">
        <w:t>pe</w:t>
      </w:r>
      <w:r w:rsidRPr="00824C84">
        <w:t>と</w:t>
      </w:r>
      <w:r w:rsidR="003F600E">
        <w:rPr>
          <w:rFonts w:hint="eastAsia"/>
        </w:rPr>
        <w:t>size</w:t>
      </w:r>
      <w:r w:rsidRPr="00824C84">
        <w:t>は、それぞれコールバックパラメータのデータ</w:t>
      </w:r>
      <w:del w:id="3297" w:author="IRK" w:date="2020-04-13T12:20:00Z">
        <w:r w:rsidRPr="00824C84" w:rsidDel="0039608D">
          <w:delText>形式</w:delText>
        </w:r>
      </w:del>
      <w:ins w:id="3298" w:author="IRK" w:date="2020-04-13T12:20:00Z">
        <w:r w:rsidR="0039608D">
          <w:rPr>
            <w:rFonts w:hint="eastAsia"/>
          </w:rPr>
          <w:t>型</w:t>
        </w:r>
      </w:ins>
      <w:r w:rsidRPr="00824C84">
        <w:t>と値の配列の長さである。データ</w:t>
      </w:r>
      <w:del w:id="3299" w:author="IRK" w:date="2020-04-13T12:20:00Z">
        <w:r w:rsidRPr="00824C84" w:rsidDel="0039608D">
          <w:delText>形式</w:delText>
        </w:r>
      </w:del>
      <w:ins w:id="3300" w:author="IRK" w:date="2020-04-13T12:20:00Z">
        <w:r w:rsidR="0039608D">
          <w:rPr>
            <w:rFonts w:hint="eastAsia"/>
          </w:rPr>
          <w:t>型</w:t>
        </w:r>
      </w:ins>
      <w:r w:rsidRPr="00824C84">
        <w:t>に関連する定数については、</w:t>
      </w:r>
      <w:del w:id="3301" w:author="IRK" w:date="2020-03-12T17:41:00Z">
        <w:r w:rsidRPr="00824C84" w:rsidDel="00D03171">
          <w:delText>表</w:delText>
        </w:r>
        <w:r w:rsidR="00346036" w:rsidRPr="00824C84" w:rsidDel="00D03171">
          <w:rPr>
            <w:rFonts w:hint="eastAsia"/>
          </w:rPr>
          <w:delText>4</w:delText>
        </w:r>
        <w:r w:rsidR="00ED7957" w:rsidDel="00D03171">
          <w:delText>2</w:delText>
        </w:r>
      </w:del>
      <w:ins w:id="3302" w:author="IRK" w:date="2020-03-12T17:41:00Z">
        <w:r w:rsidR="00D03171">
          <w:fldChar w:fldCharType="begin"/>
        </w:r>
        <w:r w:rsidR="00D03171">
          <w:instrText xml:space="preserve"> REF _Ref34927132 \h </w:instrText>
        </w:r>
      </w:ins>
      <w:r w:rsidR="00D03171">
        <w:fldChar w:fldCharType="separate"/>
      </w:r>
      <w:r w:rsidR="0092459D">
        <w:t>[</w:t>
      </w:r>
      <w:ins w:id="3303" w:author="IRK" w:date="2020-03-12T15:03:00Z">
        <w:r w:rsidR="0092459D">
          <w:rPr>
            <w:rFonts w:hint="eastAsia"/>
          </w:rPr>
          <w:t>表</w:t>
        </w:r>
        <w:r w:rsidR="0092459D">
          <w:rPr>
            <w:rFonts w:hint="eastAsia"/>
          </w:rPr>
          <w:t xml:space="preserve"> </w:t>
        </w:r>
      </w:ins>
      <w:r w:rsidR="0092459D">
        <w:rPr>
          <w:noProof/>
        </w:rPr>
        <w:t>45</w:t>
      </w:r>
      <w:ins w:id="3304" w:author="IRK" w:date="2020-03-12T15:03:00Z">
        <w:r w:rsidR="0092459D">
          <w:rPr>
            <w:rFonts w:hint="eastAsia"/>
          </w:rPr>
          <w:t xml:space="preserve"> </w:t>
        </w:r>
      </w:ins>
      <w:r w:rsidR="0092459D">
        <w:rPr>
          <w:noProof/>
        </w:rPr>
        <w:t>データ</w:t>
      </w:r>
      <w:ins w:id="3305" w:author="IRK" w:date="2020-04-13T12:19:00Z">
        <w:r w:rsidR="0092459D">
          <w:rPr>
            <w:rFonts w:hint="eastAsia"/>
          </w:rPr>
          <w:t>型</w:t>
        </w:r>
      </w:ins>
      <w:r w:rsidR="0092459D">
        <w:rPr>
          <w:noProof/>
        </w:rPr>
        <w:t>定数</w:t>
      </w:r>
      <w:r w:rsidR="0092459D">
        <w:rPr>
          <w:rFonts w:hint="eastAsia"/>
          <w:noProof/>
        </w:rPr>
        <w:t>]</w:t>
      </w:r>
      <w:ins w:id="3306" w:author="IRK" w:date="2020-03-12T17:41:00Z">
        <w:r w:rsidR="00D03171">
          <w:fldChar w:fldCharType="end"/>
        </w:r>
      </w:ins>
      <w:r w:rsidRPr="00824C84">
        <w:t>を参照のこと。</w:t>
      </w:r>
      <w:r w:rsidR="003F600E">
        <w:t>n</w:t>
      </w:r>
      <w:r w:rsidRPr="00824C84">
        <w:t>ame</w:t>
      </w:r>
      <w:r w:rsidRPr="00824C84">
        <w:t>は</w:t>
      </w:r>
      <w:r w:rsidRPr="00824C84">
        <w:t>null</w:t>
      </w:r>
      <w:r w:rsidRPr="00824C84">
        <w:rPr>
          <w:rFonts w:hint="eastAsia"/>
        </w:rPr>
        <w:t>の</w:t>
      </w:r>
      <w:r w:rsidR="00DA14E1">
        <w:rPr>
          <w:rFonts w:hint="eastAsia"/>
        </w:rPr>
        <w:t>設定は</w:t>
      </w:r>
      <w:r w:rsidRPr="00824C84">
        <w:rPr>
          <w:rFonts w:hint="eastAsia"/>
        </w:rPr>
        <w:t>可能</w:t>
      </w:r>
      <w:r w:rsidR="00DA14E1">
        <w:rPr>
          <w:rFonts w:hint="eastAsia"/>
        </w:rPr>
        <w:t>だ</w:t>
      </w:r>
      <w:r w:rsidRPr="00824C84">
        <w:rPr>
          <w:rFonts w:hint="eastAsia"/>
        </w:rPr>
        <w:t>が</w:t>
      </w:r>
      <w:r w:rsidRPr="00824C84">
        <w:t>、</w:t>
      </w:r>
      <w:r w:rsidR="003F600E">
        <w:t>t</w:t>
      </w:r>
      <w:r w:rsidRPr="00824C84">
        <w:t>ype</w:t>
      </w:r>
      <w:r w:rsidRPr="00824C84">
        <w:t>と</w:t>
      </w:r>
      <w:r w:rsidR="003F600E">
        <w:t>size</w:t>
      </w:r>
      <w:r w:rsidRPr="00824C84">
        <w:t>は</w:t>
      </w:r>
      <w:r w:rsidRPr="00824C84">
        <w:t>null</w:t>
      </w:r>
      <w:r w:rsidR="00DA14E1">
        <w:rPr>
          <w:rFonts w:hint="eastAsia"/>
        </w:rPr>
        <w:t>は許容しない</w:t>
      </w:r>
      <w:r w:rsidRPr="00795081">
        <w:t>。</w:t>
      </w:r>
    </w:p>
    <w:p w14:paraId="04F9907D" w14:textId="77777777" w:rsidR="001140F8" w:rsidRDefault="001140F8" w:rsidP="00F93119"/>
    <w:p w14:paraId="7528B478" w14:textId="77777777" w:rsidR="00F8049F" w:rsidRDefault="00F8049F" w:rsidP="00F93119">
      <w:r w:rsidRPr="00F728C5">
        <w:t>IRC_API int IRCCallbackParamGetLength( IRCDESCRIPTOR param )</w:t>
      </w:r>
    </w:p>
    <w:p w14:paraId="35A04E1D" w14:textId="2CA21043" w:rsidR="00F8049F" w:rsidRDefault="00F8049F" w:rsidP="00F93119">
      <w:pPr>
        <w:rPr>
          <w:ins w:id="3307" w:author="IRK" w:date="2020-03-13T10:03:00Z"/>
        </w:rPr>
      </w:pPr>
      <w:r w:rsidRPr="00F728C5">
        <w:rPr>
          <w:rFonts w:hint="eastAsia"/>
        </w:rPr>
        <w:t>コールバックパラメータの値配列の長さを返す関数である。</w:t>
      </w:r>
      <w:r w:rsidRPr="00F728C5">
        <w:t>Param</w:t>
      </w:r>
      <w:r w:rsidRPr="00F728C5">
        <w:rPr>
          <w:rFonts w:hint="eastAsia"/>
        </w:rPr>
        <w:t>は値を</w:t>
      </w:r>
      <w:r w:rsidR="00DA14E1">
        <w:rPr>
          <w:rFonts w:hint="eastAsia"/>
        </w:rPr>
        <w:t>取得</w:t>
      </w:r>
      <w:r w:rsidRPr="00F728C5">
        <w:rPr>
          <w:rFonts w:hint="eastAsia"/>
        </w:rPr>
        <w:t>するコ</w:t>
      </w:r>
      <w:r w:rsidR="00C67176">
        <w:rPr>
          <w:rFonts w:hint="eastAsia"/>
        </w:rPr>
        <w:t>ー</w:t>
      </w:r>
      <w:r w:rsidRPr="00F728C5">
        <w:rPr>
          <w:rFonts w:hint="eastAsia"/>
        </w:rPr>
        <w:t>ルバックパラメータのディスクリプタである。</w:t>
      </w:r>
    </w:p>
    <w:p w14:paraId="5FD32D84" w14:textId="77777777" w:rsidR="00044DB3" w:rsidRPr="00D260A1" w:rsidRDefault="00044DB3" w:rsidP="00F93119"/>
    <w:p w14:paraId="23C6A1B9" w14:textId="77777777" w:rsidR="001140F8" w:rsidRPr="00795081" w:rsidRDefault="003F600E" w:rsidP="00F93119">
      <w:r w:rsidRPr="003F600E">
        <w:t xml:space="preserve">double IRCCallbackParamGetNumber( IRCDESCRIPTOR </w:t>
      </w:r>
      <w:r w:rsidRPr="003F600E">
        <w:rPr>
          <w:rFonts w:hint="eastAsia"/>
        </w:rPr>
        <w:t>p</w:t>
      </w:r>
      <w:r w:rsidRPr="003F600E">
        <w:t xml:space="preserve">aram, int </w:t>
      </w:r>
      <w:r w:rsidRPr="003F600E">
        <w:rPr>
          <w:rFonts w:hint="eastAsia"/>
        </w:rPr>
        <w:t>r</w:t>
      </w:r>
      <w:r w:rsidRPr="003F600E">
        <w:t>ow )</w:t>
      </w:r>
    </w:p>
    <w:p w14:paraId="1636F4A0" w14:textId="62900F5A" w:rsidR="001140F8" w:rsidRPr="00795081" w:rsidRDefault="001140F8" w:rsidP="00F93119">
      <w:r w:rsidRPr="00795081">
        <w:t>数値型のコールバックパラメータの値の配列の中から特定のインデックスの数値を返す。</w:t>
      </w:r>
      <w:r w:rsidR="003F600E">
        <w:t>p</w:t>
      </w:r>
      <w:r w:rsidRPr="003F600E">
        <w:t>aram</w:t>
      </w:r>
      <w:r w:rsidRPr="00795081">
        <w:t>は値を</w:t>
      </w:r>
      <w:r w:rsidR="00D925D3">
        <w:rPr>
          <w:rFonts w:hint="eastAsia"/>
        </w:rPr>
        <w:t>取得</w:t>
      </w:r>
      <w:r w:rsidRPr="00795081">
        <w:t>するコールバックパラメータのディスクリプタで、このパラメータのデータ</w:t>
      </w:r>
      <w:del w:id="3308" w:author="IRK" w:date="2020-04-13T12:20:00Z">
        <w:r w:rsidRPr="00795081" w:rsidDel="0039608D">
          <w:delText>形式</w:delText>
        </w:r>
      </w:del>
      <w:ins w:id="3309" w:author="IRK" w:date="2020-04-13T12:20:00Z">
        <w:r w:rsidR="0039608D">
          <w:rPr>
            <w:rFonts w:hint="eastAsia"/>
          </w:rPr>
          <w:t>型</w:t>
        </w:r>
      </w:ins>
      <w:r w:rsidRPr="00795081">
        <w:t>は必ず数値型とする。</w:t>
      </w:r>
      <w:r w:rsidR="003F600E">
        <w:rPr>
          <w:rStyle w:val="aff2"/>
          <w:rFonts w:asciiTheme="majorHAnsi" w:eastAsia="ＭＳ Ｐゴシック" w:hAnsiTheme="majorHAnsi" w:cstheme="majorHAnsi"/>
          <w:sz w:val="20"/>
          <w:szCs w:val="20"/>
        </w:rPr>
        <w:t>r</w:t>
      </w:r>
      <w:r w:rsidRPr="00F84CA1">
        <w:rPr>
          <w:rStyle w:val="aff2"/>
          <w:rFonts w:asciiTheme="majorHAnsi" w:eastAsia="ＭＳ Ｐゴシック" w:hAnsiTheme="majorHAnsi" w:cstheme="majorHAnsi"/>
          <w:sz w:val="20"/>
          <w:szCs w:val="20"/>
        </w:rPr>
        <w:t>ow</w:t>
      </w:r>
      <w:r w:rsidRPr="00795081">
        <w:t>は値の配列内でのインデックスで、値の配列の長さより小さい必要がある。</w:t>
      </w:r>
    </w:p>
    <w:p w14:paraId="55535D5D" w14:textId="77777777" w:rsidR="001140F8" w:rsidRPr="00795081" w:rsidRDefault="001140F8" w:rsidP="00F93119"/>
    <w:p w14:paraId="7A319E4F" w14:textId="77777777" w:rsidR="001140F8" w:rsidRPr="00795081" w:rsidRDefault="003F600E" w:rsidP="00F93119">
      <w:r w:rsidRPr="003F600E">
        <w:t xml:space="preserve">char const* IRCCallbackParamGetString( IRCDESCRIPTOR </w:t>
      </w:r>
      <w:r w:rsidRPr="003F600E">
        <w:rPr>
          <w:rFonts w:hint="eastAsia"/>
        </w:rPr>
        <w:t>p</w:t>
      </w:r>
      <w:r w:rsidRPr="003F600E">
        <w:t xml:space="preserve">aram, int </w:t>
      </w:r>
      <w:r w:rsidRPr="003F600E">
        <w:rPr>
          <w:rFonts w:hint="eastAsia"/>
        </w:rPr>
        <w:t>r</w:t>
      </w:r>
      <w:r w:rsidRPr="003F600E">
        <w:t>ow )</w:t>
      </w:r>
    </w:p>
    <w:p w14:paraId="5C93419F" w14:textId="50EF4187" w:rsidR="001140F8" w:rsidRPr="00795081" w:rsidRDefault="001140F8" w:rsidP="00F93119">
      <w:r w:rsidRPr="00795081">
        <w:t>文字型のコールバックパラメータの値の配列の中から特定のインデックスの文字値を返す。</w:t>
      </w:r>
      <w:r w:rsidR="003F600E">
        <w:t>p</w:t>
      </w:r>
      <w:r w:rsidRPr="003F600E">
        <w:t>aram</w:t>
      </w:r>
      <w:r w:rsidRPr="00795081">
        <w:t>は値を</w:t>
      </w:r>
      <w:r w:rsidR="00D925D3">
        <w:rPr>
          <w:rFonts w:hint="eastAsia"/>
        </w:rPr>
        <w:t>取得</w:t>
      </w:r>
      <w:r w:rsidRPr="00795081">
        <w:t>するコールバックパラメータのディスクリプタで、このパラメータのデータ</w:t>
      </w:r>
      <w:del w:id="3310" w:author="IRK" w:date="2020-04-13T12:20:00Z">
        <w:r w:rsidRPr="00795081" w:rsidDel="0039608D">
          <w:delText>形式</w:delText>
        </w:r>
      </w:del>
      <w:ins w:id="3311" w:author="IRK" w:date="2020-04-13T12:20:00Z">
        <w:r w:rsidR="0039608D">
          <w:rPr>
            <w:rFonts w:hint="eastAsia"/>
          </w:rPr>
          <w:t>型</w:t>
        </w:r>
      </w:ins>
      <w:r w:rsidRPr="00795081">
        <w:t>は必ず文字型とする。</w:t>
      </w:r>
      <w:r w:rsidR="003F600E">
        <w:rPr>
          <w:rStyle w:val="aff2"/>
          <w:rFonts w:asciiTheme="majorHAnsi" w:eastAsia="ＭＳ Ｐゴシック" w:hAnsiTheme="majorHAnsi" w:cstheme="majorHAnsi"/>
          <w:sz w:val="20"/>
          <w:szCs w:val="20"/>
        </w:rPr>
        <w:t>r</w:t>
      </w:r>
      <w:r w:rsidRPr="00F84CA1">
        <w:rPr>
          <w:rStyle w:val="aff2"/>
          <w:rFonts w:asciiTheme="majorHAnsi" w:eastAsia="ＭＳ Ｐゴシック" w:hAnsiTheme="majorHAnsi" w:cstheme="majorHAnsi"/>
          <w:sz w:val="20"/>
          <w:szCs w:val="20"/>
        </w:rPr>
        <w:t>ow</w:t>
      </w:r>
      <w:r w:rsidRPr="00795081">
        <w:t>は値の配列内でのインデックスで、値の配列の長さより小さい必要がある。</w:t>
      </w:r>
    </w:p>
    <w:p w14:paraId="18495398" w14:textId="77777777" w:rsidR="001140F8" w:rsidRPr="00795081" w:rsidRDefault="001140F8" w:rsidP="00F93119"/>
    <w:p w14:paraId="5018B819" w14:textId="77777777" w:rsidR="001140F8" w:rsidRPr="00795081" w:rsidRDefault="003F600E" w:rsidP="00F93119">
      <w:r w:rsidRPr="003F600E">
        <w:t xml:space="preserve">IRCBOOL IRCCallbackParamGetBoolean( IRCDESCRIPTOR </w:t>
      </w:r>
      <w:r w:rsidRPr="003F600E">
        <w:rPr>
          <w:rFonts w:hint="eastAsia"/>
        </w:rPr>
        <w:t>p</w:t>
      </w:r>
      <w:r w:rsidRPr="003F600E">
        <w:t xml:space="preserve">aram, int </w:t>
      </w:r>
      <w:r w:rsidRPr="003F600E">
        <w:rPr>
          <w:rFonts w:hint="eastAsia"/>
        </w:rPr>
        <w:t>r</w:t>
      </w:r>
      <w:r w:rsidRPr="003F600E">
        <w:t>ow )</w:t>
      </w:r>
    </w:p>
    <w:p w14:paraId="5F5B74AA" w14:textId="0F43C2C8" w:rsidR="001140F8" w:rsidRPr="00795081" w:rsidRDefault="001140F8" w:rsidP="00F93119">
      <w:r w:rsidRPr="00795081">
        <w:t>論理型のコールバックパラメータの値の配列の中から特定のインデックスの論理値を返す。</w:t>
      </w:r>
      <w:r w:rsidR="003F600E">
        <w:rPr>
          <w:rStyle w:val="aff2"/>
          <w:rFonts w:asciiTheme="majorHAnsi" w:eastAsia="ＭＳ Ｐゴシック" w:hAnsiTheme="majorHAnsi" w:cstheme="majorHAnsi"/>
          <w:sz w:val="20"/>
          <w:szCs w:val="20"/>
        </w:rPr>
        <w:t>p</w:t>
      </w:r>
      <w:r w:rsidRPr="00F84CA1">
        <w:rPr>
          <w:rStyle w:val="aff2"/>
          <w:rFonts w:asciiTheme="majorHAnsi" w:eastAsia="ＭＳ Ｐゴシック" w:hAnsiTheme="majorHAnsi" w:cstheme="majorHAnsi"/>
          <w:sz w:val="20"/>
          <w:szCs w:val="20"/>
        </w:rPr>
        <w:t>aram</w:t>
      </w:r>
      <w:r w:rsidRPr="00795081">
        <w:t>は値を</w:t>
      </w:r>
      <w:r w:rsidR="00D925D3">
        <w:rPr>
          <w:rFonts w:hint="eastAsia"/>
        </w:rPr>
        <w:t>取得</w:t>
      </w:r>
      <w:r w:rsidRPr="00795081">
        <w:t>するコールバックパラメータのディスクリプタで、このパラメータのデータ</w:t>
      </w:r>
      <w:del w:id="3312" w:author="IRK" w:date="2020-04-13T12:20:00Z">
        <w:r w:rsidRPr="00795081" w:rsidDel="0039608D">
          <w:delText>形式</w:delText>
        </w:r>
      </w:del>
      <w:ins w:id="3313" w:author="IRK" w:date="2020-04-13T12:20:00Z">
        <w:r w:rsidR="0039608D">
          <w:rPr>
            <w:rFonts w:hint="eastAsia"/>
          </w:rPr>
          <w:t>型</w:t>
        </w:r>
      </w:ins>
      <w:r w:rsidRPr="00795081">
        <w:t>は必ず論理型とする。</w:t>
      </w:r>
      <w:r w:rsidR="003F600E">
        <w:rPr>
          <w:rStyle w:val="aff2"/>
          <w:rFonts w:asciiTheme="majorHAnsi" w:eastAsia="ＭＳ Ｐゴシック" w:hAnsiTheme="majorHAnsi" w:cstheme="majorHAnsi"/>
          <w:sz w:val="20"/>
          <w:szCs w:val="20"/>
        </w:rPr>
        <w:t>r</w:t>
      </w:r>
      <w:r w:rsidRPr="00F84CA1">
        <w:rPr>
          <w:rStyle w:val="aff2"/>
          <w:rFonts w:asciiTheme="majorHAnsi" w:eastAsia="ＭＳ Ｐゴシック" w:hAnsiTheme="majorHAnsi" w:cstheme="majorHAnsi"/>
          <w:sz w:val="20"/>
          <w:szCs w:val="20"/>
        </w:rPr>
        <w:t>ow</w:t>
      </w:r>
      <w:r w:rsidRPr="00795081">
        <w:t>は値の配列内でのインデックスで、値の配列の長さより小さい必要がある。</w:t>
      </w:r>
    </w:p>
    <w:p w14:paraId="529798F0" w14:textId="77777777" w:rsidR="001140F8" w:rsidRPr="00795081" w:rsidRDefault="001140F8" w:rsidP="00F93119"/>
    <w:p w14:paraId="1CD320B5" w14:textId="77777777" w:rsidR="003F600E" w:rsidRPr="003F600E" w:rsidRDefault="003F600E" w:rsidP="00F93119">
      <w:r w:rsidRPr="003F600E">
        <w:t xml:space="preserve">void IRCCallbackParamAddNumber( IRCDESCRIPTOR </w:t>
      </w:r>
      <w:r w:rsidRPr="003F600E">
        <w:rPr>
          <w:rFonts w:hint="eastAsia"/>
        </w:rPr>
        <w:t>p</w:t>
      </w:r>
      <w:r w:rsidRPr="003F600E">
        <w:t>aram, double num )</w:t>
      </w:r>
    </w:p>
    <w:p w14:paraId="6A9A7A58" w14:textId="2491010E" w:rsidR="001140F8" w:rsidRPr="00795081" w:rsidRDefault="001140F8" w:rsidP="00F93119">
      <w:r w:rsidRPr="00795081">
        <w:t>数値型の出力コールバックパラメータの値の配列に値を追加する。</w:t>
      </w:r>
      <w:r w:rsidR="003F600E">
        <w:t>p</w:t>
      </w:r>
      <w:r w:rsidRPr="003F600E">
        <w:t>aram</w:t>
      </w:r>
      <w:r w:rsidRPr="00795081">
        <w:t>はコールバック出力パラメータのディスクリプタで、このパラメータのデータ</w:t>
      </w:r>
      <w:del w:id="3314" w:author="IRK" w:date="2020-04-13T12:21:00Z">
        <w:r w:rsidRPr="00795081" w:rsidDel="00610CCB">
          <w:delText>形式</w:delText>
        </w:r>
      </w:del>
      <w:ins w:id="3315" w:author="IRK" w:date="2020-04-13T12:21:00Z">
        <w:r w:rsidR="00610CCB">
          <w:rPr>
            <w:rFonts w:hint="eastAsia"/>
          </w:rPr>
          <w:t>型</w:t>
        </w:r>
      </w:ins>
      <w:r w:rsidRPr="00795081">
        <w:t>は必ず数値型とする。</w:t>
      </w:r>
      <w:r w:rsidRPr="00F84CA1">
        <w:rPr>
          <w:rStyle w:val="aff2"/>
          <w:rFonts w:asciiTheme="majorHAnsi" w:eastAsia="ＭＳ Ｐゴシック" w:hAnsiTheme="majorHAnsi" w:cstheme="majorHAnsi"/>
          <w:sz w:val="20"/>
          <w:szCs w:val="20"/>
        </w:rPr>
        <w:t>num</w:t>
      </w:r>
      <w:r w:rsidRPr="00795081">
        <w:t>は追加する数値である。</w:t>
      </w:r>
    </w:p>
    <w:p w14:paraId="435483D2" w14:textId="77777777" w:rsidR="001140F8" w:rsidRPr="00795081" w:rsidRDefault="001140F8" w:rsidP="00F93119"/>
    <w:p w14:paraId="1C51E0D0" w14:textId="77777777" w:rsidR="003F600E" w:rsidRPr="003F600E" w:rsidRDefault="003F600E" w:rsidP="00F93119">
      <w:r w:rsidRPr="003F600E">
        <w:t xml:space="preserve">void IRCCallbackParamAddString( IRCDESCRIPTOR </w:t>
      </w:r>
      <w:r w:rsidRPr="003F600E">
        <w:rPr>
          <w:rFonts w:hint="eastAsia"/>
        </w:rPr>
        <w:t>p</w:t>
      </w:r>
      <w:r w:rsidRPr="003F600E">
        <w:t xml:space="preserve">aram, char const* </w:t>
      </w:r>
      <w:r w:rsidRPr="003F600E">
        <w:rPr>
          <w:rFonts w:hint="eastAsia"/>
        </w:rPr>
        <w:t>str</w:t>
      </w:r>
      <w:r w:rsidRPr="003F600E">
        <w:t xml:space="preserve"> )</w:t>
      </w:r>
    </w:p>
    <w:p w14:paraId="0C2A5705" w14:textId="280A60D3" w:rsidR="001140F8" w:rsidRPr="00795081" w:rsidRDefault="001140F8" w:rsidP="00F93119">
      <w:r w:rsidRPr="00795081">
        <w:t>文字型の出力コールバックパラメータの値の配列に値を追加する。</w:t>
      </w:r>
      <w:r w:rsidR="003F600E">
        <w:rPr>
          <w:rStyle w:val="aff2"/>
          <w:rFonts w:asciiTheme="majorHAnsi" w:eastAsia="ＭＳ Ｐゴシック" w:hAnsiTheme="majorHAnsi" w:cstheme="majorHAnsi"/>
          <w:sz w:val="20"/>
          <w:szCs w:val="20"/>
        </w:rPr>
        <w:t>p</w:t>
      </w:r>
      <w:r w:rsidRPr="00F84CA1">
        <w:rPr>
          <w:rStyle w:val="aff2"/>
          <w:rFonts w:asciiTheme="majorHAnsi" w:eastAsia="ＭＳ Ｐゴシック" w:hAnsiTheme="majorHAnsi" w:cstheme="majorHAnsi"/>
          <w:sz w:val="20"/>
          <w:szCs w:val="20"/>
        </w:rPr>
        <w:t>aram</w:t>
      </w:r>
      <w:r w:rsidRPr="00795081">
        <w:t>はコールバック出力パラメータのディスクリプタで、このパラメータのデータ</w:t>
      </w:r>
      <w:del w:id="3316" w:author="IRK" w:date="2020-04-13T12:21:00Z">
        <w:r w:rsidRPr="00795081" w:rsidDel="00610CCB">
          <w:delText>形式</w:delText>
        </w:r>
      </w:del>
      <w:ins w:id="3317" w:author="IRK" w:date="2020-04-13T12:21:00Z">
        <w:r w:rsidR="00610CCB">
          <w:rPr>
            <w:rFonts w:hint="eastAsia"/>
          </w:rPr>
          <w:t>型</w:t>
        </w:r>
      </w:ins>
      <w:r w:rsidRPr="00795081">
        <w:t>は必ず文字型とする。</w:t>
      </w:r>
      <w:r w:rsidRPr="00F84CA1">
        <w:rPr>
          <w:rStyle w:val="aff2"/>
          <w:rFonts w:asciiTheme="majorHAnsi" w:eastAsia="ＭＳ Ｐゴシック" w:hAnsiTheme="majorHAnsi" w:cstheme="majorHAnsi"/>
          <w:sz w:val="20"/>
          <w:szCs w:val="20"/>
        </w:rPr>
        <w:t>s</w:t>
      </w:r>
      <w:r w:rsidR="003F600E">
        <w:rPr>
          <w:rStyle w:val="aff2"/>
          <w:rFonts w:asciiTheme="majorHAnsi" w:eastAsia="ＭＳ Ｐゴシック" w:hAnsiTheme="majorHAnsi" w:cstheme="majorHAnsi"/>
          <w:sz w:val="20"/>
          <w:szCs w:val="20"/>
        </w:rPr>
        <w:t>tr</w:t>
      </w:r>
      <w:r w:rsidRPr="00795081">
        <w:t>は追加する文字値である。</w:t>
      </w:r>
    </w:p>
    <w:p w14:paraId="4F590AEB" w14:textId="77777777" w:rsidR="001140F8" w:rsidRPr="00795081" w:rsidRDefault="001140F8" w:rsidP="00F93119"/>
    <w:p w14:paraId="2604CABD" w14:textId="77777777" w:rsidR="003F600E" w:rsidRPr="003F600E" w:rsidRDefault="003F600E" w:rsidP="00F93119">
      <w:r w:rsidRPr="003F600E">
        <w:t xml:space="preserve">void IRCCallbackParamAddBoolean( IRCDESCRIPTOR </w:t>
      </w:r>
      <w:r w:rsidRPr="003F600E">
        <w:rPr>
          <w:rFonts w:hint="eastAsia"/>
        </w:rPr>
        <w:t>p</w:t>
      </w:r>
      <w:r w:rsidRPr="003F600E">
        <w:t>aram, IRCBOOL b )</w:t>
      </w:r>
    </w:p>
    <w:p w14:paraId="20E287AF" w14:textId="4CEEAD84" w:rsidR="001140F8" w:rsidRPr="00795081" w:rsidRDefault="001140F8" w:rsidP="00F93119">
      <w:r w:rsidRPr="00795081">
        <w:t>論理型の出力コールバックパラメータの値の配列に値を追加する。</w:t>
      </w:r>
      <w:r w:rsidR="003F600E">
        <w:rPr>
          <w:rStyle w:val="aff2"/>
          <w:rFonts w:asciiTheme="majorHAnsi" w:eastAsia="ＭＳ Ｐゴシック" w:hAnsiTheme="majorHAnsi" w:cstheme="majorHAnsi"/>
          <w:sz w:val="20"/>
          <w:szCs w:val="20"/>
        </w:rPr>
        <w:t>p</w:t>
      </w:r>
      <w:r w:rsidRPr="00F84CA1">
        <w:rPr>
          <w:rStyle w:val="aff2"/>
          <w:rFonts w:asciiTheme="majorHAnsi" w:eastAsia="ＭＳ Ｐゴシック" w:hAnsiTheme="majorHAnsi" w:cstheme="majorHAnsi"/>
          <w:sz w:val="20"/>
          <w:szCs w:val="20"/>
        </w:rPr>
        <w:t>aram</w:t>
      </w:r>
      <w:r w:rsidRPr="00795081">
        <w:t>はコールバック出力パラメータのディスクリプタで、このパラメータのデータ</w:t>
      </w:r>
      <w:del w:id="3318" w:author="IRK" w:date="2020-04-13T12:21:00Z">
        <w:r w:rsidRPr="00795081" w:rsidDel="00610CCB">
          <w:delText>形式</w:delText>
        </w:r>
      </w:del>
      <w:ins w:id="3319" w:author="IRK" w:date="2020-04-13T12:21:00Z">
        <w:r w:rsidR="00610CCB">
          <w:rPr>
            <w:rFonts w:hint="eastAsia"/>
          </w:rPr>
          <w:t>型</w:t>
        </w:r>
      </w:ins>
      <w:r w:rsidRPr="00795081">
        <w:t>は必ず</w:t>
      </w:r>
      <w:r w:rsidRPr="00824C84">
        <w:t>論理型とする。</w:t>
      </w:r>
      <w:r w:rsidRPr="00824C84">
        <w:t>b</w:t>
      </w:r>
      <w:r w:rsidRPr="00824C84">
        <w:t>は</w:t>
      </w:r>
      <w:r w:rsidRPr="00795081">
        <w:t>追加する論理値である。</w:t>
      </w:r>
    </w:p>
    <w:p w14:paraId="2D7C01F1" w14:textId="06A1A7F8" w:rsidR="001140F8" w:rsidRPr="00795081" w:rsidRDefault="001140F8" w:rsidP="00F93119">
      <w:pPr>
        <w:rPr>
          <w:rFonts w:cs="Arial"/>
        </w:rPr>
      </w:pPr>
      <w:r w:rsidRPr="00795081">
        <w:br w:type="page"/>
      </w:r>
    </w:p>
    <w:p w14:paraId="09634B54" w14:textId="77777777" w:rsidR="001140F8" w:rsidRDefault="001140F8" w:rsidP="00F93119">
      <w:pPr>
        <w:pStyle w:val="11"/>
      </w:pPr>
      <w:bookmarkStart w:id="3320" w:name="_Toc385838780"/>
      <w:bookmarkStart w:id="3321" w:name="_Toc426449629"/>
      <w:bookmarkStart w:id="3322" w:name="_Toc426449725"/>
      <w:bookmarkStart w:id="3323" w:name="_Toc434858910"/>
      <w:bookmarkStart w:id="3324" w:name="_Toc34988286"/>
      <w:bookmarkStart w:id="3325" w:name="_Toc40799130"/>
      <w:r>
        <w:t>C#</w:t>
      </w:r>
      <w:bookmarkEnd w:id="3320"/>
      <w:bookmarkEnd w:id="3321"/>
      <w:bookmarkEnd w:id="3322"/>
      <w:bookmarkEnd w:id="3323"/>
      <w:bookmarkEnd w:id="3324"/>
      <w:bookmarkEnd w:id="3325"/>
    </w:p>
    <w:p w14:paraId="414D81A6" w14:textId="7E8837DA" w:rsidR="001140F8" w:rsidRDefault="001140F8" w:rsidP="00F93119">
      <w:r>
        <w:t>C# API</w:t>
      </w:r>
      <w:r>
        <w:t>を利用してルールサービスを呼び出す</w:t>
      </w:r>
      <w:r>
        <w:t>C#</w:t>
      </w:r>
      <w:r>
        <w:t>アプリケーションを作成して実行できる。</w:t>
      </w:r>
      <w:r>
        <w:t>TCP/IP</w:t>
      </w:r>
      <w:r>
        <w:t>を利用したリモートルール</w:t>
      </w:r>
      <w:r w:rsidR="003F600E">
        <w:rPr>
          <w:rFonts w:hint="eastAsia"/>
        </w:rPr>
        <w:t>エンジン</w:t>
      </w:r>
      <w:r>
        <w:t>の呼び出しのみがサポートされる。</w:t>
      </w:r>
    </w:p>
    <w:p w14:paraId="5573969E" w14:textId="77777777" w:rsidR="001140F8" w:rsidRPr="00553701" w:rsidRDefault="001140F8" w:rsidP="00F93119"/>
    <w:p w14:paraId="4E661905" w14:textId="77777777" w:rsidR="001140F8" w:rsidRDefault="001140F8" w:rsidP="00F93119">
      <w:pPr>
        <w:pStyle w:val="22"/>
      </w:pPr>
      <w:bookmarkStart w:id="3326" w:name="_Toc377747426"/>
      <w:bookmarkStart w:id="3327" w:name="_Toc426449630"/>
      <w:bookmarkStart w:id="3328" w:name="_Toc426449726"/>
      <w:bookmarkStart w:id="3329" w:name="_Toc434858911"/>
      <w:bookmarkStart w:id="3330" w:name="_Toc34988287"/>
      <w:bookmarkStart w:id="3331" w:name="_Toc40799131"/>
      <w:r>
        <w:t>必要なライブラリ</w:t>
      </w:r>
      <w:bookmarkEnd w:id="3326"/>
      <w:bookmarkEnd w:id="3327"/>
      <w:bookmarkEnd w:id="3328"/>
      <w:bookmarkEnd w:id="3329"/>
      <w:bookmarkEnd w:id="3330"/>
      <w:bookmarkEnd w:id="3331"/>
    </w:p>
    <w:p w14:paraId="3DDAA4B1" w14:textId="087CE833" w:rsidR="001140F8" w:rsidRPr="00AB2487" w:rsidRDefault="001140F8" w:rsidP="00F93119">
      <w:pPr>
        <w:rPr>
          <w:rFonts w:ascii="ＭＳ Ｐゴシック" w:hAnsi="ＭＳ Ｐゴシック"/>
        </w:rPr>
      </w:pPr>
      <w:r>
        <w:t>配布されるルールサービス</w:t>
      </w:r>
      <w:r>
        <w:t>API</w:t>
      </w:r>
      <w:r>
        <w:t>ライブラリは、</w:t>
      </w:r>
      <w:r>
        <w:t>API</w:t>
      </w:r>
      <w:r>
        <w:t>、</w:t>
      </w:r>
      <w:r>
        <w:t>Resource</w:t>
      </w:r>
      <w:r>
        <w:t>、設定ファイルで構成されている</w:t>
      </w:r>
      <w:r w:rsidR="00334765">
        <w:rPr>
          <w:rFonts w:hint="eastAsia"/>
        </w:rPr>
        <w:t>。</w:t>
      </w:r>
      <w:del w:id="3332" w:author="IRK" w:date="2020-04-08T17:08:00Z">
        <w:r w:rsidR="00F623C3" w:rsidRPr="00AB2487" w:rsidDel="00020C26">
          <w:rPr>
            <w:rFonts w:ascii="ＭＳ Ｐゴシック" w:hAnsi="ＭＳ Ｐゴシック" w:hint="eastAsia"/>
          </w:rPr>
          <w:delText>（</w:delText>
        </w:r>
      </w:del>
      <w:ins w:id="3333" w:author="IRK" w:date="2020-04-08T17:08:00Z">
        <w:r w:rsidR="00020C26">
          <w:rPr>
            <w:rFonts w:ascii="ＭＳ Ｐゴシック" w:hAnsi="ＭＳ Ｐゴシック" w:hint="eastAsia"/>
          </w:rPr>
          <w:t>(</w:t>
        </w:r>
      </w:ins>
      <w:del w:id="3334" w:author="IRK" w:date="2020-03-13T09:08:00Z">
        <w:r w:rsidDel="00D71F97">
          <w:delText>図</w:delText>
        </w:r>
        <w:r w:rsidR="00795081" w:rsidDel="00D71F97">
          <w:rPr>
            <w:rFonts w:hint="eastAsia"/>
          </w:rPr>
          <w:delText>7</w:delText>
        </w:r>
      </w:del>
      <w:ins w:id="3335" w:author="IRK" w:date="2020-03-13T09:09:00Z">
        <w:r w:rsidR="00D71F97">
          <w:rPr>
            <w:rFonts w:hint="eastAsia"/>
          </w:rPr>
          <w:t>次</w:t>
        </w:r>
      </w:ins>
      <w:ins w:id="3336" w:author="IRK" w:date="2020-03-13T09:08:00Z">
        <w:r w:rsidR="00D71F97">
          <w:rPr>
            <w:rFonts w:hint="eastAsia"/>
          </w:rPr>
          <w:t>の</w:t>
        </w:r>
      </w:ins>
      <w:ins w:id="3337" w:author="IRK" w:date="2020-03-13T09:09:00Z">
        <w:r w:rsidR="00D71F97">
          <w:rPr>
            <w:rFonts w:hint="eastAsia"/>
          </w:rPr>
          <w:t>図</w:t>
        </w:r>
      </w:ins>
      <w:del w:id="3338" w:author="IRK" w:date="2020-04-08T17:08:00Z">
        <w:r w:rsidR="00F623C3" w:rsidRPr="00AB2487" w:rsidDel="00020C26">
          <w:rPr>
            <w:rFonts w:ascii="ＭＳ Ｐゴシック" w:hAnsi="ＭＳ Ｐゴシック" w:hint="eastAsia"/>
          </w:rPr>
          <w:delText>）</w:delText>
        </w:r>
      </w:del>
      <w:ins w:id="3339" w:author="IRK" w:date="2020-04-08T17:08:00Z">
        <w:r w:rsidR="00020C26">
          <w:rPr>
            <w:rFonts w:ascii="ＭＳ Ｐゴシック" w:hAnsi="ＭＳ Ｐゴシック" w:hint="eastAsia"/>
          </w:rPr>
          <w:t>)</w:t>
        </w:r>
      </w:ins>
    </w:p>
    <w:p w14:paraId="07ECE5E8" w14:textId="77777777" w:rsidR="001140F8" w:rsidRDefault="001140F8" w:rsidP="00F93119"/>
    <w:p w14:paraId="263CB353" w14:textId="77777777" w:rsidR="00795081" w:rsidRDefault="001140F8">
      <w:pPr>
        <w:pStyle w:val="af9"/>
        <w:ind w:left="380" w:hanging="380"/>
      </w:pPr>
      <w:r>
        <w:rPr>
          <w:lang w:eastAsia="ja-JP"/>
        </w:rPr>
        <w:drawing>
          <wp:inline distT="0" distB="0" distL="0" distR="0" wp14:anchorId="18DC52D7" wp14:editId="0181B069">
            <wp:extent cx="2291080" cy="2077741"/>
            <wp:effectExtent l="19050" t="19050" r="13970" b="177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91080" cy="2077741"/>
                    </a:xfrm>
                    <a:prstGeom prst="rect">
                      <a:avLst/>
                    </a:prstGeom>
                    <a:noFill/>
                    <a:ln w="6350">
                      <a:solidFill>
                        <a:schemeClr val="tx1"/>
                      </a:solidFill>
                    </a:ln>
                  </pic:spPr>
                </pic:pic>
              </a:graphicData>
            </a:graphic>
          </wp:inline>
        </w:drawing>
      </w:r>
    </w:p>
    <w:p w14:paraId="01B839EB" w14:textId="5792264B" w:rsidR="001140F8" w:rsidRDefault="00795081" w:rsidP="00801237">
      <w:pPr>
        <w:pStyle w:val="af5"/>
      </w:pPr>
      <w:bookmarkStart w:id="3340" w:name="_Toc40799204"/>
      <w:r>
        <w:t>[</w:t>
      </w:r>
      <w:del w:id="3341" w:author="IRK" w:date="2020-03-12T15:06:00Z">
        <w:r w:rsidDel="00741612">
          <w:delText>図</w:delText>
        </w:r>
        <w:r w:rsidDel="00741612">
          <w:delText xml:space="preserve"> </w:delText>
        </w:r>
        <w:r w:rsidR="00E65728" w:rsidDel="00741612">
          <w:fldChar w:fldCharType="begin"/>
        </w:r>
        <w:r w:rsidR="000D23BF" w:rsidDel="00741612">
          <w:delInstrText xml:space="preserve"> SEQ [</w:delInstrText>
        </w:r>
        <w:r w:rsidR="000D23BF" w:rsidDel="00741612">
          <w:delInstrText>図</w:delInstrText>
        </w:r>
        <w:r w:rsidR="000D23BF" w:rsidDel="00741612">
          <w:delInstrText xml:space="preserve"> \* ARABIC </w:delInstrText>
        </w:r>
        <w:r w:rsidR="00E65728" w:rsidDel="00741612">
          <w:fldChar w:fldCharType="separate"/>
        </w:r>
        <w:r w:rsidR="004E7A9C" w:rsidDel="00741612">
          <w:rPr>
            <w:noProof/>
          </w:rPr>
          <w:delText>7</w:delText>
        </w:r>
        <w:r w:rsidR="00E65728" w:rsidDel="00741612">
          <w:rPr>
            <w:noProof/>
          </w:rPr>
          <w:fldChar w:fldCharType="end"/>
        </w:r>
        <w:r w:rsidR="00872032" w:rsidDel="00741612">
          <w:rPr>
            <w:rFonts w:hint="eastAsia"/>
            <w:noProof/>
          </w:rPr>
          <w:delText xml:space="preserve">　</w:delText>
        </w:r>
      </w:del>
      <w:ins w:id="3342" w:author="IRK" w:date="2020-03-12T15:06:00Z">
        <w:r w:rsidR="00741612">
          <w:rPr>
            <w:rFonts w:hint="eastAsia"/>
          </w:rPr>
          <w:t>図</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図</w:instrText>
        </w:r>
        <w:r w:rsidR="00741612">
          <w:rPr>
            <w:rFonts w:hint="eastAsia"/>
          </w:rPr>
          <w:instrText xml:space="preserve"> \* ARABIC</w:instrText>
        </w:r>
        <w:r w:rsidR="00741612">
          <w:instrText xml:space="preserve"> </w:instrText>
        </w:r>
      </w:ins>
      <w:r w:rsidR="00741612">
        <w:fldChar w:fldCharType="separate"/>
      </w:r>
      <w:r w:rsidR="0092459D">
        <w:rPr>
          <w:noProof/>
        </w:rPr>
        <w:t>7</w:t>
      </w:r>
      <w:ins w:id="3343" w:author="IRK" w:date="2020-03-12T15:06:00Z">
        <w:r w:rsidR="00741612">
          <w:fldChar w:fldCharType="end"/>
        </w:r>
        <w:r w:rsidR="00741612">
          <w:rPr>
            <w:rFonts w:hint="eastAsia"/>
          </w:rPr>
          <w:t xml:space="preserve"> </w:t>
        </w:r>
      </w:ins>
      <w:r>
        <w:rPr>
          <w:noProof/>
        </w:rPr>
        <w:t>ルール</w:t>
      </w:r>
      <w:r>
        <w:t>API</w:t>
      </w:r>
      <w:r>
        <w:t>ライブラリの構成</w:t>
      </w:r>
      <w:r>
        <w:rPr>
          <w:rFonts w:hint="eastAsia"/>
        </w:rPr>
        <w:t>]</w:t>
      </w:r>
      <w:bookmarkEnd w:id="3340"/>
    </w:p>
    <w:p w14:paraId="139299C8" w14:textId="77777777" w:rsidR="001140F8" w:rsidRDefault="001140F8" w:rsidP="00F93119"/>
    <w:p w14:paraId="7A2243FA" w14:textId="2B32EA40" w:rsidR="00795081" w:rsidRDefault="00795081" w:rsidP="00F93119">
      <w:pPr>
        <w:pStyle w:val="af5"/>
      </w:pPr>
      <w:bookmarkStart w:id="3344" w:name="_Toc40799279"/>
      <w:r>
        <w:t>[</w:t>
      </w:r>
      <w:del w:id="3345" w:author="IRK" w:date="2020-03-12T15:06: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53</w:delText>
        </w:r>
        <w:r w:rsidR="00E65728" w:rsidDel="00741612">
          <w:rPr>
            <w:noProof/>
          </w:rPr>
          <w:fldChar w:fldCharType="end"/>
        </w:r>
        <w:r w:rsidDel="00741612">
          <w:rPr>
            <w:rFonts w:hint="eastAsia"/>
          </w:rPr>
          <w:delText xml:space="preserve">　</w:delText>
        </w:r>
      </w:del>
      <w:ins w:id="3346" w:author="IRK" w:date="2020-03-12T15:06: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56</w:t>
      </w:r>
      <w:ins w:id="3347" w:author="IRK" w:date="2020-03-12T15:06:00Z">
        <w:r w:rsidR="00741612">
          <w:fldChar w:fldCharType="end"/>
        </w:r>
        <w:r w:rsidR="00741612">
          <w:rPr>
            <w:rFonts w:hint="eastAsia"/>
          </w:rPr>
          <w:t xml:space="preserve"> </w:t>
        </w:r>
      </w:ins>
      <w:r w:rsidRPr="00801237">
        <w:t>ルール</w:t>
      </w:r>
      <w:r w:rsidRPr="00801237">
        <w:t>API</w:t>
      </w:r>
      <w:r w:rsidRPr="00801237">
        <w:t>ライブラリの構成</w:t>
      </w:r>
      <w:r>
        <w:rPr>
          <w:rFonts w:hint="eastAsia"/>
        </w:rPr>
        <w:t>]</w:t>
      </w:r>
      <w:bookmarkEnd w:id="3344"/>
    </w:p>
    <w:tbl>
      <w:tblPr>
        <w:tblStyle w:val="af4"/>
        <w:tblW w:w="0" w:type="auto"/>
        <w:jc w:val="center"/>
        <w:tblLook w:val="04A0" w:firstRow="1" w:lastRow="0" w:firstColumn="1" w:lastColumn="0" w:noHBand="0" w:noVBand="1"/>
        <w:tblPrChange w:id="3348" w:author="IRK" w:date="2020-04-14T15:45:00Z">
          <w:tblPr>
            <w:tblStyle w:val="af4"/>
            <w:tblW w:w="0" w:type="auto"/>
            <w:tblInd w:w="108" w:type="dxa"/>
            <w:tblLook w:val="04A0" w:firstRow="1" w:lastRow="0" w:firstColumn="1" w:lastColumn="0" w:noHBand="0" w:noVBand="1"/>
          </w:tblPr>
        </w:tblPrChange>
      </w:tblPr>
      <w:tblGrid>
        <w:gridCol w:w="2761"/>
        <w:gridCol w:w="4732"/>
        <w:gridCol w:w="1424"/>
        <w:tblGridChange w:id="3349">
          <w:tblGrid>
            <w:gridCol w:w="2761"/>
            <w:gridCol w:w="3790"/>
            <w:gridCol w:w="3082"/>
          </w:tblGrid>
        </w:tblGridChange>
      </w:tblGrid>
      <w:tr w:rsidR="001140F8" w14:paraId="626AB99E" w14:textId="77777777" w:rsidTr="00C054CD">
        <w:trPr>
          <w:cantSplit/>
          <w:tblHeader/>
          <w:jc w:val="center"/>
        </w:trPr>
        <w:tc>
          <w:tcPr>
            <w:tcW w:w="2761" w:type="dxa"/>
            <w:shd w:val="clear" w:color="auto" w:fill="EEECE1"/>
            <w:tcPrChange w:id="3350" w:author="IRK" w:date="2020-04-14T15:45:00Z">
              <w:tcPr>
                <w:tcW w:w="2548" w:type="dxa"/>
                <w:shd w:val="clear" w:color="auto" w:fill="EEECE1"/>
              </w:tcPr>
            </w:tcPrChange>
          </w:tcPr>
          <w:p w14:paraId="0F96D91E" w14:textId="77777777" w:rsidR="001140F8" w:rsidRPr="00981EE5" w:rsidRDefault="001140F8">
            <w:pPr>
              <w:pStyle w:val="afffffa"/>
              <w:pPrChange w:id="3351" w:author="IRK" w:date="2020-04-08T17:00:00Z">
                <w:pPr/>
              </w:pPrChange>
            </w:pPr>
            <w:r w:rsidRPr="00981EE5">
              <w:t>ファイル名</w:t>
            </w:r>
          </w:p>
        </w:tc>
        <w:tc>
          <w:tcPr>
            <w:tcW w:w="4732" w:type="dxa"/>
            <w:shd w:val="clear" w:color="auto" w:fill="EEECE1"/>
            <w:tcPrChange w:id="3352" w:author="IRK" w:date="2020-04-14T15:45:00Z">
              <w:tcPr>
                <w:tcW w:w="3801" w:type="dxa"/>
                <w:shd w:val="clear" w:color="auto" w:fill="EEECE1"/>
              </w:tcPr>
            </w:tcPrChange>
          </w:tcPr>
          <w:p w14:paraId="2913FACA" w14:textId="77777777" w:rsidR="001140F8" w:rsidRPr="00981EE5" w:rsidRDefault="001140F8">
            <w:pPr>
              <w:pStyle w:val="afffffa"/>
              <w:pPrChange w:id="3353" w:author="IRK" w:date="2020-04-08T17:00:00Z">
                <w:pPr/>
              </w:pPrChange>
            </w:pPr>
            <w:r w:rsidRPr="00981EE5">
              <w:t>説明</w:t>
            </w:r>
          </w:p>
        </w:tc>
        <w:tc>
          <w:tcPr>
            <w:tcW w:w="1424" w:type="dxa"/>
            <w:shd w:val="clear" w:color="auto" w:fill="EEECE1"/>
            <w:tcPrChange w:id="3354" w:author="IRK" w:date="2020-04-14T15:45:00Z">
              <w:tcPr>
                <w:tcW w:w="3094" w:type="dxa"/>
                <w:shd w:val="clear" w:color="auto" w:fill="EEECE1"/>
              </w:tcPr>
            </w:tcPrChange>
          </w:tcPr>
          <w:p w14:paraId="7E88D545" w14:textId="77777777" w:rsidR="001140F8" w:rsidRPr="00981EE5" w:rsidRDefault="001140F8">
            <w:pPr>
              <w:pStyle w:val="afffffa"/>
              <w:pPrChange w:id="3355" w:author="IRK" w:date="2020-04-08T17:00:00Z">
                <w:pPr/>
              </w:pPrChange>
            </w:pPr>
            <w:r w:rsidRPr="00981EE5">
              <w:t>備考</w:t>
            </w:r>
          </w:p>
        </w:tc>
      </w:tr>
      <w:tr w:rsidR="001140F8" w14:paraId="0753F6F4" w14:textId="77777777" w:rsidTr="00C054CD">
        <w:trPr>
          <w:cantSplit/>
          <w:tblHeader/>
          <w:jc w:val="center"/>
        </w:trPr>
        <w:tc>
          <w:tcPr>
            <w:tcW w:w="2761" w:type="dxa"/>
            <w:tcPrChange w:id="3356" w:author="IRK" w:date="2020-04-14T15:45:00Z">
              <w:tcPr>
                <w:tcW w:w="2548" w:type="dxa"/>
              </w:tcPr>
            </w:tcPrChange>
          </w:tcPr>
          <w:p w14:paraId="335FBE7D" w14:textId="77777777" w:rsidR="001140F8" w:rsidRPr="00801237" w:rsidRDefault="001140F8">
            <w:pPr>
              <w:pStyle w:val="1b"/>
              <w:pPrChange w:id="3357" w:author="IRK" w:date="2020-04-14T13:42:00Z">
                <w:pPr/>
              </w:pPrChange>
            </w:pPr>
            <w:r w:rsidRPr="00801237">
              <w:t>IRCSClient.dll</w:t>
            </w:r>
          </w:p>
        </w:tc>
        <w:tc>
          <w:tcPr>
            <w:tcW w:w="4732" w:type="dxa"/>
            <w:tcPrChange w:id="3358" w:author="IRK" w:date="2020-04-14T15:45:00Z">
              <w:tcPr>
                <w:tcW w:w="3801" w:type="dxa"/>
              </w:tcPr>
            </w:tcPrChange>
          </w:tcPr>
          <w:p w14:paraId="7B1B7DF3" w14:textId="77777777" w:rsidR="001140F8" w:rsidRPr="00FD41AE" w:rsidRDefault="001140F8">
            <w:pPr>
              <w:pStyle w:val="1b"/>
              <w:pPrChange w:id="3359" w:author="IRK" w:date="2020-04-14T13:42:00Z">
                <w:pPr/>
              </w:pPrChange>
            </w:pPr>
            <w:r w:rsidRPr="00801237">
              <w:t>ルール</w:t>
            </w:r>
            <w:r w:rsidRPr="00FD41AE">
              <w:t>API</w:t>
            </w:r>
            <w:r w:rsidRPr="00FD41AE">
              <w:t>ライブラリに</w:t>
            </w:r>
            <w:r w:rsidRPr="00FD41AE">
              <w:t>Reference</w:t>
            </w:r>
            <w:r w:rsidRPr="00FD41AE">
              <w:t>を追加して使用する。</w:t>
            </w:r>
          </w:p>
        </w:tc>
        <w:tc>
          <w:tcPr>
            <w:tcW w:w="1424" w:type="dxa"/>
            <w:tcPrChange w:id="3360" w:author="IRK" w:date="2020-04-14T15:45:00Z">
              <w:tcPr>
                <w:tcW w:w="3094" w:type="dxa"/>
              </w:tcPr>
            </w:tcPrChange>
          </w:tcPr>
          <w:p w14:paraId="68BBCA7C" w14:textId="77777777" w:rsidR="001140F8" w:rsidRPr="001821EF" w:rsidRDefault="001140F8">
            <w:pPr>
              <w:pStyle w:val="1b"/>
              <w:pPrChange w:id="3361" w:author="IRK" w:date="2020-04-14T13:42:00Z">
                <w:pPr/>
              </w:pPrChange>
            </w:pPr>
          </w:p>
        </w:tc>
      </w:tr>
      <w:tr w:rsidR="001140F8" w14:paraId="7B91CFA0" w14:textId="77777777" w:rsidTr="00C054CD">
        <w:trPr>
          <w:cantSplit/>
          <w:tblHeader/>
          <w:jc w:val="center"/>
        </w:trPr>
        <w:tc>
          <w:tcPr>
            <w:tcW w:w="2761" w:type="dxa"/>
            <w:tcPrChange w:id="3362" w:author="IRK" w:date="2020-04-14T15:45:00Z">
              <w:tcPr>
                <w:tcW w:w="2548" w:type="dxa"/>
              </w:tcPr>
            </w:tcPrChange>
          </w:tcPr>
          <w:p w14:paraId="3B35A471" w14:textId="77777777" w:rsidR="001140F8" w:rsidRPr="00801237" w:rsidRDefault="001140F8">
            <w:pPr>
              <w:pStyle w:val="1b"/>
              <w:pPrChange w:id="3363" w:author="IRK" w:date="2020-04-14T13:42:00Z">
                <w:pPr/>
              </w:pPrChange>
            </w:pPr>
            <w:r w:rsidRPr="00801237">
              <w:t>IRCSClient.resources.dll</w:t>
            </w:r>
          </w:p>
        </w:tc>
        <w:tc>
          <w:tcPr>
            <w:tcW w:w="4732" w:type="dxa"/>
            <w:tcPrChange w:id="3364" w:author="IRK" w:date="2020-04-14T15:45:00Z">
              <w:tcPr>
                <w:tcW w:w="3801" w:type="dxa"/>
              </w:tcPr>
            </w:tcPrChange>
          </w:tcPr>
          <w:p w14:paraId="13F24690" w14:textId="77777777" w:rsidR="001140F8" w:rsidRPr="00FD41AE" w:rsidRDefault="001140F8">
            <w:pPr>
              <w:pStyle w:val="1b"/>
              <w:pPrChange w:id="3365" w:author="IRK" w:date="2020-04-14T13:42:00Z">
                <w:pPr/>
              </w:pPrChange>
            </w:pPr>
            <w:r w:rsidRPr="00801237">
              <w:t>言語別メッセージ処理のためのライブラリ</w:t>
            </w:r>
          </w:p>
        </w:tc>
        <w:tc>
          <w:tcPr>
            <w:tcW w:w="1424" w:type="dxa"/>
            <w:tcPrChange w:id="3366" w:author="IRK" w:date="2020-04-14T15:45:00Z">
              <w:tcPr>
                <w:tcW w:w="3094" w:type="dxa"/>
              </w:tcPr>
            </w:tcPrChange>
          </w:tcPr>
          <w:p w14:paraId="5089CF0A" w14:textId="77777777" w:rsidR="001140F8" w:rsidRPr="001821EF" w:rsidRDefault="001140F8">
            <w:pPr>
              <w:pStyle w:val="1b"/>
              <w:pPrChange w:id="3367" w:author="IRK" w:date="2020-04-14T13:42:00Z">
                <w:pPr/>
              </w:pPrChange>
            </w:pPr>
            <w:r w:rsidRPr="00FD41AE">
              <w:t>韓国語</w:t>
            </w:r>
            <w:r w:rsidRPr="001821EF">
              <w:t xml:space="preserve"> ko </w:t>
            </w:r>
          </w:p>
          <w:p w14:paraId="51D88C79" w14:textId="77777777" w:rsidR="001140F8" w:rsidRPr="002E36F0" w:rsidRDefault="001140F8">
            <w:pPr>
              <w:pStyle w:val="1b"/>
              <w:pPrChange w:id="3368" w:author="IRK" w:date="2020-04-14T13:42:00Z">
                <w:pPr/>
              </w:pPrChange>
            </w:pPr>
            <w:r w:rsidRPr="002E36F0">
              <w:rPr>
                <w:rFonts w:hint="eastAsia"/>
              </w:rPr>
              <w:t>日本語</w:t>
            </w:r>
            <w:r w:rsidRPr="002E36F0">
              <w:t xml:space="preserve"> ja</w:t>
            </w:r>
          </w:p>
        </w:tc>
      </w:tr>
      <w:tr w:rsidR="001140F8" w14:paraId="4B8346EA" w14:textId="77777777" w:rsidTr="00C054CD">
        <w:trPr>
          <w:cantSplit/>
          <w:tblHeader/>
          <w:jc w:val="center"/>
        </w:trPr>
        <w:tc>
          <w:tcPr>
            <w:tcW w:w="2761" w:type="dxa"/>
            <w:tcPrChange w:id="3369" w:author="IRK" w:date="2020-04-14T15:45:00Z">
              <w:tcPr>
                <w:tcW w:w="2548" w:type="dxa"/>
              </w:tcPr>
            </w:tcPrChange>
          </w:tcPr>
          <w:p w14:paraId="23D72CE1" w14:textId="77777777" w:rsidR="001140F8" w:rsidRPr="00801237" w:rsidRDefault="001140F8">
            <w:pPr>
              <w:pStyle w:val="1b"/>
              <w:pPrChange w:id="3370" w:author="IRK" w:date="2020-04-14T13:42:00Z">
                <w:pPr/>
              </w:pPrChange>
            </w:pPr>
            <w:r w:rsidRPr="00801237">
              <w:t>irclient-clusters.xml</w:t>
            </w:r>
          </w:p>
        </w:tc>
        <w:tc>
          <w:tcPr>
            <w:tcW w:w="4732" w:type="dxa"/>
            <w:tcPrChange w:id="3371" w:author="IRK" w:date="2020-04-14T15:45:00Z">
              <w:tcPr>
                <w:tcW w:w="3801" w:type="dxa"/>
              </w:tcPr>
            </w:tcPrChange>
          </w:tcPr>
          <w:p w14:paraId="10E1820B" w14:textId="77777777" w:rsidR="001140F8" w:rsidRPr="00FD41AE" w:rsidRDefault="001140F8">
            <w:pPr>
              <w:pStyle w:val="1b"/>
              <w:pPrChange w:id="3372" w:author="IRK" w:date="2020-04-14T13:42:00Z">
                <w:pPr/>
              </w:pPrChange>
            </w:pPr>
            <w:r w:rsidRPr="00801237">
              <w:t>ルールインタフェースクラスタの構成のための設定ファイル</w:t>
            </w:r>
          </w:p>
        </w:tc>
        <w:tc>
          <w:tcPr>
            <w:tcW w:w="1424" w:type="dxa"/>
            <w:tcPrChange w:id="3373" w:author="IRK" w:date="2020-04-14T15:45:00Z">
              <w:tcPr>
                <w:tcW w:w="3094" w:type="dxa"/>
              </w:tcPr>
            </w:tcPrChange>
          </w:tcPr>
          <w:p w14:paraId="36468C5B" w14:textId="77777777" w:rsidR="001140F8" w:rsidRPr="001821EF" w:rsidRDefault="001140F8">
            <w:pPr>
              <w:pStyle w:val="1b"/>
              <w:pPrChange w:id="3374" w:author="IRK" w:date="2020-04-14T13:42:00Z">
                <w:pPr/>
              </w:pPrChange>
            </w:pPr>
          </w:p>
        </w:tc>
      </w:tr>
    </w:tbl>
    <w:p w14:paraId="06446045" w14:textId="77777777" w:rsidR="001140F8" w:rsidRPr="00553701" w:rsidRDefault="001140F8" w:rsidP="00F93119"/>
    <w:p w14:paraId="082DE1B4" w14:textId="77777777" w:rsidR="001140F8" w:rsidRDefault="001140F8" w:rsidP="00F93119">
      <w:pPr>
        <w:pStyle w:val="22"/>
      </w:pPr>
      <w:bookmarkStart w:id="3375" w:name="_Toc377747427"/>
      <w:bookmarkStart w:id="3376" w:name="_Toc426449631"/>
      <w:bookmarkStart w:id="3377" w:name="_Toc426449727"/>
      <w:bookmarkStart w:id="3378" w:name="_Toc434858912"/>
      <w:bookmarkStart w:id="3379" w:name="_Toc34988288"/>
      <w:bookmarkStart w:id="3380" w:name="_Toc40799132"/>
      <w:r>
        <w:t>初期化モジュール</w:t>
      </w:r>
      <w:bookmarkEnd w:id="3375"/>
      <w:bookmarkEnd w:id="3376"/>
      <w:bookmarkEnd w:id="3377"/>
      <w:bookmarkEnd w:id="3378"/>
      <w:bookmarkEnd w:id="3379"/>
      <w:bookmarkEnd w:id="3380"/>
      <w:r>
        <w:t xml:space="preserve"> </w:t>
      </w:r>
    </w:p>
    <w:p w14:paraId="6338776D" w14:textId="77777777" w:rsidR="001140F8" w:rsidRPr="00795081" w:rsidRDefault="001140F8" w:rsidP="00F93119">
      <w:r w:rsidRPr="00795081">
        <w:t>ルールインタフェースクラスタを初期化する</w:t>
      </w:r>
      <w:r w:rsidRPr="00795081">
        <w:t>API</w:t>
      </w:r>
      <w:r w:rsidRPr="00795081">
        <w:t>について説明する。</w:t>
      </w:r>
    </w:p>
    <w:p w14:paraId="084A83EB" w14:textId="77777777" w:rsidR="001140F8" w:rsidRPr="00795081" w:rsidRDefault="001140F8" w:rsidP="00F93119"/>
    <w:p w14:paraId="2DB37064" w14:textId="77777777" w:rsidR="001140F8" w:rsidRPr="00795081" w:rsidRDefault="001140F8" w:rsidP="00F93119">
      <w:r w:rsidRPr="00795081">
        <w:t>ルールの初期化は、ルールアプリケーションの</w:t>
      </w:r>
      <w:r w:rsidRPr="00795081">
        <w:rPr>
          <w:rFonts w:hint="eastAsia"/>
        </w:rPr>
        <w:t>起動</w:t>
      </w:r>
      <w:r w:rsidRPr="00795081">
        <w:t>時に一度のみ実行される。</w:t>
      </w:r>
    </w:p>
    <w:p w14:paraId="57EB71A3" w14:textId="77777777" w:rsidR="001F63E4" w:rsidRPr="00143767" w:rsidRDefault="001140F8" w:rsidP="00846AAC">
      <w:r w:rsidRPr="00846AAC">
        <w:t>設定ファイル</w:t>
      </w:r>
      <w:r w:rsidRPr="00143767">
        <w:rPr>
          <w:rPrChange w:id="3381" w:author="IRK" w:date="2020-05-11T11:03:00Z">
            <w:rPr>
              <w:color w:val="000000" w:themeColor="text1"/>
            </w:rPr>
          </w:rPrChange>
        </w:rPr>
        <w:t>(irclient-clusters.xml)</w:t>
      </w:r>
      <w:r w:rsidRPr="00143767">
        <w:rPr>
          <w:rFonts w:hint="eastAsia"/>
          <w:rPrChange w:id="3382" w:author="IRK" w:date="2020-05-11T11:03:00Z">
            <w:rPr>
              <w:rFonts w:hint="eastAsia"/>
              <w:color w:val="000000" w:themeColor="text1"/>
            </w:rPr>
          </w:rPrChange>
        </w:rPr>
        <w:t>を使用できない場合は、</w:t>
      </w:r>
      <w:r w:rsidRPr="00846AAC">
        <w:t>Properties</w:t>
      </w:r>
      <w:r w:rsidRPr="00143767">
        <w:rPr>
          <w:rFonts w:hint="eastAsia"/>
        </w:rPr>
        <w:t>オブジェクトによって設定情報を指定できる。</w:t>
      </w:r>
    </w:p>
    <w:p w14:paraId="7E7354BA" w14:textId="5C0BF3F4" w:rsidR="004D3F25" w:rsidRDefault="004D3F25" w:rsidP="00F93119">
      <w:del w:id="3383" w:author="IRK" w:date="2020-04-13T12:49:00Z">
        <w:r w:rsidDel="00166351">
          <w:br w:type="page"/>
        </w:r>
      </w:del>
    </w:p>
    <w:p w14:paraId="29864D98" w14:textId="77777777" w:rsidR="001140F8" w:rsidRDefault="001140F8" w:rsidP="00F93119">
      <w:pPr>
        <w:pStyle w:val="32"/>
      </w:pPr>
      <w:bookmarkStart w:id="3384" w:name="_Toc464754264"/>
      <w:bookmarkStart w:id="3385" w:name="_Toc465000413"/>
      <w:bookmarkStart w:id="3386" w:name="_Toc377747428"/>
      <w:bookmarkStart w:id="3387" w:name="_Toc426449632"/>
      <w:bookmarkStart w:id="3388" w:name="_Toc426449728"/>
      <w:bookmarkStart w:id="3389" w:name="_Toc434858913"/>
      <w:bookmarkStart w:id="3390" w:name="_Toc34988289"/>
      <w:bookmarkStart w:id="3391" w:name="_Toc40799133"/>
      <w:bookmarkEnd w:id="3384"/>
      <w:bookmarkEnd w:id="3385"/>
      <w:r>
        <w:t>初期化モジュールの呼び出し順序</w:t>
      </w:r>
      <w:bookmarkEnd w:id="3386"/>
      <w:bookmarkEnd w:id="3387"/>
      <w:bookmarkEnd w:id="3388"/>
      <w:bookmarkEnd w:id="3389"/>
      <w:bookmarkEnd w:id="3390"/>
      <w:bookmarkEnd w:id="3391"/>
    </w:p>
    <w:p w14:paraId="205B9AF6" w14:textId="4FCDAB06" w:rsidR="001140F8" w:rsidRDefault="001140F8" w:rsidP="00F93119">
      <w:r>
        <w:t>初期化モジュールの呼び出し</w:t>
      </w:r>
      <w:r w:rsidR="00D925D3">
        <w:rPr>
          <w:rFonts w:hint="eastAsia"/>
        </w:rPr>
        <w:t>するためには</w:t>
      </w:r>
      <w:r>
        <w:t>、</w:t>
      </w:r>
      <w:del w:id="3392" w:author="IRK" w:date="2020-03-12T14:38:00Z">
        <w:r w:rsidR="00D925D3" w:rsidDel="00A55E2C">
          <w:rPr>
            <w:rFonts w:hint="eastAsia"/>
          </w:rPr>
          <w:delText>以下</w:delText>
        </w:r>
      </w:del>
      <w:ins w:id="3393" w:author="IRK" w:date="2020-03-12T14:38:00Z">
        <w:r w:rsidR="00A55E2C">
          <w:rPr>
            <w:rFonts w:hint="eastAsia"/>
          </w:rPr>
          <w:t>次</w:t>
        </w:r>
      </w:ins>
      <w:r>
        <w:t>の手順に従う。</w:t>
      </w:r>
    </w:p>
    <w:p w14:paraId="75548191" w14:textId="77777777" w:rsidR="001140F8" w:rsidRPr="00795081" w:rsidRDefault="00D925D3" w:rsidP="00F93119">
      <w:r>
        <w:rPr>
          <w:rFonts w:hint="eastAsia"/>
        </w:rPr>
        <w:t>1.</w:t>
      </w:r>
      <w:r w:rsidR="001140F8" w:rsidRPr="00795081">
        <w:t>設定情報を定義する。</w:t>
      </w:r>
      <w:r w:rsidR="001140F8" w:rsidRPr="00795081">
        <w:t>(irclient-clusters.xml</w:t>
      </w:r>
      <w:r w:rsidR="001140F8" w:rsidRPr="00795081">
        <w:t>または</w:t>
      </w:r>
      <w:r w:rsidR="001140F8" w:rsidRPr="00795081">
        <w:t>Properties</w:t>
      </w:r>
      <w:r w:rsidR="001140F8" w:rsidRPr="00795081">
        <w:t>オブジェクト</w:t>
      </w:r>
      <w:r w:rsidR="001140F8" w:rsidRPr="00795081">
        <w:t>)</w:t>
      </w:r>
    </w:p>
    <w:p w14:paraId="45FB8C57" w14:textId="77777777" w:rsidR="001140F8" w:rsidRPr="00795081" w:rsidRDefault="00D925D3" w:rsidP="00F93119">
      <w:r>
        <w:rPr>
          <w:rFonts w:hint="eastAsia"/>
        </w:rPr>
        <w:t>2.</w:t>
      </w:r>
      <w:r w:rsidR="001140F8" w:rsidRPr="00795081">
        <w:t>ライブラリリソースについての言語を設定する。</w:t>
      </w:r>
      <w:r w:rsidR="001140F8" w:rsidRPr="00795081">
        <w:t>OS</w:t>
      </w:r>
      <w:r w:rsidR="001140F8" w:rsidRPr="00795081">
        <w:t>の基本言語を使用する場合は、省略できる。</w:t>
      </w:r>
    </w:p>
    <w:p w14:paraId="5E43B866" w14:textId="77777777" w:rsidR="001140F8" w:rsidRPr="00795081" w:rsidRDefault="00D925D3" w:rsidP="00F93119">
      <w:r>
        <w:rPr>
          <w:rFonts w:hint="eastAsia"/>
        </w:rPr>
        <w:t>3.</w:t>
      </w:r>
      <w:r w:rsidR="001140F8" w:rsidRPr="00795081">
        <w:t>Initializer</w:t>
      </w:r>
      <w:r w:rsidR="001140F8" w:rsidRPr="00795081">
        <w:t>の初期化メソッドを呼び出す。</w:t>
      </w:r>
    </w:p>
    <w:p w14:paraId="6706163E" w14:textId="77777777" w:rsidR="001140F8" w:rsidRPr="00DA3A0C" w:rsidRDefault="001140F8" w:rsidP="00F93119"/>
    <w:p w14:paraId="6F9025A8" w14:textId="508DD536" w:rsidR="001140F8" w:rsidRDefault="001140F8" w:rsidP="00F93119">
      <w:del w:id="3394" w:author="IRK" w:date="2020-03-12T17:41:00Z">
        <w:r w:rsidDel="00D03171">
          <w:delText>表</w:delText>
        </w:r>
        <w:r w:rsidR="00ED7957" w:rsidDel="00D03171">
          <w:rPr>
            <w:rFonts w:hint="eastAsia"/>
          </w:rPr>
          <w:delText>54</w:delText>
        </w:r>
      </w:del>
      <w:ins w:id="3395" w:author="IRK" w:date="2020-03-12T17:41:00Z">
        <w:r w:rsidR="00D03171">
          <w:rPr>
            <w:rFonts w:hint="eastAsia"/>
          </w:rPr>
          <w:t>次の表</w:t>
        </w:r>
      </w:ins>
      <w:r>
        <w:t>は設定ファイルによってルールサービスの初期化を実行する例</w:t>
      </w:r>
      <w:r w:rsidR="00D925D3">
        <w:rPr>
          <w:rFonts w:hint="eastAsia"/>
        </w:rPr>
        <w:t>の</w:t>
      </w:r>
      <w:r>
        <w:t>アプリケーションコードで、</w:t>
      </w:r>
      <w:del w:id="3396" w:author="IRK" w:date="2020-03-12T17:41:00Z">
        <w:r w:rsidDel="00D03171">
          <w:delText>表</w:delText>
        </w:r>
        <w:r w:rsidR="00ED7957" w:rsidDel="00D03171">
          <w:rPr>
            <w:rFonts w:hint="eastAsia"/>
          </w:rPr>
          <w:delText>55</w:delText>
        </w:r>
      </w:del>
      <w:ins w:id="3397" w:author="IRK" w:date="2020-03-12T17:41:00Z">
        <w:r w:rsidR="00D03171">
          <w:fldChar w:fldCharType="begin"/>
        </w:r>
        <w:r w:rsidR="00D03171">
          <w:instrText xml:space="preserve"> </w:instrText>
        </w:r>
        <w:r w:rsidR="00D03171">
          <w:rPr>
            <w:rFonts w:hint="eastAsia"/>
          </w:rPr>
          <w:instrText>REF _Ref34927335 \h</w:instrText>
        </w:r>
        <w:r w:rsidR="00D03171">
          <w:instrText xml:space="preserve"> </w:instrText>
        </w:r>
      </w:ins>
      <w:r w:rsidR="00D03171">
        <w:fldChar w:fldCharType="separate"/>
      </w:r>
      <w:r w:rsidR="0092459D">
        <w:t>[</w:t>
      </w:r>
      <w:ins w:id="3398" w:author="IRK" w:date="2020-03-12T15:06:00Z">
        <w:r w:rsidR="0092459D">
          <w:rPr>
            <w:rFonts w:hint="eastAsia"/>
          </w:rPr>
          <w:t>表</w:t>
        </w:r>
        <w:r w:rsidR="0092459D">
          <w:rPr>
            <w:rFonts w:hint="eastAsia"/>
          </w:rPr>
          <w:t xml:space="preserve"> </w:t>
        </w:r>
      </w:ins>
      <w:r w:rsidR="0092459D">
        <w:rPr>
          <w:noProof/>
        </w:rPr>
        <w:t>58</w:t>
      </w:r>
      <w:r w:rsidR="0092459D" w:rsidRPr="00795081">
        <w:t xml:space="preserve"> </w:t>
      </w:r>
      <w:r w:rsidR="0092459D">
        <w:t>Properties</w:t>
      </w:r>
      <w:r w:rsidR="0092459D">
        <w:t>オブジェクトによるルールサービス初期化アプリケーション</w:t>
      </w:r>
      <w:r w:rsidR="0092459D">
        <w:rPr>
          <w:rFonts w:hint="eastAsia"/>
        </w:rPr>
        <w:t>]</w:t>
      </w:r>
      <w:ins w:id="3399" w:author="IRK" w:date="2020-03-12T17:41:00Z">
        <w:r w:rsidR="00D03171">
          <w:fldChar w:fldCharType="end"/>
        </w:r>
      </w:ins>
      <w:r>
        <w:t>は</w:t>
      </w:r>
      <w:r w:rsidRPr="001F63E4">
        <w:t>Properties</w:t>
      </w:r>
      <w:r>
        <w:t>オブジェクトによって初期化を実行するアプリケーション</w:t>
      </w:r>
      <w:r w:rsidR="00FF0D72">
        <w:rPr>
          <w:rFonts w:hint="eastAsia"/>
        </w:rPr>
        <w:t>サンプル</w:t>
      </w:r>
      <w:r>
        <w:t>コードである。この</w:t>
      </w:r>
      <w:r w:rsidR="00F73AB1">
        <w:rPr>
          <w:rFonts w:hint="eastAsia"/>
        </w:rPr>
        <w:t>サンプル</w:t>
      </w:r>
      <w:r>
        <w:t>コードを基に、ルールサービスの初期化の順序を説明する。</w:t>
      </w:r>
    </w:p>
    <w:p w14:paraId="080195C5" w14:textId="77777777" w:rsidR="001140F8" w:rsidRPr="00F73AB1" w:rsidRDefault="001140F8" w:rsidP="00F93119"/>
    <w:p w14:paraId="3FDB643C" w14:textId="4ABB4A04" w:rsidR="00795081" w:rsidRDefault="00795081" w:rsidP="00F93119">
      <w:pPr>
        <w:pStyle w:val="af5"/>
      </w:pPr>
      <w:bookmarkStart w:id="3400" w:name="_Toc40799280"/>
      <w:r>
        <w:t>[</w:t>
      </w:r>
      <w:del w:id="3401" w:author="IRK" w:date="2020-03-12T15:06: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54</w:delText>
        </w:r>
        <w:r w:rsidR="00E65728" w:rsidDel="00741612">
          <w:rPr>
            <w:noProof/>
          </w:rPr>
          <w:fldChar w:fldCharType="end"/>
        </w:r>
        <w:r w:rsidDel="00741612">
          <w:rPr>
            <w:rFonts w:hint="eastAsia"/>
          </w:rPr>
          <w:delText xml:space="preserve">　</w:delText>
        </w:r>
      </w:del>
      <w:ins w:id="3402" w:author="IRK" w:date="2020-03-12T15:06: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57</w:t>
      </w:r>
      <w:ins w:id="3403" w:author="IRK" w:date="2020-03-12T15:06:00Z">
        <w:r w:rsidR="00741612">
          <w:fldChar w:fldCharType="end"/>
        </w:r>
      </w:ins>
      <w:r w:rsidRPr="00795081">
        <w:t xml:space="preserve"> </w:t>
      </w:r>
      <w:r>
        <w:t>設定ファイルによるルールサービス初期化アプリケーション</w:t>
      </w:r>
      <w:r>
        <w:rPr>
          <w:rFonts w:hint="eastAsia"/>
        </w:rPr>
        <w:t>]</w:t>
      </w:r>
      <w:bookmarkEnd w:id="3400"/>
    </w:p>
    <w:tbl>
      <w:tblPr>
        <w:tblStyle w:val="af4"/>
        <w:tblW w:w="0" w:type="auto"/>
        <w:jc w:val="center"/>
        <w:tblLook w:val="04A0" w:firstRow="1" w:lastRow="0" w:firstColumn="1" w:lastColumn="0" w:noHBand="0" w:noVBand="1"/>
        <w:tblPrChange w:id="3404" w:author="IRK" w:date="2020-04-14T15:46:00Z">
          <w:tblPr>
            <w:tblStyle w:val="af4"/>
            <w:tblW w:w="0" w:type="auto"/>
            <w:tblInd w:w="108" w:type="dxa"/>
            <w:tblLook w:val="04A0" w:firstRow="1" w:lastRow="0" w:firstColumn="1" w:lastColumn="0" w:noHBand="0" w:noVBand="1"/>
          </w:tblPr>
        </w:tblPrChange>
      </w:tblPr>
      <w:tblGrid>
        <w:gridCol w:w="9463"/>
        <w:tblGridChange w:id="3405">
          <w:tblGrid>
            <w:gridCol w:w="9463"/>
          </w:tblGrid>
        </w:tblGridChange>
      </w:tblGrid>
      <w:tr w:rsidR="001140F8" w14:paraId="33493617" w14:textId="77777777" w:rsidTr="00C054CD">
        <w:trPr>
          <w:jc w:val="center"/>
        </w:trPr>
        <w:tc>
          <w:tcPr>
            <w:tcW w:w="9463" w:type="dxa"/>
            <w:tcPrChange w:id="3406" w:author="IRK" w:date="2020-04-14T15:46:00Z">
              <w:tcPr>
                <w:tcW w:w="9463" w:type="dxa"/>
              </w:tcPr>
            </w:tcPrChange>
          </w:tcPr>
          <w:p w14:paraId="5EA11814" w14:textId="77777777" w:rsidR="001140F8" w:rsidRDefault="001140F8">
            <w:pPr>
              <w:pStyle w:val="1b"/>
              <w:pPrChange w:id="3407" w:author="IRK" w:date="2020-04-14T13:41:00Z">
                <w:pPr>
                  <w:pStyle w:val="aff1"/>
                </w:pPr>
              </w:pPrChange>
            </w:pPr>
            <w:r>
              <w:t>1</w:t>
            </w:r>
            <w:del w:id="3408" w:author="IRK" w:date="2020-03-13T10:04:00Z">
              <w:r w:rsidDel="009C1958">
                <w:delText xml:space="preserve">  </w:delText>
              </w:r>
            </w:del>
          </w:p>
          <w:p w14:paraId="65259FA4" w14:textId="77777777" w:rsidR="001140F8" w:rsidRDefault="001140F8">
            <w:pPr>
              <w:pStyle w:val="1b"/>
              <w:pPrChange w:id="3409" w:author="IRK" w:date="2020-04-14T13:41:00Z">
                <w:pPr>
                  <w:pStyle w:val="aff1"/>
                </w:pPr>
              </w:pPrChange>
            </w:pPr>
            <w:r>
              <w:t>2 public partial class MainModule</w:t>
            </w:r>
          </w:p>
          <w:p w14:paraId="6F6A3163" w14:textId="77777777" w:rsidR="001140F8" w:rsidRDefault="001140F8">
            <w:pPr>
              <w:pStyle w:val="1b"/>
              <w:pPrChange w:id="3410" w:author="IRK" w:date="2020-04-14T13:41:00Z">
                <w:pPr>
                  <w:pStyle w:val="aff1"/>
                </w:pPr>
              </w:pPrChange>
            </w:pPr>
            <w:r>
              <w:t>3 {</w:t>
            </w:r>
          </w:p>
          <w:p w14:paraId="57F5A8DC" w14:textId="77777777" w:rsidR="001140F8" w:rsidRDefault="001140F8">
            <w:pPr>
              <w:pStyle w:val="1b"/>
              <w:pPrChange w:id="3411" w:author="IRK" w:date="2020-04-14T13:41:00Z">
                <w:pPr>
                  <w:pStyle w:val="aff1"/>
                </w:pPr>
              </w:pPrChange>
            </w:pPr>
            <w:r>
              <w:t>4     public MainModule ()</w:t>
            </w:r>
          </w:p>
          <w:p w14:paraId="065BF08B" w14:textId="77777777" w:rsidR="001140F8" w:rsidRDefault="001140F8">
            <w:pPr>
              <w:pStyle w:val="1b"/>
              <w:pPrChange w:id="3412" w:author="IRK" w:date="2020-04-14T13:41:00Z">
                <w:pPr>
                  <w:pStyle w:val="aff1"/>
                </w:pPr>
              </w:pPrChange>
            </w:pPr>
            <w:r>
              <w:t>5     {</w:t>
            </w:r>
          </w:p>
          <w:p w14:paraId="1027B833" w14:textId="77777777" w:rsidR="001140F8" w:rsidRDefault="001140F8">
            <w:pPr>
              <w:pStyle w:val="1b"/>
              <w:pPrChange w:id="3413" w:author="IRK" w:date="2020-04-14T13:41:00Z">
                <w:pPr>
                  <w:pStyle w:val="aff1"/>
                </w:pPr>
              </w:pPrChange>
            </w:pPr>
            <w:r>
              <w:t>6       InnoRules.Resources.Msg.SetCultureInfo("ko");</w:t>
            </w:r>
            <w:del w:id="3414" w:author="IRK" w:date="2020-03-13T10:05:00Z">
              <w:r w:rsidDel="009C1958">
                <w:delText xml:space="preserve"> </w:delText>
              </w:r>
            </w:del>
          </w:p>
          <w:p w14:paraId="5ED23CBD" w14:textId="77777777" w:rsidR="001140F8" w:rsidRDefault="001140F8">
            <w:pPr>
              <w:pStyle w:val="1b"/>
              <w:pPrChange w:id="3415" w:author="IRK" w:date="2020-04-14T13:41:00Z">
                <w:pPr>
                  <w:pStyle w:val="aff1"/>
                </w:pPr>
              </w:pPrChange>
            </w:pPr>
            <w:r>
              <w:t>7       SimpleInitializer.Initialize(@"D:\work\conf\irclient-clusters.xml");</w:t>
            </w:r>
          </w:p>
          <w:p w14:paraId="4271120D" w14:textId="77777777" w:rsidR="001140F8" w:rsidRDefault="001140F8">
            <w:pPr>
              <w:pStyle w:val="1b"/>
              <w:pPrChange w:id="3416" w:author="IRK" w:date="2020-04-14T13:41:00Z">
                <w:pPr>
                  <w:pStyle w:val="aff1"/>
                </w:pPr>
              </w:pPrChange>
            </w:pPr>
            <w:r>
              <w:t>8     }</w:t>
            </w:r>
          </w:p>
          <w:p w14:paraId="06CE4C13" w14:textId="77777777" w:rsidR="001140F8" w:rsidRDefault="001140F8">
            <w:pPr>
              <w:pStyle w:val="1b"/>
              <w:pPrChange w:id="3417" w:author="IRK" w:date="2020-04-14T13:41:00Z">
                <w:pPr>
                  <w:pStyle w:val="aff1"/>
                </w:pPr>
              </w:pPrChange>
            </w:pPr>
            <w:r>
              <w:t>9  }</w:t>
            </w:r>
          </w:p>
        </w:tc>
      </w:tr>
    </w:tbl>
    <w:p w14:paraId="1AACEB3F" w14:textId="77777777" w:rsidR="001140F8" w:rsidRPr="001B50D1" w:rsidRDefault="001140F8" w:rsidP="00F93119"/>
    <w:p w14:paraId="76C99006" w14:textId="057AB0DC" w:rsidR="001140F8" w:rsidRPr="00795081" w:rsidRDefault="001140F8" w:rsidP="00F93119">
      <w:r w:rsidRPr="00795081">
        <w:t>この例は、設定ファイルによる初期化を実行する。</w:t>
      </w:r>
      <w:ins w:id="3418" w:author="IRK" w:date="2020-05-12T14:32:00Z">
        <w:r w:rsidR="003F2FAC">
          <w:rPr>
            <w:rFonts w:hint="eastAsia"/>
          </w:rPr>
          <w:t>[</w:t>
        </w:r>
      </w:ins>
      <w:r w:rsidRPr="00795081">
        <w:t>6</w:t>
      </w:r>
      <w:r w:rsidR="00D13942">
        <w:t>行目</w:t>
      </w:r>
      <w:ins w:id="3419" w:author="IRK" w:date="2020-05-12T14:32:00Z">
        <w:r w:rsidR="003F2FAC">
          <w:rPr>
            <w:rFonts w:hint="eastAsia"/>
          </w:rPr>
          <w:t>]</w:t>
        </w:r>
      </w:ins>
      <w:r w:rsidRPr="00795081">
        <w:t>はメッセージ処理に関連する言語を設定する部分で、</w:t>
      </w:r>
      <w:r w:rsidRPr="00795081">
        <w:t>OS</w:t>
      </w:r>
      <w:r w:rsidRPr="00795081">
        <w:t>の言語を</w:t>
      </w:r>
      <w:r w:rsidRPr="00795081">
        <w:rPr>
          <w:rFonts w:hint="eastAsia"/>
        </w:rPr>
        <w:t>同様</w:t>
      </w:r>
      <w:r w:rsidRPr="00795081">
        <w:t>に使用</w:t>
      </w:r>
      <w:r w:rsidRPr="00795081">
        <w:rPr>
          <w:rFonts w:hint="eastAsia"/>
        </w:rPr>
        <w:t>する</w:t>
      </w:r>
      <w:r w:rsidRPr="00795081">
        <w:t>場合は省略できる。</w:t>
      </w:r>
      <w:ins w:id="3420" w:author="IRK" w:date="2020-05-12T14:32:00Z">
        <w:r w:rsidR="003F2FAC">
          <w:rPr>
            <w:rFonts w:hint="eastAsia"/>
          </w:rPr>
          <w:t>[</w:t>
        </w:r>
      </w:ins>
      <w:r w:rsidRPr="00795081">
        <w:t>7</w:t>
      </w:r>
      <w:r w:rsidR="00D13942">
        <w:t>行目</w:t>
      </w:r>
      <w:ins w:id="3421" w:author="IRK" w:date="2020-05-12T14:32:00Z">
        <w:r w:rsidR="003F2FAC">
          <w:rPr>
            <w:rFonts w:hint="eastAsia"/>
          </w:rPr>
          <w:t>]</w:t>
        </w:r>
      </w:ins>
      <w:r w:rsidRPr="00795081">
        <w:t>は、ルールインタフェースクラスタを初期化するプロセスである。</w:t>
      </w:r>
    </w:p>
    <w:p w14:paraId="2DA7229A" w14:textId="77777777" w:rsidR="001140F8" w:rsidRPr="006312EA" w:rsidRDefault="001140F8" w:rsidP="00F93119"/>
    <w:p w14:paraId="7FE7417D" w14:textId="2B13F88B" w:rsidR="00795081" w:rsidRDefault="00795081" w:rsidP="00F93119">
      <w:pPr>
        <w:pStyle w:val="af5"/>
      </w:pPr>
      <w:bookmarkStart w:id="3422" w:name="_Ref34927335"/>
      <w:bookmarkStart w:id="3423" w:name="_Toc40799281"/>
      <w:r>
        <w:t>[</w:t>
      </w:r>
      <w:del w:id="3424" w:author="IRK" w:date="2020-03-12T15:06:00Z">
        <w:r w:rsidR="00ED7957" w:rsidDel="00741612">
          <w:rPr>
            <w:rFonts w:hint="eastAsia"/>
          </w:rPr>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55</w:delText>
        </w:r>
        <w:r w:rsidR="00E65728" w:rsidDel="00741612">
          <w:rPr>
            <w:noProof/>
          </w:rPr>
          <w:fldChar w:fldCharType="end"/>
        </w:r>
        <w:r w:rsidDel="00741612">
          <w:rPr>
            <w:rFonts w:hint="eastAsia"/>
          </w:rPr>
          <w:delText xml:space="preserve">　</w:delText>
        </w:r>
      </w:del>
      <w:ins w:id="3425" w:author="IRK" w:date="2020-03-12T15:06: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58</w:t>
      </w:r>
      <w:ins w:id="3426" w:author="IRK" w:date="2020-03-12T15:06:00Z">
        <w:r w:rsidR="00741612">
          <w:fldChar w:fldCharType="end"/>
        </w:r>
      </w:ins>
      <w:r w:rsidRPr="00795081">
        <w:t xml:space="preserve"> </w:t>
      </w:r>
      <w:r>
        <w:t>Properties</w:t>
      </w:r>
      <w:del w:id="3427" w:author="IRK" w:date="2020-04-20T22:10:00Z">
        <w:r w:rsidDel="00E746D1">
          <w:delText xml:space="preserve"> </w:delText>
        </w:r>
      </w:del>
      <w:r>
        <w:t>オブジェクトによるルールサービス初期化アプリケーション</w:t>
      </w:r>
      <w:r>
        <w:rPr>
          <w:rFonts w:hint="eastAsia"/>
        </w:rPr>
        <w:t>]</w:t>
      </w:r>
      <w:bookmarkEnd w:id="3422"/>
      <w:bookmarkEnd w:id="3423"/>
    </w:p>
    <w:tbl>
      <w:tblPr>
        <w:tblStyle w:val="af4"/>
        <w:tblW w:w="0" w:type="auto"/>
        <w:jc w:val="center"/>
        <w:tblLook w:val="04A0" w:firstRow="1" w:lastRow="0" w:firstColumn="1" w:lastColumn="0" w:noHBand="0" w:noVBand="1"/>
        <w:tblPrChange w:id="3428" w:author="IRK" w:date="2020-04-14T15:46:00Z">
          <w:tblPr>
            <w:tblStyle w:val="af4"/>
            <w:tblW w:w="0" w:type="auto"/>
            <w:tblInd w:w="108" w:type="dxa"/>
            <w:tblLook w:val="04A0" w:firstRow="1" w:lastRow="0" w:firstColumn="1" w:lastColumn="0" w:noHBand="0" w:noVBand="1"/>
          </w:tblPr>
        </w:tblPrChange>
      </w:tblPr>
      <w:tblGrid>
        <w:gridCol w:w="9463"/>
        <w:tblGridChange w:id="3429">
          <w:tblGrid>
            <w:gridCol w:w="9463"/>
          </w:tblGrid>
        </w:tblGridChange>
      </w:tblGrid>
      <w:tr w:rsidR="001140F8" w:rsidRPr="00D44F65" w14:paraId="14F8F96C" w14:textId="77777777" w:rsidTr="00C054CD">
        <w:trPr>
          <w:jc w:val="center"/>
        </w:trPr>
        <w:tc>
          <w:tcPr>
            <w:tcW w:w="9463" w:type="dxa"/>
            <w:tcPrChange w:id="3430" w:author="IRK" w:date="2020-04-14T15:46:00Z">
              <w:tcPr>
                <w:tcW w:w="9463" w:type="dxa"/>
              </w:tcPr>
            </w:tcPrChange>
          </w:tcPr>
          <w:p w14:paraId="65C8468E" w14:textId="7BEA4B27" w:rsidR="001140F8" w:rsidRPr="004D5845" w:rsidRDefault="001140F8">
            <w:pPr>
              <w:pStyle w:val="1b"/>
              <w:pPrChange w:id="3431" w:author="IRK" w:date="2020-04-14T13:42:00Z">
                <w:pPr>
                  <w:pStyle w:val="aff1"/>
                </w:pPr>
              </w:pPrChange>
            </w:pPr>
            <w:r w:rsidRPr="00C17DEB">
              <w:t>1</w:t>
            </w:r>
            <w:del w:id="3432" w:author="IRK" w:date="2020-04-14T16:15:00Z">
              <w:r w:rsidRPr="00C17DEB" w:rsidDel="007E6E4B">
                <w:delText xml:space="preserve"> </w:delText>
              </w:r>
            </w:del>
            <w:del w:id="3433" w:author="IRK" w:date="2020-03-13T10:05:00Z">
              <w:r w:rsidRPr="00C17DEB" w:rsidDel="009C1958">
                <w:delText xml:space="preserve"> </w:delText>
              </w:r>
            </w:del>
          </w:p>
          <w:p w14:paraId="4F479006" w14:textId="77777777" w:rsidR="001140F8" w:rsidRPr="004D5845" w:rsidRDefault="001140F8">
            <w:pPr>
              <w:pStyle w:val="1b"/>
              <w:pPrChange w:id="3434" w:author="IRK" w:date="2020-04-14T13:42:00Z">
                <w:pPr>
                  <w:pStyle w:val="aff1"/>
                </w:pPr>
              </w:pPrChange>
            </w:pPr>
            <w:r w:rsidRPr="00E62C48">
              <w:t>2  public partial class MainModule</w:t>
            </w:r>
          </w:p>
          <w:p w14:paraId="076D193D" w14:textId="77777777" w:rsidR="001140F8" w:rsidRPr="004D5845" w:rsidRDefault="001140F8">
            <w:pPr>
              <w:pStyle w:val="1b"/>
              <w:pPrChange w:id="3435" w:author="IRK" w:date="2020-04-14T13:42:00Z">
                <w:pPr>
                  <w:pStyle w:val="aff1"/>
                </w:pPr>
              </w:pPrChange>
            </w:pPr>
            <w:r w:rsidRPr="00E62C48">
              <w:t>3 {</w:t>
            </w:r>
          </w:p>
          <w:p w14:paraId="7F6DF194" w14:textId="77777777" w:rsidR="001140F8" w:rsidRPr="004D5845" w:rsidRDefault="001140F8">
            <w:pPr>
              <w:pStyle w:val="1b"/>
              <w:pPrChange w:id="3436" w:author="IRK" w:date="2020-04-14T13:42:00Z">
                <w:pPr>
                  <w:pStyle w:val="aff1"/>
                </w:pPr>
              </w:pPrChange>
            </w:pPr>
            <w:r w:rsidRPr="00E62C48">
              <w:t>4       public MainModule ()</w:t>
            </w:r>
          </w:p>
          <w:p w14:paraId="37D9B25A" w14:textId="77777777" w:rsidR="001140F8" w:rsidRPr="004D5845" w:rsidRDefault="001140F8">
            <w:pPr>
              <w:pStyle w:val="1b"/>
              <w:pPrChange w:id="3437" w:author="IRK" w:date="2020-04-14T13:42:00Z">
                <w:pPr>
                  <w:pStyle w:val="aff1"/>
                </w:pPr>
              </w:pPrChange>
            </w:pPr>
            <w:r w:rsidRPr="00E62C48">
              <w:t>5      {</w:t>
            </w:r>
          </w:p>
          <w:p w14:paraId="359BFCA4" w14:textId="77777777" w:rsidR="001140F8" w:rsidRPr="004D5845" w:rsidRDefault="001140F8">
            <w:pPr>
              <w:pStyle w:val="1b"/>
              <w:pPrChange w:id="3438" w:author="IRK" w:date="2020-04-14T13:42:00Z">
                <w:pPr>
                  <w:pStyle w:val="aff1"/>
                </w:pPr>
              </w:pPrChange>
            </w:pPr>
            <w:r w:rsidRPr="00E62C48">
              <w:t>6</w:t>
            </w:r>
            <w:r w:rsidRPr="00E62C48">
              <w:tab/>
            </w:r>
            <w:r w:rsidRPr="00E62C48">
              <w:tab/>
              <w:t>InnoRules.Resources.Msg.SetCultureInfo("ko");</w:t>
            </w:r>
            <w:del w:id="3439" w:author="IRK" w:date="2020-03-13T10:05:00Z">
              <w:r w:rsidRPr="00E62C48" w:rsidDel="009C1958">
                <w:delText xml:space="preserve"> </w:delText>
              </w:r>
            </w:del>
          </w:p>
          <w:p w14:paraId="3C37E02B" w14:textId="77777777" w:rsidR="001140F8" w:rsidRPr="004D5845" w:rsidRDefault="001140F8">
            <w:pPr>
              <w:pStyle w:val="1b"/>
              <w:pPrChange w:id="3440" w:author="IRK" w:date="2020-04-14T13:42:00Z">
                <w:pPr>
                  <w:pStyle w:val="aff1"/>
                </w:pPr>
              </w:pPrChange>
            </w:pPr>
            <w:r w:rsidRPr="00E62C48">
              <w:t>7</w:t>
            </w:r>
            <w:r w:rsidRPr="00E62C48">
              <w:tab/>
            </w:r>
            <w:r w:rsidRPr="00E62C48">
              <w:tab/>
              <w:t>InnoRules.Utility.Properties prop = new InnoRules.Utility.Properties();</w:t>
            </w:r>
          </w:p>
          <w:p w14:paraId="469F9B20" w14:textId="77777777" w:rsidR="001140F8" w:rsidRPr="004D5845" w:rsidRDefault="001140F8">
            <w:pPr>
              <w:pStyle w:val="1b"/>
              <w:pPrChange w:id="3441" w:author="IRK" w:date="2020-04-14T13:42:00Z">
                <w:pPr>
                  <w:pStyle w:val="aff1"/>
                </w:pPr>
              </w:pPrChange>
            </w:pPr>
            <w:r w:rsidRPr="00E62C48">
              <w:t>8</w:t>
            </w:r>
            <w:r w:rsidRPr="00E62C48">
              <w:tab/>
            </w:r>
            <w:r w:rsidRPr="00E62C48">
              <w:tab/>
              <w:t>prop.Put("POOLTYPE", "loadbalance");</w:t>
            </w:r>
            <w:del w:id="3442" w:author="IRK" w:date="2020-03-13T10:05:00Z">
              <w:r w:rsidRPr="00E62C48" w:rsidDel="009C1958">
                <w:delText xml:space="preserve">  </w:delText>
              </w:r>
            </w:del>
          </w:p>
          <w:p w14:paraId="740EFBBB" w14:textId="77777777" w:rsidR="001140F8" w:rsidRPr="004D5845" w:rsidRDefault="001140F8">
            <w:pPr>
              <w:pStyle w:val="1b"/>
              <w:pPrChange w:id="3443" w:author="IRK" w:date="2020-04-14T13:42:00Z">
                <w:pPr>
                  <w:pStyle w:val="aff1"/>
                </w:pPr>
              </w:pPrChange>
            </w:pPr>
            <w:r w:rsidRPr="00E62C48">
              <w:t>9</w:t>
            </w:r>
            <w:r w:rsidRPr="00E62C48">
              <w:tab/>
            </w:r>
            <w:r w:rsidRPr="00E62C48">
              <w:tab/>
              <w:t>prop.Put("WHENEXHAUSTEDACTION", "block");</w:t>
            </w:r>
            <w:del w:id="3444" w:author="IRK" w:date="2020-03-13T10:05:00Z">
              <w:r w:rsidRPr="00E62C48" w:rsidDel="009C1958">
                <w:delText xml:space="preserve">  </w:delText>
              </w:r>
            </w:del>
          </w:p>
          <w:p w14:paraId="7DDC1E5B" w14:textId="77777777" w:rsidR="001140F8" w:rsidRPr="004D5845" w:rsidRDefault="001140F8">
            <w:pPr>
              <w:pStyle w:val="1b"/>
              <w:pPrChange w:id="3445" w:author="IRK" w:date="2020-04-14T13:42:00Z">
                <w:pPr>
                  <w:pStyle w:val="aff1"/>
                </w:pPr>
              </w:pPrChange>
            </w:pPr>
            <w:r w:rsidRPr="00E62C48">
              <w:t>10</w:t>
            </w:r>
            <w:r w:rsidRPr="00E62C48">
              <w:tab/>
            </w:r>
            <w:r w:rsidRPr="00E62C48">
              <w:tab/>
              <w:t>prop.Put("AUTORECOVERY", "yes");</w:t>
            </w:r>
            <w:del w:id="3446" w:author="IRK" w:date="2020-03-13T10:05:00Z">
              <w:r w:rsidRPr="00E62C48" w:rsidDel="009C1958">
                <w:delText xml:space="preserve"> </w:delText>
              </w:r>
            </w:del>
          </w:p>
          <w:p w14:paraId="008578C8" w14:textId="77777777" w:rsidR="001140F8" w:rsidRPr="004D5845" w:rsidRDefault="001140F8">
            <w:pPr>
              <w:pStyle w:val="1b"/>
              <w:pPrChange w:id="3447" w:author="IRK" w:date="2020-04-14T13:42:00Z">
                <w:pPr>
                  <w:pStyle w:val="aff1"/>
                </w:pPr>
              </w:pPrChange>
            </w:pPr>
            <w:r w:rsidRPr="00E62C48">
              <w:t>11</w:t>
            </w:r>
            <w:r w:rsidRPr="00E62C48">
              <w:tab/>
            </w:r>
            <w:r w:rsidRPr="00E62C48">
              <w:tab/>
              <w:t>prop.Put("CHECKCONNECTION", "yes");</w:t>
            </w:r>
            <w:del w:id="3448" w:author="IRK" w:date="2020-03-13T10:05:00Z">
              <w:r w:rsidRPr="00E62C48" w:rsidDel="009C1958">
                <w:delText xml:space="preserve"> </w:delText>
              </w:r>
            </w:del>
          </w:p>
          <w:p w14:paraId="1B773D8A" w14:textId="77777777" w:rsidR="001140F8" w:rsidRPr="004D5845" w:rsidRDefault="001140F8">
            <w:pPr>
              <w:pStyle w:val="1b"/>
              <w:pPrChange w:id="3449" w:author="IRK" w:date="2020-04-14T13:42:00Z">
                <w:pPr>
                  <w:pStyle w:val="aff1"/>
                </w:pPr>
              </w:pPrChange>
            </w:pPr>
            <w:r w:rsidRPr="00E62C48">
              <w:t>12</w:t>
            </w:r>
            <w:r w:rsidRPr="00E62C48">
              <w:tab/>
            </w:r>
            <w:r w:rsidRPr="00E62C48">
              <w:tab/>
              <w:t>prop.Put("RECOVERYCHECKINTERVAL", "30");</w:t>
            </w:r>
            <w:del w:id="3450" w:author="IRK" w:date="2020-03-13T10:05:00Z">
              <w:r w:rsidRPr="00E62C48" w:rsidDel="009C1958">
                <w:delText xml:space="preserve"> </w:delText>
              </w:r>
            </w:del>
          </w:p>
          <w:p w14:paraId="4880A968" w14:textId="77777777" w:rsidR="001140F8" w:rsidRPr="004D5845" w:rsidRDefault="001140F8">
            <w:pPr>
              <w:pStyle w:val="1b"/>
              <w:pPrChange w:id="3451" w:author="IRK" w:date="2020-04-14T13:42:00Z">
                <w:pPr>
                  <w:pStyle w:val="aff1"/>
                </w:pPr>
              </w:pPrChange>
            </w:pPr>
            <w:r w:rsidRPr="00E62C48">
              <w:t>13</w:t>
            </w:r>
            <w:r w:rsidRPr="00E62C48">
              <w:tab/>
            </w:r>
            <w:r w:rsidRPr="00E62C48">
              <w:tab/>
              <w:t>prop.Put("SVRCNT", "2");</w:t>
            </w:r>
            <w:del w:id="3452" w:author="IRK" w:date="2020-03-13T10:05:00Z">
              <w:r w:rsidRPr="00E62C48" w:rsidDel="009C1958">
                <w:delText xml:space="preserve">  </w:delText>
              </w:r>
            </w:del>
          </w:p>
          <w:p w14:paraId="0AEFCAB2" w14:textId="77777777" w:rsidR="001140F8" w:rsidRPr="004D5845" w:rsidRDefault="001140F8">
            <w:pPr>
              <w:pStyle w:val="1b"/>
              <w:pPrChange w:id="3453" w:author="IRK" w:date="2020-04-14T13:42:00Z">
                <w:pPr>
                  <w:pStyle w:val="aff1"/>
                </w:pPr>
              </w:pPrChange>
            </w:pPr>
            <w:r w:rsidRPr="00E62C48">
              <w:t>14</w:t>
            </w:r>
            <w:r w:rsidRPr="00E62C48">
              <w:tab/>
            </w:r>
            <w:r w:rsidRPr="00E62C48">
              <w:tab/>
              <w:t>prop.Put("SVR1.NAME", "rulesclient@1");</w:t>
            </w:r>
            <w:del w:id="3454" w:author="IRK" w:date="2020-03-13T10:05:00Z">
              <w:r w:rsidRPr="00E62C48" w:rsidDel="009C1958">
                <w:delText xml:space="preserve">  </w:delText>
              </w:r>
            </w:del>
          </w:p>
          <w:p w14:paraId="2C3FCA9C" w14:textId="77777777" w:rsidR="001140F8" w:rsidRPr="004D5845" w:rsidRDefault="001140F8">
            <w:pPr>
              <w:pStyle w:val="1b"/>
              <w:pPrChange w:id="3455" w:author="IRK" w:date="2020-04-14T13:42:00Z">
                <w:pPr>
                  <w:pStyle w:val="aff1"/>
                </w:pPr>
              </w:pPrChange>
            </w:pPr>
            <w:r w:rsidRPr="00E62C48">
              <w:t>15</w:t>
            </w:r>
            <w:r w:rsidRPr="00E62C48">
              <w:tab/>
            </w:r>
            <w:r w:rsidRPr="00E62C48">
              <w:tab/>
              <w:t>prop.Put("SVR1.MAXACTIVE", "2");</w:t>
            </w:r>
            <w:del w:id="3456" w:author="IRK" w:date="2020-03-13T10:05:00Z">
              <w:r w:rsidRPr="00E62C48" w:rsidDel="009C1958">
                <w:delText xml:space="preserve">  </w:delText>
              </w:r>
            </w:del>
          </w:p>
          <w:p w14:paraId="264C8223" w14:textId="77777777" w:rsidR="001140F8" w:rsidRPr="004D5845" w:rsidRDefault="001140F8">
            <w:pPr>
              <w:pStyle w:val="1b"/>
              <w:pPrChange w:id="3457" w:author="IRK" w:date="2020-04-14T13:42:00Z">
                <w:pPr>
                  <w:pStyle w:val="aff1"/>
                </w:pPr>
              </w:pPrChange>
            </w:pPr>
            <w:r w:rsidRPr="00E62C48">
              <w:t>16</w:t>
            </w:r>
            <w:r w:rsidRPr="00E62C48">
              <w:tab/>
            </w:r>
            <w:r w:rsidRPr="00E62C48">
              <w:tab/>
              <w:t>prop.Put("SVR1.MAXIDLE", "4");</w:t>
            </w:r>
            <w:del w:id="3458" w:author="IRK" w:date="2020-03-13T10:05:00Z">
              <w:r w:rsidRPr="00E62C48" w:rsidDel="009C1958">
                <w:delText xml:space="preserve">    </w:delText>
              </w:r>
            </w:del>
          </w:p>
          <w:p w14:paraId="60294CC8" w14:textId="77777777" w:rsidR="001140F8" w:rsidRPr="004D5845" w:rsidRDefault="001140F8">
            <w:pPr>
              <w:pStyle w:val="1b"/>
              <w:pPrChange w:id="3459" w:author="IRK" w:date="2020-04-14T13:42:00Z">
                <w:pPr>
                  <w:pStyle w:val="aff1"/>
                </w:pPr>
              </w:pPrChange>
            </w:pPr>
            <w:r w:rsidRPr="00E62C48">
              <w:t>17</w:t>
            </w:r>
            <w:r w:rsidRPr="00E62C48">
              <w:tab/>
            </w:r>
            <w:r w:rsidRPr="00E62C48">
              <w:tab/>
              <w:t>prop.Put("SVR1.ADDRESS", "100.2.50.1");</w:t>
            </w:r>
            <w:del w:id="3460" w:author="IRK" w:date="2020-03-13T10:05:00Z">
              <w:r w:rsidRPr="00E62C48" w:rsidDel="009C1958">
                <w:delText xml:space="preserve"> </w:delText>
              </w:r>
            </w:del>
          </w:p>
          <w:p w14:paraId="2B738D38" w14:textId="77777777" w:rsidR="001140F8" w:rsidRPr="004D5845" w:rsidRDefault="001140F8">
            <w:pPr>
              <w:pStyle w:val="1b"/>
              <w:pPrChange w:id="3461" w:author="IRK" w:date="2020-04-14T13:42:00Z">
                <w:pPr>
                  <w:pStyle w:val="aff1"/>
                </w:pPr>
              </w:pPrChange>
            </w:pPr>
            <w:r w:rsidRPr="00E62C48">
              <w:t>18</w:t>
            </w:r>
            <w:r w:rsidRPr="00E62C48">
              <w:tab/>
            </w:r>
            <w:r w:rsidRPr="00E62C48">
              <w:tab/>
              <w:t>prop.Put("SVR1.PORT", "25800");</w:t>
            </w:r>
            <w:del w:id="3462" w:author="IRK" w:date="2020-03-13T10:05:00Z">
              <w:r w:rsidRPr="00E62C48" w:rsidDel="009C1958">
                <w:delText xml:space="preserve">   </w:delText>
              </w:r>
            </w:del>
          </w:p>
          <w:p w14:paraId="0AFD5ACA" w14:textId="77777777" w:rsidR="001140F8" w:rsidRPr="004D5845" w:rsidRDefault="001140F8">
            <w:pPr>
              <w:pStyle w:val="1b"/>
              <w:pPrChange w:id="3463" w:author="IRK" w:date="2020-04-14T13:42:00Z">
                <w:pPr>
                  <w:pStyle w:val="aff1"/>
                </w:pPr>
              </w:pPrChange>
            </w:pPr>
            <w:r w:rsidRPr="00E62C48">
              <w:t>19</w:t>
            </w:r>
            <w:r w:rsidRPr="00E62C48">
              <w:tab/>
            </w:r>
            <w:r w:rsidRPr="00E62C48">
              <w:tab/>
              <w:t>prop.Put("SVR1.CHARSET", "UTF-8");</w:t>
            </w:r>
            <w:del w:id="3464" w:author="IRK" w:date="2020-03-13T10:05:00Z">
              <w:r w:rsidRPr="00E62C48" w:rsidDel="009C1958">
                <w:delText xml:space="preserve">   </w:delText>
              </w:r>
            </w:del>
          </w:p>
          <w:p w14:paraId="3490A8C3" w14:textId="77777777" w:rsidR="001140F8" w:rsidRPr="004D5845" w:rsidRDefault="001140F8">
            <w:pPr>
              <w:pStyle w:val="1b"/>
              <w:pPrChange w:id="3465" w:author="IRK" w:date="2020-04-14T13:42:00Z">
                <w:pPr>
                  <w:pStyle w:val="aff1"/>
                </w:pPr>
              </w:pPrChange>
            </w:pPr>
            <w:r w:rsidRPr="00E62C48">
              <w:t>20</w:t>
            </w:r>
            <w:r w:rsidRPr="00E62C48">
              <w:tab/>
            </w:r>
            <w:r w:rsidRPr="00E62C48">
              <w:tab/>
              <w:t>prop.Put("SVR2.NAME", "rulesclient@2");</w:t>
            </w:r>
            <w:del w:id="3466" w:author="IRK" w:date="2020-03-13T10:05:00Z">
              <w:r w:rsidRPr="00E62C48" w:rsidDel="009C1958">
                <w:delText xml:space="preserve">  </w:delText>
              </w:r>
            </w:del>
          </w:p>
          <w:p w14:paraId="2CA70F37" w14:textId="77777777" w:rsidR="001140F8" w:rsidRPr="004D5845" w:rsidRDefault="001140F8">
            <w:pPr>
              <w:pStyle w:val="1b"/>
              <w:pPrChange w:id="3467" w:author="IRK" w:date="2020-04-14T13:42:00Z">
                <w:pPr>
                  <w:pStyle w:val="aff1"/>
                </w:pPr>
              </w:pPrChange>
            </w:pPr>
            <w:r w:rsidRPr="00E62C48">
              <w:t>21</w:t>
            </w:r>
            <w:r w:rsidRPr="00E62C48">
              <w:tab/>
            </w:r>
            <w:r w:rsidRPr="00E62C48">
              <w:tab/>
              <w:t>prop.Put("SVR2.MAXACTIVE", "2");</w:t>
            </w:r>
            <w:del w:id="3468" w:author="IRK" w:date="2020-03-13T10:05:00Z">
              <w:r w:rsidRPr="00E62C48" w:rsidDel="009C1958">
                <w:delText xml:space="preserve"> </w:delText>
              </w:r>
            </w:del>
          </w:p>
          <w:p w14:paraId="1FFF8AAC" w14:textId="77777777" w:rsidR="001140F8" w:rsidRPr="004D5845" w:rsidRDefault="001140F8">
            <w:pPr>
              <w:pStyle w:val="1b"/>
              <w:pPrChange w:id="3469" w:author="IRK" w:date="2020-04-14T13:42:00Z">
                <w:pPr>
                  <w:pStyle w:val="aff1"/>
                </w:pPr>
              </w:pPrChange>
            </w:pPr>
            <w:r w:rsidRPr="00E62C48">
              <w:t>22</w:t>
            </w:r>
            <w:r w:rsidRPr="00E62C48">
              <w:tab/>
            </w:r>
            <w:r w:rsidRPr="00E62C48">
              <w:tab/>
              <w:t>prop.Put("SVR2.MAXIDLE", "4");</w:t>
            </w:r>
            <w:del w:id="3470" w:author="IRK" w:date="2020-03-13T10:05:00Z">
              <w:r w:rsidRPr="00E62C48" w:rsidDel="009C1958">
                <w:delText xml:space="preserve">    </w:delText>
              </w:r>
            </w:del>
          </w:p>
          <w:p w14:paraId="2977AC39" w14:textId="77777777" w:rsidR="001140F8" w:rsidRPr="004D5845" w:rsidRDefault="001140F8">
            <w:pPr>
              <w:pStyle w:val="1b"/>
              <w:pPrChange w:id="3471" w:author="IRK" w:date="2020-04-14T13:42:00Z">
                <w:pPr>
                  <w:pStyle w:val="aff1"/>
                </w:pPr>
              </w:pPrChange>
            </w:pPr>
            <w:r w:rsidRPr="00E62C48">
              <w:t>23</w:t>
            </w:r>
            <w:r w:rsidRPr="00E62C48">
              <w:tab/>
            </w:r>
            <w:r w:rsidRPr="00E62C48">
              <w:tab/>
              <w:t>prop.Put("SVR2.ADDRESS", "100.2.50.2");</w:t>
            </w:r>
            <w:del w:id="3472" w:author="IRK" w:date="2020-03-13T10:05:00Z">
              <w:r w:rsidRPr="00E62C48" w:rsidDel="009C1958">
                <w:delText xml:space="preserve">  </w:delText>
              </w:r>
            </w:del>
          </w:p>
          <w:p w14:paraId="6F16C1F9" w14:textId="77777777" w:rsidR="001140F8" w:rsidRPr="004D5845" w:rsidRDefault="001140F8">
            <w:pPr>
              <w:pStyle w:val="1b"/>
              <w:pPrChange w:id="3473" w:author="IRK" w:date="2020-04-14T13:42:00Z">
                <w:pPr>
                  <w:pStyle w:val="aff1"/>
                </w:pPr>
              </w:pPrChange>
            </w:pPr>
            <w:r w:rsidRPr="00E62C48">
              <w:t>24</w:t>
            </w:r>
            <w:r w:rsidRPr="00E62C48">
              <w:tab/>
            </w:r>
            <w:r w:rsidRPr="00E62C48">
              <w:tab/>
              <w:t>prop.Put("SVR2.PORT", "25800");</w:t>
            </w:r>
            <w:del w:id="3474" w:author="IRK" w:date="2020-03-13T10:05:00Z">
              <w:r w:rsidRPr="00E62C48" w:rsidDel="009C1958">
                <w:delText xml:space="preserve">   </w:delText>
              </w:r>
            </w:del>
          </w:p>
          <w:p w14:paraId="571C614C" w14:textId="77777777" w:rsidR="001140F8" w:rsidRPr="004D5845" w:rsidRDefault="001140F8">
            <w:pPr>
              <w:pStyle w:val="1b"/>
              <w:pPrChange w:id="3475" w:author="IRK" w:date="2020-04-14T13:42:00Z">
                <w:pPr>
                  <w:pStyle w:val="aff1"/>
                </w:pPr>
              </w:pPrChange>
            </w:pPr>
            <w:r w:rsidRPr="00E62C48">
              <w:t>25</w:t>
            </w:r>
            <w:r w:rsidRPr="00E62C48">
              <w:tab/>
            </w:r>
            <w:r w:rsidRPr="00E62C48">
              <w:tab/>
              <w:t>prop.Put("SVR2.CHARSET", "UTF-8");</w:t>
            </w:r>
            <w:del w:id="3476" w:author="IRK" w:date="2020-03-13T10:05:00Z">
              <w:r w:rsidRPr="00E62C48" w:rsidDel="009C1958">
                <w:delText xml:space="preserve">  </w:delText>
              </w:r>
            </w:del>
          </w:p>
          <w:p w14:paraId="76CD738D" w14:textId="77777777" w:rsidR="001140F8" w:rsidRPr="00E62C48" w:rsidRDefault="001140F8">
            <w:pPr>
              <w:pStyle w:val="1b"/>
              <w:rPr>
                <w:rFonts w:eastAsiaTheme="minorEastAsia"/>
              </w:rPr>
              <w:pPrChange w:id="3477" w:author="IRK" w:date="2020-04-14T13:42:00Z">
                <w:pPr>
                  <w:pStyle w:val="aff1"/>
                </w:pPr>
              </w:pPrChange>
            </w:pPr>
            <w:r w:rsidRPr="00E62C48">
              <w:t>26</w:t>
            </w:r>
          </w:p>
          <w:p w14:paraId="42D6EB59" w14:textId="77777777" w:rsidR="001140F8" w:rsidRPr="004D5845" w:rsidRDefault="001140F8">
            <w:pPr>
              <w:pStyle w:val="1b"/>
              <w:pPrChange w:id="3478" w:author="IRK" w:date="2020-04-14T13:42:00Z">
                <w:pPr>
                  <w:pStyle w:val="aff1"/>
                </w:pPr>
              </w:pPrChange>
            </w:pPr>
            <w:r w:rsidRPr="00E62C48">
              <w:t>27</w:t>
            </w:r>
            <w:r w:rsidRPr="00E62C48">
              <w:tab/>
            </w:r>
            <w:r w:rsidRPr="00E62C48">
              <w:tab/>
              <w:t>SimpleInitializer.Initialize("rulesclient", prop);}</w:t>
            </w:r>
          </w:p>
          <w:p w14:paraId="4A0F8A60" w14:textId="77777777" w:rsidR="001140F8" w:rsidRPr="004D5845" w:rsidRDefault="001140F8">
            <w:pPr>
              <w:pStyle w:val="1b"/>
              <w:pPrChange w:id="3479" w:author="IRK" w:date="2020-04-14T13:42:00Z">
                <w:pPr>
                  <w:pStyle w:val="aff1"/>
                </w:pPr>
              </w:pPrChange>
            </w:pPr>
            <w:r w:rsidRPr="00E62C48">
              <w:t>28</w:t>
            </w:r>
            <w:r w:rsidRPr="00E62C48">
              <w:tab/>
              <w:t>}</w:t>
            </w:r>
          </w:p>
          <w:p w14:paraId="513C64EF" w14:textId="77777777" w:rsidR="001140F8" w:rsidRPr="00D44F65" w:rsidRDefault="001140F8">
            <w:pPr>
              <w:pStyle w:val="1b"/>
              <w:rPr>
                <w:rFonts w:cs="Courier New"/>
                <w:szCs w:val="18"/>
              </w:rPr>
              <w:pPrChange w:id="3480" w:author="IRK" w:date="2020-04-14T13:42:00Z">
                <w:pPr>
                  <w:pStyle w:val="aff1"/>
                </w:pPr>
              </w:pPrChange>
            </w:pPr>
            <w:r w:rsidRPr="00E62C48">
              <w:t>29 }</w:t>
            </w:r>
          </w:p>
        </w:tc>
      </w:tr>
    </w:tbl>
    <w:p w14:paraId="2E855A7C" w14:textId="77777777" w:rsidR="001140F8" w:rsidRPr="00251D5A" w:rsidRDefault="001140F8" w:rsidP="00F93119"/>
    <w:p w14:paraId="4CED0E01" w14:textId="59B292E3" w:rsidR="001140F8" w:rsidRPr="00795081" w:rsidRDefault="001140F8" w:rsidP="00F93119">
      <w:r w:rsidRPr="00795081">
        <w:t>この例は、</w:t>
      </w:r>
      <w:r w:rsidRPr="001F63E4">
        <w:t>Properties</w:t>
      </w:r>
      <w:r w:rsidRPr="001F63E4">
        <w:t>による初期化を実行する。</w:t>
      </w:r>
      <w:ins w:id="3481" w:author="IRK" w:date="2020-05-12T14:32:00Z">
        <w:r w:rsidR="003F2FAC">
          <w:rPr>
            <w:rFonts w:hint="eastAsia"/>
          </w:rPr>
          <w:t>[</w:t>
        </w:r>
      </w:ins>
      <w:r w:rsidRPr="001F63E4">
        <w:t>6</w:t>
      </w:r>
      <w:r w:rsidR="00D13942">
        <w:t>行目</w:t>
      </w:r>
      <w:ins w:id="3482" w:author="IRK" w:date="2020-05-12T14:32:00Z">
        <w:r w:rsidR="003F2FAC">
          <w:rPr>
            <w:rFonts w:hint="eastAsia"/>
          </w:rPr>
          <w:t>]</w:t>
        </w:r>
      </w:ins>
      <w:r w:rsidRPr="001F63E4">
        <w:t>はメッセージ処理に関連する言語を設定する部分で、</w:t>
      </w:r>
      <w:r w:rsidRPr="001F63E4">
        <w:t>OS</w:t>
      </w:r>
      <w:r w:rsidRPr="001F63E4">
        <w:t>の言語を</w:t>
      </w:r>
      <w:r w:rsidRPr="001F63E4">
        <w:rPr>
          <w:rFonts w:hint="eastAsia"/>
        </w:rPr>
        <w:t>同様</w:t>
      </w:r>
      <w:r w:rsidRPr="001F63E4">
        <w:t>に使用</w:t>
      </w:r>
      <w:r w:rsidRPr="001F63E4">
        <w:rPr>
          <w:rFonts w:hint="eastAsia"/>
        </w:rPr>
        <w:t>する</w:t>
      </w:r>
      <w:r w:rsidRPr="001F63E4">
        <w:t>場合は省略できる。</w:t>
      </w:r>
      <w:ins w:id="3483" w:author="IRK" w:date="2020-05-12T14:32:00Z">
        <w:r w:rsidR="003F2FAC">
          <w:rPr>
            <w:rFonts w:hint="eastAsia"/>
          </w:rPr>
          <w:t>[</w:t>
        </w:r>
      </w:ins>
      <w:r w:rsidR="00B26231">
        <w:t>8</w:t>
      </w:r>
      <w:r w:rsidR="001B7556" w:rsidRPr="001F63E4">
        <w:t>~</w:t>
      </w:r>
      <w:r w:rsidRPr="001F63E4">
        <w:t>25</w:t>
      </w:r>
      <w:r w:rsidR="00D13942">
        <w:t>行目</w:t>
      </w:r>
      <w:ins w:id="3484" w:author="IRK" w:date="2020-05-12T14:35:00Z">
        <w:r w:rsidR="003F2FAC">
          <w:rPr>
            <w:rFonts w:hint="eastAsia"/>
          </w:rPr>
          <w:t>]</w:t>
        </w:r>
      </w:ins>
      <w:r w:rsidRPr="001F63E4">
        <w:t>は設定情報を</w:t>
      </w:r>
      <w:r w:rsidRPr="001F63E4">
        <w:t>Properties</w:t>
      </w:r>
      <w:r w:rsidRPr="001F63E4">
        <w:t>に</w:t>
      </w:r>
      <w:r w:rsidRPr="00795081">
        <w:t>設定するプロセスで、</w:t>
      </w:r>
      <w:ins w:id="3485" w:author="IRK" w:date="2020-05-12T14:35:00Z">
        <w:r w:rsidR="003F2FAC">
          <w:rPr>
            <w:rFonts w:hint="eastAsia"/>
          </w:rPr>
          <w:t>[</w:t>
        </w:r>
      </w:ins>
      <w:r w:rsidRPr="00795081">
        <w:t>27</w:t>
      </w:r>
      <w:r w:rsidR="00D13942">
        <w:t>行目</w:t>
      </w:r>
      <w:ins w:id="3486" w:author="IRK" w:date="2020-05-12T14:35:00Z">
        <w:r w:rsidR="003F2FAC">
          <w:rPr>
            <w:rFonts w:hint="eastAsia"/>
          </w:rPr>
          <w:t>]</w:t>
        </w:r>
      </w:ins>
      <w:r w:rsidRPr="00795081">
        <w:t>はルールインタフェースクラスタを初期化するプロセスである。</w:t>
      </w:r>
    </w:p>
    <w:p w14:paraId="3D3F16BA" w14:textId="77777777" w:rsidR="001140F8" w:rsidRPr="00251D5A" w:rsidRDefault="001140F8" w:rsidP="00F93119"/>
    <w:p w14:paraId="3857B9A8" w14:textId="77777777" w:rsidR="001140F8" w:rsidRDefault="001140F8" w:rsidP="00F93119">
      <w:pPr>
        <w:pStyle w:val="32"/>
      </w:pPr>
      <w:bookmarkStart w:id="3487" w:name="_Toc377747429"/>
      <w:bookmarkStart w:id="3488" w:name="_Toc426449633"/>
      <w:bookmarkStart w:id="3489" w:name="_Toc426449729"/>
      <w:bookmarkStart w:id="3490" w:name="_Toc434858914"/>
      <w:bookmarkStart w:id="3491" w:name="_Toc34988290"/>
      <w:bookmarkStart w:id="3492" w:name="_Toc40799134"/>
      <w:r>
        <w:t>InnoRules.Client.SimpleInitializer</w:t>
      </w:r>
      <w:bookmarkEnd w:id="3487"/>
      <w:bookmarkEnd w:id="3488"/>
      <w:bookmarkEnd w:id="3489"/>
      <w:bookmarkEnd w:id="3490"/>
      <w:bookmarkEnd w:id="3491"/>
      <w:bookmarkEnd w:id="3492"/>
    </w:p>
    <w:p w14:paraId="187A44F0" w14:textId="66CE91B1" w:rsidR="001140F8" w:rsidRPr="00795081" w:rsidRDefault="001140F8" w:rsidP="00F93119">
      <w:r w:rsidRPr="00795081">
        <w:t>ルールサービスに対する初期化を実行するクラスで</w:t>
      </w:r>
      <w:r w:rsidRPr="001F63E4">
        <w:t>ある。</w:t>
      </w:r>
      <w:r w:rsidRPr="001F63E4">
        <w:t>SimpleInitializer</w:t>
      </w:r>
      <w:r w:rsidRPr="001F63E4">
        <w:t>クラスには、</w:t>
      </w:r>
      <w:del w:id="3493" w:author="IRK" w:date="2020-03-12T17:42:00Z">
        <w:r w:rsidRPr="001F63E4" w:rsidDel="00D03171">
          <w:delText>表</w:delText>
        </w:r>
        <w:r w:rsidR="00ED7957" w:rsidDel="00D03171">
          <w:rPr>
            <w:rFonts w:hint="eastAsia"/>
          </w:rPr>
          <w:delText>56</w:delText>
        </w:r>
      </w:del>
      <w:ins w:id="3494" w:author="IRK" w:date="2020-03-12T17:42:00Z">
        <w:r w:rsidR="00D03171">
          <w:rPr>
            <w:rFonts w:hint="eastAsia"/>
          </w:rPr>
          <w:t>次の表</w:t>
        </w:r>
      </w:ins>
      <w:r w:rsidRPr="00795081">
        <w:t>のメソッドが定義されている。</w:t>
      </w:r>
    </w:p>
    <w:p w14:paraId="25B37C09" w14:textId="77777777" w:rsidR="001140F8" w:rsidRPr="001E10CA" w:rsidRDefault="001140F8" w:rsidP="00F93119"/>
    <w:p w14:paraId="71AA3EBB" w14:textId="785D4BE9" w:rsidR="00795081" w:rsidRDefault="00795081" w:rsidP="00F93119">
      <w:pPr>
        <w:pStyle w:val="af5"/>
      </w:pPr>
      <w:bookmarkStart w:id="3495" w:name="_Toc40799282"/>
      <w:r>
        <w:t>[</w:t>
      </w:r>
      <w:del w:id="3496" w:author="IRK" w:date="2020-03-12T15:06: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56</w:delText>
        </w:r>
        <w:r w:rsidR="00E65728" w:rsidDel="00741612">
          <w:rPr>
            <w:noProof/>
          </w:rPr>
          <w:fldChar w:fldCharType="end"/>
        </w:r>
        <w:r w:rsidDel="00741612">
          <w:rPr>
            <w:rFonts w:hint="eastAsia"/>
          </w:rPr>
          <w:delText xml:space="preserve">　</w:delText>
        </w:r>
      </w:del>
      <w:ins w:id="3497" w:author="IRK" w:date="2020-03-12T15:06: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59</w:t>
      </w:r>
      <w:ins w:id="3498" w:author="IRK" w:date="2020-03-12T15:06:00Z">
        <w:r w:rsidR="00741612">
          <w:fldChar w:fldCharType="end"/>
        </w:r>
      </w:ins>
      <w:r w:rsidRPr="00795081">
        <w:t xml:space="preserve"> </w:t>
      </w:r>
      <w:r>
        <w:t>InnoRules.Client.SimpleInitializer</w:t>
      </w:r>
      <w:r>
        <w:rPr>
          <w:rFonts w:hint="eastAsia"/>
        </w:rPr>
        <w:t>]</w:t>
      </w:r>
      <w:bookmarkEnd w:id="3495"/>
    </w:p>
    <w:tbl>
      <w:tblPr>
        <w:tblStyle w:val="af4"/>
        <w:tblW w:w="0" w:type="auto"/>
        <w:jc w:val="center"/>
        <w:tblLook w:val="04A0" w:firstRow="1" w:lastRow="0" w:firstColumn="1" w:lastColumn="0" w:noHBand="0" w:noVBand="1"/>
        <w:tblPrChange w:id="3499" w:author="IRK" w:date="2020-04-14T15:46:00Z">
          <w:tblPr>
            <w:tblStyle w:val="af4"/>
            <w:tblW w:w="0" w:type="auto"/>
            <w:tblInd w:w="108" w:type="dxa"/>
            <w:tblLook w:val="04A0" w:firstRow="1" w:lastRow="0" w:firstColumn="1" w:lastColumn="0" w:noHBand="0" w:noVBand="1"/>
          </w:tblPr>
        </w:tblPrChange>
      </w:tblPr>
      <w:tblGrid>
        <w:gridCol w:w="9463"/>
        <w:tblGridChange w:id="3500">
          <w:tblGrid>
            <w:gridCol w:w="9463"/>
          </w:tblGrid>
        </w:tblGridChange>
      </w:tblGrid>
      <w:tr w:rsidR="001140F8" w14:paraId="22B073E5" w14:textId="77777777" w:rsidTr="00C054CD">
        <w:trPr>
          <w:jc w:val="center"/>
        </w:trPr>
        <w:tc>
          <w:tcPr>
            <w:tcW w:w="9463" w:type="dxa"/>
            <w:tcPrChange w:id="3501" w:author="IRK" w:date="2020-04-14T15:46:00Z">
              <w:tcPr>
                <w:tcW w:w="9463" w:type="dxa"/>
              </w:tcPr>
            </w:tcPrChange>
          </w:tcPr>
          <w:p w14:paraId="2B35877E" w14:textId="77777777" w:rsidR="001140F8" w:rsidRDefault="001140F8">
            <w:pPr>
              <w:pStyle w:val="1b"/>
              <w:pPrChange w:id="3502" w:author="IRK" w:date="2020-04-14T13:50:00Z">
                <w:pPr>
                  <w:pStyle w:val="aff1"/>
                </w:pPr>
              </w:pPrChange>
            </w:pPr>
            <w:r>
              <w:t>1 namespace InnoRules.Client</w:t>
            </w:r>
          </w:p>
          <w:p w14:paraId="3F9BB47B" w14:textId="77777777" w:rsidR="001140F8" w:rsidRDefault="001140F8">
            <w:pPr>
              <w:pStyle w:val="1b"/>
              <w:pPrChange w:id="3503" w:author="IRK" w:date="2020-04-14T13:50:00Z">
                <w:pPr>
                  <w:pStyle w:val="aff1"/>
                </w:pPr>
              </w:pPrChange>
            </w:pPr>
            <w:r>
              <w:t>2 {</w:t>
            </w:r>
          </w:p>
          <w:p w14:paraId="5367A601" w14:textId="77777777" w:rsidR="001140F8" w:rsidRDefault="001140F8">
            <w:pPr>
              <w:pStyle w:val="1b"/>
              <w:pPrChange w:id="3504" w:author="IRK" w:date="2020-04-14T13:50:00Z">
                <w:pPr>
                  <w:pStyle w:val="aff1"/>
                </w:pPr>
              </w:pPrChange>
            </w:pPr>
            <w:r>
              <w:t>3    public class SimpleInitializer</w:t>
            </w:r>
          </w:p>
          <w:p w14:paraId="4A584D9A" w14:textId="77777777" w:rsidR="001140F8" w:rsidRDefault="001140F8">
            <w:pPr>
              <w:pStyle w:val="1b"/>
              <w:pPrChange w:id="3505" w:author="IRK" w:date="2020-04-14T13:50:00Z">
                <w:pPr>
                  <w:pStyle w:val="aff1"/>
                </w:pPr>
              </w:pPrChange>
            </w:pPr>
            <w:r>
              <w:t>4    {</w:t>
            </w:r>
          </w:p>
          <w:p w14:paraId="38A5F399" w14:textId="77777777" w:rsidR="001140F8" w:rsidRDefault="001140F8">
            <w:pPr>
              <w:pStyle w:val="1b"/>
              <w:pPrChange w:id="3506" w:author="IRK" w:date="2020-04-14T13:50:00Z">
                <w:pPr>
                  <w:pStyle w:val="aff1"/>
                </w:pPr>
              </w:pPrChange>
            </w:pPr>
            <w:r>
              <w:t>5        public static void Initialize(String xmlFile)</w:t>
            </w:r>
          </w:p>
          <w:p w14:paraId="517F0893" w14:textId="77777777" w:rsidR="001140F8" w:rsidRPr="00A8444F" w:rsidRDefault="001140F8">
            <w:pPr>
              <w:pStyle w:val="1b"/>
              <w:pPrChange w:id="3507" w:author="IRK" w:date="2020-04-14T13:50:00Z">
                <w:pPr>
                  <w:pStyle w:val="aff1"/>
                </w:pPr>
              </w:pPrChange>
            </w:pPr>
            <w:r>
              <w:t>6        public static void Initialize(String clusterName, Properties props)</w:t>
            </w:r>
            <w:del w:id="3508" w:author="IRK" w:date="2020-03-13T10:05:00Z">
              <w:r w:rsidDel="009C1958">
                <w:delText xml:space="preserve">   </w:delText>
              </w:r>
            </w:del>
          </w:p>
          <w:p w14:paraId="1178E0FF" w14:textId="77777777" w:rsidR="001140F8" w:rsidRDefault="001140F8">
            <w:pPr>
              <w:pStyle w:val="1b"/>
              <w:pPrChange w:id="3509" w:author="IRK" w:date="2020-04-14T13:50:00Z">
                <w:pPr>
                  <w:pStyle w:val="aff1"/>
                </w:pPr>
              </w:pPrChange>
            </w:pPr>
            <w:r>
              <w:t>7    }</w:t>
            </w:r>
          </w:p>
          <w:p w14:paraId="655C5832" w14:textId="77777777" w:rsidR="001140F8" w:rsidRDefault="001140F8">
            <w:pPr>
              <w:pStyle w:val="1b"/>
              <w:pPrChange w:id="3510" w:author="IRK" w:date="2020-04-14T13:50:00Z">
                <w:pPr>
                  <w:pStyle w:val="aff1"/>
                </w:pPr>
              </w:pPrChange>
            </w:pPr>
            <w:r>
              <w:t>8 }</w:t>
            </w:r>
          </w:p>
        </w:tc>
      </w:tr>
    </w:tbl>
    <w:p w14:paraId="665AEA16" w14:textId="77777777" w:rsidR="001140F8" w:rsidRPr="001E10CA" w:rsidRDefault="001140F8">
      <w:pPr>
        <w:pPrChange w:id="3511" w:author="IRK" w:date="2020-05-12T14:51:00Z">
          <w:pPr>
            <w:pStyle w:val="af5"/>
          </w:pPr>
        </w:pPrChange>
      </w:pPr>
    </w:p>
    <w:p w14:paraId="48D33C49" w14:textId="77777777" w:rsidR="001140F8" w:rsidRPr="00795081" w:rsidRDefault="001140F8" w:rsidP="00F93119">
      <w:r w:rsidRPr="00795081">
        <w:t>public static void Initialize(String xmlFile)</w:t>
      </w:r>
    </w:p>
    <w:p w14:paraId="6ABCA4BE" w14:textId="4AFCCA7B" w:rsidR="001140F8" w:rsidRPr="00795081" w:rsidRDefault="001140F8" w:rsidP="00F93119">
      <w:r w:rsidRPr="00795081">
        <w:t>設定情報を</w:t>
      </w:r>
      <w:r w:rsidRPr="00795081">
        <w:t>xml</w:t>
      </w:r>
      <w:r w:rsidRPr="00795081">
        <w:t>ファイル</w:t>
      </w:r>
      <w:r w:rsidRPr="00795081">
        <w:t>(irclient-clusters.xml)</w:t>
      </w:r>
      <w:r w:rsidRPr="00795081">
        <w:t>に定義して初期化を実行する。</w:t>
      </w:r>
    </w:p>
    <w:p w14:paraId="62090043" w14:textId="5EF0A188" w:rsidR="001140F8" w:rsidRDefault="001140F8" w:rsidP="00F93119">
      <w:pPr>
        <w:rPr>
          <w:ins w:id="3512" w:author="IRK" w:date="2020-03-13T10:05:00Z"/>
        </w:rPr>
      </w:pPr>
      <w:r w:rsidRPr="00795081">
        <w:t>ファイル名を含む</w:t>
      </w:r>
      <w:r w:rsidRPr="00795081">
        <w:t>Full Path</w:t>
      </w:r>
      <w:r w:rsidRPr="00795081">
        <w:t>を使用する。</w:t>
      </w:r>
    </w:p>
    <w:p w14:paraId="4F7CF060" w14:textId="77777777" w:rsidR="009C1958" w:rsidRPr="00795081" w:rsidRDefault="009C1958" w:rsidP="00F93119"/>
    <w:p w14:paraId="78643253" w14:textId="77777777" w:rsidR="001140F8" w:rsidRPr="00795081" w:rsidRDefault="001140F8" w:rsidP="00F93119">
      <w:r w:rsidRPr="00795081">
        <w:t>public static void Initialize(String clusterName, Properties props)</w:t>
      </w:r>
    </w:p>
    <w:p w14:paraId="36EB9AA8" w14:textId="77777777" w:rsidR="001140F8" w:rsidRPr="00795081" w:rsidRDefault="001140F8" w:rsidP="00F93119">
      <w:r w:rsidRPr="00795081">
        <w:t>設定情報を</w:t>
      </w:r>
      <w:r w:rsidRPr="00B26231">
        <w:rPr>
          <w:rStyle w:val="aff2"/>
          <w:rFonts w:asciiTheme="majorHAnsi" w:eastAsia="ＭＳ Ｐゴシック" w:hAnsiTheme="majorHAnsi" w:cstheme="majorHAnsi"/>
          <w:sz w:val="20"/>
          <w:szCs w:val="20"/>
        </w:rPr>
        <w:t>InnoRules.Util.Properties</w:t>
      </w:r>
      <w:r w:rsidRPr="00795081">
        <w:t>に定義して初期化を実行する。</w:t>
      </w:r>
    </w:p>
    <w:p w14:paraId="0798E64B" w14:textId="77777777" w:rsidR="001140F8" w:rsidRPr="00795081" w:rsidRDefault="001140F8" w:rsidP="00F93119">
      <w:r w:rsidRPr="00795081">
        <w:t>clusterName</w:t>
      </w:r>
      <w:r w:rsidRPr="00795081">
        <w:t>名は設定情報を適用するクラスタの名前で、</w:t>
      </w:r>
      <w:r w:rsidRPr="00B26231">
        <w:rPr>
          <w:rStyle w:val="aff2"/>
          <w:rFonts w:asciiTheme="majorHAnsi" w:eastAsia="ＭＳ Ｐゴシック" w:hAnsiTheme="majorHAnsi" w:cstheme="majorHAnsi"/>
          <w:spacing w:val="-4"/>
          <w:sz w:val="20"/>
          <w:szCs w:val="20"/>
        </w:rPr>
        <w:t>Properties</w:t>
      </w:r>
      <w:r w:rsidRPr="00795081">
        <w:t>に使用するクラスタ名と</w:t>
      </w:r>
      <w:r w:rsidRPr="00795081">
        <w:rPr>
          <w:rFonts w:hint="eastAsia"/>
        </w:rPr>
        <w:t>同一名称</w:t>
      </w:r>
      <w:r w:rsidRPr="00795081">
        <w:t>を使用する。</w:t>
      </w:r>
    </w:p>
    <w:p w14:paraId="0FC774C2" w14:textId="7BDE8CD9" w:rsidR="001140F8" w:rsidRPr="00E62C48" w:rsidRDefault="001140F8" w:rsidP="00F93119">
      <w:pPr>
        <w:rPr>
          <w:rStyle w:val="aff2"/>
          <w:rFonts w:ascii="ＭＳ Ｐゴシック" w:eastAsia="ＭＳ Ｐゴシック" w:hAnsi="ＭＳ Ｐゴシック"/>
          <w:sz w:val="20"/>
          <w:szCs w:val="20"/>
        </w:rPr>
      </w:pPr>
    </w:p>
    <w:p w14:paraId="71D70214" w14:textId="7EBD377E" w:rsidR="001140F8" w:rsidRDefault="001140F8" w:rsidP="00F93119">
      <w:r w:rsidRPr="00B26231">
        <w:rPr>
          <w:rStyle w:val="aff2"/>
          <w:rFonts w:asciiTheme="majorHAnsi" w:eastAsia="ＭＳ Ｐゴシック" w:hAnsiTheme="majorHAnsi" w:cstheme="majorHAnsi"/>
          <w:sz w:val="20"/>
          <w:szCs w:val="20"/>
        </w:rPr>
        <w:t>Properties</w:t>
      </w:r>
      <w:r w:rsidRPr="00795081">
        <w:t>に定義できる構成要素は、</w:t>
      </w:r>
      <w:del w:id="3513" w:author="IRK" w:date="2020-03-12T14:38:00Z">
        <w:r w:rsidR="00D925D3" w:rsidDel="00A55E2C">
          <w:rPr>
            <w:rFonts w:hint="eastAsia"/>
          </w:rPr>
          <w:delText>以下</w:delText>
        </w:r>
      </w:del>
      <w:ins w:id="3514" w:author="IRK" w:date="2020-03-12T14:38:00Z">
        <w:r w:rsidR="00A55E2C">
          <w:rPr>
            <w:rFonts w:hint="eastAsia"/>
          </w:rPr>
          <w:t>次</w:t>
        </w:r>
      </w:ins>
      <w:r w:rsidRPr="00795081">
        <w:t>の</w:t>
      </w:r>
      <w:del w:id="3515" w:author="IRK" w:date="2020-03-12T14:38:00Z">
        <w:r w:rsidRPr="00795081" w:rsidDel="00A55E2C">
          <w:delText>通り</w:delText>
        </w:r>
      </w:del>
      <w:ins w:id="3516" w:author="IRK" w:date="2020-03-12T14:38:00Z">
        <w:r w:rsidR="00A55E2C">
          <w:rPr>
            <w:rFonts w:hint="eastAsia"/>
          </w:rPr>
          <w:t>とおり</w:t>
        </w:r>
      </w:ins>
      <w:r w:rsidRPr="00795081">
        <w:t>である。</w:t>
      </w:r>
    </w:p>
    <w:p w14:paraId="60779DAB" w14:textId="77777777" w:rsidR="00795081" w:rsidRPr="00795081" w:rsidRDefault="00795081" w:rsidP="00F93119"/>
    <w:p w14:paraId="67E8923E" w14:textId="373784A7" w:rsidR="00795081" w:rsidRDefault="00795081" w:rsidP="00F93119">
      <w:pPr>
        <w:pStyle w:val="af5"/>
      </w:pPr>
      <w:bookmarkStart w:id="3517" w:name="_Toc40799283"/>
      <w:r>
        <w:t>[</w:t>
      </w:r>
      <w:del w:id="3518" w:author="IRK" w:date="2020-03-12T15:06: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57</w:delText>
        </w:r>
        <w:r w:rsidR="00E65728" w:rsidDel="00741612">
          <w:rPr>
            <w:noProof/>
          </w:rPr>
          <w:fldChar w:fldCharType="end"/>
        </w:r>
        <w:r w:rsidDel="00741612">
          <w:rPr>
            <w:rFonts w:hint="eastAsia"/>
          </w:rPr>
          <w:delText xml:space="preserve">　</w:delText>
        </w:r>
      </w:del>
      <w:ins w:id="3519" w:author="IRK" w:date="2020-03-12T15:06: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60</w:t>
      </w:r>
      <w:ins w:id="3520" w:author="IRK" w:date="2020-03-12T15:06:00Z">
        <w:r w:rsidR="00741612">
          <w:fldChar w:fldCharType="end"/>
        </w:r>
        <w:r w:rsidR="00741612">
          <w:rPr>
            <w:rFonts w:hint="eastAsia"/>
          </w:rPr>
          <w:t xml:space="preserve"> </w:t>
        </w:r>
      </w:ins>
      <w:r>
        <w:t>クラスタ設定情報</w:t>
      </w:r>
      <w:r>
        <w:rPr>
          <w:rFonts w:hint="eastAsia"/>
        </w:rPr>
        <w:t>]</w:t>
      </w:r>
      <w:bookmarkEnd w:id="3517"/>
    </w:p>
    <w:tbl>
      <w:tblPr>
        <w:tblStyle w:val="af4"/>
        <w:tblW w:w="0" w:type="auto"/>
        <w:jc w:val="center"/>
        <w:tblLook w:val="04A0" w:firstRow="1" w:lastRow="0" w:firstColumn="1" w:lastColumn="0" w:noHBand="0" w:noVBand="1"/>
        <w:tblPrChange w:id="3521" w:author="IRK" w:date="2020-04-14T15:46:00Z">
          <w:tblPr>
            <w:tblStyle w:val="af4"/>
            <w:tblW w:w="0" w:type="auto"/>
            <w:tblInd w:w="108" w:type="dxa"/>
            <w:tblLook w:val="04A0" w:firstRow="1" w:lastRow="0" w:firstColumn="1" w:lastColumn="0" w:noHBand="0" w:noVBand="1"/>
          </w:tblPr>
        </w:tblPrChange>
      </w:tblPr>
      <w:tblGrid>
        <w:gridCol w:w="2694"/>
        <w:gridCol w:w="3735"/>
        <w:gridCol w:w="3034"/>
        <w:tblGridChange w:id="3522">
          <w:tblGrid>
            <w:gridCol w:w="2694"/>
            <w:gridCol w:w="3735"/>
            <w:gridCol w:w="3034"/>
          </w:tblGrid>
        </w:tblGridChange>
      </w:tblGrid>
      <w:tr w:rsidR="001140F8" w14:paraId="33C3D2CF" w14:textId="77777777" w:rsidTr="00C054CD">
        <w:trPr>
          <w:cantSplit/>
          <w:tblHeader/>
          <w:jc w:val="center"/>
        </w:trPr>
        <w:tc>
          <w:tcPr>
            <w:tcW w:w="2694" w:type="dxa"/>
            <w:shd w:val="clear" w:color="auto" w:fill="EEECE1"/>
            <w:tcPrChange w:id="3523" w:author="IRK" w:date="2020-04-14T15:46:00Z">
              <w:tcPr>
                <w:tcW w:w="2694" w:type="dxa"/>
                <w:shd w:val="clear" w:color="auto" w:fill="EEECE1"/>
              </w:tcPr>
            </w:tcPrChange>
          </w:tcPr>
          <w:p w14:paraId="603F4EA8" w14:textId="77777777" w:rsidR="001140F8" w:rsidRPr="00103031" w:rsidRDefault="001140F8">
            <w:pPr>
              <w:pStyle w:val="afffffa"/>
              <w:pPrChange w:id="3524" w:author="IRK" w:date="2020-04-08T17:01:00Z">
                <w:pPr/>
              </w:pPrChange>
            </w:pPr>
            <w:r w:rsidRPr="00103031">
              <w:t>構成要素</w:t>
            </w:r>
          </w:p>
        </w:tc>
        <w:tc>
          <w:tcPr>
            <w:tcW w:w="3735" w:type="dxa"/>
            <w:shd w:val="clear" w:color="auto" w:fill="EEECE1"/>
            <w:tcPrChange w:id="3525" w:author="IRK" w:date="2020-04-14T15:46:00Z">
              <w:tcPr>
                <w:tcW w:w="3735" w:type="dxa"/>
                <w:shd w:val="clear" w:color="auto" w:fill="EEECE1"/>
              </w:tcPr>
            </w:tcPrChange>
          </w:tcPr>
          <w:p w14:paraId="77B95FB7" w14:textId="77777777" w:rsidR="001140F8" w:rsidRPr="00103031" w:rsidRDefault="001140F8">
            <w:pPr>
              <w:pStyle w:val="afffffa"/>
              <w:pPrChange w:id="3526" w:author="IRK" w:date="2020-04-08T17:01:00Z">
                <w:pPr/>
              </w:pPrChange>
            </w:pPr>
            <w:r w:rsidRPr="00103031">
              <w:t>説明</w:t>
            </w:r>
          </w:p>
        </w:tc>
        <w:tc>
          <w:tcPr>
            <w:tcW w:w="3034" w:type="dxa"/>
            <w:shd w:val="clear" w:color="auto" w:fill="EEECE1"/>
            <w:tcPrChange w:id="3527" w:author="IRK" w:date="2020-04-14T15:46:00Z">
              <w:tcPr>
                <w:tcW w:w="3034" w:type="dxa"/>
                <w:shd w:val="clear" w:color="auto" w:fill="EEECE1"/>
              </w:tcPr>
            </w:tcPrChange>
          </w:tcPr>
          <w:p w14:paraId="1D99E3C6" w14:textId="77777777" w:rsidR="001140F8" w:rsidRPr="00103031" w:rsidRDefault="001140F8">
            <w:pPr>
              <w:pStyle w:val="afffffa"/>
              <w:pPrChange w:id="3528" w:author="IRK" w:date="2020-04-08T17:01:00Z">
                <w:pPr/>
              </w:pPrChange>
            </w:pPr>
            <w:r w:rsidRPr="00103031">
              <w:t>設定ファイル構成要素のマッピング</w:t>
            </w:r>
          </w:p>
        </w:tc>
      </w:tr>
      <w:tr w:rsidR="001140F8" w14:paraId="3154AFC4" w14:textId="77777777" w:rsidTr="00C054CD">
        <w:trPr>
          <w:cantSplit/>
          <w:tblHeader/>
          <w:jc w:val="center"/>
        </w:trPr>
        <w:tc>
          <w:tcPr>
            <w:tcW w:w="2694" w:type="dxa"/>
            <w:tcPrChange w:id="3529" w:author="IRK" w:date="2020-04-14T15:46:00Z">
              <w:tcPr>
                <w:tcW w:w="2694" w:type="dxa"/>
              </w:tcPr>
            </w:tcPrChange>
          </w:tcPr>
          <w:p w14:paraId="7A7B2BA8" w14:textId="77777777" w:rsidR="001140F8" w:rsidRPr="00334765" w:rsidRDefault="001140F8">
            <w:pPr>
              <w:pStyle w:val="1b"/>
              <w:pPrChange w:id="3530" w:author="IRK" w:date="2020-04-08T17:01:00Z">
                <w:pPr/>
              </w:pPrChange>
            </w:pPr>
            <w:r w:rsidRPr="00334765">
              <w:t>POOLTYPE</w:t>
            </w:r>
          </w:p>
        </w:tc>
        <w:tc>
          <w:tcPr>
            <w:tcW w:w="3735" w:type="dxa"/>
            <w:tcPrChange w:id="3531" w:author="IRK" w:date="2020-04-14T15:46:00Z">
              <w:tcPr>
                <w:tcW w:w="3735" w:type="dxa"/>
              </w:tcPr>
            </w:tcPrChange>
          </w:tcPr>
          <w:p w14:paraId="6246D1C7" w14:textId="77777777" w:rsidR="001140F8" w:rsidRPr="00334765" w:rsidRDefault="001140F8">
            <w:pPr>
              <w:pStyle w:val="1b"/>
              <w:pPrChange w:id="3532" w:author="IRK" w:date="2020-04-08T17:01:00Z">
                <w:pPr/>
              </w:pPrChange>
            </w:pPr>
            <w:r w:rsidRPr="00334765">
              <w:t>クラスタリング方式</w:t>
            </w:r>
          </w:p>
        </w:tc>
        <w:tc>
          <w:tcPr>
            <w:tcW w:w="3034" w:type="dxa"/>
            <w:tcPrChange w:id="3533" w:author="IRK" w:date="2020-04-14T15:46:00Z">
              <w:tcPr>
                <w:tcW w:w="3034" w:type="dxa"/>
              </w:tcPr>
            </w:tcPrChange>
          </w:tcPr>
          <w:p w14:paraId="51EAA1F9" w14:textId="77777777" w:rsidR="001140F8" w:rsidRPr="00334765" w:rsidRDefault="001140F8">
            <w:pPr>
              <w:pStyle w:val="1b"/>
              <w:pPrChange w:id="3534" w:author="IRK" w:date="2020-04-08T17:01:00Z">
                <w:pPr/>
              </w:pPrChange>
            </w:pPr>
            <w:r w:rsidRPr="00334765">
              <w:t>type</w:t>
            </w:r>
          </w:p>
        </w:tc>
      </w:tr>
      <w:tr w:rsidR="001140F8" w14:paraId="123F8872" w14:textId="77777777" w:rsidTr="00C054CD">
        <w:trPr>
          <w:cantSplit/>
          <w:tblHeader/>
          <w:jc w:val="center"/>
        </w:trPr>
        <w:tc>
          <w:tcPr>
            <w:tcW w:w="2694" w:type="dxa"/>
            <w:tcPrChange w:id="3535" w:author="IRK" w:date="2020-04-14T15:46:00Z">
              <w:tcPr>
                <w:tcW w:w="2694" w:type="dxa"/>
              </w:tcPr>
            </w:tcPrChange>
          </w:tcPr>
          <w:p w14:paraId="18E7B1AC" w14:textId="77777777" w:rsidR="001140F8" w:rsidRPr="00334765" w:rsidRDefault="001140F8">
            <w:pPr>
              <w:pStyle w:val="1b"/>
              <w:pPrChange w:id="3536" w:author="IRK" w:date="2020-04-08T17:01:00Z">
                <w:pPr/>
              </w:pPrChange>
            </w:pPr>
            <w:r w:rsidRPr="00334765">
              <w:t>WHENEXHAUSTEDACTION</w:t>
            </w:r>
          </w:p>
        </w:tc>
        <w:tc>
          <w:tcPr>
            <w:tcW w:w="3735" w:type="dxa"/>
            <w:tcPrChange w:id="3537" w:author="IRK" w:date="2020-04-14T15:46:00Z">
              <w:tcPr>
                <w:tcW w:w="3735" w:type="dxa"/>
              </w:tcPr>
            </w:tcPrChange>
          </w:tcPr>
          <w:p w14:paraId="0B97C132" w14:textId="35A7BB35" w:rsidR="001140F8" w:rsidRPr="00334765" w:rsidRDefault="001140F8">
            <w:pPr>
              <w:pStyle w:val="1b"/>
              <w:pPrChange w:id="3538" w:author="IRK" w:date="2020-04-08T17:01:00Z">
                <w:pPr/>
              </w:pPrChange>
            </w:pPr>
            <w:r w:rsidRPr="00334765">
              <w:t>インタフェース</w:t>
            </w:r>
            <w:r w:rsidR="00D925D3">
              <w:rPr>
                <w:rFonts w:hint="eastAsia"/>
              </w:rPr>
              <w:t>破棄</w:t>
            </w:r>
            <w:r w:rsidRPr="00334765">
              <w:t>時の動作方式</w:t>
            </w:r>
          </w:p>
        </w:tc>
        <w:tc>
          <w:tcPr>
            <w:tcW w:w="3034" w:type="dxa"/>
            <w:tcPrChange w:id="3539" w:author="IRK" w:date="2020-04-14T15:46:00Z">
              <w:tcPr>
                <w:tcW w:w="3034" w:type="dxa"/>
              </w:tcPr>
            </w:tcPrChange>
          </w:tcPr>
          <w:p w14:paraId="57DB46FF" w14:textId="77777777" w:rsidR="001140F8" w:rsidRPr="00334765" w:rsidRDefault="001140F8">
            <w:pPr>
              <w:pStyle w:val="1b"/>
              <w:pPrChange w:id="3540" w:author="IRK" w:date="2020-04-08T17:01:00Z">
                <w:pPr/>
              </w:pPrChange>
            </w:pPr>
            <w:r w:rsidRPr="00334765">
              <w:t>when-exhausted-action</w:t>
            </w:r>
          </w:p>
        </w:tc>
      </w:tr>
      <w:tr w:rsidR="001140F8" w14:paraId="7FDD8A5F" w14:textId="77777777" w:rsidTr="00C054CD">
        <w:trPr>
          <w:cantSplit/>
          <w:tblHeader/>
          <w:jc w:val="center"/>
        </w:trPr>
        <w:tc>
          <w:tcPr>
            <w:tcW w:w="2694" w:type="dxa"/>
            <w:tcPrChange w:id="3541" w:author="IRK" w:date="2020-04-14T15:46:00Z">
              <w:tcPr>
                <w:tcW w:w="2694" w:type="dxa"/>
              </w:tcPr>
            </w:tcPrChange>
          </w:tcPr>
          <w:p w14:paraId="2A622ECB" w14:textId="77777777" w:rsidR="001140F8" w:rsidRPr="00334765" w:rsidRDefault="001140F8">
            <w:pPr>
              <w:pStyle w:val="1b"/>
              <w:pPrChange w:id="3542" w:author="IRK" w:date="2020-04-08T17:01:00Z">
                <w:pPr/>
              </w:pPrChange>
            </w:pPr>
            <w:r w:rsidRPr="00334765">
              <w:t>AUTORECOVERY</w:t>
            </w:r>
          </w:p>
        </w:tc>
        <w:tc>
          <w:tcPr>
            <w:tcW w:w="3735" w:type="dxa"/>
            <w:tcPrChange w:id="3543" w:author="IRK" w:date="2020-04-14T15:46:00Z">
              <w:tcPr>
                <w:tcW w:w="3735" w:type="dxa"/>
              </w:tcPr>
            </w:tcPrChange>
          </w:tcPr>
          <w:p w14:paraId="13A9F020" w14:textId="77777777" w:rsidR="001140F8" w:rsidRPr="00334765" w:rsidRDefault="001140F8">
            <w:pPr>
              <w:pStyle w:val="1b"/>
              <w:pPrChange w:id="3544" w:author="IRK" w:date="2020-04-08T17:01:00Z">
                <w:pPr/>
              </w:pPrChange>
            </w:pPr>
            <w:r w:rsidRPr="00334765">
              <w:t>クラスタ自動復元の実行有無</w:t>
            </w:r>
          </w:p>
        </w:tc>
        <w:tc>
          <w:tcPr>
            <w:tcW w:w="3034" w:type="dxa"/>
            <w:tcPrChange w:id="3545" w:author="IRK" w:date="2020-04-14T15:46:00Z">
              <w:tcPr>
                <w:tcW w:w="3034" w:type="dxa"/>
              </w:tcPr>
            </w:tcPrChange>
          </w:tcPr>
          <w:p w14:paraId="796DAEF3" w14:textId="77777777" w:rsidR="001140F8" w:rsidRPr="00334765" w:rsidRDefault="001140F8">
            <w:pPr>
              <w:pStyle w:val="1b"/>
              <w:pPrChange w:id="3546" w:author="IRK" w:date="2020-04-08T17:01:00Z">
                <w:pPr/>
              </w:pPrChange>
            </w:pPr>
            <w:r w:rsidRPr="00334765">
              <w:t>auto-recovery</w:t>
            </w:r>
          </w:p>
        </w:tc>
      </w:tr>
      <w:tr w:rsidR="001140F8" w14:paraId="4FA6EC06" w14:textId="77777777" w:rsidTr="00C054CD">
        <w:trPr>
          <w:cantSplit/>
          <w:tblHeader/>
          <w:jc w:val="center"/>
        </w:trPr>
        <w:tc>
          <w:tcPr>
            <w:tcW w:w="2694" w:type="dxa"/>
            <w:tcPrChange w:id="3547" w:author="IRK" w:date="2020-04-14T15:46:00Z">
              <w:tcPr>
                <w:tcW w:w="2694" w:type="dxa"/>
              </w:tcPr>
            </w:tcPrChange>
          </w:tcPr>
          <w:p w14:paraId="71126681" w14:textId="77777777" w:rsidR="001140F8" w:rsidRPr="00334765" w:rsidRDefault="001140F8">
            <w:pPr>
              <w:pStyle w:val="1b"/>
              <w:pPrChange w:id="3548" w:author="IRK" w:date="2020-04-08T17:01:00Z">
                <w:pPr/>
              </w:pPrChange>
            </w:pPr>
            <w:r w:rsidRPr="00334765">
              <w:t>CHECKCONNECTION</w:t>
            </w:r>
          </w:p>
        </w:tc>
        <w:tc>
          <w:tcPr>
            <w:tcW w:w="3735" w:type="dxa"/>
            <w:tcPrChange w:id="3549" w:author="IRK" w:date="2020-04-14T15:46:00Z">
              <w:tcPr>
                <w:tcW w:w="3735" w:type="dxa"/>
              </w:tcPr>
            </w:tcPrChange>
          </w:tcPr>
          <w:p w14:paraId="69F356C6" w14:textId="77777777" w:rsidR="001140F8" w:rsidRPr="00334765" w:rsidRDefault="001140F8">
            <w:pPr>
              <w:pStyle w:val="1b"/>
              <w:pPrChange w:id="3550" w:author="IRK" w:date="2020-04-08T17:01:00Z">
                <w:pPr/>
              </w:pPrChange>
            </w:pPr>
            <w:r w:rsidRPr="00334765">
              <w:t>インタフェース有効性検証の実行有無</w:t>
            </w:r>
          </w:p>
        </w:tc>
        <w:tc>
          <w:tcPr>
            <w:tcW w:w="3034" w:type="dxa"/>
            <w:tcPrChange w:id="3551" w:author="IRK" w:date="2020-04-14T15:46:00Z">
              <w:tcPr>
                <w:tcW w:w="3034" w:type="dxa"/>
              </w:tcPr>
            </w:tcPrChange>
          </w:tcPr>
          <w:p w14:paraId="3754EA22" w14:textId="77777777" w:rsidR="001140F8" w:rsidRPr="00334765" w:rsidRDefault="001140F8">
            <w:pPr>
              <w:pStyle w:val="1b"/>
              <w:pPrChange w:id="3552" w:author="IRK" w:date="2020-04-08T17:01:00Z">
                <w:pPr/>
              </w:pPrChange>
            </w:pPr>
            <w:r w:rsidRPr="00334765">
              <w:t>check-connection</w:t>
            </w:r>
          </w:p>
        </w:tc>
      </w:tr>
      <w:tr w:rsidR="001140F8" w14:paraId="3805AE7B" w14:textId="77777777" w:rsidTr="00C054CD">
        <w:trPr>
          <w:cantSplit/>
          <w:tblHeader/>
          <w:jc w:val="center"/>
        </w:trPr>
        <w:tc>
          <w:tcPr>
            <w:tcW w:w="2694" w:type="dxa"/>
            <w:tcPrChange w:id="3553" w:author="IRK" w:date="2020-04-14T15:46:00Z">
              <w:tcPr>
                <w:tcW w:w="2694" w:type="dxa"/>
              </w:tcPr>
            </w:tcPrChange>
          </w:tcPr>
          <w:p w14:paraId="51B97B92" w14:textId="77777777" w:rsidR="001140F8" w:rsidRPr="00334765" w:rsidRDefault="001140F8">
            <w:pPr>
              <w:pStyle w:val="1b"/>
              <w:pPrChange w:id="3554" w:author="IRK" w:date="2020-04-08T17:01:00Z">
                <w:pPr/>
              </w:pPrChange>
            </w:pPr>
            <w:r w:rsidRPr="00334765">
              <w:t>RECOVERYCHECKINTERVAL</w:t>
            </w:r>
          </w:p>
        </w:tc>
        <w:tc>
          <w:tcPr>
            <w:tcW w:w="3735" w:type="dxa"/>
            <w:tcPrChange w:id="3555" w:author="IRK" w:date="2020-04-14T15:46:00Z">
              <w:tcPr>
                <w:tcW w:w="3735" w:type="dxa"/>
              </w:tcPr>
            </w:tcPrChange>
          </w:tcPr>
          <w:p w14:paraId="53C65E43" w14:textId="7EC5A7E2" w:rsidR="001140F8" w:rsidRPr="00334765" w:rsidRDefault="001140F8">
            <w:pPr>
              <w:pStyle w:val="1b"/>
              <w:pPrChange w:id="3556" w:author="IRK" w:date="2020-04-08T17:01:00Z">
                <w:pPr/>
              </w:pPrChange>
            </w:pPr>
            <w:r w:rsidRPr="00334765">
              <w:t>プール障害復旧</w:t>
            </w:r>
            <w:r w:rsidR="00780FE1">
              <w:rPr>
                <w:rFonts w:hint="eastAsia"/>
              </w:rPr>
              <w:t>チェック</w:t>
            </w:r>
            <w:r w:rsidRPr="00334765">
              <w:t>の周期</w:t>
            </w:r>
          </w:p>
        </w:tc>
        <w:tc>
          <w:tcPr>
            <w:tcW w:w="3034" w:type="dxa"/>
            <w:tcPrChange w:id="3557" w:author="IRK" w:date="2020-04-14T15:46:00Z">
              <w:tcPr>
                <w:tcW w:w="3034" w:type="dxa"/>
              </w:tcPr>
            </w:tcPrChange>
          </w:tcPr>
          <w:p w14:paraId="7C1B2274" w14:textId="77777777" w:rsidR="001140F8" w:rsidRPr="00334765" w:rsidRDefault="001140F8">
            <w:pPr>
              <w:pStyle w:val="1b"/>
              <w:pPrChange w:id="3558" w:author="IRK" w:date="2020-04-08T17:01:00Z">
                <w:pPr/>
              </w:pPrChange>
            </w:pPr>
            <w:r w:rsidRPr="00334765">
              <w:t>recovery-check-interval</w:t>
            </w:r>
          </w:p>
        </w:tc>
      </w:tr>
      <w:tr w:rsidR="001140F8" w14:paraId="5F2777AE" w14:textId="77777777" w:rsidTr="00C054CD">
        <w:trPr>
          <w:cantSplit/>
          <w:tblHeader/>
          <w:jc w:val="center"/>
        </w:trPr>
        <w:tc>
          <w:tcPr>
            <w:tcW w:w="2694" w:type="dxa"/>
            <w:tcPrChange w:id="3559" w:author="IRK" w:date="2020-04-14T15:46:00Z">
              <w:tcPr>
                <w:tcW w:w="2694" w:type="dxa"/>
              </w:tcPr>
            </w:tcPrChange>
          </w:tcPr>
          <w:p w14:paraId="4D0385B7" w14:textId="77777777" w:rsidR="001140F8" w:rsidRPr="00334765" w:rsidRDefault="001140F8">
            <w:pPr>
              <w:pStyle w:val="1b"/>
              <w:pPrChange w:id="3560" w:author="IRK" w:date="2020-04-08T17:01:00Z">
                <w:pPr/>
              </w:pPrChange>
            </w:pPr>
            <w:r w:rsidRPr="00334765">
              <w:t>SVRCNT</w:t>
            </w:r>
          </w:p>
        </w:tc>
        <w:tc>
          <w:tcPr>
            <w:tcW w:w="3735" w:type="dxa"/>
            <w:tcPrChange w:id="3561" w:author="IRK" w:date="2020-04-14T15:46:00Z">
              <w:tcPr>
                <w:tcW w:w="3735" w:type="dxa"/>
              </w:tcPr>
            </w:tcPrChange>
          </w:tcPr>
          <w:p w14:paraId="1B2D9FF0" w14:textId="7FC67BD0" w:rsidR="001140F8" w:rsidRPr="00AB2487" w:rsidRDefault="001140F8">
            <w:pPr>
              <w:pStyle w:val="1b"/>
              <w:pPrChange w:id="3562" w:author="IRK" w:date="2020-04-08T17:01:00Z">
                <w:pPr/>
              </w:pPrChange>
            </w:pPr>
            <w:r w:rsidRPr="00AB2487">
              <w:rPr>
                <w:rFonts w:hint="eastAsia"/>
              </w:rPr>
              <w:t>プール数</w:t>
            </w:r>
          </w:p>
        </w:tc>
        <w:tc>
          <w:tcPr>
            <w:tcW w:w="3034" w:type="dxa"/>
            <w:tcPrChange w:id="3563" w:author="IRK" w:date="2020-04-14T15:46:00Z">
              <w:tcPr>
                <w:tcW w:w="3034" w:type="dxa"/>
              </w:tcPr>
            </w:tcPrChange>
          </w:tcPr>
          <w:p w14:paraId="405D8797" w14:textId="77777777" w:rsidR="001140F8" w:rsidRPr="00334765" w:rsidRDefault="001140F8">
            <w:pPr>
              <w:pStyle w:val="1b"/>
              <w:pPrChange w:id="3564" w:author="IRK" w:date="2020-04-08T17:01:00Z">
                <w:pPr/>
              </w:pPrChange>
            </w:pPr>
            <w:r w:rsidRPr="00334765">
              <w:t>プール集合の数</w:t>
            </w:r>
          </w:p>
        </w:tc>
      </w:tr>
      <w:tr w:rsidR="001140F8" w14:paraId="296A934A" w14:textId="77777777" w:rsidTr="00C054CD">
        <w:trPr>
          <w:cantSplit/>
          <w:tblHeader/>
          <w:jc w:val="center"/>
        </w:trPr>
        <w:tc>
          <w:tcPr>
            <w:tcW w:w="2694" w:type="dxa"/>
            <w:tcPrChange w:id="3565" w:author="IRK" w:date="2020-04-14T15:46:00Z">
              <w:tcPr>
                <w:tcW w:w="2694" w:type="dxa"/>
              </w:tcPr>
            </w:tcPrChange>
          </w:tcPr>
          <w:p w14:paraId="08274786" w14:textId="3E73B03A" w:rsidR="001140F8" w:rsidRPr="00846AAC" w:rsidRDefault="001140F8">
            <w:pPr>
              <w:pStyle w:val="1b"/>
              <w:pPrChange w:id="3566" w:author="IRK" w:date="2020-05-11T11:03:00Z">
                <w:pPr/>
              </w:pPrChange>
            </w:pPr>
            <w:r w:rsidRPr="00143767">
              <w:rPr>
                <w:rFonts w:hint="eastAsia"/>
                <w:rPrChange w:id="3567" w:author="IRK" w:date="2020-05-11T11:03:00Z">
                  <w:rPr>
                    <w:rFonts w:hint="eastAsia"/>
                    <w:b/>
                  </w:rPr>
                </w:rPrChange>
              </w:rPr>
              <w:t>プール名</w:t>
            </w:r>
            <w:r w:rsidRPr="00846AAC">
              <w:t xml:space="preserve">.NAME </w:t>
            </w:r>
            <w:r w:rsidRPr="00143767">
              <w:rPr>
                <w:rPrChange w:id="3568" w:author="IRK" w:date="2020-05-11T11:03:00Z">
                  <w:rPr>
                    <w:sz w:val="16"/>
                  </w:rPr>
                </w:rPrChange>
              </w:rPr>
              <w:t>*</w:t>
            </w:r>
            <w:del w:id="3569" w:author="IRK" w:date="2020-04-24T10:31:00Z">
              <w:r w:rsidR="005E0D09" w:rsidRPr="00143767" w:rsidDel="002675FF">
                <w:rPr>
                  <w:rPrChange w:id="3570" w:author="IRK" w:date="2020-05-11T11:03:00Z">
                    <w:rPr>
                      <w:sz w:val="16"/>
                    </w:rPr>
                  </w:rPrChange>
                </w:rPr>
                <w:delText>5</w:delText>
              </w:r>
            </w:del>
            <w:ins w:id="3571" w:author="IRK" w:date="2020-04-24T10:31:00Z">
              <w:r w:rsidR="002675FF" w:rsidRPr="00143767">
                <w:rPr>
                  <w:rPrChange w:id="3572" w:author="IRK" w:date="2020-05-11T11:03:00Z">
                    <w:rPr>
                      <w:sz w:val="16"/>
                    </w:rPr>
                  </w:rPrChange>
                </w:rPr>
                <w:t>4</w:t>
              </w:r>
            </w:ins>
          </w:p>
        </w:tc>
        <w:tc>
          <w:tcPr>
            <w:tcW w:w="3735" w:type="dxa"/>
            <w:tcPrChange w:id="3573" w:author="IRK" w:date="2020-04-14T15:46:00Z">
              <w:tcPr>
                <w:tcW w:w="3735" w:type="dxa"/>
              </w:tcPr>
            </w:tcPrChange>
          </w:tcPr>
          <w:p w14:paraId="65EF9613" w14:textId="77777777" w:rsidR="001140F8" w:rsidRPr="00334765" w:rsidRDefault="001140F8">
            <w:pPr>
              <w:pStyle w:val="1b"/>
              <w:pPrChange w:id="3574" w:author="IRK" w:date="2020-04-08T17:01:00Z">
                <w:pPr/>
              </w:pPrChange>
            </w:pPr>
            <w:r w:rsidRPr="00334765">
              <w:t>プールに対するクラスタ名</w:t>
            </w:r>
          </w:p>
          <w:p w14:paraId="335D5229" w14:textId="1EF0AA4D" w:rsidR="001140F8" w:rsidRPr="00334765" w:rsidRDefault="001140F8">
            <w:pPr>
              <w:pStyle w:val="1b"/>
              <w:pPrChange w:id="3575" w:author="IRK" w:date="2020-04-14T14:03:00Z">
                <w:pPr/>
              </w:pPrChange>
            </w:pPr>
            <w:r w:rsidRPr="00334765">
              <w:t>クラスタ名</w:t>
            </w:r>
            <w:r w:rsidRPr="00334765">
              <w:t xml:space="preserve"> +</w:t>
            </w:r>
            <w:r w:rsidR="005E0D09">
              <w:rPr>
                <w:rFonts w:hint="eastAsia"/>
              </w:rPr>
              <w:t>〝</w:t>
            </w:r>
            <w:r w:rsidRPr="00334765">
              <w:t>@</w:t>
            </w:r>
            <w:r w:rsidR="005E0D09">
              <w:rPr>
                <w:rFonts w:hint="eastAsia"/>
              </w:rPr>
              <w:t>″</w:t>
            </w:r>
            <w:r w:rsidRPr="00334765">
              <w:t xml:space="preserve">+ </w:t>
            </w:r>
            <w:del w:id="3576" w:author="IRK" w:date="2020-04-14T14:03:00Z">
              <w:r w:rsidRPr="00334765" w:rsidDel="001821EF">
                <w:delText>逐次</w:delText>
              </w:r>
              <w:r w:rsidRPr="00334765" w:rsidDel="001821EF">
                <w:delText>(</w:delText>
              </w:r>
            </w:del>
            <w:r w:rsidRPr="00334765">
              <w:t>1</w:t>
            </w:r>
            <w:r w:rsidRPr="00334765">
              <w:t>から</w:t>
            </w:r>
            <w:del w:id="3577" w:author="IRK" w:date="2020-04-14T14:03:00Z">
              <w:r w:rsidRPr="00334765" w:rsidDel="001821EF">
                <w:delText>開始</w:delText>
              </w:r>
              <w:r w:rsidRPr="00334765" w:rsidDel="001821EF">
                <w:delText>)</w:delText>
              </w:r>
            </w:del>
            <w:ins w:id="3578" w:author="IRK" w:date="2020-04-14T14:03:00Z">
              <w:r w:rsidR="001821EF">
                <w:rPr>
                  <w:rFonts w:hint="eastAsia"/>
                </w:rPr>
                <w:t>の連番</w:t>
              </w:r>
            </w:ins>
            <w:r w:rsidRPr="00334765">
              <w:t>形式で構成</w:t>
            </w:r>
          </w:p>
        </w:tc>
        <w:tc>
          <w:tcPr>
            <w:tcW w:w="3034" w:type="dxa"/>
            <w:tcPrChange w:id="3579" w:author="IRK" w:date="2020-04-14T15:46:00Z">
              <w:tcPr>
                <w:tcW w:w="3034" w:type="dxa"/>
              </w:tcPr>
            </w:tcPrChange>
          </w:tcPr>
          <w:p w14:paraId="1E25C105" w14:textId="29C75CBE" w:rsidR="001140F8" w:rsidRPr="00334765" w:rsidRDefault="001140F8">
            <w:pPr>
              <w:pStyle w:val="1b"/>
              <w:pPrChange w:id="3580" w:author="IRK" w:date="2020-04-08T17:01:00Z">
                <w:pPr/>
              </w:pPrChange>
            </w:pPr>
            <w:r w:rsidRPr="00334765">
              <w:t>irclient-cluster</w:t>
            </w:r>
            <w:r w:rsidRPr="00334765">
              <w:rPr>
                <w:rFonts w:cs="Arial Unicode MS"/>
              </w:rPr>
              <w:t>の</w:t>
            </w:r>
            <w:r w:rsidRPr="00334765">
              <w:rPr>
                <w:rFonts w:hint="eastAsia"/>
              </w:rPr>
              <w:t>NAME</w:t>
            </w:r>
          </w:p>
        </w:tc>
      </w:tr>
      <w:tr w:rsidR="001140F8" w14:paraId="1066CF90" w14:textId="77777777" w:rsidTr="00C054CD">
        <w:trPr>
          <w:cantSplit/>
          <w:tblHeader/>
          <w:jc w:val="center"/>
        </w:trPr>
        <w:tc>
          <w:tcPr>
            <w:tcW w:w="2694" w:type="dxa"/>
            <w:tcPrChange w:id="3581" w:author="IRK" w:date="2020-04-14T15:46:00Z">
              <w:tcPr>
                <w:tcW w:w="2694" w:type="dxa"/>
              </w:tcPr>
            </w:tcPrChange>
          </w:tcPr>
          <w:p w14:paraId="78A159BE" w14:textId="77777777" w:rsidR="001140F8" w:rsidRPr="00846AAC" w:rsidRDefault="001140F8">
            <w:pPr>
              <w:pStyle w:val="1b"/>
              <w:pPrChange w:id="3582" w:author="IRK" w:date="2020-05-11T11:03:00Z">
                <w:pPr/>
              </w:pPrChange>
            </w:pPr>
            <w:r w:rsidRPr="00143767">
              <w:rPr>
                <w:rFonts w:hint="eastAsia"/>
                <w:rPrChange w:id="3583" w:author="IRK" w:date="2020-05-11T11:03:00Z">
                  <w:rPr>
                    <w:rFonts w:hint="eastAsia"/>
                    <w:b/>
                  </w:rPr>
                </w:rPrChange>
              </w:rPr>
              <w:t>プール名</w:t>
            </w:r>
            <w:r w:rsidRPr="00846AAC">
              <w:t>.MAXACTIVE</w:t>
            </w:r>
          </w:p>
        </w:tc>
        <w:tc>
          <w:tcPr>
            <w:tcW w:w="3735" w:type="dxa"/>
            <w:tcPrChange w:id="3584" w:author="IRK" w:date="2020-04-14T15:46:00Z">
              <w:tcPr>
                <w:tcW w:w="3735" w:type="dxa"/>
              </w:tcPr>
            </w:tcPrChange>
          </w:tcPr>
          <w:p w14:paraId="60FCC263" w14:textId="603DBF76" w:rsidR="001140F8" w:rsidRPr="00334765" w:rsidRDefault="001140F8">
            <w:pPr>
              <w:pStyle w:val="1b"/>
              <w:pPrChange w:id="3585" w:author="IRK" w:date="2020-04-08T17:01:00Z">
                <w:pPr/>
              </w:pPrChange>
            </w:pPr>
            <w:r w:rsidRPr="00334765">
              <w:t>プールに対する最大有効インタフェース数</w:t>
            </w:r>
          </w:p>
        </w:tc>
        <w:tc>
          <w:tcPr>
            <w:tcW w:w="3034" w:type="dxa"/>
            <w:tcPrChange w:id="3586" w:author="IRK" w:date="2020-04-14T15:46:00Z">
              <w:tcPr>
                <w:tcW w:w="3034" w:type="dxa"/>
              </w:tcPr>
            </w:tcPrChange>
          </w:tcPr>
          <w:p w14:paraId="5BBA2D40" w14:textId="264EE085" w:rsidR="001140F8" w:rsidRPr="00334765" w:rsidRDefault="001140F8">
            <w:pPr>
              <w:pStyle w:val="1b"/>
              <w:pPrChange w:id="3587" w:author="IRK" w:date="2020-04-08T17:01:00Z">
                <w:pPr/>
              </w:pPrChange>
            </w:pPr>
            <w:r w:rsidRPr="00334765">
              <w:rPr>
                <w:rFonts w:cs="ＭＳ Ｐゴシック"/>
              </w:rPr>
              <w:t>property</w:t>
            </w:r>
            <w:r w:rsidRPr="00334765">
              <w:t>の</w:t>
            </w:r>
            <w:r w:rsidRPr="00334765">
              <w:t>MAXACTIVE</w:t>
            </w:r>
          </w:p>
        </w:tc>
      </w:tr>
      <w:tr w:rsidR="001140F8" w14:paraId="39CBF66A" w14:textId="77777777" w:rsidTr="00C054CD">
        <w:trPr>
          <w:cantSplit/>
          <w:tblHeader/>
          <w:jc w:val="center"/>
        </w:trPr>
        <w:tc>
          <w:tcPr>
            <w:tcW w:w="2694" w:type="dxa"/>
            <w:tcPrChange w:id="3588" w:author="IRK" w:date="2020-04-14T15:46:00Z">
              <w:tcPr>
                <w:tcW w:w="2694" w:type="dxa"/>
              </w:tcPr>
            </w:tcPrChange>
          </w:tcPr>
          <w:p w14:paraId="53357C96" w14:textId="77777777" w:rsidR="001140F8" w:rsidRPr="00846AAC" w:rsidRDefault="001140F8">
            <w:pPr>
              <w:pStyle w:val="1b"/>
              <w:pPrChange w:id="3589" w:author="IRK" w:date="2020-05-11T11:03:00Z">
                <w:pPr/>
              </w:pPrChange>
            </w:pPr>
            <w:r w:rsidRPr="00143767">
              <w:rPr>
                <w:rFonts w:hint="eastAsia"/>
                <w:rPrChange w:id="3590" w:author="IRK" w:date="2020-05-11T11:03:00Z">
                  <w:rPr>
                    <w:rFonts w:hint="eastAsia"/>
                    <w:b/>
                  </w:rPr>
                </w:rPrChange>
              </w:rPr>
              <w:t>プール名</w:t>
            </w:r>
            <w:r w:rsidRPr="00846AAC">
              <w:t>.MAXIDLE</w:t>
            </w:r>
          </w:p>
        </w:tc>
        <w:tc>
          <w:tcPr>
            <w:tcW w:w="3735" w:type="dxa"/>
            <w:tcPrChange w:id="3591" w:author="IRK" w:date="2020-04-14T15:46:00Z">
              <w:tcPr>
                <w:tcW w:w="3735" w:type="dxa"/>
              </w:tcPr>
            </w:tcPrChange>
          </w:tcPr>
          <w:p w14:paraId="45F965F3" w14:textId="3B081F8A" w:rsidR="001140F8" w:rsidRPr="00AB2487" w:rsidRDefault="001140F8">
            <w:pPr>
              <w:pStyle w:val="1b"/>
              <w:pPrChange w:id="3592" w:author="IRK" w:date="2020-04-08T17:01:00Z">
                <w:pPr/>
              </w:pPrChange>
            </w:pPr>
            <w:r w:rsidRPr="00AB2487">
              <w:rPr>
                <w:rFonts w:hint="eastAsia"/>
              </w:rPr>
              <w:t>プールに対するアイドル状態の最大インタフェース数</w:t>
            </w:r>
          </w:p>
        </w:tc>
        <w:tc>
          <w:tcPr>
            <w:tcW w:w="3034" w:type="dxa"/>
            <w:tcPrChange w:id="3593" w:author="IRK" w:date="2020-04-14T15:46:00Z">
              <w:tcPr>
                <w:tcW w:w="3034" w:type="dxa"/>
              </w:tcPr>
            </w:tcPrChange>
          </w:tcPr>
          <w:p w14:paraId="0BC904DB" w14:textId="69180ADA" w:rsidR="001140F8" w:rsidRPr="00334765" w:rsidRDefault="001140F8">
            <w:pPr>
              <w:pStyle w:val="1b"/>
              <w:pPrChange w:id="3594" w:author="IRK" w:date="2020-04-08T17:01:00Z">
                <w:pPr/>
              </w:pPrChange>
            </w:pPr>
            <w:r w:rsidRPr="00334765">
              <w:rPr>
                <w:rFonts w:cs="ＭＳ Ｐゴシック"/>
              </w:rPr>
              <w:t>property</w:t>
            </w:r>
            <w:r w:rsidRPr="00334765">
              <w:t>の</w:t>
            </w:r>
            <w:r w:rsidRPr="00334765">
              <w:t>MAXIDLE</w:t>
            </w:r>
          </w:p>
        </w:tc>
      </w:tr>
      <w:tr w:rsidR="001140F8" w14:paraId="76AFCC21" w14:textId="77777777" w:rsidTr="00C054CD">
        <w:trPr>
          <w:cantSplit/>
          <w:tblHeader/>
          <w:jc w:val="center"/>
        </w:trPr>
        <w:tc>
          <w:tcPr>
            <w:tcW w:w="2694" w:type="dxa"/>
            <w:tcPrChange w:id="3595" w:author="IRK" w:date="2020-04-14T15:46:00Z">
              <w:tcPr>
                <w:tcW w:w="2694" w:type="dxa"/>
              </w:tcPr>
            </w:tcPrChange>
          </w:tcPr>
          <w:p w14:paraId="60B90477" w14:textId="77777777" w:rsidR="001140F8" w:rsidRPr="00846AAC" w:rsidRDefault="001140F8">
            <w:pPr>
              <w:pStyle w:val="1b"/>
              <w:pPrChange w:id="3596" w:author="IRK" w:date="2020-05-11T11:03:00Z">
                <w:pPr/>
              </w:pPrChange>
            </w:pPr>
            <w:r w:rsidRPr="00143767">
              <w:rPr>
                <w:rFonts w:hint="eastAsia"/>
                <w:rPrChange w:id="3597" w:author="IRK" w:date="2020-05-11T11:03:00Z">
                  <w:rPr>
                    <w:rFonts w:hint="eastAsia"/>
                    <w:b/>
                  </w:rPr>
                </w:rPrChange>
              </w:rPr>
              <w:t>プール名</w:t>
            </w:r>
            <w:r w:rsidRPr="00846AAC">
              <w:t>.ADDRESS</w:t>
            </w:r>
          </w:p>
        </w:tc>
        <w:tc>
          <w:tcPr>
            <w:tcW w:w="3735" w:type="dxa"/>
            <w:tcPrChange w:id="3598" w:author="IRK" w:date="2020-04-14T15:46:00Z">
              <w:tcPr>
                <w:tcW w:w="3735" w:type="dxa"/>
              </w:tcPr>
            </w:tcPrChange>
          </w:tcPr>
          <w:p w14:paraId="34ED3FC5" w14:textId="77777777" w:rsidR="001140F8" w:rsidRPr="00334765" w:rsidRDefault="001140F8">
            <w:pPr>
              <w:pStyle w:val="1b"/>
              <w:pPrChange w:id="3599" w:author="IRK" w:date="2020-04-08T17:01:00Z">
                <w:pPr/>
              </w:pPrChange>
            </w:pPr>
            <w:r w:rsidRPr="00334765">
              <w:t>プールに対するリモートホストのアドレス</w:t>
            </w:r>
          </w:p>
        </w:tc>
        <w:tc>
          <w:tcPr>
            <w:tcW w:w="3034" w:type="dxa"/>
            <w:tcPrChange w:id="3600" w:author="IRK" w:date="2020-04-14T15:46:00Z">
              <w:tcPr>
                <w:tcW w:w="3034" w:type="dxa"/>
              </w:tcPr>
            </w:tcPrChange>
          </w:tcPr>
          <w:p w14:paraId="0CB429AF" w14:textId="78E46FEB" w:rsidR="001140F8" w:rsidRPr="00334765" w:rsidRDefault="001140F8">
            <w:pPr>
              <w:pStyle w:val="1b"/>
              <w:pPrChange w:id="3601" w:author="IRK" w:date="2020-04-08T17:01:00Z">
                <w:pPr/>
              </w:pPrChange>
            </w:pPr>
            <w:r w:rsidRPr="00334765">
              <w:rPr>
                <w:rFonts w:cs="ＭＳ Ｐゴシック"/>
              </w:rPr>
              <w:t>property</w:t>
            </w:r>
            <w:r w:rsidRPr="00334765">
              <w:t>の</w:t>
            </w:r>
            <w:r w:rsidRPr="00334765">
              <w:t>ADDRESS</w:t>
            </w:r>
          </w:p>
        </w:tc>
      </w:tr>
      <w:tr w:rsidR="001140F8" w14:paraId="2625FA0E" w14:textId="77777777" w:rsidTr="00C054CD">
        <w:trPr>
          <w:cantSplit/>
          <w:tblHeader/>
          <w:jc w:val="center"/>
        </w:trPr>
        <w:tc>
          <w:tcPr>
            <w:tcW w:w="2694" w:type="dxa"/>
            <w:tcPrChange w:id="3602" w:author="IRK" w:date="2020-04-14T15:46:00Z">
              <w:tcPr>
                <w:tcW w:w="2694" w:type="dxa"/>
              </w:tcPr>
            </w:tcPrChange>
          </w:tcPr>
          <w:p w14:paraId="5136F89C" w14:textId="77777777" w:rsidR="001140F8" w:rsidRPr="00846AAC" w:rsidRDefault="001140F8">
            <w:pPr>
              <w:pStyle w:val="1b"/>
              <w:pPrChange w:id="3603" w:author="IRK" w:date="2020-05-11T11:03:00Z">
                <w:pPr/>
              </w:pPrChange>
            </w:pPr>
            <w:r w:rsidRPr="00143767">
              <w:rPr>
                <w:rFonts w:hint="eastAsia"/>
                <w:rPrChange w:id="3604" w:author="IRK" w:date="2020-05-11T11:03:00Z">
                  <w:rPr>
                    <w:rFonts w:hint="eastAsia"/>
                    <w:b/>
                  </w:rPr>
                </w:rPrChange>
              </w:rPr>
              <w:t>プール名</w:t>
            </w:r>
            <w:r w:rsidRPr="00846AAC">
              <w:t>.PORT</w:t>
            </w:r>
          </w:p>
        </w:tc>
        <w:tc>
          <w:tcPr>
            <w:tcW w:w="3735" w:type="dxa"/>
            <w:tcPrChange w:id="3605" w:author="IRK" w:date="2020-04-14T15:46:00Z">
              <w:tcPr>
                <w:tcW w:w="3735" w:type="dxa"/>
              </w:tcPr>
            </w:tcPrChange>
          </w:tcPr>
          <w:p w14:paraId="44EC64CB" w14:textId="77777777" w:rsidR="001140F8" w:rsidRPr="00334765" w:rsidRDefault="001140F8">
            <w:pPr>
              <w:pStyle w:val="1b"/>
              <w:pPrChange w:id="3606" w:author="IRK" w:date="2020-04-08T17:01:00Z">
                <w:pPr/>
              </w:pPrChange>
            </w:pPr>
            <w:r w:rsidRPr="00334765">
              <w:t>プールに対するリモートホストのポート</w:t>
            </w:r>
          </w:p>
        </w:tc>
        <w:tc>
          <w:tcPr>
            <w:tcW w:w="3034" w:type="dxa"/>
            <w:tcPrChange w:id="3607" w:author="IRK" w:date="2020-04-14T15:46:00Z">
              <w:tcPr>
                <w:tcW w:w="3034" w:type="dxa"/>
              </w:tcPr>
            </w:tcPrChange>
          </w:tcPr>
          <w:p w14:paraId="3BE39DB5" w14:textId="02B52278" w:rsidR="001140F8" w:rsidRPr="00334765" w:rsidRDefault="001140F8">
            <w:pPr>
              <w:pStyle w:val="1b"/>
              <w:pPrChange w:id="3608" w:author="IRK" w:date="2020-04-08T17:01:00Z">
                <w:pPr/>
              </w:pPrChange>
            </w:pPr>
            <w:r w:rsidRPr="00334765">
              <w:t>property</w:t>
            </w:r>
            <w:r w:rsidRPr="00334765">
              <w:t>の</w:t>
            </w:r>
            <w:r w:rsidRPr="00334765">
              <w:t>PORT</w:t>
            </w:r>
          </w:p>
        </w:tc>
      </w:tr>
      <w:tr w:rsidR="001140F8" w14:paraId="7BC7ACB9" w14:textId="77777777" w:rsidTr="00C054CD">
        <w:trPr>
          <w:cantSplit/>
          <w:tblHeader/>
          <w:jc w:val="center"/>
        </w:trPr>
        <w:tc>
          <w:tcPr>
            <w:tcW w:w="2694" w:type="dxa"/>
            <w:tcPrChange w:id="3609" w:author="IRK" w:date="2020-04-14T15:46:00Z">
              <w:tcPr>
                <w:tcW w:w="2694" w:type="dxa"/>
              </w:tcPr>
            </w:tcPrChange>
          </w:tcPr>
          <w:p w14:paraId="19F6A1A3" w14:textId="77777777" w:rsidR="001140F8" w:rsidRPr="00846AAC" w:rsidRDefault="001140F8">
            <w:pPr>
              <w:pStyle w:val="1b"/>
              <w:pPrChange w:id="3610" w:author="IRK" w:date="2020-05-11T11:03:00Z">
                <w:pPr/>
              </w:pPrChange>
            </w:pPr>
            <w:r w:rsidRPr="00143767">
              <w:rPr>
                <w:rFonts w:hint="eastAsia"/>
                <w:rPrChange w:id="3611" w:author="IRK" w:date="2020-05-11T11:03:00Z">
                  <w:rPr>
                    <w:rFonts w:hint="eastAsia"/>
                    <w:b/>
                  </w:rPr>
                </w:rPrChange>
              </w:rPr>
              <w:t>プール名</w:t>
            </w:r>
            <w:r w:rsidRPr="00846AAC">
              <w:t>.CHARSET</w:t>
            </w:r>
          </w:p>
        </w:tc>
        <w:tc>
          <w:tcPr>
            <w:tcW w:w="3735" w:type="dxa"/>
            <w:tcPrChange w:id="3612" w:author="IRK" w:date="2020-04-14T15:46:00Z">
              <w:tcPr>
                <w:tcW w:w="3735" w:type="dxa"/>
              </w:tcPr>
            </w:tcPrChange>
          </w:tcPr>
          <w:p w14:paraId="25A3A6AF" w14:textId="77777777" w:rsidR="001140F8" w:rsidRPr="00334765" w:rsidRDefault="001140F8">
            <w:pPr>
              <w:pStyle w:val="1b"/>
              <w:pPrChange w:id="3613" w:author="IRK" w:date="2020-04-08T17:01:00Z">
                <w:pPr/>
              </w:pPrChange>
            </w:pPr>
            <w:r w:rsidRPr="00334765">
              <w:t>プールに対するエンコード情報</w:t>
            </w:r>
          </w:p>
        </w:tc>
        <w:tc>
          <w:tcPr>
            <w:tcW w:w="3034" w:type="dxa"/>
            <w:tcPrChange w:id="3614" w:author="IRK" w:date="2020-04-14T15:46:00Z">
              <w:tcPr>
                <w:tcW w:w="3034" w:type="dxa"/>
              </w:tcPr>
            </w:tcPrChange>
          </w:tcPr>
          <w:p w14:paraId="123E5175" w14:textId="77777777" w:rsidR="001140F8" w:rsidRPr="00334765" w:rsidRDefault="001140F8">
            <w:pPr>
              <w:pStyle w:val="1b"/>
              <w:pPrChange w:id="3615" w:author="IRK" w:date="2020-04-08T17:01:00Z">
                <w:pPr/>
              </w:pPrChange>
            </w:pPr>
            <w:r w:rsidRPr="00334765">
              <w:rPr>
                <w:rFonts w:cs="ＭＳ Ｐゴシック"/>
              </w:rPr>
              <w:t>property</w:t>
            </w:r>
            <w:r w:rsidRPr="00334765">
              <w:t>の</w:t>
            </w:r>
            <w:r w:rsidRPr="00334765">
              <w:t>CHARSET</w:t>
            </w:r>
          </w:p>
        </w:tc>
      </w:tr>
    </w:tbl>
    <w:p w14:paraId="363A3064" w14:textId="7E006E12" w:rsidR="001140F8" w:rsidRPr="00143767" w:rsidRDefault="001140F8" w:rsidP="00846AAC">
      <w:pPr>
        <w:pStyle w:val="a2"/>
      </w:pPr>
      <w:r w:rsidRPr="00846AAC">
        <w:t>プール名は</w:t>
      </w:r>
      <w:r w:rsidRPr="00143767">
        <w:t>SVR+</w:t>
      </w:r>
      <w:del w:id="3616" w:author="IRK" w:date="2020-04-14T14:03:00Z">
        <w:r w:rsidRPr="00143767" w:rsidDel="001821EF">
          <w:rPr>
            <w:rFonts w:hint="eastAsia"/>
          </w:rPr>
          <w:delText>逐次</w:delText>
        </w:r>
        <w:r w:rsidRPr="00143767" w:rsidDel="001821EF">
          <w:delText>(</w:delText>
        </w:r>
      </w:del>
      <w:r w:rsidRPr="00143767">
        <w:t>1</w:t>
      </w:r>
      <w:r w:rsidRPr="00143767">
        <w:rPr>
          <w:rFonts w:hint="eastAsia"/>
        </w:rPr>
        <w:t>から</w:t>
      </w:r>
      <w:del w:id="3617" w:author="IRK" w:date="2020-04-14T14:03:00Z">
        <w:r w:rsidRPr="00143767" w:rsidDel="001821EF">
          <w:rPr>
            <w:rFonts w:hint="eastAsia"/>
          </w:rPr>
          <w:delText>開始</w:delText>
        </w:r>
        <w:r w:rsidRPr="00143767" w:rsidDel="001821EF">
          <w:delText>)</w:delText>
        </w:r>
      </w:del>
      <w:r w:rsidRPr="00143767">
        <w:rPr>
          <w:rFonts w:hint="eastAsia"/>
        </w:rPr>
        <w:t>の</w:t>
      </w:r>
      <w:ins w:id="3618" w:author="IRK" w:date="2020-04-14T14:03:00Z">
        <w:r w:rsidR="001821EF" w:rsidRPr="00143767">
          <w:rPr>
            <w:rFonts w:hint="eastAsia"/>
          </w:rPr>
          <w:t>連番</w:t>
        </w:r>
      </w:ins>
      <w:r w:rsidRPr="00143767">
        <w:rPr>
          <w:rFonts w:hint="eastAsia"/>
        </w:rPr>
        <w:t>形式で必ず使用し、プール名を重複して使用する場合はエラーが発生する。</w:t>
      </w:r>
    </w:p>
    <w:p w14:paraId="715F377B" w14:textId="77777777" w:rsidR="005E0D09" w:rsidRPr="00795081" w:rsidRDefault="005E0D09">
      <w:pPr>
        <w:pPrChange w:id="3619" w:author="IRK" w:date="2020-04-08T17:08:00Z">
          <w:pPr>
            <w:autoSpaceDE/>
            <w:autoSpaceDN/>
            <w:jc w:val="left"/>
          </w:pPr>
        </w:pPrChange>
      </w:pPr>
    </w:p>
    <w:p w14:paraId="6CE04AA3" w14:textId="77777777" w:rsidR="001140F8" w:rsidRDefault="001140F8" w:rsidP="00F93119">
      <w:pPr>
        <w:pStyle w:val="32"/>
      </w:pPr>
      <w:bookmarkStart w:id="3620" w:name="_Toc377747430"/>
      <w:bookmarkStart w:id="3621" w:name="_Toc426449634"/>
      <w:bookmarkStart w:id="3622" w:name="_Toc426449730"/>
      <w:bookmarkStart w:id="3623" w:name="_Toc434858915"/>
      <w:bookmarkStart w:id="3624" w:name="_Toc34988291"/>
      <w:bookmarkStart w:id="3625" w:name="_Toc40799135"/>
      <w:r>
        <w:t>InnoRules.Resources.Msg</w:t>
      </w:r>
      <w:bookmarkEnd w:id="3620"/>
      <w:bookmarkEnd w:id="3621"/>
      <w:bookmarkEnd w:id="3622"/>
      <w:bookmarkEnd w:id="3623"/>
      <w:bookmarkEnd w:id="3624"/>
      <w:bookmarkEnd w:id="3625"/>
    </w:p>
    <w:p w14:paraId="739C5136" w14:textId="7AE24042" w:rsidR="001140F8" w:rsidRDefault="001140F8" w:rsidP="00F93119">
      <w:r>
        <w:t>ルールサービスのエラーまたは情報に関するメッセージ処理のためのクラス</w:t>
      </w:r>
      <w:r w:rsidRPr="001F63E4">
        <w:t>である。</w:t>
      </w:r>
      <w:r w:rsidRPr="001F63E4">
        <w:t>Msg</w:t>
      </w:r>
      <w:r>
        <w:t>クラスには</w:t>
      </w:r>
      <w:del w:id="3626" w:author="IRK" w:date="2020-03-12T17:42:00Z">
        <w:r w:rsidDel="00D03171">
          <w:delText>表</w:delText>
        </w:r>
        <w:r w:rsidR="0079048F" w:rsidDel="00D03171">
          <w:delText>58</w:delText>
        </w:r>
      </w:del>
      <w:ins w:id="3627" w:author="IRK" w:date="2020-03-12T17:42:00Z">
        <w:r w:rsidR="00D03171">
          <w:rPr>
            <w:rFonts w:hint="eastAsia"/>
          </w:rPr>
          <w:t>次の表</w:t>
        </w:r>
      </w:ins>
      <w:r>
        <w:t>のメソッドが定義されている。</w:t>
      </w:r>
    </w:p>
    <w:p w14:paraId="4EE48A83" w14:textId="77777777" w:rsidR="001140F8" w:rsidRPr="001E10CA" w:rsidRDefault="001140F8" w:rsidP="00F93119"/>
    <w:p w14:paraId="30A2B435" w14:textId="0C356A84" w:rsidR="00795081" w:rsidRDefault="00795081" w:rsidP="00F93119">
      <w:pPr>
        <w:pStyle w:val="af5"/>
      </w:pPr>
      <w:bookmarkStart w:id="3628" w:name="_Toc40799284"/>
      <w:r>
        <w:t>[</w:t>
      </w:r>
      <w:del w:id="3629" w:author="IRK" w:date="2020-03-12T15:06: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58</w:delText>
        </w:r>
        <w:r w:rsidR="00E65728" w:rsidDel="00741612">
          <w:rPr>
            <w:noProof/>
          </w:rPr>
          <w:fldChar w:fldCharType="end"/>
        </w:r>
        <w:r w:rsidDel="00741612">
          <w:rPr>
            <w:rFonts w:hint="eastAsia"/>
          </w:rPr>
          <w:delText xml:space="preserve">　</w:delText>
        </w:r>
      </w:del>
      <w:ins w:id="3630"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61</w:t>
      </w:r>
      <w:ins w:id="3631" w:author="IRK" w:date="2020-03-12T15:07:00Z">
        <w:r w:rsidR="00741612">
          <w:fldChar w:fldCharType="end"/>
        </w:r>
      </w:ins>
      <w:r>
        <w:t xml:space="preserve"> InnoRules.Resources.Msg</w:t>
      </w:r>
      <w:r>
        <w:rPr>
          <w:rFonts w:hint="eastAsia"/>
        </w:rPr>
        <w:t>]</w:t>
      </w:r>
      <w:bookmarkEnd w:id="3628"/>
    </w:p>
    <w:tbl>
      <w:tblPr>
        <w:tblStyle w:val="af4"/>
        <w:tblW w:w="0" w:type="auto"/>
        <w:jc w:val="center"/>
        <w:tblLook w:val="04A0" w:firstRow="1" w:lastRow="0" w:firstColumn="1" w:lastColumn="0" w:noHBand="0" w:noVBand="1"/>
        <w:tblPrChange w:id="3632" w:author="IRK" w:date="2020-04-14T15:46:00Z">
          <w:tblPr>
            <w:tblStyle w:val="af4"/>
            <w:tblW w:w="0" w:type="auto"/>
            <w:tblInd w:w="108" w:type="dxa"/>
            <w:tblLook w:val="04A0" w:firstRow="1" w:lastRow="0" w:firstColumn="1" w:lastColumn="0" w:noHBand="0" w:noVBand="1"/>
          </w:tblPr>
        </w:tblPrChange>
      </w:tblPr>
      <w:tblGrid>
        <w:gridCol w:w="9463"/>
        <w:tblGridChange w:id="3633">
          <w:tblGrid>
            <w:gridCol w:w="9463"/>
          </w:tblGrid>
        </w:tblGridChange>
      </w:tblGrid>
      <w:tr w:rsidR="001140F8" w14:paraId="7D19BC0C" w14:textId="77777777" w:rsidTr="00C054CD">
        <w:trPr>
          <w:jc w:val="center"/>
        </w:trPr>
        <w:tc>
          <w:tcPr>
            <w:tcW w:w="9463" w:type="dxa"/>
            <w:tcPrChange w:id="3634" w:author="IRK" w:date="2020-04-14T15:46:00Z">
              <w:tcPr>
                <w:tcW w:w="9463" w:type="dxa"/>
              </w:tcPr>
            </w:tcPrChange>
          </w:tcPr>
          <w:p w14:paraId="6CE82F51" w14:textId="77777777" w:rsidR="001140F8" w:rsidRDefault="001140F8">
            <w:pPr>
              <w:pStyle w:val="1b"/>
              <w:pPrChange w:id="3635" w:author="IRK" w:date="2020-04-14T13:50:00Z">
                <w:pPr>
                  <w:pStyle w:val="aff1"/>
                </w:pPr>
              </w:pPrChange>
            </w:pPr>
            <w:r>
              <w:t>1 namespace InnoRules.Resources</w:t>
            </w:r>
          </w:p>
          <w:p w14:paraId="226C1D01" w14:textId="77777777" w:rsidR="001140F8" w:rsidRDefault="001140F8">
            <w:pPr>
              <w:pStyle w:val="1b"/>
              <w:pPrChange w:id="3636" w:author="IRK" w:date="2020-04-14T13:50:00Z">
                <w:pPr>
                  <w:pStyle w:val="aff1"/>
                </w:pPr>
              </w:pPrChange>
            </w:pPr>
            <w:r>
              <w:t>2 {</w:t>
            </w:r>
          </w:p>
          <w:p w14:paraId="28A17C77" w14:textId="77777777" w:rsidR="001140F8" w:rsidRDefault="001140F8">
            <w:pPr>
              <w:pStyle w:val="1b"/>
              <w:pPrChange w:id="3637" w:author="IRK" w:date="2020-04-14T13:50:00Z">
                <w:pPr>
                  <w:pStyle w:val="aff1"/>
                </w:pPr>
              </w:pPrChange>
            </w:pPr>
            <w:r>
              <w:t>3    public class Msg</w:t>
            </w:r>
          </w:p>
          <w:p w14:paraId="5630B78C" w14:textId="77777777" w:rsidR="001140F8" w:rsidRDefault="001140F8">
            <w:pPr>
              <w:pStyle w:val="1b"/>
              <w:pPrChange w:id="3638" w:author="IRK" w:date="2020-04-14T13:50:00Z">
                <w:pPr>
                  <w:pStyle w:val="aff1"/>
                </w:pPr>
              </w:pPrChange>
            </w:pPr>
            <w:r>
              <w:t>4    {</w:t>
            </w:r>
          </w:p>
          <w:p w14:paraId="25FE594B" w14:textId="77777777" w:rsidR="001140F8" w:rsidRDefault="001140F8">
            <w:pPr>
              <w:pStyle w:val="1b"/>
              <w:pPrChange w:id="3639" w:author="IRK" w:date="2020-04-14T13:50:00Z">
                <w:pPr>
                  <w:pStyle w:val="aff1"/>
                </w:pPr>
              </w:pPrChange>
            </w:pPr>
            <w:r>
              <w:t>5        public static void SetCultureInfo(String lang)</w:t>
            </w:r>
          </w:p>
          <w:p w14:paraId="29B44726" w14:textId="77777777" w:rsidR="001140F8" w:rsidRDefault="001140F8">
            <w:pPr>
              <w:pStyle w:val="1b"/>
              <w:pPrChange w:id="3640" w:author="IRK" w:date="2020-04-14T13:50:00Z">
                <w:pPr>
                  <w:pStyle w:val="aff1"/>
                </w:pPr>
              </w:pPrChange>
            </w:pPr>
            <w:r>
              <w:t>6    }</w:t>
            </w:r>
          </w:p>
          <w:p w14:paraId="041A396D" w14:textId="77777777" w:rsidR="001140F8" w:rsidRDefault="001140F8">
            <w:pPr>
              <w:pStyle w:val="1b"/>
              <w:pPrChange w:id="3641" w:author="IRK" w:date="2020-04-14T13:50:00Z">
                <w:pPr>
                  <w:pStyle w:val="aff1"/>
                </w:pPr>
              </w:pPrChange>
            </w:pPr>
            <w:r>
              <w:t>7 }</w:t>
            </w:r>
          </w:p>
        </w:tc>
      </w:tr>
    </w:tbl>
    <w:p w14:paraId="5F501410" w14:textId="77777777" w:rsidR="001140F8" w:rsidRDefault="001140F8" w:rsidP="00F93119">
      <w:pPr>
        <w:pStyle w:val="aff1"/>
      </w:pPr>
    </w:p>
    <w:p w14:paraId="1E1EA5D2" w14:textId="77777777" w:rsidR="001140F8" w:rsidRPr="00795081" w:rsidRDefault="001140F8" w:rsidP="00F93119">
      <w:r w:rsidRPr="00795081">
        <w:t>public static void SetCultureInfo(String lang)</w:t>
      </w:r>
    </w:p>
    <w:p w14:paraId="18CC345F" w14:textId="77777777" w:rsidR="001140F8" w:rsidRPr="00795081" w:rsidRDefault="001140F8" w:rsidP="00F93119">
      <w:r w:rsidRPr="00795081">
        <w:t>メッセージについての言語を指定する。設定しない場合は、</w:t>
      </w:r>
      <w:r w:rsidRPr="00795081">
        <w:t>OS</w:t>
      </w:r>
      <w:r w:rsidRPr="00795081">
        <w:t>の基本言語に設定される。</w:t>
      </w:r>
    </w:p>
    <w:p w14:paraId="6D01D423" w14:textId="5330B906" w:rsidR="001140F8" w:rsidRPr="00795081" w:rsidRDefault="001140F8" w:rsidP="00F93119">
      <w:r w:rsidRPr="00795081">
        <w:t>韓国語の場合は</w:t>
      </w:r>
      <w:r w:rsidRPr="00795081">
        <w:t>“ko”</w:t>
      </w:r>
      <w:r w:rsidRPr="00795081">
        <w:t>、日本語の場合は</w:t>
      </w:r>
      <w:r w:rsidRPr="00795081">
        <w:t>“ja”</w:t>
      </w:r>
      <w:del w:id="3642" w:author="IRK" w:date="2020-04-14T14:04:00Z">
        <w:r w:rsidRPr="00795081" w:rsidDel="001821EF">
          <w:delText>で使用</w:delText>
        </w:r>
      </w:del>
      <w:ins w:id="3643" w:author="IRK" w:date="2020-04-14T14:04:00Z">
        <w:r w:rsidR="001821EF">
          <w:rPr>
            <w:rFonts w:hint="eastAsia"/>
          </w:rPr>
          <w:t>を指定</w:t>
        </w:r>
      </w:ins>
      <w:r w:rsidRPr="00795081">
        <w:t>する。</w:t>
      </w:r>
    </w:p>
    <w:p w14:paraId="7A342252" w14:textId="77777777" w:rsidR="001140F8" w:rsidRDefault="001140F8" w:rsidP="00F93119"/>
    <w:p w14:paraId="3D159B4D" w14:textId="77777777" w:rsidR="001140F8" w:rsidRDefault="001140F8" w:rsidP="00F93119">
      <w:pPr>
        <w:pStyle w:val="32"/>
      </w:pPr>
      <w:bookmarkStart w:id="3644" w:name="_Toc377747431"/>
      <w:bookmarkStart w:id="3645" w:name="_Toc426449635"/>
      <w:bookmarkStart w:id="3646" w:name="_Toc426449731"/>
      <w:bookmarkStart w:id="3647" w:name="_Toc434858916"/>
      <w:bookmarkStart w:id="3648" w:name="_Toc34988292"/>
      <w:bookmarkStart w:id="3649" w:name="_Toc40799136"/>
      <w:r>
        <w:t>InnoRules.RulesClient.Release</w:t>
      </w:r>
      <w:bookmarkEnd w:id="3644"/>
      <w:bookmarkEnd w:id="3645"/>
      <w:bookmarkEnd w:id="3646"/>
      <w:bookmarkEnd w:id="3647"/>
      <w:bookmarkEnd w:id="3648"/>
      <w:bookmarkEnd w:id="3649"/>
    </w:p>
    <w:p w14:paraId="00F3A807" w14:textId="40CCF4E9" w:rsidR="001140F8" w:rsidRPr="00795081" w:rsidRDefault="001140F8" w:rsidP="00F93119">
      <w:r w:rsidRPr="00795081">
        <w:t>ルールサービス</w:t>
      </w:r>
      <w:r w:rsidRPr="00795081">
        <w:t>API</w:t>
      </w:r>
      <w:r w:rsidRPr="00795081">
        <w:t>に関するバージョン情報を照会するためのクラスである。</w:t>
      </w:r>
      <w:r w:rsidRPr="00B26231">
        <w:rPr>
          <w:rStyle w:val="aff2"/>
          <w:rFonts w:asciiTheme="majorHAnsi" w:eastAsia="ＭＳ Ｐゴシック" w:hAnsiTheme="majorHAnsi" w:cstheme="majorHAnsi"/>
          <w:sz w:val="20"/>
          <w:szCs w:val="20"/>
        </w:rPr>
        <w:t>Release</w:t>
      </w:r>
      <w:r w:rsidRPr="00795081">
        <w:t>クラスには、</w:t>
      </w:r>
      <w:del w:id="3650" w:author="IRK" w:date="2020-03-12T17:42:00Z">
        <w:r w:rsidRPr="00795081" w:rsidDel="00D03171">
          <w:delText>表</w:delText>
        </w:r>
        <w:r w:rsidR="00422841" w:rsidDel="00D03171">
          <w:rPr>
            <w:rFonts w:hint="eastAsia"/>
          </w:rPr>
          <w:delText>59</w:delText>
        </w:r>
      </w:del>
      <w:ins w:id="3651" w:author="IRK" w:date="2020-03-12T17:42:00Z">
        <w:r w:rsidR="00D03171">
          <w:rPr>
            <w:rFonts w:hint="eastAsia"/>
          </w:rPr>
          <w:t>次の表</w:t>
        </w:r>
      </w:ins>
      <w:r w:rsidRPr="00795081">
        <w:t>のメソッドが定義されている。</w:t>
      </w:r>
    </w:p>
    <w:p w14:paraId="1E81B9DC" w14:textId="77777777" w:rsidR="001140F8" w:rsidRPr="001E10CA" w:rsidRDefault="001140F8" w:rsidP="00F93119"/>
    <w:p w14:paraId="71C3F1EE" w14:textId="57C4B6BF" w:rsidR="00795081" w:rsidRDefault="00795081" w:rsidP="00F93119">
      <w:pPr>
        <w:pStyle w:val="af5"/>
      </w:pPr>
      <w:bookmarkStart w:id="3652" w:name="_Toc40799285"/>
      <w:r>
        <w:t>[</w:t>
      </w:r>
      <w:del w:id="3653"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59</w:delText>
        </w:r>
        <w:r w:rsidR="00E65728" w:rsidDel="00741612">
          <w:rPr>
            <w:noProof/>
          </w:rPr>
          <w:fldChar w:fldCharType="end"/>
        </w:r>
        <w:r w:rsidDel="00741612">
          <w:rPr>
            <w:rFonts w:hint="eastAsia"/>
          </w:rPr>
          <w:delText xml:space="preserve">　</w:delText>
        </w:r>
      </w:del>
      <w:ins w:id="3654"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62</w:t>
      </w:r>
      <w:ins w:id="3655" w:author="IRK" w:date="2020-03-12T15:07:00Z">
        <w:r w:rsidR="00741612">
          <w:fldChar w:fldCharType="end"/>
        </w:r>
      </w:ins>
      <w:r w:rsidRPr="00795081">
        <w:t xml:space="preserve"> </w:t>
      </w:r>
      <w:r>
        <w:t>InnoRules.Client.Release</w:t>
      </w:r>
      <w:r>
        <w:rPr>
          <w:rFonts w:hint="eastAsia"/>
        </w:rPr>
        <w:t>]</w:t>
      </w:r>
      <w:bookmarkEnd w:id="3652"/>
    </w:p>
    <w:tbl>
      <w:tblPr>
        <w:tblStyle w:val="af4"/>
        <w:tblW w:w="0" w:type="auto"/>
        <w:jc w:val="center"/>
        <w:tblLook w:val="04A0" w:firstRow="1" w:lastRow="0" w:firstColumn="1" w:lastColumn="0" w:noHBand="0" w:noVBand="1"/>
        <w:tblPrChange w:id="3656" w:author="IRK" w:date="2020-04-14T15:46:00Z">
          <w:tblPr>
            <w:tblStyle w:val="af4"/>
            <w:tblW w:w="0" w:type="auto"/>
            <w:tblInd w:w="108" w:type="dxa"/>
            <w:tblLook w:val="04A0" w:firstRow="1" w:lastRow="0" w:firstColumn="1" w:lastColumn="0" w:noHBand="0" w:noVBand="1"/>
          </w:tblPr>
        </w:tblPrChange>
      </w:tblPr>
      <w:tblGrid>
        <w:gridCol w:w="9463"/>
        <w:tblGridChange w:id="3657">
          <w:tblGrid>
            <w:gridCol w:w="9463"/>
          </w:tblGrid>
        </w:tblGridChange>
      </w:tblGrid>
      <w:tr w:rsidR="001140F8" w14:paraId="71EF8FFA" w14:textId="77777777" w:rsidTr="00C054CD">
        <w:trPr>
          <w:jc w:val="center"/>
        </w:trPr>
        <w:tc>
          <w:tcPr>
            <w:tcW w:w="9463" w:type="dxa"/>
            <w:tcPrChange w:id="3658" w:author="IRK" w:date="2020-04-14T15:46:00Z">
              <w:tcPr>
                <w:tcW w:w="9463" w:type="dxa"/>
              </w:tcPr>
            </w:tcPrChange>
          </w:tcPr>
          <w:p w14:paraId="052527F8" w14:textId="77777777" w:rsidR="001140F8" w:rsidRDefault="001140F8">
            <w:pPr>
              <w:pStyle w:val="1b"/>
              <w:pPrChange w:id="3659" w:author="IRK" w:date="2020-04-14T13:50:00Z">
                <w:pPr>
                  <w:pStyle w:val="aff1"/>
                </w:pPr>
              </w:pPrChange>
            </w:pPr>
            <w:r>
              <w:t>1 namespace InnoRules.Client</w:t>
            </w:r>
          </w:p>
          <w:p w14:paraId="7D7B118F" w14:textId="77777777" w:rsidR="001140F8" w:rsidRDefault="001140F8">
            <w:pPr>
              <w:pStyle w:val="1b"/>
              <w:pPrChange w:id="3660" w:author="IRK" w:date="2020-04-14T13:50:00Z">
                <w:pPr>
                  <w:pStyle w:val="aff1"/>
                </w:pPr>
              </w:pPrChange>
            </w:pPr>
            <w:r>
              <w:t>2 {</w:t>
            </w:r>
          </w:p>
          <w:p w14:paraId="755D8B30" w14:textId="77777777" w:rsidR="001140F8" w:rsidRDefault="001140F8">
            <w:pPr>
              <w:pStyle w:val="1b"/>
              <w:pPrChange w:id="3661" w:author="IRK" w:date="2020-04-14T13:50:00Z">
                <w:pPr>
                  <w:pStyle w:val="aff1"/>
                </w:pPr>
              </w:pPrChange>
            </w:pPr>
            <w:r>
              <w:t>3    public class Release</w:t>
            </w:r>
          </w:p>
          <w:p w14:paraId="20B1B48A" w14:textId="77777777" w:rsidR="001140F8" w:rsidRDefault="001140F8">
            <w:pPr>
              <w:pStyle w:val="1b"/>
              <w:pPrChange w:id="3662" w:author="IRK" w:date="2020-04-14T13:50:00Z">
                <w:pPr>
                  <w:pStyle w:val="aff1"/>
                </w:pPr>
              </w:pPrChange>
            </w:pPr>
            <w:r>
              <w:t>4    {</w:t>
            </w:r>
          </w:p>
          <w:p w14:paraId="5C67CE99" w14:textId="77777777" w:rsidR="001140F8" w:rsidRDefault="001140F8">
            <w:pPr>
              <w:pStyle w:val="1b"/>
              <w:pPrChange w:id="3663" w:author="IRK" w:date="2020-04-14T13:50:00Z">
                <w:pPr>
                  <w:pStyle w:val="aff1"/>
                </w:pPr>
              </w:pPrChange>
            </w:pPr>
            <w:r>
              <w:t>5       public static String GetReleaseInfo()</w:t>
            </w:r>
          </w:p>
          <w:p w14:paraId="156DB3D4" w14:textId="77777777" w:rsidR="001140F8" w:rsidRDefault="001140F8">
            <w:pPr>
              <w:pStyle w:val="1b"/>
              <w:pPrChange w:id="3664" w:author="IRK" w:date="2020-04-14T13:50:00Z">
                <w:pPr>
                  <w:pStyle w:val="aff1"/>
                </w:pPr>
              </w:pPrChange>
            </w:pPr>
            <w:r>
              <w:t>6    }</w:t>
            </w:r>
          </w:p>
          <w:p w14:paraId="2C98833D" w14:textId="77777777" w:rsidR="001140F8" w:rsidRDefault="001140F8">
            <w:pPr>
              <w:pStyle w:val="1b"/>
              <w:pPrChange w:id="3665" w:author="IRK" w:date="2020-04-14T13:50:00Z">
                <w:pPr>
                  <w:pStyle w:val="aff1"/>
                </w:pPr>
              </w:pPrChange>
            </w:pPr>
            <w:r>
              <w:t>7 }</w:t>
            </w:r>
          </w:p>
        </w:tc>
      </w:tr>
    </w:tbl>
    <w:p w14:paraId="0E735B57" w14:textId="77777777" w:rsidR="001140F8" w:rsidRPr="00567C13" w:rsidRDefault="001140F8" w:rsidP="00F93119"/>
    <w:p w14:paraId="7A83D345" w14:textId="77777777" w:rsidR="001140F8" w:rsidRPr="00FA3033" w:rsidRDefault="001140F8" w:rsidP="00F93119">
      <w:r>
        <w:t>public static String GetReleaseInfo()</w:t>
      </w:r>
    </w:p>
    <w:p w14:paraId="2E4D06E3" w14:textId="77777777" w:rsidR="001140F8" w:rsidRDefault="001140F8" w:rsidP="00F93119">
      <w:r>
        <w:t>バージョン情報を照会する。</w:t>
      </w:r>
    </w:p>
    <w:p w14:paraId="5C0E0004" w14:textId="77777777" w:rsidR="001140F8" w:rsidRDefault="001140F8" w:rsidP="00F93119"/>
    <w:p w14:paraId="20237338" w14:textId="77777777" w:rsidR="001140F8" w:rsidRDefault="001140F8" w:rsidP="00F93119">
      <w:pPr>
        <w:pStyle w:val="22"/>
      </w:pPr>
      <w:bookmarkStart w:id="3666" w:name="_Toc426449636"/>
      <w:bookmarkStart w:id="3667" w:name="_Toc426449732"/>
      <w:bookmarkStart w:id="3668" w:name="_Toc434858917"/>
      <w:bookmarkStart w:id="3669" w:name="_Ref34987812"/>
      <w:bookmarkStart w:id="3670" w:name="_Ref34987814"/>
      <w:bookmarkStart w:id="3671" w:name="_Toc34988293"/>
      <w:bookmarkStart w:id="3672" w:name="_Toc40799137"/>
      <w:r>
        <w:t>ルールサービス呼び出し</w:t>
      </w:r>
      <w:r>
        <w:t>API</w:t>
      </w:r>
      <w:bookmarkEnd w:id="3666"/>
      <w:bookmarkEnd w:id="3667"/>
      <w:bookmarkEnd w:id="3668"/>
      <w:bookmarkEnd w:id="3669"/>
      <w:bookmarkEnd w:id="3670"/>
      <w:bookmarkEnd w:id="3671"/>
      <w:bookmarkEnd w:id="3672"/>
    </w:p>
    <w:p w14:paraId="0B07F60D" w14:textId="77777777" w:rsidR="001140F8" w:rsidRDefault="001140F8" w:rsidP="00F93119">
      <w:pPr>
        <w:pStyle w:val="32"/>
      </w:pPr>
      <w:bookmarkStart w:id="3673" w:name="_Toc426449637"/>
      <w:bookmarkStart w:id="3674" w:name="_Toc426449733"/>
      <w:bookmarkStart w:id="3675" w:name="_Toc434858918"/>
      <w:bookmarkStart w:id="3676" w:name="_Toc34988294"/>
      <w:bookmarkStart w:id="3677" w:name="_Toc40799138"/>
      <w:r w:rsidRPr="00795081">
        <w:t>ルールインタフェース</w:t>
      </w:r>
      <w:r>
        <w:t>の取得</w:t>
      </w:r>
      <w:bookmarkEnd w:id="3673"/>
      <w:bookmarkEnd w:id="3674"/>
      <w:bookmarkEnd w:id="3675"/>
      <w:bookmarkEnd w:id="3676"/>
      <w:bookmarkEnd w:id="3677"/>
    </w:p>
    <w:p w14:paraId="4B7707DF" w14:textId="322B3F47" w:rsidR="001140F8" w:rsidRPr="00795081" w:rsidRDefault="001140F8" w:rsidP="00F93119">
      <w:r w:rsidRPr="00795081">
        <w:t>ルールサービスは、ルールインタフェース</w:t>
      </w:r>
      <w:r w:rsidRPr="00795081">
        <w:t>(Rule Interface)</w:t>
      </w:r>
      <w:r w:rsidRPr="00795081">
        <w:t>と呼ばれるルール</w:t>
      </w:r>
      <w:r w:rsidR="00D925D3">
        <w:rPr>
          <w:rFonts w:hint="eastAsia"/>
        </w:rPr>
        <w:t>エンジン</w:t>
      </w:r>
      <w:r w:rsidRPr="00795081">
        <w:t>プロキシオブジェクトを利用して呼び出す。アプリケーションは、実行環境内に構成されているルールインタフェースクラスタからルールインタフェースを取得してルールサービスを呼び出す。ルールインタフェースクラスタは、ルールインタフェースクラスタマネージャから取得できる。ルールインタフェースクラスタマネージャは、複数のルールインタフェースクラスタを管理する。各クラスタには名前が</w:t>
      </w:r>
      <w:r w:rsidRPr="00795081">
        <w:rPr>
          <w:rFonts w:hint="eastAsia"/>
        </w:rPr>
        <w:t>設定されており</w:t>
      </w:r>
      <w:r w:rsidRPr="00795081">
        <w:t>、この名前を利用してクラスタマネージャからクラスタを検索できる。</w:t>
      </w:r>
    </w:p>
    <w:p w14:paraId="3075C3DD" w14:textId="77777777" w:rsidR="001140F8" w:rsidRPr="00795081" w:rsidRDefault="001140F8" w:rsidP="00F93119"/>
    <w:p w14:paraId="30E7C48F" w14:textId="1823F45F" w:rsidR="001140F8" w:rsidRPr="00795081" w:rsidRDefault="001140F8" w:rsidP="00F93119">
      <w:r w:rsidRPr="001F63E4">
        <w:t>InnoRules.RulesClient.ClusterManager</w:t>
      </w:r>
      <w:r w:rsidRPr="001F63E4">
        <w:t>クラスは、ルールインタフェースクラスタマネージャを表現するクラスである。</w:t>
      </w:r>
      <w:del w:id="3678" w:author="IRK" w:date="2020-03-12T17:43:00Z">
        <w:r w:rsidRPr="001F63E4" w:rsidDel="00D03171">
          <w:delText>表</w:delText>
        </w:r>
        <w:r w:rsidR="00422841" w:rsidDel="00D03171">
          <w:rPr>
            <w:rFonts w:hint="eastAsia"/>
          </w:rPr>
          <w:delText>60</w:delText>
        </w:r>
      </w:del>
      <w:ins w:id="3679" w:author="IRK" w:date="2020-03-12T17:43:00Z">
        <w:r w:rsidR="00D03171">
          <w:rPr>
            <w:rFonts w:hint="eastAsia"/>
          </w:rPr>
          <w:t>次の表は</w:t>
        </w:r>
      </w:ins>
      <w:r w:rsidRPr="001F63E4">
        <w:t>ClusterManager</w:t>
      </w:r>
      <w:r w:rsidRPr="001F63E4">
        <w:t>クラス</w:t>
      </w:r>
      <w:r w:rsidRPr="00795081">
        <w:t>の一部のメソッドを</w:t>
      </w:r>
      <w:r w:rsidR="00CC590F">
        <w:t>示す</w:t>
      </w:r>
      <w:r w:rsidRPr="00795081">
        <w:t>。</w:t>
      </w:r>
    </w:p>
    <w:p w14:paraId="466C8288" w14:textId="77777777" w:rsidR="001140F8" w:rsidRPr="004153CC" w:rsidRDefault="001140F8" w:rsidP="00F93119"/>
    <w:p w14:paraId="4BD87A6A" w14:textId="7CBF0477" w:rsidR="00795081" w:rsidRDefault="00795081" w:rsidP="00F93119">
      <w:pPr>
        <w:pStyle w:val="af5"/>
      </w:pPr>
      <w:bookmarkStart w:id="3680" w:name="_Toc40799286"/>
      <w:r>
        <w:t>[</w:t>
      </w:r>
      <w:del w:id="3681"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60</w:delText>
        </w:r>
        <w:r w:rsidR="00E65728" w:rsidDel="00741612">
          <w:rPr>
            <w:noProof/>
          </w:rPr>
          <w:fldChar w:fldCharType="end"/>
        </w:r>
        <w:r w:rsidDel="00741612">
          <w:rPr>
            <w:rFonts w:hint="eastAsia"/>
          </w:rPr>
          <w:delText xml:space="preserve">　</w:delText>
        </w:r>
      </w:del>
      <w:ins w:id="3682"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63</w:t>
      </w:r>
      <w:ins w:id="3683" w:author="IRK" w:date="2020-03-12T15:07:00Z">
        <w:r w:rsidR="00741612">
          <w:fldChar w:fldCharType="end"/>
        </w:r>
      </w:ins>
      <w:r w:rsidRPr="00795081">
        <w:rPr>
          <w:noProof/>
        </w:rPr>
        <w:t xml:space="preserve"> </w:t>
      </w:r>
      <w:r>
        <w:rPr>
          <w:noProof/>
        </w:rPr>
        <w:t>InnoRules.RulesClient.ClusterManager</w:t>
      </w:r>
      <w:r>
        <w:rPr>
          <w:rFonts w:hint="eastAsia"/>
          <w:noProof/>
        </w:rPr>
        <w:t>]</w:t>
      </w:r>
      <w:bookmarkEnd w:id="3680"/>
    </w:p>
    <w:tbl>
      <w:tblPr>
        <w:tblStyle w:val="af4"/>
        <w:tblW w:w="0" w:type="auto"/>
        <w:jc w:val="center"/>
        <w:tblLook w:val="04A0" w:firstRow="1" w:lastRow="0" w:firstColumn="1" w:lastColumn="0" w:noHBand="0" w:noVBand="1"/>
        <w:tblPrChange w:id="3684" w:author="IRK" w:date="2020-04-14T15:47:00Z">
          <w:tblPr>
            <w:tblStyle w:val="af4"/>
            <w:tblW w:w="0" w:type="auto"/>
            <w:tblInd w:w="108" w:type="dxa"/>
            <w:tblLook w:val="04A0" w:firstRow="1" w:lastRow="0" w:firstColumn="1" w:lastColumn="0" w:noHBand="0" w:noVBand="1"/>
          </w:tblPr>
        </w:tblPrChange>
      </w:tblPr>
      <w:tblGrid>
        <w:gridCol w:w="9463"/>
        <w:tblGridChange w:id="3685">
          <w:tblGrid>
            <w:gridCol w:w="9463"/>
          </w:tblGrid>
        </w:tblGridChange>
      </w:tblGrid>
      <w:tr w:rsidR="001140F8" w14:paraId="26F52C1A" w14:textId="77777777" w:rsidTr="00C054CD">
        <w:trPr>
          <w:jc w:val="center"/>
        </w:trPr>
        <w:tc>
          <w:tcPr>
            <w:tcW w:w="9463" w:type="dxa"/>
            <w:tcPrChange w:id="3686" w:author="IRK" w:date="2020-04-14T15:47:00Z">
              <w:tcPr>
                <w:tcW w:w="9463" w:type="dxa"/>
              </w:tcPr>
            </w:tcPrChange>
          </w:tcPr>
          <w:p w14:paraId="4ADD1AA2" w14:textId="77777777" w:rsidR="001140F8" w:rsidRDefault="001140F8">
            <w:pPr>
              <w:pStyle w:val="1b"/>
              <w:pPrChange w:id="3687" w:author="IRK" w:date="2020-04-14T13:50:00Z">
                <w:pPr>
                  <w:pStyle w:val="aff1"/>
                </w:pPr>
              </w:pPrChange>
            </w:pPr>
            <w:r>
              <w:t>1 namespace.InnoRules.RulesClient</w:t>
            </w:r>
          </w:p>
          <w:p w14:paraId="1F53A8CC" w14:textId="77777777" w:rsidR="001140F8" w:rsidRDefault="001140F8">
            <w:pPr>
              <w:pStyle w:val="1b"/>
              <w:pPrChange w:id="3688" w:author="IRK" w:date="2020-04-14T13:50:00Z">
                <w:pPr>
                  <w:pStyle w:val="aff1"/>
                </w:pPr>
              </w:pPrChange>
            </w:pPr>
            <w:r>
              <w:t>2 {</w:t>
            </w:r>
          </w:p>
          <w:p w14:paraId="677F5BD2" w14:textId="77777777" w:rsidR="001140F8" w:rsidRDefault="001140F8">
            <w:pPr>
              <w:pStyle w:val="1b"/>
              <w:pPrChange w:id="3689" w:author="IRK" w:date="2020-04-14T13:50:00Z">
                <w:pPr>
                  <w:pStyle w:val="aff1"/>
                </w:pPr>
              </w:pPrChange>
            </w:pPr>
            <w:r>
              <w:t>3     public class ClusterManager</w:t>
            </w:r>
          </w:p>
          <w:p w14:paraId="1BF26C98" w14:textId="77777777" w:rsidR="001140F8" w:rsidRDefault="001140F8">
            <w:pPr>
              <w:pStyle w:val="1b"/>
              <w:pPrChange w:id="3690" w:author="IRK" w:date="2020-04-14T13:50:00Z">
                <w:pPr>
                  <w:pStyle w:val="aff1"/>
                </w:pPr>
              </w:pPrChange>
            </w:pPr>
            <w:r>
              <w:t>4     {</w:t>
            </w:r>
          </w:p>
          <w:p w14:paraId="3E3CCCE0" w14:textId="77777777" w:rsidR="001140F8" w:rsidRDefault="001140F8">
            <w:pPr>
              <w:pStyle w:val="1b"/>
              <w:pPrChange w:id="3691" w:author="IRK" w:date="2020-04-14T13:50:00Z">
                <w:pPr>
                  <w:pStyle w:val="aff1"/>
                </w:pPr>
              </w:pPrChange>
            </w:pPr>
            <w:r>
              <w:t>5         public static InterfaceCluster Get( String clusterName ) ;</w:t>
            </w:r>
          </w:p>
          <w:p w14:paraId="3D8C760E" w14:textId="77777777" w:rsidR="001140F8" w:rsidRDefault="001140F8">
            <w:pPr>
              <w:pStyle w:val="1b"/>
              <w:pPrChange w:id="3692" w:author="IRK" w:date="2020-04-14T13:50:00Z">
                <w:pPr>
                  <w:pStyle w:val="aff1"/>
                </w:pPr>
              </w:pPrChange>
            </w:pPr>
            <w:r>
              <w:t>6         public static InterfaceCluster Get() ;</w:t>
            </w:r>
          </w:p>
          <w:p w14:paraId="5099D844" w14:textId="77777777" w:rsidR="001140F8" w:rsidRDefault="001140F8">
            <w:pPr>
              <w:pStyle w:val="1b"/>
              <w:pPrChange w:id="3693" w:author="IRK" w:date="2020-04-14T13:50:00Z">
                <w:pPr>
                  <w:pStyle w:val="aff1"/>
                </w:pPr>
              </w:pPrChange>
            </w:pPr>
            <w:r>
              <w:t>7     …</w:t>
            </w:r>
          </w:p>
          <w:p w14:paraId="390A9919" w14:textId="77777777" w:rsidR="001140F8" w:rsidRDefault="001140F8">
            <w:pPr>
              <w:pStyle w:val="1b"/>
              <w:pPrChange w:id="3694" w:author="IRK" w:date="2020-04-14T13:50:00Z">
                <w:pPr>
                  <w:pStyle w:val="aff1"/>
                </w:pPr>
              </w:pPrChange>
            </w:pPr>
            <w:r>
              <w:t>8     }</w:t>
            </w:r>
          </w:p>
          <w:p w14:paraId="66A0193D" w14:textId="77777777" w:rsidR="001140F8" w:rsidRDefault="001140F8">
            <w:pPr>
              <w:pStyle w:val="1b"/>
              <w:pPrChange w:id="3695" w:author="IRK" w:date="2020-04-14T13:50:00Z">
                <w:pPr>
                  <w:pStyle w:val="aff1"/>
                </w:pPr>
              </w:pPrChange>
            </w:pPr>
            <w:r>
              <w:t>9 }</w:t>
            </w:r>
          </w:p>
        </w:tc>
      </w:tr>
    </w:tbl>
    <w:p w14:paraId="26A9AD59" w14:textId="77777777" w:rsidR="001140F8" w:rsidRDefault="001140F8" w:rsidP="00F93119">
      <w:pPr>
        <w:rPr>
          <w:rStyle w:val="aff2"/>
        </w:rPr>
      </w:pPr>
    </w:p>
    <w:p w14:paraId="566C093F" w14:textId="77777777" w:rsidR="001140F8" w:rsidRPr="005A0DFA" w:rsidRDefault="001140F8" w:rsidP="00F93119">
      <w:r w:rsidRPr="001F63E4">
        <w:t>ClusterManager</w:t>
      </w:r>
      <w:r w:rsidRPr="001F63E4">
        <w:t>クラスには、ルールインタフェースクラスタを提供する</w:t>
      </w:r>
      <w:r w:rsidRPr="001F63E4">
        <w:t>2</w:t>
      </w:r>
      <w:r w:rsidRPr="001F63E4">
        <w:t>つの</w:t>
      </w:r>
      <w:r w:rsidRPr="001F63E4">
        <w:t>Get</w:t>
      </w:r>
      <w:r w:rsidRPr="001F63E4">
        <w:t>メソッドがある。ルールインタフェースクラスタは、</w:t>
      </w:r>
      <w:r w:rsidRPr="001F63E4">
        <w:t>InnoRules.RulesClient.InterfaceCluster</w:t>
      </w:r>
      <w:r w:rsidRPr="001F63E4">
        <w:t>インタフェース</w:t>
      </w:r>
      <w:r w:rsidRPr="005A0DFA">
        <w:t>で表現される。</w:t>
      </w:r>
    </w:p>
    <w:p w14:paraId="09AB8E88" w14:textId="77777777" w:rsidR="001140F8" w:rsidRPr="005A0DFA" w:rsidRDefault="001140F8" w:rsidP="00F93119"/>
    <w:p w14:paraId="1587A650" w14:textId="77777777" w:rsidR="001140F8" w:rsidRPr="005A0DFA" w:rsidRDefault="001140F8" w:rsidP="00F93119">
      <w:r w:rsidRPr="005A0DFA">
        <w:t>最初のメソッドはクラスタの名前をパラメータとして受け取り、この名前を持つクラスタを返す。指定された名前のクラスタが存在しない場合は、</w:t>
      </w:r>
      <w:r w:rsidRPr="001F63E4">
        <w:t>RulesException</w:t>
      </w:r>
      <w:r w:rsidRPr="001F63E4">
        <w:t>を</w:t>
      </w:r>
      <w:r w:rsidRPr="001F63E4">
        <w:rPr>
          <w:rFonts w:hint="eastAsia"/>
        </w:rPr>
        <w:t>投げる</w:t>
      </w:r>
      <w:r w:rsidRPr="001F63E4">
        <w:t>。</w:t>
      </w:r>
      <w:r w:rsidRPr="001F63E4">
        <w:t>2</w:t>
      </w:r>
      <w:r w:rsidRPr="001F63E4">
        <w:t>番目のメソッドはパラメータを受け取らないメソッドで、</w:t>
      </w:r>
      <w:r w:rsidRPr="001F63E4">
        <w:t>“rulesclient”</w:t>
      </w:r>
      <w:r w:rsidRPr="001F63E4">
        <w:t>という名前のルールインタフェースクラスタを返す。</w:t>
      </w:r>
      <w:r w:rsidRPr="001F63E4">
        <w:t>“rulesclient”</w:t>
      </w:r>
      <w:r w:rsidRPr="001F63E4">
        <w:t>は、基本ルールインタフェースクラスタの名前である。このメソッドは、名前が</w:t>
      </w:r>
      <w:r w:rsidRPr="001F63E4">
        <w:t>“rulesclient”</w:t>
      </w:r>
      <w:r w:rsidRPr="001F63E4">
        <w:t>であるルールインタフェースクラスタがマネージャに登録されていない場合、</w:t>
      </w:r>
      <w:r w:rsidRPr="001F63E4">
        <w:t>RulesException</w:t>
      </w:r>
      <w:r w:rsidRPr="005A0DFA">
        <w:t>を</w:t>
      </w:r>
      <w:r w:rsidRPr="005A0DFA">
        <w:rPr>
          <w:rFonts w:hint="eastAsia"/>
        </w:rPr>
        <w:t>投げる</w:t>
      </w:r>
      <w:r w:rsidRPr="005A0DFA">
        <w:t>。</w:t>
      </w:r>
    </w:p>
    <w:p w14:paraId="100419AA" w14:textId="77777777" w:rsidR="001140F8" w:rsidRPr="005A0DFA" w:rsidRDefault="001140F8" w:rsidP="00F93119"/>
    <w:p w14:paraId="085956FE" w14:textId="5E7746B5" w:rsidR="001140F8" w:rsidRPr="005A0DFA" w:rsidRDefault="001140F8" w:rsidP="00F93119">
      <w:del w:id="3696" w:author="IRK" w:date="2020-03-12T17:43:00Z">
        <w:r w:rsidRPr="005A0DFA" w:rsidDel="00D03171">
          <w:delText>表</w:delText>
        </w:r>
        <w:r w:rsidR="00422841" w:rsidDel="00D03171">
          <w:rPr>
            <w:rFonts w:hint="eastAsia"/>
          </w:rPr>
          <w:delText>61</w:delText>
        </w:r>
      </w:del>
      <w:ins w:id="3697" w:author="IRK" w:date="2020-03-12T17:43:00Z">
        <w:r w:rsidR="00D03171">
          <w:rPr>
            <w:rFonts w:hint="eastAsia"/>
          </w:rPr>
          <w:t>次の表</w:t>
        </w:r>
      </w:ins>
      <w:r w:rsidRPr="005A0DFA">
        <w:t>は</w:t>
      </w:r>
      <w:r w:rsidRPr="001F63E4">
        <w:t>、</w:t>
      </w:r>
      <w:r w:rsidRPr="001F63E4">
        <w:t>InterfaceCluster</w:t>
      </w:r>
      <w:r w:rsidRPr="005A0DFA">
        <w:t>クラスの一部のメソッドを</w:t>
      </w:r>
      <w:r w:rsidR="00CC590F">
        <w:t>示す</w:t>
      </w:r>
      <w:r w:rsidRPr="005A0DFA">
        <w:t>。</w:t>
      </w:r>
    </w:p>
    <w:p w14:paraId="666B05A5" w14:textId="77777777" w:rsidR="001140F8" w:rsidRDefault="001140F8" w:rsidP="00F93119"/>
    <w:p w14:paraId="32C46DB3" w14:textId="6AB04969" w:rsidR="005A0DFA" w:rsidRDefault="005A0DFA" w:rsidP="00F93119">
      <w:pPr>
        <w:pStyle w:val="af5"/>
      </w:pPr>
      <w:bookmarkStart w:id="3698" w:name="_Toc40799287"/>
      <w:r>
        <w:t>[</w:t>
      </w:r>
      <w:del w:id="3699"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61</w:delText>
        </w:r>
        <w:r w:rsidR="00E65728" w:rsidDel="00741612">
          <w:rPr>
            <w:noProof/>
          </w:rPr>
          <w:fldChar w:fldCharType="end"/>
        </w:r>
        <w:r w:rsidDel="00741612">
          <w:rPr>
            <w:rFonts w:hint="eastAsia"/>
          </w:rPr>
          <w:delText xml:space="preserve">　</w:delText>
        </w:r>
      </w:del>
      <w:ins w:id="3700"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64</w:t>
      </w:r>
      <w:ins w:id="3701" w:author="IRK" w:date="2020-03-12T15:07:00Z">
        <w:r w:rsidR="00741612">
          <w:fldChar w:fldCharType="end"/>
        </w:r>
      </w:ins>
      <w:r w:rsidRPr="005A0DFA">
        <w:rPr>
          <w:noProof/>
        </w:rPr>
        <w:t xml:space="preserve"> </w:t>
      </w:r>
      <w:r>
        <w:rPr>
          <w:noProof/>
        </w:rPr>
        <w:t>InnoRules.RulesClient.InterfaceCluster</w:t>
      </w:r>
      <w:r>
        <w:rPr>
          <w:rFonts w:hint="eastAsia"/>
          <w:noProof/>
        </w:rPr>
        <w:t>]</w:t>
      </w:r>
      <w:bookmarkEnd w:id="3698"/>
    </w:p>
    <w:tbl>
      <w:tblPr>
        <w:tblStyle w:val="af4"/>
        <w:tblW w:w="0" w:type="auto"/>
        <w:jc w:val="center"/>
        <w:tblLook w:val="04A0" w:firstRow="1" w:lastRow="0" w:firstColumn="1" w:lastColumn="0" w:noHBand="0" w:noVBand="1"/>
        <w:tblPrChange w:id="3702" w:author="IRK" w:date="2020-04-14T15:47:00Z">
          <w:tblPr>
            <w:tblStyle w:val="af4"/>
            <w:tblW w:w="0" w:type="auto"/>
            <w:tblInd w:w="108" w:type="dxa"/>
            <w:tblLook w:val="04A0" w:firstRow="1" w:lastRow="0" w:firstColumn="1" w:lastColumn="0" w:noHBand="0" w:noVBand="1"/>
          </w:tblPr>
        </w:tblPrChange>
      </w:tblPr>
      <w:tblGrid>
        <w:gridCol w:w="9463"/>
        <w:tblGridChange w:id="3703">
          <w:tblGrid>
            <w:gridCol w:w="9463"/>
          </w:tblGrid>
        </w:tblGridChange>
      </w:tblGrid>
      <w:tr w:rsidR="001140F8" w14:paraId="227E9858" w14:textId="77777777" w:rsidTr="00C054CD">
        <w:trPr>
          <w:jc w:val="center"/>
        </w:trPr>
        <w:tc>
          <w:tcPr>
            <w:tcW w:w="9463" w:type="dxa"/>
            <w:tcPrChange w:id="3704" w:author="IRK" w:date="2020-04-14T15:47:00Z">
              <w:tcPr>
                <w:tcW w:w="9463" w:type="dxa"/>
              </w:tcPr>
            </w:tcPrChange>
          </w:tcPr>
          <w:p w14:paraId="34B12EF0" w14:textId="77777777" w:rsidR="001140F8" w:rsidRDefault="001140F8">
            <w:pPr>
              <w:pStyle w:val="1b"/>
              <w:pPrChange w:id="3705" w:author="IRK" w:date="2020-04-14T13:50:00Z">
                <w:pPr>
                  <w:pStyle w:val="aff1"/>
                </w:pPr>
              </w:pPrChange>
            </w:pPr>
            <w:r>
              <w:t>1 namespace.InnoRules.RulesClient</w:t>
            </w:r>
          </w:p>
          <w:p w14:paraId="0C628EE6" w14:textId="77777777" w:rsidR="001140F8" w:rsidRDefault="001140F8">
            <w:pPr>
              <w:pStyle w:val="1b"/>
              <w:pPrChange w:id="3706" w:author="IRK" w:date="2020-04-14T13:50:00Z">
                <w:pPr>
                  <w:pStyle w:val="aff1"/>
                </w:pPr>
              </w:pPrChange>
            </w:pPr>
            <w:r>
              <w:t>2 {</w:t>
            </w:r>
          </w:p>
          <w:p w14:paraId="3C10BBA3" w14:textId="77777777" w:rsidR="001140F8" w:rsidRDefault="001140F8">
            <w:pPr>
              <w:pStyle w:val="1b"/>
              <w:pPrChange w:id="3707" w:author="IRK" w:date="2020-04-14T13:50:00Z">
                <w:pPr>
                  <w:pStyle w:val="aff1"/>
                </w:pPr>
              </w:pPrChange>
            </w:pPr>
            <w:r>
              <w:t>3     public interface InterfaceCluster</w:t>
            </w:r>
          </w:p>
          <w:p w14:paraId="68FB2AE3" w14:textId="77777777" w:rsidR="001140F8" w:rsidRDefault="001140F8">
            <w:pPr>
              <w:pStyle w:val="1b"/>
              <w:pPrChange w:id="3708" w:author="IRK" w:date="2020-04-14T13:50:00Z">
                <w:pPr>
                  <w:pStyle w:val="aff1"/>
                </w:pPr>
              </w:pPrChange>
            </w:pPr>
            <w:r>
              <w:t>4     {</w:t>
            </w:r>
          </w:p>
          <w:p w14:paraId="06A93C08" w14:textId="77777777" w:rsidR="001140F8" w:rsidRDefault="001140F8">
            <w:pPr>
              <w:pStyle w:val="1b"/>
              <w:pPrChange w:id="3709" w:author="IRK" w:date="2020-04-14T13:50:00Z">
                <w:pPr>
                  <w:pStyle w:val="aff1"/>
                </w:pPr>
              </w:pPrChange>
            </w:pPr>
            <w:r>
              <w:t>5         RuleInterface GetInterface() ;</w:t>
            </w:r>
          </w:p>
          <w:p w14:paraId="2570B229" w14:textId="77777777" w:rsidR="001140F8" w:rsidRDefault="001140F8">
            <w:pPr>
              <w:pStyle w:val="1b"/>
              <w:pPrChange w:id="3710" w:author="IRK" w:date="2020-04-14T13:50:00Z">
                <w:pPr>
                  <w:pStyle w:val="aff1"/>
                </w:pPr>
              </w:pPrChange>
            </w:pPr>
            <w:r>
              <w:t>6         String GetName();</w:t>
            </w:r>
          </w:p>
          <w:p w14:paraId="6F6F8BA9" w14:textId="77777777" w:rsidR="001140F8" w:rsidRDefault="001140F8">
            <w:pPr>
              <w:pStyle w:val="1b"/>
              <w:pPrChange w:id="3711" w:author="IRK" w:date="2020-04-14T13:50:00Z">
                <w:pPr>
                  <w:pStyle w:val="aff1"/>
                </w:pPr>
              </w:pPrChange>
            </w:pPr>
            <w:r>
              <w:t>7     …</w:t>
            </w:r>
          </w:p>
          <w:p w14:paraId="254DB826" w14:textId="77777777" w:rsidR="001140F8" w:rsidRDefault="001140F8">
            <w:pPr>
              <w:pStyle w:val="1b"/>
              <w:pPrChange w:id="3712" w:author="IRK" w:date="2020-04-14T13:50:00Z">
                <w:pPr>
                  <w:pStyle w:val="aff1"/>
                </w:pPr>
              </w:pPrChange>
            </w:pPr>
            <w:r>
              <w:t>8     }</w:t>
            </w:r>
          </w:p>
          <w:p w14:paraId="319E570F" w14:textId="77777777" w:rsidR="001140F8" w:rsidRDefault="001140F8">
            <w:pPr>
              <w:pStyle w:val="1b"/>
              <w:pPrChange w:id="3713" w:author="IRK" w:date="2020-04-14T13:50:00Z">
                <w:pPr>
                  <w:pStyle w:val="aff1"/>
                </w:pPr>
              </w:pPrChange>
            </w:pPr>
            <w:r>
              <w:t>9 }</w:t>
            </w:r>
          </w:p>
        </w:tc>
      </w:tr>
    </w:tbl>
    <w:p w14:paraId="6DA71CCA" w14:textId="77777777" w:rsidR="001140F8" w:rsidRPr="005A0DFA" w:rsidRDefault="001140F8" w:rsidP="00F93119">
      <w:pPr>
        <w:rPr>
          <w:rStyle w:val="aff2"/>
          <w:rFonts w:ascii="ＭＳ Ｐゴシック" w:eastAsia="ＭＳ Ｐゴシック" w:hAnsi="ＭＳ Ｐゴシック"/>
          <w:sz w:val="20"/>
          <w:szCs w:val="20"/>
        </w:rPr>
      </w:pPr>
    </w:p>
    <w:p w14:paraId="3F0873C2" w14:textId="6AC8FA8F" w:rsidR="001140F8" w:rsidRPr="005A0DFA" w:rsidRDefault="001140F8" w:rsidP="00F93119">
      <w:r w:rsidRPr="00550A96">
        <w:t>GetInterface</w:t>
      </w:r>
      <w:r w:rsidRPr="00550A96">
        <w:t>は、ルールインタフェースクラスタからルールインタフェースを</w:t>
      </w:r>
      <w:r w:rsidR="00D925D3">
        <w:rPr>
          <w:rFonts w:hint="eastAsia"/>
        </w:rPr>
        <w:t>取得</w:t>
      </w:r>
      <w:r w:rsidRPr="00550A96">
        <w:t>するメソッドである。</w:t>
      </w:r>
      <w:r w:rsidRPr="00550A96">
        <w:t>InnoRules.RulesClient.RuleInterface</w:t>
      </w:r>
      <w:r w:rsidRPr="00550A96">
        <w:t>は、ルールインタフェースを表すインタフェースである。取得した</w:t>
      </w:r>
      <w:r w:rsidRPr="00550A96">
        <w:t>RuleInterface</w:t>
      </w:r>
      <w:r w:rsidRPr="00550A96">
        <w:t>オブジェクトは、使用</w:t>
      </w:r>
      <w:r w:rsidRPr="00550A96">
        <w:rPr>
          <w:rFonts w:hint="eastAsia"/>
        </w:rPr>
        <w:t>終了</w:t>
      </w:r>
      <w:r w:rsidRPr="00550A96">
        <w:t>後、</w:t>
      </w:r>
      <w:r w:rsidRPr="00550A96">
        <w:t>RuleInterface.Close()</w:t>
      </w:r>
      <w:r w:rsidRPr="00550A96">
        <w:t>メソッドを呼び出してルールインタフェースクラスタに返される必要がある。ルールインタフェースクラスタから</w:t>
      </w:r>
      <w:r w:rsidR="00D925D3">
        <w:rPr>
          <w:rFonts w:hint="eastAsia"/>
        </w:rPr>
        <w:t>取得</w:t>
      </w:r>
      <w:r w:rsidRPr="00550A96">
        <w:t>したルールインタフェースを返</w:t>
      </w:r>
      <w:r w:rsidRPr="00550A96">
        <w:rPr>
          <w:rFonts w:hint="eastAsia"/>
        </w:rPr>
        <w:t>さ</w:t>
      </w:r>
      <w:r w:rsidRPr="00550A96">
        <w:t>ない場合、リソースのリーク</w:t>
      </w:r>
      <w:r w:rsidRPr="00550A96">
        <w:rPr>
          <w:rFonts w:hint="eastAsia"/>
        </w:rPr>
        <w:t>の</w:t>
      </w:r>
      <w:r w:rsidRPr="00550A96">
        <w:t>発生</w:t>
      </w:r>
      <w:r w:rsidRPr="00550A96">
        <w:rPr>
          <w:rFonts w:hint="eastAsia"/>
        </w:rPr>
        <w:t>または</w:t>
      </w:r>
      <w:r w:rsidRPr="00550A96">
        <w:t>全体的なアプリケーションの性能が低下することがある。ルールインタフェースクラスタを構成するすべてのルールインタフェースプールから有効なルールインタフェースをアプリケーションに返すことができない</w:t>
      </w:r>
      <w:r w:rsidRPr="00550A96">
        <w:rPr>
          <w:rFonts w:hint="eastAsia"/>
        </w:rPr>
        <w:t>場合</w:t>
      </w:r>
      <w:r w:rsidRPr="00550A96">
        <w:t>、</w:t>
      </w:r>
      <w:r w:rsidRPr="00550A96">
        <w:t>RulesException</w:t>
      </w:r>
      <w:r w:rsidRPr="005A0DFA">
        <w:t>が投げられる。</w:t>
      </w:r>
      <w:r w:rsidRPr="005A0DFA">
        <w:t>TCP/IP</w:t>
      </w:r>
      <w:r w:rsidRPr="005A0DFA">
        <w:t>を利用してリモートのルール</w:t>
      </w:r>
      <w:r w:rsidR="005E0D09">
        <w:rPr>
          <w:rFonts w:hint="eastAsia"/>
        </w:rPr>
        <w:t>エンジン</w:t>
      </w:r>
      <w:r w:rsidRPr="005A0DFA">
        <w:t>に接続できない場合、ルールインタフェースクラスタは有効なルールインタフェースを返すことができない。</w:t>
      </w:r>
    </w:p>
    <w:p w14:paraId="424DB56A" w14:textId="77777777" w:rsidR="001140F8" w:rsidRPr="005A0DFA" w:rsidRDefault="001140F8" w:rsidP="00F93119"/>
    <w:p w14:paraId="3A35787A" w14:textId="77777777" w:rsidR="001140F8" w:rsidRPr="005E0D09" w:rsidRDefault="001140F8" w:rsidP="00F93119">
      <w:pPr>
        <w:rPr>
          <w:rFonts w:eastAsia="SimSun"/>
        </w:rPr>
      </w:pPr>
      <w:r w:rsidRPr="00550A96">
        <w:t>GetName</w:t>
      </w:r>
      <w:r w:rsidRPr="00550A96">
        <w:t>メソッド</w:t>
      </w:r>
      <w:r w:rsidRPr="005A0DFA">
        <w:t>は、このルールインタフェースクラスタの名前を返す。</w:t>
      </w:r>
    </w:p>
    <w:p w14:paraId="305BB969" w14:textId="77777777" w:rsidR="00A7600F" w:rsidRPr="005A0DFA" w:rsidRDefault="00A7600F" w:rsidP="00F93119"/>
    <w:p w14:paraId="6920D928" w14:textId="1E86E005" w:rsidR="001140F8" w:rsidRPr="005A0DFA" w:rsidRDefault="001140F8" w:rsidP="00F93119">
      <w:del w:id="3714" w:author="IRK" w:date="2020-03-12T17:43:00Z">
        <w:r w:rsidRPr="005A0DFA" w:rsidDel="00D03171">
          <w:delText>表</w:delText>
        </w:r>
        <w:r w:rsidR="005A0DFA" w:rsidDel="00D03171">
          <w:rPr>
            <w:rFonts w:hint="eastAsia"/>
          </w:rPr>
          <w:delText>6</w:delText>
        </w:r>
        <w:r w:rsidR="00422841" w:rsidDel="00D03171">
          <w:delText>2</w:delText>
        </w:r>
      </w:del>
      <w:ins w:id="3715" w:author="IRK" w:date="2020-03-12T17:43:00Z">
        <w:r w:rsidR="00D03171">
          <w:rPr>
            <w:rFonts w:hint="eastAsia"/>
          </w:rPr>
          <w:t>次の表</w:t>
        </w:r>
      </w:ins>
      <w:r w:rsidRPr="005A0DFA">
        <w:t>は</w:t>
      </w:r>
      <w:r w:rsidRPr="00550A96">
        <w:t>、</w:t>
      </w:r>
      <w:r w:rsidRPr="00550A96">
        <w:t>“dev”</w:t>
      </w:r>
      <w:r w:rsidRPr="00550A96">
        <w:t>というルールインタフェースクラスタからルールインタフェースを</w:t>
      </w:r>
      <w:r w:rsidR="00D925D3">
        <w:rPr>
          <w:rFonts w:hint="eastAsia"/>
        </w:rPr>
        <w:t>取得</w:t>
      </w:r>
      <w:r w:rsidRPr="00550A96">
        <w:t>し、ルールインタフェースを使用後に</w:t>
      </w:r>
      <w:r w:rsidRPr="00550A96">
        <w:rPr>
          <w:rFonts w:hint="eastAsia"/>
        </w:rPr>
        <w:t>返すソースの例</w:t>
      </w:r>
      <w:r w:rsidRPr="00550A96">
        <w:t>である。例で</w:t>
      </w:r>
      <w:r w:rsidRPr="00550A96">
        <w:rPr>
          <w:rFonts w:hint="eastAsia"/>
        </w:rPr>
        <w:t>は</w:t>
      </w:r>
      <w:r w:rsidRPr="00550A96">
        <w:t>、</w:t>
      </w:r>
      <w:r w:rsidRPr="00550A96">
        <w:t>finally</w:t>
      </w:r>
      <w:r w:rsidRPr="00550A96">
        <w:t>ブロックで</w:t>
      </w:r>
      <w:r w:rsidRPr="00550A96">
        <w:t>RuleInterface.Close()</w:t>
      </w:r>
      <w:r w:rsidRPr="00550A96">
        <w:t>を</w:t>
      </w:r>
      <w:r w:rsidR="00D925D3" w:rsidRPr="00AB2487">
        <w:rPr>
          <w:rFonts w:ascii="ＭＳ Ｐゴシック" w:hAnsi="ＭＳ Ｐゴシック" w:hint="eastAsia"/>
        </w:rPr>
        <w:t>呼び出すことがポイントである</w:t>
      </w:r>
      <w:r w:rsidR="00D925D3">
        <w:rPr>
          <w:rFonts w:ascii="ＭＳ Ｐゴシック" w:hAnsi="ＭＳ Ｐゴシック" w:hint="eastAsia"/>
        </w:rPr>
        <w:t>。</w:t>
      </w:r>
      <w:r w:rsidRPr="00550A96">
        <w:t>RuleInterface</w:t>
      </w:r>
      <w:r w:rsidRPr="00550A96">
        <w:t>のリークを防ぐ方法</w:t>
      </w:r>
      <w:r w:rsidRPr="00550A96">
        <w:rPr>
          <w:rFonts w:hint="eastAsia"/>
        </w:rPr>
        <w:t>として</w:t>
      </w:r>
      <w:r w:rsidRPr="00550A96">
        <w:t>、ルールインタフェースクラスタからルールインタフェースを</w:t>
      </w:r>
      <w:r w:rsidR="004050BA">
        <w:rPr>
          <w:rFonts w:hint="eastAsia"/>
        </w:rPr>
        <w:t>取得</w:t>
      </w:r>
      <w:r w:rsidRPr="00550A96">
        <w:t>した後、</w:t>
      </w:r>
      <w:r w:rsidRPr="00550A96">
        <w:t>try-finally</w:t>
      </w:r>
      <w:r w:rsidRPr="00550A96">
        <w:t>ブロックで</w:t>
      </w:r>
      <w:r w:rsidRPr="00550A96">
        <w:t>RuleInterface.close()</w:t>
      </w:r>
      <w:r w:rsidRPr="00550A96">
        <w:t>を</w:t>
      </w:r>
      <w:r w:rsidRPr="005A0DFA">
        <w:t>呼び出すこ</w:t>
      </w:r>
      <w:r w:rsidRPr="005A0DFA">
        <w:rPr>
          <w:rFonts w:hint="eastAsia"/>
        </w:rPr>
        <w:t>とを推奨する</w:t>
      </w:r>
      <w:r w:rsidRPr="005A0DFA">
        <w:t>。</w:t>
      </w:r>
    </w:p>
    <w:p w14:paraId="2C37C460" w14:textId="77777777" w:rsidR="001140F8" w:rsidRDefault="001140F8" w:rsidP="00F93119"/>
    <w:p w14:paraId="72755F7A" w14:textId="7EB3D280" w:rsidR="005A0DFA" w:rsidRPr="005A0DFA" w:rsidRDefault="005A0DFA" w:rsidP="00F93119">
      <w:pPr>
        <w:pStyle w:val="af5"/>
      </w:pPr>
      <w:bookmarkStart w:id="3716" w:name="_Ref34927478"/>
      <w:bookmarkStart w:id="3717" w:name="_Toc40799288"/>
      <w:r>
        <w:t>[</w:t>
      </w:r>
      <w:del w:id="3718"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62</w:delText>
        </w:r>
        <w:r w:rsidR="00E65728" w:rsidDel="00741612">
          <w:rPr>
            <w:noProof/>
          </w:rPr>
          <w:fldChar w:fldCharType="end"/>
        </w:r>
        <w:r w:rsidDel="00741612">
          <w:rPr>
            <w:rFonts w:hint="eastAsia"/>
          </w:rPr>
          <w:delText xml:space="preserve">　</w:delText>
        </w:r>
      </w:del>
      <w:ins w:id="3719"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65</w:t>
      </w:r>
      <w:ins w:id="3720" w:author="IRK" w:date="2020-03-12T15:07:00Z">
        <w:r w:rsidR="00741612">
          <w:fldChar w:fldCharType="end"/>
        </w:r>
        <w:r w:rsidR="00741612">
          <w:rPr>
            <w:rFonts w:hint="eastAsia"/>
          </w:rPr>
          <w:t xml:space="preserve"> </w:t>
        </w:r>
      </w:ins>
      <w:r>
        <w:t>ルールインタフェースを取得して返すサンプル</w:t>
      </w:r>
      <w:r>
        <w:rPr>
          <w:rFonts w:hint="eastAsia"/>
        </w:rPr>
        <w:t>]</w:t>
      </w:r>
      <w:bookmarkEnd w:id="3716"/>
      <w:bookmarkEnd w:id="3717"/>
    </w:p>
    <w:tbl>
      <w:tblPr>
        <w:tblStyle w:val="af4"/>
        <w:tblW w:w="0" w:type="auto"/>
        <w:jc w:val="center"/>
        <w:tblLook w:val="04A0" w:firstRow="1" w:lastRow="0" w:firstColumn="1" w:lastColumn="0" w:noHBand="0" w:noVBand="1"/>
        <w:tblPrChange w:id="3721" w:author="IRK" w:date="2020-04-14T15:47:00Z">
          <w:tblPr>
            <w:tblStyle w:val="af4"/>
            <w:tblW w:w="0" w:type="auto"/>
            <w:tblInd w:w="108" w:type="dxa"/>
            <w:tblLook w:val="04A0" w:firstRow="1" w:lastRow="0" w:firstColumn="1" w:lastColumn="0" w:noHBand="0" w:noVBand="1"/>
          </w:tblPr>
        </w:tblPrChange>
      </w:tblPr>
      <w:tblGrid>
        <w:gridCol w:w="9463"/>
        <w:tblGridChange w:id="3722">
          <w:tblGrid>
            <w:gridCol w:w="9463"/>
          </w:tblGrid>
        </w:tblGridChange>
      </w:tblGrid>
      <w:tr w:rsidR="001140F8" w14:paraId="5B011240" w14:textId="77777777" w:rsidTr="00C054CD">
        <w:trPr>
          <w:jc w:val="center"/>
        </w:trPr>
        <w:tc>
          <w:tcPr>
            <w:tcW w:w="9463" w:type="dxa"/>
            <w:tcPrChange w:id="3723" w:author="IRK" w:date="2020-04-14T15:47:00Z">
              <w:tcPr>
                <w:tcW w:w="9463" w:type="dxa"/>
              </w:tcPr>
            </w:tcPrChange>
          </w:tcPr>
          <w:p w14:paraId="1BDCCBE6" w14:textId="77777777" w:rsidR="001140F8" w:rsidRPr="004D5845" w:rsidRDefault="001140F8">
            <w:pPr>
              <w:pStyle w:val="1b"/>
              <w:pPrChange w:id="3724" w:author="IRK" w:date="2020-04-14T13:50:00Z">
                <w:pPr>
                  <w:pStyle w:val="aff1"/>
                </w:pPr>
              </w:pPrChange>
            </w:pPr>
            <w:r w:rsidRPr="00E62C48">
              <w:t>1   using InnoRules.Client;</w:t>
            </w:r>
          </w:p>
          <w:p w14:paraId="008704B6" w14:textId="77777777" w:rsidR="001140F8" w:rsidRPr="004D5845" w:rsidRDefault="001140F8">
            <w:pPr>
              <w:pStyle w:val="1b"/>
              <w:pPrChange w:id="3725" w:author="IRK" w:date="2020-04-14T13:50:00Z">
                <w:pPr>
                  <w:pStyle w:val="aff1"/>
                </w:pPr>
              </w:pPrChange>
            </w:pPr>
            <w:r w:rsidRPr="00E62C48">
              <w:t>2   using InnoRules.Tcp;</w:t>
            </w:r>
            <w:del w:id="3726" w:author="IRK" w:date="2020-03-13T10:06:00Z">
              <w:r w:rsidRPr="00E62C48" w:rsidDel="009C1958">
                <w:delText xml:space="preserve"> </w:delText>
              </w:r>
            </w:del>
          </w:p>
          <w:p w14:paraId="56CC5889" w14:textId="297FB3D7" w:rsidR="001140F8" w:rsidRPr="00754B50" w:rsidRDefault="001140F8">
            <w:pPr>
              <w:pStyle w:val="1b"/>
              <w:pPrChange w:id="3727" w:author="IRK" w:date="2020-04-14T13:50:00Z">
                <w:pPr>
                  <w:pStyle w:val="aff1"/>
                </w:pPr>
              </w:pPrChange>
            </w:pPr>
            <w:del w:id="3728" w:author="IRK" w:date="2020-04-14T13:51:00Z">
              <w:r w:rsidDel="00FD41AE">
                <w:delText xml:space="preserve"> </w:delText>
              </w:r>
            </w:del>
            <w:r>
              <w:t>3 …</w:t>
            </w:r>
          </w:p>
          <w:p w14:paraId="786D763B" w14:textId="39157A87" w:rsidR="001140F8" w:rsidRPr="00A26C6C" w:rsidRDefault="001140F8">
            <w:pPr>
              <w:pStyle w:val="1b"/>
              <w:pPrChange w:id="3729" w:author="IRK" w:date="2020-04-14T13:50:00Z">
                <w:pPr>
                  <w:pStyle w:val="aff1"/>
                </w:pPr>
              </w:pPrChange>
            </w:pPr>
            <w:del w:id="3730" w:author="IRK" w:date="2020-04-14T13:51:00Z">
              <w:r w:rsidDel="00FD41AE">
                <w:delText xml:space="preserve"> </w:delText>
              </w:r>
            </w:del>
            <w:r>
              <w:t>4</w:t>
            </w:r>
            <w:del w:id="3731" w:author="IRK" w:date="2020-03-13T10:06:00Z">
              <w:r w:rsidDel="009C1958">
                <w:delText xml:space="preserve"> </w:delText>
              </w:r>
            </w:del>
          </w:p>
          <w:p w14:paraId="1A5DA168" w14:textId="77777777" w:rsidR="001140F8" w:rsidDel="00FD41AE" w:rsidRDefault="001140F8">
            <w:pPr>
              <w:pStyle w:val="1b"/>
              <w:rPr>
                <w:del w:id="3732" w:author="IRK" w:date="2020-04-14T13:51:00Z"/>
              </w:rPr>
              <w:pPrChange w:id="3733" w:author="IRK" w:date="2020-04-14T13:50:00Z">
                <w:pPr>
                  <w:pStyle w:val="aff1"/>
                </w:pPr>
              </w:pPrChange>
            </w:pPr>
            <w:del w:id="3734" w:author="IRK" w:date="2020-04-14T13:51:00Z">
              <w:r w:rsidDel="00FD41AE">
                <w:delText xml:space="preserve"> </w:delText>
              </w:r>
            </w:del>
            <w:r>
              <w:t>5 InterfaceCluster cluster = ClusterManager.Get( "dev" );</w:t>
            </w:r>
          </w:p>
          <w:p w14:paraId="1505E2E2" w14:textId="0FACD9B6" w:rsidR="001140F8" w:rsidRDefault="001140F8">
            <w:pPr>
              <w:pStyle w:val="1b"/>
              <w:pPrChange w:id="3735" w:author="IRK" w:date="2020-04-14T13:50:00Z">
                <w:pPr>
                  <w:pStyle w:val="aff1"/>
                </w:pPr>
              </w:pPrChange>
            </w:pPr>
            <w:del w:id="3736" w:author="IRK" w:date="2020-04-14T13:51:00Z">
              <w:r w:rsidDel="00FD41AE">
                <w:delText xml:space="preserve"> </w:delText>
              </w:r>
            </w:del>
            <w:r>
              <w:t>6 RuleInterface intf = cluster.GetInterface();</w:t>
            </w:r>
          </w:p>
          <w:p w14:paraId="1DDDB240" w14:textId="77777777" w:rsidR="001140F8" w:rsidRDefault="001140F8">
            <w:pPr>
              <w:pStyle w:val="1b"/>
              <w:pPrChange w:id="3737" w:author="IRK" w:date="2020-04-14T13:50:00Z">
                <w:pPr>
                  <w:pStyle w:val="aff1"/>
                </w:pPr>
              </w:pPrChange>
            </w:pPr>
            <w:del w:id="3738" w:author="IRK" w:date="2020-04-14T13:51:00Z">
              <w:r w:rsidDel="00FD41AE">
                <w:delText xml:space="preserve"> </w:delText>
              </w:r>
            </w:del>
            <w:r>
              <w:t>7</w:t>
            </w:r>
            <w:del w:id="3739" w:author="IRK" w:date="2020-03-13T10:06:00Z">
              <w:r w:rsidDel="009C1958">
                <w:delText xml:space="preserve"> </w:delText>
              </w:r>
            </w:del>
          </w:p>
          <w:p w14:paraId="5D0BF2ED" w14:textId="7528D5EF" w:rsidR="001140F8" w:rsidRDefault="001140F8">
            <w:pPr>
              <w:pStyle w:val="1b"/>
              <w:pPrChange w:id="3740" w:author="IRK" w:date="2020-04-14T13:50:00Z">
                <w:pPr>
                  <w:pStyle w:val="aff1"/>
                </w:pPr>
              </w:pPrChange>
            </w:pPr>
            <w:del w:id="3741" w:author="IRK" w:date="2020-04-14T13:51:00Z">
              <w:r w:rsidDel="00FD41AE">
                <w:delText xml:space="preserve"> </w:delText>
              </w:r>
            </w:del>
            <w:r>
              <w:t>8 try</w:t>
            </w:r>
          </w:p>
          <w:p w14:paraId="2E735859" w14:textId="77777777" w:rsidR="001140F8" w:rsidRDefault="001140F8">
            <w:pPr>
              <w:pStyle w:val="1b"/>
              <w:pPrChange w:id="3742" w:author="IRK" w:date="2020-04-14T13:50:00Z">
                <w:pPr>
                  <w:pStyle w:val="aff1"/>
                </w:pPr>
              </w:pPrChange>
            </w:pPr>
            <w:del w:id="3743" w:author="IRK" w:date="2020-04-14T13:51:00Z">
              <w:r w:rsidDel="00FD41AE">
                <w:delText xml:space="preserve"> </w:delText>
              </w:r>
            </w:del>
            <w:r>
              <w:t>9 {</w:t>
            </w:r>
          </w:p>
          <w:p w14:paraId="1A11178A" w14:textId="77777777" w:rsidR="001140F8" w:rsidRDefault="001140F8">
            <w:pPr>
              <w:pStyle w:val="1b"/>
              <w:pPrChange w:id="3744" w:author="IRK" w:date="2020-04-14T13:50:00Z">
                <w:pPr>
                  <w:pStyle w:val="aff1"/>
                </w:pPr>
              </w:pPrChange>
            </w:pPr>
            <w:r>
              <w:t>10     // use RuleInterface object and invoke rule services</w:t>
            </w:r>
          </w:p>
          <w:p w14:paraId="1CC0CE5E" w14:textId="77777777" w:rsidR="001140F8" w:rsidRDefault="001140F8">
            <w:pPr>
              <w:pStyle w:val="1b"/>
              <w:pPrChange w:id="3745" w:author="IRK" w:date="2020-04-14T13:50:00Z">
                <w:pPr>
                  <w:pStyle w:val="aff1"/>
                </w:pPr>
              </w:pPrChange>
            </w:pPr>
            <w:r>
              <w:t>11 }</w:t>
            </w:r>
          </w:p>
          <w:p w14:paraId="2BB9BFB2" w14:textId="77777777" w:rsidR="001140F8" w:rsidRDefault="001140F8">
            <w:pPr>
              <w:pStyle w:val="1b"/>
              <w:pPrChange w:id="3746" w:author="IRK" w:date="2020-04-14T13:50:00Z">
                <w:pPr>
                  <w:pStyle w:val="aff1"/>
                </w:pPr>
              </w:pPrChange>
            </w:pPr>
            <w:r>
              <w:t>12 finally</w:t>
            </w:r>
          </w:p>
          <w:p w14:paraId="0FFBD773" w14:textId="77777777" w:rsidR="001140F8" w:rsidRDefault="001140F8">
            <w:pPr>
              <w:pStyle w:val="1b"/>
              <w:pPrChange w:id="3747" w:author="IRK" w:date="2020-04-14T13:50:00Z">
                <w:pPr>
                  <w:pStyle w:val="aff1"/>
                </w:pPr>
              </w:pPrChange>
            </w:pPr>
            <w:r>
              <w:t>13 {</w:t>
            </w:r>
          </w:p>
          <w:p w14:paraId="4B850AB4" w14:textId="77777777" w:rsidR="001140F8" w:rsidRDefault="001140F8">
            <w:pPr>
              <w:pStyle w:val="1b"/>
              <w:pPrChange w:id="3748" w:author="IRK" w:date="2020-04-14T13:50:00Z">
                <w:pPr>
                  <w:pStyle w:val="aff1"/>
                </w:pPr>
              </w:pPrChange>
            </w:pPr>
            <w:r>
              <w:t xml:space="preserve">14 </w:t>
            </w:r>
            <w:r>
              <w:tab/>
              <w:t>intf.Close();</w:t>
            </w:r>
          </w:p>
          <w:p w14:paraId="49F87082" w14:textId="77777777" w:rsidR="001140F8" w:rsidRDefault="001140F8">
            <w:pPr>
              <w:pStyle w:val="1b"/>
              <w:pPrChange w:id="3749" w:author="IRK" w:date="2020-04-14T13:50:00Z">
                <w:pPr>
                  <w:pStyle w:val="aff1"/>
                </w:pPr>
              </w:pPrChange>
            </w:pPr>
            <w:r>
              <w:t>15 }</w:t>
            </w:r>
          </w:p>
        </w:tc>
      </w:tr>
    </w:tbl>
    <w:p w14:paraId="385EEEA4" w14:textId="77777777" w:rsidR="00C054CD" w:rsidRDefault="00C054CD" w:rsidP="00F93119">
      <w:pPr>
        <w:rPr>
          <w:ins w:id="3750" w:author="IRK" w:date="2020-04-14T15:47:00Z"/>
        </w:rPr>
      </w:pPr>
    </w:p>
    <w:p w14:paraId="53261816" w14:textId="2AD087D9" w:rsidR="001140F8" w:rsidRPr="005A0DFA" w:rsidRDefault="005A0DFA" w:rsidP="00F93119">
      <w:del w:id="3751" w:author="IRK" w:date="2020-03-12T17:44:00Z">
        <w:r w:rsidDel="00D03171">
          <w:br/>
        </w:r>
        <w:r w:rsidR="001140F8" w:rsidRPr="005A0DFA" w:rsidDel="00D03171">
          <w:delText>表</w:delText>
        </w:r>
        <w:r w:rsidRPr="005A0DFA" w:rsidDel="00D03171">
          <w:rPr>
            <w:rFonts w:hint="eastAsia"/>
          </w:rPr>
          <w:delText>6</w:delText>
        </w:r>
        <w:r w:rsidR="00422841" w:rsidDel="00D03171">
          <w:delText>2</w:delText>
        </w:r>
      </w:del>
      <w:ins w:id="3752" w:author="IRK" w:date="2020-03-12T17:44:00Z">
        <w:r w:rsidR="00D03171">
          <w:fldChar w:fldCharType="begin"/>
        </w:r>
        <w:r w:rsidR="00D03171">
          <w:instrText xml:space="preserve"> REF _Ref34927478 \h </w:instrText>
        </w:r>
      </w:ins>
      <w:r w:rsidR="00D03171">
        <w:fldChar w:fldCharType="separate"/>
      </w:r>
      <w:r w:rsidR="0092459D">
        <w:t>[</w:t>
      </w:r>
      <w:ins w:id="3753" w:author="IRK" w:date="2020-03-12T15:07:00Z">
        <w:r w:rsidR="0092459D">
          <w:rPr>
            <w:rFonts w:hint="eastAsia"/>
          </w:rPr>
          <w:t>表</w:t>
        </w:r>
        <w:r w:rsidR="0092459D">
          <w:rPr>
            <w:rFonts w:hint="eastAsia"/>
          </w:rPr>
          <w:t xml:space="preserve"> </w:t>
        </w:r>
      </w:ins>
      <w:r w:rsidR="0092459D">
        <w:rPr>
          <w:noProof/>
        </w:rPr>
        <w:t>65</w:t>
      </w:r>
      <w:ins w:id="3754" w:author="IRK" w:date="2020-03-12T15:07:00Z">
        <w:r w:rsidR="0092459D">
          <w:rPr>
            <w:rFonts w:hint="eastAsia"/>
          </w:rPr>
          <w:t xml:space="preserve"> </w:t>
        </w:r>
      </w:ins>
      <w:r w:rsidR="0092459D">
        <w:t>ルールインタフェースを取得して返すサンプル</w:t>
      </w:r>
      <w:r w:rsidR="0092459D">
        <w:rPr>
          <w:rFonts w:hint="eastAsia"/>
        </w:rPr>
        <w:t>]</w:t>
      </w:r>
      <w:ins w:id="3755" w:author="IRK" w:date="2020-03-12T17:44:00Z">
        <w:r w:rsidR="00D03171">
          <w:fldChar w:fldCharType="end"/>
        </w:r>
      </w:ins>
      <w:r w:rsidR="001140F8" w:rsidRPr="005A0DFA">
        <w:t>で、ルールインタフェースの</w:t>
      </w:r>
      <w:r w:rsidR="004050BA">
        <w:rPr>
          <w:rFonts w:hint="eastAsia"/>
        </w:rPr>
        <w:t>取得</w:t>
      </w:r>
      <w:r w:rsidR="001140F8" w:rsidRPr="005A0DFA">
        <w:t>は</w:t>
      </w:r>
      <w:r w:rsidR="001140F8" w:rsidRPr="005A0DFA">
        <w:t>2</w:t>
      </w:r>
      <w:r w:rsidR="001140F8" w:rsidRPr="005A0DFA">
        <w:t>段階で行われる。最初の段階はルールインタフェースクラスタマネージャ</w:t>
      </w:r>
      <w:r w:rsidR="001140F8" w:rsidRPr="00550A96">
        <w:t>から</w:t>
      </w:r>
      <w:r w:rsidR="001140F8" w:rsidRPr="00550A96">
        <w:t>“dev”</w:t>
      </w:r>
      <w:r w:rsidR="001140F8" w:rsidRPr="00550A96">
        <w:t>という名前のルールインタフェースクラスタ</w:t>
      </w:r>
      <w:r w:rsidR="001140F8" w:rsidRPr="005A0DFA">
        <w:t>を</w:t>
      </w:r>
      <w:r w:rsidR="004050BA">
        <w:rPr>
          <w:rFonts w:hint="eastAsia"/>
        </w:rPr>
        <w:t>取得</w:t>
      </w:r>
      <w:r w:rsidR="001140F8" w:rsidRPr="005A0DFA">
        <w:t>するもので、</w:t>
      </w:r>
      <w:r w:rsidR="001140F8" w:rsidRPr="005A0DFA">
        <w:t>2</w:t>
      </w:r>
      <w:r w:rsidR="001140F8" w:rsidRPr="005A0DFA">
        <w:t>番目の段階はルールインタフェースクラスタからルールインタフェースをインポートするものである。ルールインタフェースクラスタマネージャは、この</w:t>
      </w:r>
      <w:r w:rsidR="001140F8" w:rsidRPr="005A0DFA">
        <w:t>2</w:t>
      </w:r>
      <w:r w:rsidR="001140F8" w:rsidRPr="005A0DFA">
        <w:t>段階を一度に実行するメソッドを提供する。</w:t>
      </w:r>
    </w:p>
    <w:p w14:paraId="7776E0FA" w14:textId="77777777" w:rsidR="001140F8" w:rsidRDefault="001140F8" w:rsidP="00F93119"/>
    <w:p w14:paraId="26A1C09F" w14:textId="0515259B" w:rsidR="005A0DFA" w:rsidRDefault="005A0DFA" w:rsidP="00F93119">
      <w:pPr>
        <w:pStyle w:val="af5"/>
      </w:pPr>
      <w:bookmarkStart w:id="3756" w:name="_Ref34927520"/>
      <w:bookmarkStart w:id="3757" w:name="_Toc40799289"/>
      <w:r>
        <w:t>[</w:t>
      </w:r>
      <w:del w:id="3758"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63</w:delText>
        </w:r>
        <w:r w:rsidR="00E65728" w:rsidDel="00741612">
          <w:rPr>
            <w:noProof/>
          </w:rPr>
          <w:fldChar w:fldCharType="end"/>
        </w:r>
        <w:r w:rsidDel="00741612">
          <w:rPr>
            <w:rFonts w:hint="eastAsia"/>
          </w:rPr>
          <w:delText xml:space="preserve">　</w:delText>
        </w:r>
      </w:del>
      <w:ins w:id="3759" w:author="IRK" w:date="2020-03-12T15:07: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66</w:t>
      </w:r>
      <w:ins w:id="3760" w:author="IRK" w:date="2020-03-12T15:07:00Z">
        <w:r w:rsidR="00741612">
          <w:fldChar w:fldCharType="end"/>
        </w:r>
      </w:ins>
      <w:r w:rsidRPr="005A0DFA">
        <w:rPr>
          <w:noProof/>
        </w:rPr>
        <w:t xml:space="preserve"> </w:t>
      </w:r>
      <w:r>
        <w:rPr>
          <w:noProof/>
        </w:rPr>
        <w:t>InnoRules.RulesClient.ClusterManager.GetInterface()</w:t>
      </w:r>
      <w:r>
        <w:rPr>
          <w:rFonts w:hint="eastAsia"/>
          <w:noProof/>
        </w:rPr>
        <w:t>]</w:t>
      </w:r>
      <w:bookmarkEnd w:id="3756"/>
      <w:bookmarkEnd w:id="3757"/>
    </w:p>
    <w:tbl>
      <w:tblPr>
        <w:tblStyle w:val="af4"/>
        <w:tblW w:w="0" w:type="auto"/>
        <w:jc w:val="center"/>
        <w:tblLook w:val="04A0" w:firstRow="1" w:lastRow="0" w:firstColumn="1" w:lastColumn="0" w:noHBand="0" w:noVBand="1"/>
        <w:tblPrChange w:id="3761" w:author="IRK" w:date="2020-04-14T15:47:00Z">
          <w:tblPr>
            <w:tblStyle w:val="af4"/>
            <w:tblW w:w="0" w:type="auto"/>
            <w:tblInd w:w="108" w:type="dxa"/>
            <w:tblLook w:val="04A0" w:firstRow="1" w:lastRow="0" w:firstColumn="1" w:lastColumn="0" w:noHBand="0" w:noVBand="1"/>
          </w:tblPr>
        </w:tblPrChange>
      </w:tblPr>
      <w:tblGrid>
        <w:gridCol w:w="9463"/>
        <w:tblGridChange w:id="3762">
          <w:tblGrid>
            <w:gridCol w:w="9463"/>
          </w:tblGrid>
        </w:tblGridChange>
      </w:tblGrid>
      <w:tr w:rsidR="001140F8" w14:paraId="53FA6781" w14:textId="77777777" w:rsidTr="00C054CD">
        <w:trPr>
          <w:jc w:val="center"/>
        </w:trPr>
        <w:tc>
          <w:tcPr>
            <w:tcW w:w="9463" w:type="dxa"/>
            <w:tcPrChange w:id="3763" w:author="IRK" w:date="2020-04-14T15:47:00Z">
              <w:tcPr>
                <w:tcW w:w="9463" w:type="dxa"/>
              </w:tcPr>
            </w:tcPrChange>
          </w:tcPr>
          <w:p w14:paraId="26675986" w14:textId="77777777" w:rsidR="001140F8" w:rsidRDefault="001140F8">
            <w:pPr>
              <w:pStyle w:val="1b"/>
              <w:pPrChange w:id="3764" w:author="IRK" w:date="2020-04-14T13:51:00Z">
                <w:pPr>
                  <w:pStyle w:val="aff1"/>
                </w:pPr>
              </w:pPrChange>
            </w:pPr>
            <w:r>
              <w:t>1 namespace.InnoRules.RulesClient</w:t>
            </w:r>
          </w:p>
          <w:p w14:paraId="65E22146" w14:textId="77777777" w:rsidR="001140F8" w:rsidRDefault="001140F8">
            <w:pPr>
              <w:pStyle w:val="1b"/>
              <w:pPrChange w:id="3765" w:author="IRK" w:date="2020-04-14T13:51:00Z">
                <w:pPr>
                  <w:pStyle w:val="aff1"/>
                </w:pPr>
              </w:pPrChange>
            </w:pPr>
            <w:r>
              <w:t>2 {</w:t>
            </w:r>
          </w:p>
          <w:p w14:paraId="2F237217" w14:textId="77777777" w:rsidR="001140F8" w:rsidRDefault="001140F8">
            <w:pPr>
              <w:pStyle w:val="1b"/>
              <w:pPrChange w:id="3766" w:author="IRK" w:date="2020-04-14T13:51:00Z">
                <w:pPr>
                  <w:pStyle w:val="aff1"/>
                </w:pPr>
              </w:pPrChange>
            </w:pPr>
            <w:r>
              <w:t>3     public class ClusterManager</w:t>
            </w:r>
          </w:p>
          <w:p w14:paraId="7DDCB943" w14:textId="77777777" w:rsidR="001140F8" w:rsidRDefault="001140F8">
            <w:pPr>
              <w:pStyle w:val="1b"/>
              <w:pPrChange w:id="3767" w:author="IRK" w:date="2020-04-14T13:51:00Z">
                <w:pPr>
                  <w:pStyle w:val="aff1"/>
                </w:pPr>
              </w:pPrChange>
            </w:pPr>
            <w:r>
              <w:t>4     {</w:t>
            </w:r>
          </w:p>
          <w:p w14:paraId="17BC4889" w14:textId="3AA42238" w:rsidR="001140F8" w:rsidRDefault="001140F8">
            <w:pPr>
              <w:pStyle w:val="1b"/>
              <w:pPrChange w:id="3768" w:author="IRK" w:date="2020-04-14T13:51:00Z">
                <w:pPr>
                  <w:pStyle w:val="aff1"/>
                </w:pPr>
              </w:pPrChange>
            </w:pPr>
            <w:del w:id="3769" w:author="IRK" w:date="2020-04-14T13:51:00Z">
              <w:r w:rsidDel="00FD41AE">
                <w:delText xml:space="preserve"> </w:delText>
              </w:r>
            </w:del>
            <w:r>
              <w:t>5         // equivalent to Get( clusterName ).GetInterface()</w:t>
            </w:r>
          </w:p>
          <w:p w14:paraId="2D3779BA" w14:textId="77777777" w:rsidR="001140F8" w:rsidRDefault="001140F8">
            <w:pPr>
              <w:pStyle w:val="1b"/>
              <w:pPrChange w:id="3770" w:author="IRK" w:date="2020-04-14T13:51:00Z">
                <w:pPr>
                  <w:pStyle w:val="aff1"/>
                </w:pPr>
              </w:pPrChange>
            </w:pPr>
            <w:del w:id="3771" w:author="IRK" w:date="2020-04-14T13:51:00Z">
              <w:r w:rsidDel="00FD41AE">
                <w:delText xml:space="preserve"> </w:delText>
              </w:r>
            </w:del>
            <w:r>
              <w:t>6         public static RuleInterface GetInterface( String clusterName );</w:t>
            </w:r>
          </w:p>
          <w:p w14:paraId="444592C3" w14:textId="45C18381" w:rsidR="001140F8" w:rsidRDefault="001140F8">
            <w:pPr>
              <w:pStyle w:val="1b"/>
              <w:pPrChange w:id="3772" w:author="IRK" w:date="2020-04-14T13:51:00Z">
                <w:pPr>
                  <w:pStyle w:val="aff1"/>
                </w:pPr>
              </w:pPrChange>
            </w:pPr>
            <w:del w:id="3773" w:author="IRK" w:date="2020-04-14T13:51:00Z">
              <w:r w:rsidDel="00FD41AE">
                <w:delText xml:space="preserve"> </w:delText>
              </w:r>
            </w:del>
            <w:r>
              <w:t>7</w:t>
            </w:r>
          </w:p>
          <w:p w14:paraId="3C1C138A" w14:textId="77777777" w:rsidR="001140F8" w:rsidRDefault="001140F8">
            <w:pPr>
              <w:pStyle w:val="1b"/>
              <w:pPrChange w:id="3774" w:author="IRK" w:date="2020-04-14T13:51:00Z">
                <w:pPr>
                  <w:pStyle w:val="aff1"/>
                </w:pPr>
              </w:pPrChange>
            </w:pPr>
            <w:del w:id="3775" w:author="IRK" w:date="2020-04-14T13:51:00Z">
              <w:r w:rsidDel="00FD41AE">
                <w:delText xml:space="preserve"> </w:delText>
              </w:r>
            </w:del>
            <w:r>
              <w:t>8         // equivalent to Get().GetInterface()</w:t>
            </w:r>
          </w:p>
          <w:p w14:paraId="1C2660AA" w14:textId="2BDEB871" w:rsidR="001140F8" w:rsidRDefault="001140F8">
            <w:pPr>
              <w:pStyle w:val="1b"/>
              <w:pPrChange w:id="3776" w:author="IRK" w:date="2020-04-14T13:51:00Z">
                <w:pPr>
                  <w:pStyle w:val="aff1"/>
                </w:pPr>
              </w:pPrChange>
            </w:pPr>
            <w:del w:id="3777" w:author="IRK" w:date="2020-04-14T13:51:00Z">
              <w:r w:rsidDel="00FD41AE">
                <w:delText xml:space="preserve"> </w:delText>
              </w:r>
            </w:del>
            <w:r>
              <w:t>9         public static RuleInterface GetInterface() ;</w:t>
            </w:r>
          </w:p>
          <w:p w14:paraId="075710D5" w14:textId="77777777" w:rsidR="001140F8" w:rsidRDefault="001140F8">
            <w:pPr>
              <w:pStyle w:val="1b"/>
              <w:pPrChange w:id="3778" w:author="IRK" w:date="2020-04-14T13:51:00Z">
                <w:pPr>
                  <w:pStyle w:val="aff1"/>
                </w:pPr>
              </w:pPrChange>
            </w:pPr>
            <w:r>
              <w:t>10         …</w:t>
            </w:r>
          </w:p>
          <w:p w14:paraId="322D8243" w14:textId="77777777" w:rsidR="001140F8" w:rsidRDefault="001140F8">
            <w:pPr>
              <w:pStyle w:val="1b"/>
              <w:pPrChange w:id="3779" w:author="IRK" w:date="2020-04-14T13:51:00Z">
                <w:pPr>
                  <w:pStyle w:val="aff1"/>
                </w:pPr>
              </w:pPrChange>
            </w:pPr>
            <w:r>
              <w:t>11    }</w:t>
            </w:r>
          </w:p>
          <w:p w14:paraId="16EB17BD" w14:textId="77777777" w:rsidR="001140F8" w:rsidRDefault="001140F8">
            <w:pPr>
              <w:pStyle w:val="1b"/>
              <w:pPrChange w:id="3780" w:author="IRK" w:date="2020-04-14T13:51:00Z">
                <w:pPr>
                  <w:pStyle w:val="aff1"/>
                </w:pPr>
              </w:pPrChange>
            </w:pPr>
            <w:r>
              <w:t>12 }</w:t>
            </w:r>
          </w:p>
        </w:tc>
      </w:tr>
    </w:tbl>
    <w:p w14:paraId="4861A265" w14:textId="77777777" w:rsidR="001140F8" w:rsidRDefault="001140F8" w:rsidP="00F93119"/>
    <w:p w14:paraId="649FD10F" w14:textId="78CDB478" w:rsidR="001140F8" w:rsidRPr="005A0DFA" w:rsidRDefault="001140F8" w:rsidP="00BF6212">
      <w:r w:rsidRPr="00550A96">
        <w:t>ClusterManager</w:t>
      </w:r>
      <w:r w:rsidRPr="00550A96">
        <w:t>クラスは、</w:t>
      </w:r>
      <w:r w:rsidRPr="00550A96">
        <w:t>2</w:t>
      </w:r>
      <w:r w:rsidRPr="00550A96">
        <w:t>つの</w:t>
      </w:r>
      <w:r w:rsidR="00B26231">
        <w:t>GetInterface</w:t>
      </w:r>
      <w:r w:rsidRPr="00550A96">
        <w:t>メソッドを提供する</w:t>
      </w:r>
      <w:r w:rsidRPr="00550A96">
        <w:t>(</w:t>
      </w:r>
      <w:del w:id="3781" w:author="IRK" w:date="2020-03-12T17:44:00Z">
        <w:r w:rsidRPr="00550A96" w:rsidDel="00D03171">
          <w:delText>表</w:delText>
        </w:r>
        <w:r w:rsidR="00422841" w:rsidDel="00D03171">
          <w:delText>63</w:delText>
        </w:r>
      </w:del>
      <w:ins w:id="3782" w:author="IRK" w:date="2020-03-12T17:45:00Z">
        <w:r w:rsidR="00D03171">
          <w:fldChar w:fldCharType="begin"/>
        </w:r>
        <w:r w:rsidR="00D03171">
          <w:instrText xml:space="preserve"> REF _Ref34927520 \h </w:instrText>
        </w:r>
      </w:ins>
      <w:r w:rsidR="00BF6212">
        <w:instrText xml:space="preserve"> \* MERGEFORMAT </w:instrText>
      </w:r>
      <w:r w:rsidR="00D03171">
        <w:fldChar w:fldCharType="separate"/>
      </w:r>
      <w:r w:rsidR="0092459D">
        <w:t>[</w:t>
      </w:r>
      <w:ins w:id="3783" w:author="IRK" w:date="2020-03-12T15:07:00Z">
        <w:r w:rsidR="0092459D">
          <w:rPr>
            <w:rFonts w:hint="eastAsia"/>
          </w:rPr>
          <w:t>表</w:t>
        </w:r>
        <w:r w:rsidR="0092459D">
          <w:rPr>
            <w:rFonts w:hint="eastAsia"/>
          </w:rPr>
          <w:t xml:space="preserve"> </w:t>
        </w:r>
      </w:ins>
      <w:r w:rsidR="0092459D">
        <w:t>66</w:t>
      </w:r>
      <w:r w:rsidR="0092459D" w:rsidRPr="005A0DFA">
        <w:t xml:space="preserve"> </w:t>
      </w:r>
      <w:r w:rsidR="0092459D">
        <w:t>InnoRules.RulesClient.ClusterManager.GetInterface()</w:t>
      </w:r>
      <w:r w:rsidR="0092459D">
        <w:rPr>
          <w:rFonts w:hint="eastAsia"/>
        </w:rPr>
        <w:t>]</w:t>
      </w:r>
      <w:ins w:id="3784" w:author="IRK" w:date="2020-03-12T17:45:00Z">
        <w:r w:rsidR="00D03171">
          <w:fldChar w:fldCharType="end"/>
        </w:r>
      </w:ins>
      <w:r w:rsidRPr="00550A96">
        <w:t>)</w:t>
      </w:r>
      <w:r w:rsidRPr="00550A96">
        <w:t>。このメソッドは、</w:t>
      </w:r>
      <w:r w:rsidRPr="00550A96">
        <w:rPr>
          <w:rFonts w:hint="eastAsia"/>
        </w:rPr>
        <w:t>同一</w:t>
      </w:r>
      <w:r w:rsidRPr="00550A96">
        <w:t>パラメータを持つ</w:t>
      </w:r>
      <w:r w:rsidR="004050BA">
        <w:rPr>
          <w:rFonts w:hint="eastAsia"/>
        </w:rPr>
        <w:t>G</w:t>
      </w:r>
      <w:r w:rsidRPr="00550A96">
        <w:t>et</w:t>
      </w:r>
      <w:r w:rsidRPr="00550A96">
        <w:t>メソッドの呼び出し後に返される</w:t>
      </w:r>
      <w:r w:rsidR="00B26231">
        <w:t>InterfaceCluster</w:t>
      </w:r>
      <w:r w:rsidRPr="00550A96">
        <w:t>の</w:t>
      </w:r>
      <w:r w:rsidRPr="00550A96">
        <w:t>getInterface</w:t>
      </w:r>
      <w:r w:rsidRPr="00550A96">
        <w:t>を呼び出す</w:t>
      </w:r>
      <w:r w:rsidRPr="00550A96">
        <w:rPr>
          <w:rFonts w:hint="eastAsia"/>
        </w:rPr>
        <w:t>こと</w:t>
      </w:r>
      <w:r w:rsidRPr="00550A96">
        <w:t>と</w:t>
      </w:r>
      <w:r w:rsidRPr="00550A96">
        <w:rPr>
          <w:rFonts w:hint="eastAsia"/>
        </w:rPr>
        <w:t>同様</w:t>
      </w:r>
      <w:r w:rsidRPr="00550A96">
        <w:t>である。つまり、</w:t>
      </w:r>
      <w:r w:rsidRPr="00550A96">
        <w:t>ClusterManager.Get(clusterName).GetInterface()</w:t>
      </w:r>
      <w:r w:rsidRPr="00550A96">
        <w:t>は</w:t>
      </w:r>
      <w:r w:rsidRPr="00550A96">
        <w:t>ClusterManager.GetInterface(clusterName)</w:t>
      </w:r>
      <w:r w:rsidRPr="005A0DFA">
        <w:t>と</w:t>
      </w:r>
      <w:r w:rsidRPr="005A0DFA">
        <w:rPr>
          <w:rFonts w:hint="eastAsia"/>
        </w:rPr>
        <w:t>同一</w:t>
      </w:r>
      <w:r w:rsidRPr="005A0DFA">
        <w:t>である。</w:t>
      </w:r>
      <w:del w:id="3785" w:author="IRK" w:date="2020-03-12T17:45:00Z">
        <w:r w:rsidRPr="005A0DFA" w:rsidDel="00D03171">
          <w:delText>表</w:delText>
        </w:r>
        <w:r w:rsidR="00422841" w:rsidDel="00D03171">
          <w:delText>64</w:delText>
        </w:r>
      </w:del>
      <w:ins w:id="3786" w:author="IRK" w:date="2020-03-12T17:45:00Z">
        <w:r w:rsidR="00D03171">
          <w:rPr>
            <w:rFonts w:hint="eastAsia"/>
          </w:rPr>
          <w:t>次の表</w:t>
        </w:r>
      </w:ins>
      <w:r w:rsidRPr="005A0DFA">
        <w:t>のソースコードは</w:t>
      </w:r>
      <w:del w:id="3787" w:author="IRK" w:date="2020-03-12T17:45:00Z">
        <w:r w:rsidRPr="005A0DFA" w:rsidDel="00D03171">
          <w:delText>表</w:delText>
        </w:r>
        <w:r w:rsidR="00422841" w:rsidDel="00D03171">
          <w:delText>61</w:delText>
        </w:r>
      </w:del>
      <w:ins w:id="3788" w:author="IRK" w:date="2020-03-12T17:45:00Z">
        <w:r w:rsidR="00D03171">
          <w:fldChar w:fldCharType="begin"/>
        </w:r>
        <w:r w:rsidR="00D03171">
          <w:instrText xml:space="preserve"> REF _Ref34927478 \h </w:instrText>
        </w:r>
      </w:ins>
      <w:r w:rsidR="00BF6212">
        <w:instrText xml:space="preserve"> \* MERGEFORMAT </w:instrText>
      </w:r>
      <w:r w:rsidR="00D03171">
        <w:fldChar w:fldCharType="separate"/>
      </w:r>
      <w:r w:rsidR="0092459D">
        <w:t>[</w:t>
      </w:r>
      <w:ins w:id="3789" w:author="IRK" w:date="2020-03-12T15:07:00Z">
        <w:r w:rsidR="0092459D">
          <w:rPr>
            <w:rFonts w:hint="eastAsia"/>
          </w:rPr>
          <w:t>表</w:t>
        </w:r>
        <w:r w:rsidR="0092459D">
          <w:rPr>
            <w:rFonts w:hint="eastAsia"/>
          </w:rPr>
          <w:t xml:space="preserve"> </w:t>
        </w:r>
      </w:ins>
      <w:r w:rsidR="0092459D">
        <w:t>65</w:t>
      </w:r>
      <w:ins w:id="3790" w:author="IRK" w:date="2020-03-12T15:07:00Z">
        <w:r w:rsidR="0092459D">
          <w:rPr>
            <w:rFonts w:hint="eastAsia"/>
          </w:rPr>
          <w:t xml:space="preserve"> </w:t>
        </w:r>
      </w:ins>
      <w:r w:rsidR="0092459D">
        <w:t>ルールインタフェースを取得して返すサンプル</w:t>
      </w:r>
      <w:r w:rsidR="0092459D">
        <w:rPr>
          <w:rFonts w:hint="eastAsia"/>
        </w:rPr>
        <w:t>]</w:t>
      </w:r>
      <w:ins w:id="3791" w:author="IRK" w:date="2020-03-12T17:45:00Z">
        <w:r w:rsidR="00D03171">
          <w:fldChar w:fldCharType="end"/>
        </w:r>
      </w:ins>
      <w:r w:rsidRPr="005A0DFA">
        <w:t>のコードをこのメソッドを使用して変換したもので、</w:t>
      </w:r>
      <w:del w:id="3792" w:author="IRK" w:date="2020-03-12T17:46:00Z">
        <w:r w:rsidRPr="005A0DFA" w:rsidDel="00D03171">
          <w:delText>表</w:delText>
        </w:r>
        <w:r w:rsidR="00422841" w:rsidDel="00D03171">
          <w:delText>61</w:delText>
        </w:r>
      </w:del>
      <w:ins w:id="3793" w:author="IRK" w:date="2020-03-12T17:46:00Z">
        <w:r w:rsidR="00D03171">
          <w:fldChar w:fldCharType="begin"/>
        </w:r>
        <w:r w:rsidR="00D03171">
          <w:instrText xml:space="preserve"> REF _Ref34927478 \h </w:instrText>
        </w:r>
      </w:ins>
      <w:r w:rsidR="00BF6212">
        <w:instrText xml:space="preserve"> \* MERGEFORMAT </w:instrText>
      </w:r>
      <w:r w:rsidR="00D03171">
        <w:fldChar w:fldCharType="separate"/>
      </w:r>
      <w:r w:rsidR="0092459D">
        <w:t>[</w:t>
      </w:r>
      <w:ins w:id="3794" w:author="IRK" w:date="2020-03-12T15:07:00Z">
        <w:r w:rsidR="0092459D">
          <w:rPr>
            <w:rFonts w:hint="eastAsia"/>
          </w:rPr>
          <w:t>表</w:t>
        </w:r>
        <w:r w:rsidR="0092459D">
          <w:rPr>
            <w:rFonts w:hint="eastAsia"/>
          </w:rPr>
          <w:t xml:space="preserve"> </w:t>
        </w:r>
      </w:ins>
      <w:r w:rsidR="0092459D">
        <w:t>65</w:t>
      </w:r>
      <w:ins w:id="3795" w:author="IRK" w:date="2020-03-12T15:07:00Z">
        <w:r w:rsidR="0092459D">
          <w:rPr>
            <w:rFonts w:hint="eastAsia"/>
          </w:rPr>
          <w:t xml:space="preserve"> </w:t>
        </w:r>
      </w:ins>
      <w:r w:rsidR="0092459D">
        <w:t>ルールインタフェースを取得して返すサンプル</w:t>
      </w:r>
      <w:r w:rsidR="0092459D">
        <w:rPr>
          <w:rFonts w:hint="eastAsia"/>
        </w:rPr>
        <w:t>]</w:t>
      </w:r>
      <w:ins w:id="3796" w:author="IRK" w:date="2020-03-12T17:46:00Z">
        <w:r w:rsidR="00D03171">
          <w:fldChar w:fldCharType="end"/>
        </w:r>
      </w:ins>
      <w:r w:rsidRPr="005A0DFA">
        <w:t>と</w:t>
      </w:r>
      <w:r w:rsidRPr="005A0DFA">
        <w:rPr>
          <w:rFonts w:hint="eastAsia"/>
        </w:rPr>
        <w:t>同様に動作</w:t>
      </w:r>
      <w:r w:rsidRPr="005A0DFA">
        <w:t>する。</w:t>
      </w:r>
    </w:p>
    <w:p w14:paraId="62241A84" w14:textId="77777777" w:rsidR="001140F8" w:rsidRPr="00422841" w:rsidRDefault="001140F8" w:rsidP="00F93119"/>
    <w:p w14:paraId="1E1A33A4" w14:textId="07D1651C" w:rsidR="005A0DFA" w:rsidRDefault="005A0DFA" w:rsidP="00F93119">
      <w:pPr>
        <w:pStyle w:val="af5"/>
      </w:pPr>
      <w:bookmarkStart w:id="3797" w:name="_Toc40799290"/>
      <w:r>
        <w:t>[</w:t>
      </w:r>
      <w:del w:id="3798" w:author="IRK" w:date="2020-03-12T15:07: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64</w:delText>
        </w:r>
        <w:r w:rsidR="00E65728" w:rsidDel="00741612">
          <w:rPr>
            <w:noProof/>
          </w:rPr>
          <w:fldChar w:fldCharType="end"/>
        </w:r>
        <w:r w:rsidDel="00741612">
          <w:rPr>
            <w:rFonts w:hint="eastAsia"/>
          </w:rPr>
          <w:delText xml:space="preserve">　</w:delText>
        </w:r>
      </w:del>
      <w:ins w:id="3799" w:author="IRK" w:date="2020-03-12T15:0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67</w:t>
      </w:r>
      <w:ins w:id="3800" w:author="IRK" w:date="2020-03-12T15:08:00Z">
        <w:r w:rsidR="00741612">
          <w:fldChar w:fldCharType="end"/>
        </w:r>
        <w:r w:rsidR="00741612">
          <w:rPr>
            <w:rFonts w:hint="eastAsia"/>
          </w:rPr>
          <w:t xml:space="preserve"> </w:t>
        </w:r>
      </w:ins>
      <w:r>
        <w:t>ルールインタフェースを取得して返すサンプル</w:t>
      </w:r>
      <w:r>
        <w:rPr>
          <w:rFonts w:hint="eastAsia"/>
        </w:rPr>
        <w:t>]</w:t>
      </w:r>
      <w:bookmarkEnd w:id="3797"/>
    </w:p>
    <w:tbl>
      <w:tblPr>
        <w:tblStyle w:val="af4"/>
        <w:tblW w:w="0" w:type="auto"/>
        <w:jc w:val="center"/>
        <w:tblLook w:val="04A0" w:firstRow="1" w:lastRow="0" w:firstColumn="1" w:lastColumn="0" w:noHBand="0" w:noVBand="1"/>
        <w:tblPrChange w:id="3801" w:author="IRK" w:date="2020-04-14T15:47:00Z">
          <w:tblPr>
            <w:tblStyle w:val="af4"/>
            <w:tblW w:w="0" w:type="auto"/>
            <w:tblInd w:w="108" w:type="dxa"/>
            <w:tblLook w:val="04A0" w:firstRow="1" w:lastRow="0" w:firstColumn="1" w:lastColumn="0" w:noHBand="0" w:noVBand="1"/>
          </w:tblPr>
        </w:tblPrChange>
      </w:tblPr>
      <w:tblGrid>
        <w:gridCol w:w="9463"/>
        <w:tblGridChange w:id="3802">
          <w:tblGrid>
            <w:gridCol w:w="9463"/>
          </w:tblGrid>
        </w:tblGridChange>
      </w:tblGrid>
      <w:tr w:rsidR="001140F8" w14:paraId="5EEED1B8" w14:textId="77777777" w:rsidTr="00C054CD">
        <w:trPr>
          <w:jc w:val="center"/>
        </w:trPr>
        <w:tc>
          <w:tcPr>
            <w:tcW w:w="9463" w:type="dxa"/>
            <w:tcPrChange w:id="3803" w:author="IRK" w:date="2020-04-14T15:47:00Z">
              <w:tcPr>
                <w:tcW w:w="9463" w:type="dxa"/>
              </w:tcPr>
            </w:tcPrChange>
          </w:tcPr>
          <w:p w14:paraId="6E3BCD74" w14:textId="77777777" w:rsidR="001140F8" w:rsidRPr="004D5845" w:rsidRDefault="001140F8">
            <w:pPr>
              <w:pStyle w:val="1b"/>
              <w:pPrChange w:id="3804" w:author="IRK" w:date="2020-04-14T13:51:00Z">
                <w:pPr>
                  <w:pStyle w:val="aff1"/>
                </w:pPr>
              </w:pPrChange>
            </w:pPr>
            <w:r w:rsidRPr="00E62C48">
              <w:t>1   using InnoRules.Client;</w:t>
            </w:r>
          </w:p>
          <w:p w14:paraId="0745C1CC" w14:textId="77777777" w:rsidR="001140F8" w:rsidRPr="004D5845" w:rsidRDefault="001140F8">
            <w:pPr>
              <w:pStyle w:val="1b"/>
              <w:pPrChange w:id="3805" w:author="IRK" w:date="2020-04-14T13:51:00Z">
                <w:pPr>
                  <w:pStyle w:val="aff1"/>
                </w:pPr>
              </w:pPrChange>
            </w:pPr>
            <w:r w:rsidRPr="00E62C48">
              <w:t xml:space="preserve">2   using InnoRules.Tcp; </w:t>
            </w:r>
          </w:p>
          <w:p w14:paraId="1A285CE5" w14:textId="77777777" w:rsidR="001140F8" w:rsidRPr="00754B50" w:rsidRDefault="001140F8">
            <w:pPr>
              <w:pStyle w:val="1b"/>
              <w:pPrChange w:id="3806" w:author="IRK" w:date="2020-04-14T13:51:00Z">
                <w:pPr>
                  <w:pStyle w:val="aff1"/>
                </w:pPr>
              </w:pPrChange>
            </w:pPr>
            <w:del w:id="3807" w:author="IRK" w:date="2020-04-14T13:51:00Z">
              <w:r w:rsidDel="00FD41AE">
                <w:delText xml:space="preserve"> </w:delText>
              </w:r>
            </w:del>
            <w:r>
              <w:t>3 …</w:t>
            </w:r>
          </w:p>
          <w:p w14:paraId="19806FFF" w14:textId="1A5692F5" w:rsidR="001140F8" w:rsidRPr="00A26C6C" w:rsidRDefault="001140F8">
            <w:pPr>
              <w:pStyle w:val="1b"/>
              <w:pPrChange w:id="3808" w:author="IRK" w:date="2020-04-14T13:51:00Z">
                <w:pPr>
                  <w:pStyle w:val="aff1"/>
                </w:pPr>
              </w:pPrChange>
            </w:pPr>
            <w:del w:id="3809" w:author="IRK" w:date="2020-04-14T13:51:00Z">
              <w:r w:rsidDel="00FD41AE">
                <w:delText xml:space="preserve"> </w:delText>
              </w:r>
            </w:del>
            <w:r>
              <w:t>4</w:t>
            </w:r>
            <w:del w:id="3810" w:author="IRK" w:date="2020-03-13T10:07:00Z">
              <w:r w:rsidDel="009C1958">
                <w:delText xml:space="preserve"> </w:delText>
              </w:r>
            </w:del>
          </w:p>
          <w:p w14:paraId="6F5542F4" w14:textId="77777777" w:rsidR="001140F8" w:rsidRDefault="001140F8">
            <w:pPr>
              <w:pStyle w:val="1b"/>
              <w:pPrChange w:id="3811" w:author="IRK" w:date="2020-04-14T13:51:00Z">
                <w:pPr>
                  <w:pStyle w:val="aff1"/>
                </w:pPr>
              </w:pPrChange>
            </w:pPr>
            <w:del w:id="3812" w:author="IRK" w:date="2020-04-14T13:51:00Z">
              <w:r w:rsidDel="00FD41AE">
                <w:delText xml:space="preserve"> </w:delText>
              </w:r>
            </w:del>
            <w:r>
              <w:t>5     RuleInterface intf = ClusterManager.GetInterface( "dev" );</w:t>
            </w:r>
          </w:p>
          <w:p w14:paraId="34F6891F" w14:textId="0650748F" w:rsidR="001140F8" w:rsidRDefault="001140F8">
            <w:pPr>
              <w:pStyle w:val="1b"/>
              <w:pPrChange w:id="3813" w:author="IRK" w:date="2020-04-14T13:51:00Z">
                <w:pPr>
                  <w:pStyle w:val="aff1"/>
                </w:pPr>
              </w:pPrChange>
            </w:pPr>
            <w:del w:id="3814" w:author="IRK" w:date="2020-04-14T13:51:00Z">
              <w:r w:rsidDel="00FD41AE">
                <w:delText xml:space="preserve"> </w:delText>
              </w:r>
            </w:del>
            <w:r>
              <w:t>6</w:t>
            </w:r>
            <w:del w:id="3815" w:author="IRK" w:date="2020-03-13T10:07:00Z">
              <w:r w:rsidDel="009C1958">
                <w:delText xml:space="preserve"> </w:delText>
              </w:r>
            </w:del>
          </w:p>
          <w:p w14:paraId="70F7351D" w14:textId="77777777" w:rsidR="001140F8" w:rsidRDefault="001140F8">
            <w:pPr>
              <w:pStyle w:val="1b"/>
              <w:pPrChange w:id="3816" w:author="IRK" w:date="2020-04-14T13:51:00Z">
                <w:pPr>
                  <w:pStyle w:val="aff1"/>
                </w:pPr>
              </w:pPrChange>
            </w:pPr>
            <w:del w:id="3817" w:author="IRK" w:date="2020-04-14T13:51:00Z">
              <w:r w:rsidDel="00FD41AE">
                <w:delText xml:space="preserve"> </w:delText>
              </w:r>
            </w:del>
            <w:r>
              <w:t>7     try</w:t>
            </w:r>
          </w:p>
          <w:p w14:paraId="56BD84FB" w14:textId="5794443A" w:rsidR="001140F8" w:rsidRDefault="001140F8">
            <w:pPr>
              <w:pStyle w:val="1b"/>
              <w:pPrChange w:id="3818" w:author="IRK" w:date="2020-04-14T13:51:00Z">
                <w:pPr>
                  <w:pStyle w:val="aff1"/>
                </w:pPr>
              </w:pPrChange>
            </w:pPr>
            <w:del w:id="3819" w:author="IRK" w:date="2020-04-14T13:51:00Z">
              <w:r w:rsidDel="00FD41AE">
                <w:delText xml:space="preserve"> </w:delText>
              </w:r>
            </w:del>
            <w:r>
              <w:t>8     {</w:t>
            </w:r>
          </w:p>
          <w:p w14:paraId="3FA37D4E" w14:textId="77777777" w:rsidR="001140F8" w:rsidRDefault="001140F8">
            <w:pPr>
              <w:pStyle w:val="1b"/>
              <w:pPrChange w:id="3820" w:author="IRK" w:date="2020-04-14T13:51:00Z">
                <w:pPr>
                  <w:pStyle w:val="aff1"/>
                </w:pPr>
              </w:pPrChange>
            </w:pPr>
            <w:del w:id="3821" w:author="IRK" w:date="2020-04-14T13:51:00Z">
              <w:r w:rsidDel="00FD41AE">
                <w:delText xml:space="preserve"> </w:delText>
              </w:r>
            </w:del>
            <w:r>
              <w:t>9         // use RuleInterface object and invoke rule services</w:t>
            </w:r>
          </w:p>
          <w:p w14:paraId="7E0AF74B" w14:textId="77777777" w:rsidR="001140F8" w:rsidRDefault="001140F8">
            <w:pPr>
              <w:pStyle w:val="1b"/>
              <w:pPrChange w:id="3822" w:author="IRK" w:date="2020-04-14T13:51:00Z">
                <w:pPr>
                  <w:pStyle w:val="aff1"/>
                </w:pPr>
              </w:pPrChange>
            </w:pPr>
            <w:r>
              <w:t>10     }</w:t>
            </w:r>
          </w:p>
          <w:p w14:paraId="05BDEFE9" w14:textId="77777777" w:rsidR="001140F8" w:rsidRDefault="001140F8">
            <w:pPr>
              <w:pStyle w:val="1b"/>
              <w:pPrChange w:id="3823" w:author="IRK" w:date="2020-04-14T13:51:00Z">
                <w:pPr>
                  <w:pStyle w:val="aff1"/>
                </w:pPr>
              </w:pPrChange>
            </w:pPr>
            <w:r>
              <w:t>11     finally</w:t>
            </w:r>
          </w:p>
          <w:p w14:paraId="62A97444" w14:textId="77777777" w:rsidR="001140F8" w:rsidRDefault="001140F8">
            <w:pPr>
              <w:pStyle w:val="1b"/>
              <w:pPrChange w:id="3824" w:author="IRK" w:date="2020-04-14T13:51:00Z">
                <w:pPr>
                  <w:pStyle w:val="aff1"/>
                </w:pPr>
              </w:pPrChange>
            </w:pPr>
            <w:r>
              <w:t>12     {</w:t>
            </w:r>
          </w:p>
          <w:p w14:paraId="19DE3E81" w14:textId="77777777" w:rsidR="001140F8" w:rsidRDefault="001140F8">
            <w:pPr>
              <w:pStyle w:val="1b"/>
              <w:pPrChange w:id="3825" w:author="IRK" w:date="2020-04-14T13:51:00Z">
                <w:pPr>
                  <w:pStyle w:val="aff1"/>
                </w:pPr>
              </w:pPrChange>
            </w:pPr>
            <w:r>
              <w:t xml:space="preserve">13 </w:t>
            </w:r>
            <w:r>
              <w:tab/>
              <w:t xml:space="preserve">   intf.Close();</w:t>
            </w:r>
          </w:p>
          <w:p w14:paraId="7E10A09E" w14:textId="77777777" w:rsidR="001140F8" w:rsidRDefault="001140F8">
            <w:pPr>
              <w:pStyle w:val="1b"/>
              <w:pPrChange w:id="3826" w:author="IRK" w:date="2020-04-14T13:51:00Z">
                <w:pPr>
                  <w:pStyle w:val="aff1"/>
                </w:pPr>
              </w:pPrChange>
            </w:pPr>
            <w:r>
              <w:t>14     }</w:t>
            </w:r>
          </w:p>
        </w:tc>
      </w:tr>
    </w:tbl>
    <w:p w14:paraId="0AF077A8" w14:textId="77777777" w:rsidR="001140F8" w:rsidRPr="00754B50" w:rsidRDefault="001140F8" w:rsidP="00F93119"/>
    <w:p w14:paraId="462B2C84" w14:textId="77777777" w:rsidR="001140F8" w:rsidRDefault="001140F8" w:rsidP="00F93119">
      <w:pPr>
        <w:pStyle w:val="32"/>
      </w:pPr>
      <w:bookmarkStart w:id="3827" w:name="_Toc426449638"/>
      <w:bookmarkStart w:id="3828" w:name="_Toc426449734"/>
      <w:bookmarkStart w:id="3829" w:name="_Toc434858919"/>
      <w:bookmarkStart w:id="3830" w:name="_Toc34988295"/>
      <w:bookmarkStart w:id="3831" w:name="_Toc40799139"/>
      <w:r>
        <w:t>InnoRules.RulesClient.RuleInterface</w:t>
      </w:r>
      <w:bookmarkEnd w:id="3827"/>
      <w:bookmarkEnd w:id="3828"/>
      <w:bookmarkEnd w:id="3829"/>
      <w:bookmarkEnd w:id="3830"/>
      <w:bookmarkEnd w:id="3831"/>
    </w:p>
    <w:p w14:paraId="01579E8C" w14:textId="494975A1" w:rsidR="001140F8" w:rsidRPr="002E4B47" w:rsidRDefault="001140F8" w:rsidP="00F93119">
      <w:r w:rsidRPr="00550A96">
        <w:t>RuleInterface</w:t>
      </w:r>
      <w:r w:rsidRPr="00550A96">
        <w:t>インタフェースには、ルールサービスを呼び出せる</w:t>
      </w:r>
      <w:r w:rsidR="004050BA" w:rsidRPr="003D1BCA">
        <w:rPr>
          <w:rFonts w:hint="eastAsia"/>
        </w:rPr>
        <w:t>多様</w:t>
      </w:r>
      <w:r w:rsidRPr="00550A96">
        <w:t>なメソッドが定義されている。このメソッドは、ルール</w:t>
      </w:r>
      <w:r w:rsidR="005E0D09" w:rsidRPr="005E0D09">
        <w:rPr>
          <w:rFonts w:hint="eastAsia"/>
        </w:rPr>
        <w:t>エンジン</w:t>
      </w:r>
      <w:r w:rsidRPr="00550A96">
        <w:t>との通信プロトコルに依存しないように定義されている。したがって、プロトコルに依存しないアプリケーションを作成でき、アプリケーションの</w:t>
      </w:r>
      <w:r w:rsidR="004050BA">
        <w:rPr>
          <w:rFonts w:hint="eastAsia"/>
        </w:rPr>
        <w:t>運用</w:t>
      </w:r>
      <w:r w:rsidRPr="00550A96">
        <w:rPr>
          <w:rFonts w:hint="eastAsia"/>
        </w:rPr>
        <w:t>中</w:t>
      </w:r>
      <w:r w:rsidRPr="00550A96">
        <w:t>にプロトコルが変更</w:t>
      </w:r>
      <w:r w:rsidR="004050BA" w:rsidRPr="003D1BCA">
        <w:rPr>
          <w:rFonts w:hint="eastAsia"/>
        </w:rPr>
        <w:t>されても</w:t>
      </w:r>
      <w:r w:rsidRPr="00550A96">
        <w:t>アプリケーションの修正やリコンパイルが</w:t>
      </w:r>
      <w:r w:rsidRPr="00550A96">
        <w:rPr>
          <w:rFonts w:hint="eastAsia"/>
        </w:rPr>
        <w:t>不要となる</w:t>
      </w:r>
      <w:r w:rsidRPr="00550A96">
        <w:t>。</w:t>
      </w:r>
      <w:del w:id="3832" w:author="IRK" w:date="2020-03-12T17:47:00Z">
        <w:r w:rsidRPr="00550A96" w:rsidDel="008955F2">
          <w:delText>表</w:delText>
        </w:r>
        <w:r w:rsidR="00422841" w:rsidDel="008955F2">
          <w:delText>65</w:delText>
        </w:r>
      </w:del>
      <w:ins w:id="3833" w:author="IRK" w:date="2020-03-12T17:47:00Z">
        <w:r w:rsidR="008955F2">
          <w:rPr>
            <w:rFonts w:hint="eastAsia"/>
          </w:rPr>
          <w:t>次の表</w:t>
        </w:r>
      </w:ins>
      <w:r w:rsidRPr="00550A96">
        <w:t>は、</w:t>
      </w:r>
      <w:r w:rsidRPr="00550A96">
        <w:t>RuleInterface</w:t>
      </w:r>
      <w:r w:rsidRPr="00550A96">
        <w:t>に</w:t>
      </w:r>
      <w:r w:rsidRPr="002E4B47">
        <w:t>定義されたルールサービス呼び出しメソッドを</w:t>
      </w:r>
      <w:r w:rsidR="00CC590F">
        <w:t>示す</w:t>
      </w:r>
      <w:r w:rsidRPr="002E4B47">
        <w:t>。</w:t>
      </w:r>
    </w:p>
    <w:p w14:paraId="196A0521" w14:textId="77777777" w:rsidR="001140F8" w:rsidRDefault="001140F8" w:rsidP="00F93119"/>
    <w:p w14:paraId="1353732C" w14:textId="634F4D76" w:rsidR="002E4B47" w:rsidRDefault="002E4B47" w:rsidP="00F93119">
      <w:pPr>
        <w:pStyle w:val="af5"/>
      </w:pPr>
      <w:bookmarkStart w:id="3834" w:name="_Ref34927675"/>
      <w:bookmarkStart w:id="3835" w:name="_Toc40799291"/>
      <w:r>
        <w:t>[</w:t>
      </w:r>
      <w:del w:id="3836" w:author="IRK" w:date="2020-03-12T15:0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65</w:delText>
        </w:r>
        <w:r w:rsidR="00E65728" w:rsidDel="00741612">
          <w:rPr>
            <w:noProof/>
          </w:rPr>
          <w:fldChar w:fldCharType="end"/>
        </w:r>
        <w:r w:rsidDel="00741612">
          <w:rPr>
            <w:rFonts w:hint="eastAsia"/>
          </w:rPr>
          <w:delText xml:space="preserve">　</w:delText>
        </w:r>
      </w:del>
      <w:ins w:id="3837" w:author="IRK" w:date="2020-03-12T15:0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68</w:t>
      </w:r>
      <w:ins w:id="3838" w:author="IRK" w:date="2020-03-12T15:08:00Z">
        <w:r w:rsidR="00741612">
          <w:fldChar w:fldCharType="end"/>
        </w:r>
      </w:ins>
      <w:r w:rsidRPr="002E4B47">
        <w:t xml:space="preserve"> </w:t>
      </w:r>
      <w:r>
        <w:t>InnoRules.RulesClient.RuleInterface</w:t>
      </w:r>
      <w:r>
        <w:rPr>
          <w:rFonts w:hint="eastAsia"/>
        </w:rPr>
        <w:t>]</w:t>
      </w:r>
      <w:bookmarkEnd w:id="3834"/>
      <w:bookmarkEnd w:id="3835"/>
    </w:p>
    <w:tbl>
      <w:tblPr>
        <w:tblStyle w:val="af4"/>
        <w:tblW w:w="0" w:type="auto"/>
        <w:jc w:val="center"/>
        <w:tblLook w:val="04A0" w:firstRow="1" w:lastRow="0" w:firstColumn="1" w:lastColumn="0" w:noHBand="0" w:noVBand="1"/>
        <w:tblPrChange w:id="3839" w:author="IRK" w:date="2020-04-14T15:47:00Z">
          <w:tblPr>
            <w:tblStyle w:val="af4"/>
            <w:tblW w:w="0" w:type="auto"/>
            <w:tblInd w:w="108" w:type="dxa"/>
            <w:tblLook w:val="04A0" w:firstRow="1" w:lastRow="0" w:firstColumn="1" w:lastColumn="0" w:noHBand="0" w:noVBand="1"/>
          </w:tblPr>
        </w:tblPrChange>
      </w:tblPr>
      <w:tblGrid>
        <w:gridCol w:w="9463"/>
        <w:tblGridChange w:id="3840">
          <w:tblGrid>
            <w:gridCol w:w="9463"/>
          </w:tblGrid>
        </w:tblGridChange>
      </w:tblGrid>
      <w:tr w:rsidR="001140F8" w14:paraId="6685E5A5" w14:textId="77777777" w:rsidTr="00C054CD">
        <w:trPr>
          <w:jc w:val="center"/>
        </w:trPr>
        <w:tc>
          <w:tcPr>
            <w:tcW w:w="9463" w:type="dxa"/>
            <w:tcPrChange w:id="3841" w:author="IRK" w:date="2020-04-14T15:47:00Z">
              <w:tcPr>
                <w:tcW w:w="9463" w:type="dxa"/>
              </w:tcPr>
            </w:tcPrChange>
          </w:tcPr>
          <w:p w14:paraId="03761619" w14:textId="77777777" w:rsidR="001140F8" w:rsidRPr="001E781B" w:rsidRDefault="001140F8">
            <w:pPr>
              <w:pStyle w:val="1b"/>
              <w:pPrChange w:id="3842" w:author="IRK" w:date="2020-04-14T13:51:00Z">
                <w:pPr>
                  <w:pStyle w:val="aff1"/>
                </w:pPr>
              </w:pPrChange>
            </w:pPr>
            <w:r>
              <w:t>1 namespace InnoRules.RulesClient;</w:t>
            </w:r>
          </w:p>
          <w:p w14:paraId="643A7444" w14:textId="6E0A3A56" w:rsidR="001140F8" w:rsidRPr="001E781B" w:rsidRDefault="001140F8">
            <w:pPr>
              <w:pStyle w:val="1b"/>
              <w:pPrChange w:id="3843" w:author="IRK" w:date="2020-04-14T13:51:00Z">
                <w:pPr>
                  <w:pStyle w:val="aff1"/>
                </w:pPr>
              </w:pPrChange>
            </w:pPr>
            <w:del w:id="3844" w:author="IRK" w:date="2020-04-14T13:51:00Z">
              <w:r w:rsidDel="00FD41AE">
                <w:delText xml:space="preserve"> </w:delText>
              </w:r>
            </w:del>
            <w:r>
              <w:t>2 {</w:t>
            </w:r>
          </w:p>
          <w:p w14:paraId="318B3938" w14:textId="77777777" w:rsidR="001140F8" w:rsidRPr="001E781B" w:rsidRDefault="001140F8">
            <w:pPr>
              <w:pStyle w:val="1b"/>
              <w:pPrChange w:id="3845" w:author="IRK" w:date="2020-04-14T13:51:00Z">
                <w:pPr>
                  <w:pStyle w:val="aff1"/>
                </w:pPr>
              </w:pPrChange>
            </w:pPr>
            <w:del w:id="3846" w:author="IRK" w:date="2020-04-14T13:51:00Z">
              <w:r w:rsidDel="00FD41AE">
                <w:delText xml:space="preserve"> </w:delText>
              </w:r>
            </w:del>
            <w:r>
              <w:t>3     public interface RuleInterface</w:t>
            </w:r>
          </w:p>
          <w:p w14:paraId="451EF9B4" w14:textId="196CEA35" w:rsidR="001140F8" w:rsidRPr="001E781B" w:rsidRDefault="001140F8">
            <w:pPr>
              <w:pStyle w:val="1b"/>
              <w:pPrChange w:id="3847" w:author="IRK" w:date="2020-04-14T13:51:00Z">
                <w:pPr>
                  <w:pStyle w:val="aff1"/>
                </w:pPr>
              </w:pPrChange>
            </w:pPr>
            <w:del w:id="3848" w:author="IRK" w:date="2020-04-14T13:51:00Z">
              <w:r w:rsidDel="00FD41AE">
                <w:delText xml:space="preserve"> </w:delText>
              </w:r>
            </w:del>
            <w:r>
              <w:t>4     {</w:t>
            </w:r>
          </w:p>
          <w:p w14:paraId="505E387E" w14:textId="77777777" w:rsidR="001140F8" w:rsidRPr="001E781B" w:rsidRDefault="001140F8">
            <w:pPr>
              <w:pStyle w:val="1b"/>
              <w:pPrChange w:id="3849" w:author="IRK" w:date="2020-04-14T13:51:00Z">
                <w:pPr>
                  <w:pStyle w:val="aff1"/>
                </w:pPr>
              </w:pPrChange>
            </w:pPr>
            <w:del w:id="3850" w:author="IRK" w:date="2020-04-14T13:51:00Z">
              <w:r w:rsidDel="00FD41AE">
                <w:delText xml:space="preserve"> </w:delText>
              </w:r>
            </w:del>
            <w:r>
              <w:t>5        ResultSet Execute ( RuleReq req, int codetype );</w:t>
            </w:r>
          </w:p>
          <w:p w14:paraId="49AA2C43" w14:textId="0261BB90" w:rsidR="001140F8" w:rsidRPr="001E781B" w:rsidRDefault="001140F8">
            <w:pPr>
              <w:pStyle w:val="1b"/>
              <w:pPrChange w:id="3851" w:author="IRK" w:date="2020-04-14T13:51:00Z">
                <w:pPr>
                  <w:pStyle w:val="aff1"/>
                </w:pPr>
              </w:pPrChange>
            </w:pPr>
            <w:del w:id="3852" w:author="IRK" w:date="2020-04-14T13:51:00Z">
              <w:r w:rsidDel="00FD41AE">
                <w:delText xml:space="preserve"> </w:delText>
              </w:r>
            </w:del>
            <w:r>
              <w:t>6        ResultSet Execute ( RuleReq req, int codetype, Object ctx );</w:t>
            </w:r>
          </w:p>
          <w:p w14:paraId="2070F529" w14:textId="77777777" w:rsidR="001140F8" w:rsidRPr="00553701" w:rsidRDefault="001140F8">
            <w:pPr>
              <w:pStyle w:val="1b"/>
              <w:pPrChange w:id="3853" w:author="IRK" w:date="2020-04-14T13:51:00Z">
                <w:pPr>
                  <w:pStyle w:val="aff1"/>
                </w:pPr>
              </w:pPrChange>
            </w:pPr>
            <w:del w:id="3854" w:author="IRK" w:date="2020-04-14T13:51:00Z">
              <w:r w:rsidDel="00FD41AE">
                <w:delText xml:space="preserve"> </w:delText>
              </w:r>
            </w:del>
            <w:r>
              <w:t xml:space="preserve">7        </w:t>
            </w:r>
            <w:r w:rsidRPr="00553701">
              <w:t xml:space="preserve">void Execute ( String rule, ItemProvider itemProvider, ResultConsumer consumer, </w:t>
            </w:r>
          </w:p>
          <w:p w14:paraId="2879F22C" w14:textId="7A6541A6" w:rsidR="001140F8" w:rsidRPr="001E781B" w:rsidRDefault="001140F8">
            <w:pPr>
              <w:pStyle w:val="1b"/>
              <w:pPrChange w:id="3855" w:author="IRK" w:date="2020-04-14T13:51:00Z">
                <w:pPr>
                  <w:pStyle w:val="aff1"/>
                </w:pPr>
              </w:pPrChange>
            </w:pPr>
            <w:del w:id="3856" w:author="IRK" w:date="2020-04-14T13:51:00Z">
              <w:r w:rsidDel="00FD41AE">
                <w:delText xml:space="preserve"> </w:delText>
              </w:r>
            </w:del>
            <w:r>
              <w:t>8                   int codetype, String date, Object ctx );</w:t>
            </w:r>
          </w:p>
          <w:p w14:paraId="694C5860" w14:textId="77777777" w:rsidR="001140F8" w:rsidRPr="00553701" w:rsidRDefault="001140F8">
            <w:pPr>
              <w:pStyle w:val="1b"/>
              <w:pPrChange w:id="3857" w:author="IRK" w:date="2020-04-14T13:51:00Z">
                <w:pPr>
                  <w:pStyle w:val="aff1"/>
                </w:pPr>
              </w:pPrChange>
            </w:pPr>
            <w:r>
              <w:t xml:space="preserve">9        </w:t>
            </w:r>
            <w:r w:rsidRPr="00553701">
              <w:t xml:space="preserve"> void Execute ( String rule, ItemProvider itemProvider, ResultConsumer consumer,</w:t>
            </w:r>
          </w:p>
          <w:p w14:paraId="30E74546" w14:textId="77777777" w:rsidR="001140F8" w:rsidRDefault="001140F8">
            <w:pPr>
              <w:pStyle w:val="1b"/>
              <w:pPrChange w:id="3858" w:author="IRK" w:date="2020-04-14T13:51:00Z">
                <w:pPr>
                  <w:pStyle w:val="aff1"/>
                </w:pPr>
              </w:pPrChange>
            </w:pPr>
            <w:r>
              <w:t>10                   int codetype, String date, Object ctx, Trace trace,</w:t>
            </w:r>
            <w:del w:id="3859" w:author="IRK" w:date="2020-03-13T10:07:00Z">
              <w:r w:rsidDel="009C1958">
                <w:delText xml:space="preserve"> </w:delText>
              </w:r>
            </w:del>
          </w:p>
          <w:p w14:paraId="33596593" w14:textId="77777777" w:rsidR="001140F8" w:rsidRPr="001E781B" w:rsidRDefault="001140F8">
            <w:pPr>
              <w:pStyle w:val="1b"/>
              <w:pPrChange w:id="3860" w:author="IRK" w:date="2020-04-14T13:51:00Z">
                <w:pPr>
                  <w:pStyle w:val="aff1"/>
                </w:pPr>
              </w:pPrChange>
            </w:pPr>
            <w:r>
              <w:t>11                   HashMap&lt;Object, Object&gt;callctx );</w:t>
            </w:r>
          </w:p>
          <w:p w14:paraId="079A7566" w14:textId="77777777" w:rsidR="001140F8" w:rsidRPr="001E781B" w:rsidRDefault="001140F8">
            <w:pPr>
              <w:pStyle w:val="1b"/>
              <w:pPrChange w:id="3861" w:author="IRK" w:date="2020-04-14T13:51:00Z">
                <w:pPr>
                  <w:pStyle w:val="aff1"/>
                </w:pPr>
              </w:pPrChange>
            </w:pPr>
            <w:r>
              <w:t>12     …</w:t>
            </w:r>
          </w:p>
          <w:p w14:paraId="4B9677FC" w14:textId="77777777" w:rsidR="001140F8" w:rsidRPr="000B6D0B" w:rsidRDefault="001140F8">
            <w:pPr>
              <w:pStyle w:val="1b"/>
              <w:pPrChange w:id="3862" w:author="IRK" w:date="2020-04-14T13:51:00Z">
                <w:pPr>
                  <w:pStyle w:val="aff1"/>
                </w:pPr>
              </w:pPrChange>
            </w:pPr>
            <w:r>
              <w:t>13 }</w:t>
            </w:r>
          </w:p>
        </w:tc>
      </w:tr>
    </w:tbl>
    <w:p w14:paraId="39C7E8BF" w14:textId="77777777" w:rsidR="001140F8" w:rsidRDefault="001140F8" w:rsidP="00F93119"/>
    <w:p w14:paraId="4538C040" w14:textId="31FDC37D" w:rsidR="001140F8" w:rsidRDefault="001140F8" w:rsidP="00F93119">
      <w:r w:rsidRPr="00550A96">
        <w:t>Execute</w:t>
      </w:r>
      <w:r w:rsidRPr="00550A96">
        <w:t>メソッドは、入出力値の引き渡し方式によって</w:t>
      </w:r>
      <w:r w:rsidRPr="00550A96">
        <w:t>2</w:t>
      </w:r>
      <w:r w:rsidRPr="00550A96">
        <w:t>種類に分類できる。最初と</w:t>
      </w:r>
      <w:r w:rsidRPr="00550A96">
        <w:t>2</w:t>
      </w:r>
      <w:r w:rsidRPr="00550A96">
        <w:t>番目のメソッドは、</w:t>
      </w:r>
      <w:r w:rsidRPr="00550A96">
        <w:t>RuleReq</w:t>
      </w:r>
      <w:r w:rsidRPr="00550A96">
        <w:t>オブジェクトをパラメータとして受け取り</w:t>
      </w:r>
      <w:r w:rsidRPr="00550A96">
        <w:t>ResultSet</w:t>
      </w:r>
      <w:r w:rsidRPr="00550A96">
        <w:t>オブジェクトを返す。</w:t>
      </w:r>
      <w:r w:rsidRPr="00550A96">
        <w:t>3</w:t>
      </w:r>
      <w:r w:rsidRPr="00550A96">
        <w:t>番目と</w:t>
      </w:r>
      <w:r w:rsidRPr="00550A96">
        <w:t>4</w:t>
      </w:r>
      <w:r w:rsidRPr="00550A96">
        <w:t>番目のメソッドは、</w:t>
      </w:r>
      <w:r w:rsidRPr="00550A96">
        <w:t>ItemProvider</w:t>
      </w:r>
      <w:r w:rsidRPr="00550A96">
        <w:t>と</w:t>
      </w:r>
      <w:r w:rsidRPr="00550A96">
        <w:t>ResultConsumer</w:t>
      </w:r>
      <w:r w:rsidRPr="00550A96">
        <w:t>オブジェクトを</w:t>
      </w:r>
      <w:r w:rsidRPr="00846AAC">
        <w:t>パラメータとして受け取る。前者を</w:t>
      </w:r>
      <w:r w:rsidRPr="00AD28C2">
        <w:rPr>
          <w:rPrChange w:id="3863" w:author="IRK" w:date="2020-05-11T11:06:00Z">
            <w:rPr>
              <w:b/>
            </w:rPr>
          </w:rPrChange>
        </w:rPr>
        <w:t>I/O</w:t>
      </w:r>
      <w:r w:rsidRPr="00AD28C2">
        <w:rPr>
          <w:rFonts w:hint="eastAsia"/>
          <w:rPrChange w:id="3864" w:author="IRK" w:date="2020-05-11T11:06:00Z">
            <w:rPr>
              <w:rFonts w:hint="eastAsia"/>
              <w:b/>
            </w:rPr>
          </w:rPrChange>
        </w:rPr>
        <w:t>オブジェクト</w:t>
      </w:r>
      <w:r w:rsidRPr="00AD28C2">
        <w:rPr>
          <w:rPrChange w:id="3865" w:author="IRK" w:date="2020-05-11T11:06:00Z">
            <w:rPr>
              <w:b/>
            </w:rPr>
          </w:rPrChange>
        </w:rPr>
        <w:t>(I/O Object)</w:t>
      </w:r>
      <w:r w:rsidRPr="00AD28C2">
        <w:rPr>
          <w:rFonts w:hint="eastAsia"/>
          <w:rPrChange w:id="3866" w:author="IRK" w:date="2020-05-11T11:06:00Z">
            <w:rPr>
              <w:rFonts w:hint="eastAsia"/>
              <w:b/>
            </w:rPr>
          </w:rPrChange>
        </w:rPr>
        <w:t>方式</w:t>
      </w:r>
      <w:r w:rsidRPr="00846AAC">
        <w:t>といい、後者を</w:t>
      </w:r>
      <w:r w:rsidRPr="00AD28C2">
        <w:rPr>
          <w:rPrChange w:id="3867" w:author="IRK" w:date="2020-05-11T11:06:00Z">
            <w:rPr>
              <w:b/>
            </w:rPr>
          </w:rPrChange>
        </w:rPr>
        <w:t>I/O</w:t>
      </w:r>
      <w:r w:rsidRPr="00AD28C2">
        <w:rPr>
          <w:rFonts w:hint="eastAsia"/>
          <w:rPrChange w:id="3868" w:author="IRK" w:date="2020-05-11T11:06:00Z">
            <w:rPr>
              <w:rFonts w:hint="eastAsia"/>
              <w:b/>
            </w:rPr>
          </w:rPrChange>
        </w:rPr>
        <w:t>アダプタ</w:t>
      </w:r>
      <w:r w:rsidRPr="00AD28C2">
        <w:rPr>
          <w:rPrChange w:id="3869" w:author="IRK" w:date="2020-05-11T11:06:00Z">
            <w:rPr>
              <w:b/>
            </w:rPr>
          </w:rPrChange>
        </w:rPr>
        <w:t>(I/O Adapter)</w:t>
      </w:r>
      <w:r w:rsidRPr="00AD28C2">
        <w:rPr>
          <w:rFonts w:hint="eastAsia"/>
          <w:rPrChange w:id="3870" w:author="IRK" w:date="2020-05-11T11:06:00Z">
            <w:rPr>
              <w:rFonts w:hint="eastAsia"/>
              <w:b/>
            </w:rPr>
          </w:rPrChange>
        </w:rPr>
        <w:t>方式</w:t>
      </w:r>
      <w:r w:rsidRPr="002E4B47">
        <w:t>という。各方式については</w:t>
      </w:r>
      <w:del w:id="3871" w:author="IRK" w:date="2020-03-13T10:07:00Z">
        <w:r w:rsidRPr="002E4B47" w:rsidDel="009C1958">
          <w:delText>3.3.5</w:delText>
        </w:r>
      </w:del>
      <w:ins w:id="3872" w:author="IRK" w:date="2020-03-13T10:07:00Z">
        <w:r w:rsidR="009C1958">
          <w:rPr>
            <w:rFonts w:hint="eastAsia"/>
          </w:rPr>
          <w:t>「</w:t>
        </w:r>
        <w:r w:rsidR="009C1958">
          <w:fldChar w:fldCharType="begin"/>
        </w:r>
        <w:r w:rsidR="009C1958">
          <w:instrText xml:space="preserve"> </w:instrText>
        </w:r>
        <w:r w:rsidR="009C1958">
          <w:rPr>
            <w:rFonts w:hint="eastAsia"/>
          </w:rPr>
          <w:instrText>REF _Ref34986467 \r \h</w:instrText>
        </w:r>
        <w:r w:rsidR="009C1958">
          <w:instrText xml:space="preserve"> </w:instrText>
        </w:r>
      </w:ins>
      <w:r w:rsidR="009C1958">
        <w:fldChar w:fldCharType="separate"/>
      </w:r>
      <w:r w:rsidR="0092459D">
        <w:t xml:space="preserve">3.3.5 </w:t>
      </w:r>
      <w:ins w:id="3873" w:author="IRK" w:date="2020-03-13T10:07:00Z">
        <w:r w:rsidR="009C1958">
          <w:fldChar w:fldCharType="end"/>
        </w:r>
        <w:r w:rsidR="009C1958">
          <w:fldChar w:fldCharType="begin"/>
        </w:r>
        <w:r w:rsidR="009C1958">
          <w:instrText xml:space="preserve"> REF _Ref34986469 \h </w:instrText>
        </w:r>
      </w:ins>
      <w:r w:rsidR="009C1958">
        <w:fldChar w:fldCharType="separate"/>
      </w:r>
      <w:r w:rsidR="0092459D">
        <w:t>I/O</w:t>
      </w:r>
      <w:r w:rsidR="0092459D">
        <w:t>オブジェクト方式</w:t>
      </w:r>
      <w:ins w:id="3874" w:author="IRK" w:date="2020-03-13T10:07:00Z">
        <w:r w:rsidR="009C1958">
          <w:fldChar w:fldCharType="end"/>
        </w:r>
        <w:r w:rsidR="009C1958">
          <w:rPr>
            <w:rFonts w:hint="eastAsia"/>
          </w:rPr>
          <w:t>」</w:t>
        </w:r>
      </w:ins>
      <w:r w:rsidRPr="002E4B47">
        <w:t>と</w:t>
      </w:r>
      <w:del w:id="3875" w:author="IRK" w:date="2020-03-13T10:07:00Z">
        <w:r w:rsidRPr="002E4B47" w:rsidDel="009C1958">
          <w:delText>3.3.6</w:delText>
        </w:r>
      </w:del>
      <w:ins w:id="3876" w:author="IRK" w:date="2020-03-13T10:07:00Z">
        <w:r w:rsidR="009C1958">
          <w:rPr>
            <w:rFonts w:hint="eastAsia"/>
          </w:rPr>
          <w:t>「</w:t>
        </w:r>
        <w:r w:rsidR="009C1958">
          <w:fldChar w:fldCharType="begin"/>
        </w:r>
        <w:r w:rsidR="009C1958">
          <w:instrText xml:space="preserve"> </w:instrText>
        </w:r>
        <w:r w:rsidR="009C1958">
          <w:rPr>
            <w:rFonts w:hint="eastAsia"/>
          </w:rPr>
          <w:instrText>REF _Ref34986485 \r \h</w:instrText>
        </w:r>
        <w:r w:rsidR="009C1958">
          <w:instrText xml:space="preserve"> </w:instrText>
        </w:r>
      </w:ins>
      <w:r w:rsidR="009C1958">
        <w:fldChar w:fldCharType="separate"/>
      </w:r>
      <w:r w:rsidR="0092459D">
        <w:t xml:space="preserve">3.3.6 </w:t>
      </w:r>
      <w:ins w:id="3877" w:author="IRK" w:date="2020-03-13T10:07:00Z">
        <w:r w:rsidR="009C1958">
          <w:fldChar w:fldCharType="end"/>
        </w:r>
        <w:r w:rsidR="009C1958">
          <w:fldChar w:fldCharType="begin"/>
        </w:r>
        <w:r w:rsidR="009C1958">
          <w:instrText xml:space="preserve"> REF _Ref34986487 \h </w:instrText>
        </w:r>
      </w:ins>
      <w:r w:rsidR="009C1958">
        <w:fldChar w:fldCharType="separate"/>
      </w:r>
      <w:r w:rsidR="0092459D">
        <w:t>I/O</w:t>
      </w:r>
      <w:r w:rsidR="0092459D">
        <w:t>アダプタ方式</w:t>
      </w:r>
      <w:ins w:id="3878" w:author="IRK" w:date="2020-03-13T10:07:00Z">
        <w:r w:rsidR="009C1958">
          <w:fldChar w:fldCharType="end"/>
        </w:r>
        <w:r w:rsidR="009C1958">
          <w:rPr>
            <w:rFonts w:hint="eastAsia"/>
          </w:rPr>
          <w:t>」</w:t>
        </w:r>
      </w:ins>
      <w:r w:rsidRPr="002E4B47">
        <w:t>で説明し、</w:t>
      </w:r>
      <w:del w:id="3879" w:author="IRK" w:date="2020-03-13T10:07:00Z">
        <w:r w:rsidRPr="002E4B47" w:rsidDel="009C1958">
          <w:delText>1.2.7</w:delText>
        </w:r>
      </w:del>
      <w:ins w:id="3880" w:author="IRK" w:date="2020-03-13T10:07:00Z">
        <w:r w:rsidR="009C1958">
          <w:rPr>
            <w:rFonts w:hint="eastAsia"/>
          </w:rPr>
          <w:t>「</w:t>
        </w:r>
      </w:ins>
      <w:ins w:id="3881" w:author="IRK" w:date="2020-04-20T23:01:00Z">
        <w:r w:rsidR="00747CA1">
          <w:fldChar w:fldCharType="begin"/>
        </w:r>
        <w:r w:rsidR="00747CA1">
          <w:instrText xml:space="preserve"> </w:instrText>
        </w:r>
        <w:r w:rsidR="00747CA1">
          <w:rPr>
            <w:rFonts w:hint="eastAsia"/>
          </w:rPr>
          <w:instrText>REF _Ref38316118 \r \h</w:instrText>
        </w:r>
        <w:r w:rsidR="00747CA1">
          <w:instrText xml:space="preserve"> </w:instrText>
        </w:r>
      </w:ins>
      <w:r w:rsidR="00747CA1">
        <w:fldChar w:fldCharType="separate"/>
      </w:r>
      <w:r w:rsidR="0092459D">
        <w:t xml:space="preserve">1.2.8 </w:t>
      </w:r>
      <w:ins w:id="3882" w:author="IRK" w:date="2020-04-20T23:01:00Z">
        <w:r w:rsidR="00747CA1">
          <w:fldChar w:fldCharType="end"/>
        </w:r>
        <w:r w:rsidR="00747CA1">
          <w:fldChar w:fldCharType="begin"/>
        </w:r>
        <w:r w:rsidR="00747CA1">
          <w:instrText xml:space="preserve"> REF _Ref38316121 \h </w:instrText>
        </w:r>
      </w:ins>
      <w:r w:rsidR="00747CA1">
        <w:fldChar w:fldCharType="separate"/>
      </w:r>
      <w:r w:rsidR="0092459D">
        <w:t>ルール</w:t>
      </w:r>
      <w:r w:rsidR="0092459D">
        <w:rPr>
          <w:rFonts w:hint="eastAsia"/>
        </w:rPr>
        <w:t>エンジン</w:t>
      </w:r>
      <w:r w:rsidR="0092459D">
        <w:t>の構成方式に基づく</w:t>
      </w:r>
      <w:r w:rsidR="0092459D">
        <w:t>I/O</w:t>
      </w:r>
      <w:r w:rsidR="0092459D">
        <w:t>オブジェクト方式と</w:t>
      </w:r>
      <w:r w:rsidR="0092459D">
        <w:t>I/O</w:t>
      </w:r>
      <w:r w:rsidR="0092459D">
        <w:t>アダプタ方式の性能比較</w:t>
      </w:r>
      <w:ins w:id="3883" w:author="IRK" w:date="2020-04-20T23:01:00Z">
        <w:r w:rsidR="00747CA1">
          <w:fldChar w:fldCharType="end"/>
        </w:r>
      </w:ins>
      <w:ins w:id="3884" w:author="IRK" w:date="2020-03-13T10:08:00Z">
        <w:r w:rsidR="009C1958">
          <w:rPr>
            <w:rFonts w:hint="eastAsia"/>
          </w:rPr>
          <w:t>」</w:t>
        </w:r>
      </w:ins>
      <w:r w:rsidRPr="002E4B47">
        <w:t>で各方式のメリットとデメリットを説明する。</w:t>
      </w:r>
    </w:p>
    <w:p w14:paraId="2D34416D" w14:textId="77777777" w:rsidR="00FC7CBB" w:rsidRPr="008D2A9C" w:rsidRDefault="00FC7CBB" w:rsidP="00F93119"/>
    <w:p w14:paraId="48BEB4D6" w14:textId="77777777" w:rsidR="001140F8" w:rsidRDefault="001140F8" w:rsidP="00F93119">
      <w:pPr>
        <w:pStyle w:val="32"/>
      </w:pPr>
      <w:bookmarkStart w:id="3885" w:name="_Toc426449639"/>
      <w:bookmarkStart w:id="3886" w:name="_Toc426449735"/>
      <w:bookmarkStart w:id="3887" w:name="_Toc434858920"/>
      <w:bookmarkStart w:id="3888" w:name="_Toc34988296"/>
      <w:bookmarkStart w:id="3889" w:name="_Toc40799140"/>
      <w:r>
        <w:t>コード体系</w:t>
      </w:r>
      <w:bookmarkEnd w:id="3885"/>
      <w:bookmarkEnd w:id="3886"/>
      <w:bookmarkEnd w:id="3887"/>
      <w:bookmarkEnd w:id="3888"/>
      <w:bookmarkEnd w:id="3889"/>
    </w:p>
    <w:p w14:paraId="572C3F19" w14:textId="63AC5669" w:rsidR="001140F8" w:rsidRPr="002E4B47" w:rsidRDefault="001140F8" w:rsidP="00F93119">
      <w:r w:rsidRPr="002E4B47">
        <w:t>I/O</w:t>
      </w:r>
      <w:r w:rsidRPr="002E4B47">
        <w:t>オブジェクト方式では、呼び出すルールコードと入力項目のコード</w:t>
      </w:r>
      <w:r w:rsidRPr="002E4B47">
        <w:rPr>
          <w:rFonts w:hint="eastAsia"/>
        </w:rPr>
        <w:t>および</w:t>
      </w:r>
      <w:r w:rsidRPr="002E4B47">
        <w:t>値</w:t>
      </w:r>
      <w:r w:rsidRPr="00550A96">
        <w:t>が</w:t>
      </w:r>
      <w:r w:rsidRPr="00550A96">
        <w:t>RuleReq</w:t>
      </w:r>
      <w:r w:rsidRPr="00550A96">
        <w:t>入力オブジェクトに保存されて引き渡される。</w:t>
      </w:r>
      <w:r w:rsidRPr="00550A96">
        <w:t>I/O</w:t>
      </w:r>
      <w:r w:rsidRPr="00550A96">
        <w:t>アダプタ方式では、呼び出すルールのコードが</w:t>
      </w:r>
      <w:r w:rsidRPr="00550A96">
        <w:t>Execute</w:t>
      </w:r>
      <w:r w:rsidRPr="00550A96">
        <w:t>メ</w:t>
      </w:r>
      <w:r w:rsidRPr="002E4B47">
        <w:t>ソッドのパラメータとして引き渡される。コードとして使用できる値は、次の</w:t>
      </w:r>
      <w:del w:id="3890" w:author="IRK" w:date="2020-03-12T14:44:00Z">
        <w:r w:rsidRPr="002E4B47" w:rsidDel="00985441">
          <w:delText>通り</w:delText>
        </w:r>
      </w:del>
      <w:ins w:id="3891" w:author="IRK" w:date="2020-03-12T14:44:00Z">
        <w:r w:rsidR="00985441">
          <w:rPr>
            <w:rFonts w:hint="eastAsia"/>
          </w:rPr>
          <w:t>とおり</w:t>
        </w:r>
      </w:ins>
      <w:r w:rsidRPr="002E4B47">
        <w:t>である。</w:t>
      </w:r>
    </w:p>
    <w:p w14:paraId="577D7540" w14:textId="77777777" w:rsidR="001140F8" w:rsidRDefault="001140F8">
      <w:pPr>
        <w:pStyle w:val="10"/>
        <w:pPrChange w:id="3892" w:author="IRK" w:date="2020-05-11T10:58:00Z">
          <w:pPr>
            <w:pStyle w:val="a8"/>
            <w:ind w:left="784"/>
          </w:pPr>
        </w:pPrChange>
      </w:pPr>
      <w:r>
        <w:t>ルールまたは項目の</w:t>
      </w:r>
      <w:r>
        <w:t>ID</w:t>
      </w:r>
    </w:p>
    <w:p w14:paraId="030809EC" w14:textId="77777777" w:rsidR="001140F8" w:rsidRDefault="001140F8">
      <w:pPr>
        <w:pStyle w:val="10"/>
        <w:pPrChange w:id="3893" w:author="IRK" w:date="2020-05-11T10:58:00Z">
          <w:pPr>
            <w:pStyle w:val="a8"/>
            <w:ind w:left="784"/>
          </w:pPr>
        </w:pPrChange>
      </w:pPr>
      <w:r>
        <w:t>ルールまたは項目の名前</w:t>
      </w:r>
    </w:p>
    <w:p w14:paraId="667144E6" w14:textId="77777777" w:rsidR="001140F8" w:rsidRDefault="001140F8">
      <w:pPr>
        <w:pStyle w:val="10"/>
        <w:pPrChange w:id="3894" w:author="IRK" w:date="2020-05-11T10:58:00Z">
          <w:pPr>
            <w:pStyle w:val="a8"/>
            <w:ind w:left="784"/>
          </w:pPr>
        </w:pPrChange>
      </w:pPr>
      <w:r>
        <w:t>ルールまたは項目のエイリアス</w:t>
      </w:r>
    </w:p>
    <w:p w14:paraId="226D252B" w14:textId="77777777" w:rsidR="001140F8" w:rsidRDefault="001140F8" w:rsidP="00F93119"/>
    <w:p w14:paraId="5037A588" w14:textId="5053348D" w:rsidR="001140F8" w:rsidRPr="002E4B47" w:rsidRDefault="001140F8" w:rsidP="00F93119">
      <w:r w:rsidRPr="002E4B47">
        <w:t>ID</w:t>
      </w:r>
      <w:r w:rsidRPr="002E4B47">
        <w:t>は、ルールシステムが管理目的ですべてのルールと項目に付与するアルファベットと数字からなる</w:t>
      </w:r>
      <w:r w:rsidRPr="002E4B47">
        <w:t>10</w:t>
      </w:r>
      <w:r w:rsidRPr="002E4B47">
        <w:t>桁のコードである。</w:t>
      </w:r>
      <w:r w:rsidR="00846F26" w:rsidRPr="002E4B47">
        <w:t>ルールシステムで自動的に付与された</w:t>
      </w:r>
      <w:r w:rsidR="00846F26" w:rsidRPr="002E4B47">
        <w:t>ID</w:t>
      </w:r>
      <w:r w:rsidR="00846F26" w:rsidRPr="002E4B47">
        <w:t>は、</w:t>
      </w:r>
      <w:r w:rsidR="00846F26" w:rsidRPr="002E4B47">
        <w:t>‘#S’</w:t>
      </w:r>
      <w:r w:rsidR="00846F26" w:rsidRPr="002E4B47">
        <w:t>で始まる。</w:t>
      </w:r>
      <w:r w:rsidRPr="002E4B47">
        <w:t>ID</w:t>
      </w:r>
      <w:r w:rsidRPr="002E4B47">
        <w:t>は固有のものが付与されるため、ルール同士または項目同士で重複することはない。</w:t>
      </w:r>
      <w:r w:rsidRPr="002E4B47">
        <w:t>ID</w:t>
      </w:r>
      <w:r w:rsidRPr="002E4B47">
        <w:t>は、一度付与されると変更できない。</w:t>
      </w:r>
    </w:p>
    <w:p w14:paraId="01D6341E" w14:textId="77777777" w:rsidR="001140F8" w:rsidRPr="002E4B47" w:rsidRDefault="001140F8" w:rsidP="00F93119"/>
    <w:p w14:paraId="119A10FC" w14:textId="77777777" w:rsidR="001140F8" w:rsidRPr="002E4B47" w:rsidRDefault="001140F8" w:rsidP="00F93119">
      <w:r w:rsidRPr="002E4B47">
        <w:t>名前は、ルール管理者がすべてのルールと項目に付与する</w:t>
      </w:r>
      <w:r w:rsidRPr="002E4B47">
        <w:t>127</w:t>
      </w:r>
      <w:r w:rsidRPr="002E4B47">
        <w:t>文字以内のコードである。いくつかの特殊文字を除き、</w:t>
      </w:r>
      <w:r w:rsidRPr="002E4B47">
        <w:rPr>
          <w:rFonts w:hint="eastAsia"/>
        </w:rPr>
        <w:t>大部分</w:t>
      </w:r>
      <w:r w:rsidRPr="002E4B47">
        <w:t>の文字が使用できる。ルールビルダーでのすべてのルールの内容は名前で表現されるため、大概は業務に合わせた名前が付与される。名前も</w:t>
      </w:r>
      <w:r w:rsidRPr="002E4B47">
        <w:t>ID</w:t>
      </w:r>
      <w:r w:rsidRPr="002E4B47">
        <w:t>と</w:t>
      </w:r>
      <w:r w:rsidRPr="002E4B47">
        <w:rPr>
          <w:rFonts w:hint="eastAsia"/>
        </w:rPr>
        <w:t>同様</w:t>
      </w:r>
      <w:r w:rsidRPr="002E4B47">
        <w:t>ルールシステム内では固有のものであるため、ルール同士または項目同士で重複はしないが、変更は可能である。</w:t>
      </w:r>
    </w:p>
    <w:p w14:paraId="5E8A3BDC" w14:textId="77777777" w:rsidR="001140F8" w:rsidRPr="002E4B47" w:rsidRDefault="001140F8" w:rsidP="00F93119"/>
    <w:p w14:paraId="78274D1F" w14:textId="31A76954" w:rsidR="001140F8" w:rsidRPr="002E4B47" w:rsidRDefault="001140F8" w:rsidP="00F93119">
      <w:r w:rsidRPr="002E4B47">
        <w:t>ID</w:t>
      </w:r>
      <w:r w:rsidRPr="002E4B47">
        <w:t>はルールシステムから識別</w:t>
      </w:r>
      <w:r w:rsidRPr="002E4B47">
        <w:rPr>
          <w:rFonts w:hint="eastAsia"/>
        </w:rPr>
        <w:t>および</w:t>
      </w:r>
      <w:r w:rsidRPr="002E4B47">
        <w:t>管理のために付与され、名前はルール管理者が業務的な意味を込めて付与する。</w:t>
      </w:r>
      <w:r w:rsidRPr="002E4B47">
        <w:rPr>
          <w:spacing w:val="-4"/>
        </w:rPr>
        <w:t>一般的に</w:t>
      </w:r>
      <w:r w:rsidRPr="002E4B47">
        <w:rPr>
          <w:spacing w:val="-4"/>
        </w:rPr>
        <w:t>IT</w:t>
      </w:r>
      <w:r w:rsidRPr="002E4B47">
        <w:rPr>
          <w:spacing w:val="-4"/>
        </w:rPr>
        <w:t>システムでは様々な制約条件によって業務的な意味を持つ名前をそのまま使用せず、制限された文字</w:t>
      </w:r>
      <w:r w:rsidR="002F3E17">
        <w:rPr>
          <w:rFonts w:hint="eastAsia"/>
          <w:spacing w:val="-4"/>
        </w:rPr>
        <w:t>を使う。</w:t>
      </w:r>
      <w:r w:rsidRPr="002E4B47">
        <w:rPr>
          <w:spacing w:val="-4"/>
        </w:rPr>
        <w:t>例えばアルファベットの大文字と数字、</w:t>
      </w:r>
      <w:r w:rsidRPr="002E4B47">
        <w:rPr>
          <w:spacing w:val="-4"/>
        </w:rPr>
        <w:t>‘_’</w:t>
      </w:r>
      <w:r w:rsidRPr="002E4B47">
        <w:rPr>
          <w:spacing w:val="-4"/>
        </w:rPr>
        <w:t>で構成された別のコード体系を運用する。エイリアスは、</w:t>
      </w:r>
      <w:r w:rsidRPr="002E4B47">
        <w:t>ルールまたは項目に</w:t>
      </w:r>
      <w:r w:rsidR="002F3E17">
        <w:rPr>
          <w:rFonts w:hint="eastAsia"/>
        </w:rPr>
        <w:t>、</w:t>
      </w:r>
      <w:r w:rsidRPr="002E4B47">
        <w:t>このコード体系に基づくコードを付与できるように</w:t>
      </w:r>
      <w:r w:rsidRPr="002E4B47">
        <w:rPr>
          <w:rFonts w:hint="eastAsia"/>
        </w:rPr>
        <w:t>する</w:t>
      </w:r>
      <w:r w:rsidRPr="002E4B47">
        <w:t>。ルールのエイリアスは、</w:t>
      </w:r>
      <w:r w:rsidRPr="002E4B47">
        <w:t>ID</w:t>
      </w:r>
      <w:r w:rsidRPr="002E4B47">
        <w:t>または名前とは異なり、すべてのルールと項目に付与する必要はない。エイリアスは必要なルールと項目に</w:t>
      </w:r>
      <w:del w:id="3895" w:author="IRK" w:date="2020-04-08T17:33:00Z">
        <w:r w:rsidRPr="002E4B47" w:rsidDel="00F97F4D">
          <w:delText>選択的に</w:delText>
        </w:r>
      </w:del>
      <w:ins w:id="3896" w:author="IRK" w:date="2020-04-08T17:33:00Z">
        <w:r w:rsidR="00F97F4D" w:rsidRPr="00F97F4D">
          <w:rPr>
            <w:rFonts w:hint="eastAsia"/>
          </w:rPr>
          <w:t>任意で</w:t>
        </w:r>
      </w:ins>
      <w:r w:rsidRPr="002E4B47">
        <w:t>付与でき、付与された後でも変更が可能である。</w:t>
      </w:r>
      <w:r w:rsidRPr="002E4B47">
        <w:rPr>
          <w:rFonts w:hint="eastAsia"/>
        </w:rPr>
        <w:t>ただし</w:t>
      </w:r>
      <w:r w:rsidRPr="002E4B47">
        <w:t>、付与されるとルール同士または項目同士では重複できない。</w:t>
      </w:r>
    </w:p>
    <w:p w14:paraId="16C6952D" w14:textId="519AB3BA" w:rsidR="004D3F25" w:rsidRDefault="004D3F25" w:rsidP="00F93119">
      <w:del w:id="3897" w:author="IRK" w:date="2020-04-13T12:49:00Z">
        <w:r w:rsidDel="00166351">
          <w:br w:type="page"/>
        </w:r>
      </w:del>
    </w:p>
    <w:p w14:paraId="5B559D03" w14:textId="55F64FDC" w:rsidR="001140F8" w:rsidRPr="002E4B47" w:rsidRDefault="001140F8" w:rsidP="00F93119">
      <w:r w:rsidRPr="002E4B47">
        <w:t>ルールサービスを呼び出す時にどのルールを呼び出すか、どの項目の値を設定す</w:t>
      </w:r>
      <w:r w:rsidR="00EA7AE9">
        <w:rPr>
          <w:rFonts w:hint="eastAsia"/>
        </w:rPr>
        <w:t>る</w:t>
      </w:r>
      <w:r w:rsidRPr="002E4B47">
        <w:t>かを指定するために、</w:t>
      </w:r>
      <w:r w:rsidRPr="002E4B47">
        <w:t>ID</w:t>
      </w:r>
      <w:r w:rsidRPr="002E4B47">
        <w:t>、名前、エイリアスの中から</w:t>
      </w:r>
      <w:r w:rsidRPr="002E4B47">
        <w:t>1</w:t>
      </w:r>
      <w:r w:rsidRPr="002E4B47">
        <w:t>つのコード体系を選択できる。ただし、</w:t>
      </w:r>
      <w:r w:rsidRPr="002E4B47">
        <w:t>1</w:t>
      </w:r>
      <w:r w:rsidRPr="002E4B47">
        <w:t>つのルールの呼び出しには</w:t>
      </w:r>
      <w:r w:rsidRPr="002E4B47">
        <w:t>1</w:t>
      </w:r>
      <w:r w:rsidRPr="002E4B47">
        <w:t>つのコード体系のみ使用できる。例えば、ルールを指定するために</w:t>
      </w:r>
      <w:r w:rsidRPr="002E4B47">
        <w:t>ID</w:t>
      </w:r>
      <w:r w:rsidRPr="002E4B47">
        <w:t>を使用する場合は、項目も</w:t>
      </w:r>
      <w:r w:rsidRPr="002E4B47">
        <w:t>ID</w:t>
      </w:r>
      <w:r w:rsidRPr="002E4B47">
        <w:t>を利用して指定する必要がある。この文書の</w:t>
      </w:r>
      <w:r w:rsidR="00F81176" w:rsidRPr="00AB2487">
        <w:rPr>
          <w:rFonts w:ascii="ＭＳ Ｐゴシック" w:hAnsi="ＭＳ Ｐゴシック" w:hint="eastAsia"/>
        </w:rPr>
        <w:t>以降</w:t>
      </w:r>
      <w:r w:rsidRPr="00AB2487">
        <w:rPr>
          <w:rFonts w:ascii="ＭＳ Ｐゴシック" w:hAnsi="ＭＳ Ｐゴシック" w:hint="eastAsia"/>
        </w:rPr>
        <w:t>の</w:t>
      </w:r>
      <w:r w:rsidRPr="002E4B47">
        <w:t>部分においてのコードとは、</w:t>
      </w:r>
      <w:r w:rsidRPr="002E4B47">
        <w:t>ID</w:t>
      </w:r>
      <w:r w:rsidRPr="002E4B47">
        <w:t>、名前またはエイリアスのうちの</w:t>
      </w:r>
      <w:r w:rsidRPr="002E4B47">
        <w:t>1</w:t>
      </w:r>
      <w:r w:rsidRPr="002E4B47">
        <w:t>つを意味する。</w:t>
      </w:r>
    </w:p>
    <w:p w14:paraId="7E7568BB" w14:textId="77777777" w:rsidR="001140F8" w:rsidRPr="002E4B47" w:rsidRDefault="001140F8" w:rsidP="00F93119"/>
    <w:p w14:paraId="793FDCAB" w14:textId="03E1C5DA" w:rsidR="001140F8" w:rsidRPr="002E4B47" w:rsidRDefault="001140F8" w:rsidP="00F93119">
      <w:r w:rsidRPr="002E4B47">
        <w:rPr>
          <w:spacing w:val="-10"/>
        </w:rPr>
        <w:t>ルール</w:t>
      </w:r>
      <w:r w:rsidRPr="002E4B47">
        <w:rPr>
          <w:rFonts w:hint="eastAsia"/>
          <w:spacing w:val="-10"/>
        </w:rPr>
        <w:t>および</w:t>
      </w:r>
      <w:r w:rsidRPr="002E4B47">
        <w:rPr>
          <w:spacing w:val="-10"/>
        </w:rPr>
        <w:t>項目のコード</w:t>
      </w:r>
      <w:r w:rsidR="00EA7AE9">
        <w:rPr>
          <w:rFonts w:hint="eastAsia"/>
          <w:spacing w:val="-10"/>
        </w:rPr>
        <w:t>の</w:t>
      </w:r>
      <w:r w:rsidRPr="002E4B47">
        <w:rPr>
          <w:spacing w:val="-10"/>
        </w:rPr>
        <w:t>指定にどのコード体系が使用されたかは、</w:t>
      </w:r>
      <w:del w:id="3898" w:author="IRK" w:date="2020-03-12T17:47:00Z">
        <w:r w:rsidRPr="002E4B47" w:rsidDel="008955F2">
          <w:rPr>
            <w:spacing w:val="-10"/>
          </w:rPr>
          <w:delText>表</w:delText>
        </w:r>
        <w:r w:rsidR="00422841" w:rsidDel="008955F2">
          <w:rPr>
            <w:spacing w:val="-10"/>
          </w:rPr>
          <w:delText>65</w:delText>
        </w:r>
      </w:del>
      <w:ins w:id="3899" w:author="IRK" w:date="2020-03-12T17:47:00Z">
        <w:r w:rsidR="008955F2">
          <w:rPr>
            <w:spacing w:val="-10"/>
          </w:rPr>
          <w:fldChar w:fldCharType="begin"/>
        </w:r>
        <w:r w:rsidR="008955F2">
          <w:rPr>
            <w:spacing w:val="-10"/>
          </w:rPr>
          <w:instrText xml:space="preserve"> REF _Ref34927675 \h </w:instrText>
        </w:r>
      </w:ins>
      <w:r w:rsidR="008955F2">
        <w:rPr>
          <w:spacing w:val="-10"/>
        </w:rPr>
      </w:r>
      <w:r w:rsidR="008955F2">
        <w:rPr>
          <w:spacing w:val="-10"/>
        </w:rPr>
        <w:fldChar w:fldCharType="separate"/>
      </w:r>
      <w:r w:rsidR="0092459D">
        <w:t>[</w:t>
      </w:r>
      <w:ins w:id="3900" w:author="IRK" w:date="2020-03-12T15:08:00Z">
        <w:r w:rsidR="0092459D">
          <w:rPr>
            <w:rFonts w:hint="eastAsia"/>
          </w:rPr>
          <w:t>表</w:t>
        </w:r>
        <w:r w:rsidR="0092459D">
          <w:rPr>
            <w:rFonts w:hint="eastAsia"/>
          </w:rPr>
          <w:t xml:space="preserve"> </w:t>
        </w:r>
      </w:ins>
      <w:r w:rsidR="0092459D">
        <w:rPr>
          <w:noProof/>
        </w:rPr>
        <w:t>68</w:t>
      </w:r>
      <w:r w:rsidR="0092459D" w:rsidRPr="002E4B47">
        <w:t xml:space="preserve"> </w:t>
      </w:r>
      <w:r w:rsidR="0092459D">
        <w:t>InnoRules.RulesClient.RuleInterface</w:t>
      </w:r>
      <w:r w:rsidR="0092459D">
        <w:rPr>
          <w:rFonts w:hint="eastAsia"/>
        </w:rPr>
        <w:t>]</w:t>
      </w:r>
      <w:ins w:id="3901" w:author="IRK" w:date="2020-03-12T17:47:00Z">
        <w:r w:rsidR="008955F2">
          <w:rPr>
            <w:spacing w:val="-10"/>
          </w:rPr>
          <w:fldChar w:fldCharType="end"/>
        </w:r>
      </w:ins>
      <w:r w:rsidRPr="002E4B47">
        <w:rPr>
          <w:spacing w:val="-10"/>
        </w:rPr>
        <w:t>の</w:t>
      </w:r>
      <w:r w:rsidRPr="00550A96">
        <w:t>RuleInterface.Execute</w:t>
      </w:r>
      <w:r w:rsidRPr="00550A96">
        <w:t>メソッドの</w:t>
      </w:r>
      <w:r w:rsidRPr="00550A96">
        <w:t>codetype</w:t>
      </w:r>
      <w:r w:rsidRPr="00550A96">
        <w:t>パラメータに指定する。</w:t>
      </w:r>
      <w:r w:rsidRPr="00550A96">
        <w:t>InnoRules.RulesClient.Constants</w:t>
      </w:r>
      <w:r w:rsidRPr="00550A96">
        <w:t>には、</w:t>
      </w:r>
      <w:del w:id="3902" w:author="IRK" w:date="2020-03-12T17:47:00Z">
        <w:r w:rsidRPr="00550A96" w:rsidDel="008955F2">
          <w:delText>表</w:delText>
        </w:r>
        <w:r w:rsidR="00422841" w:rsidDel="008955F2">
          <w:delText>66</w:delText>
        </w:r>
      </w:del>
      <w:ins w:id="3903" w:author="IRK" w:date="2020-03-12T17:47:00Z">
        <w:r w:rsidR="008955F2">
          <w:rPr>
            <w:rFonts w:hint="eastAsia"/>
          </w:rPr>
          <w:t>次の表</w:t>
        </w:r>
      </w:ins>
      <w:r w:rsidRPr="00550A96">
        <w:t>のように</w:t>
      </w:r>
      <w:r w:rsidRPr="00550A96">
        <w:t>codetype</w:t>
      </w:r>
      <w:r w:rsidRPr="002E4B47">
        <w:t>の値で指定できる定数が定義されている。</w:t>
      </w:r>
    </w:p>
    <w:p w14:paraId="22018D60" w14:textId="77777777" w:rsidR="001140F8" w:rsidRPr="00DD1ECC" w:rsidRDefault="001140F8" w:rsidP="00F93119"/>
    <w:p w14:paraId="30995C17" w14:textId="101ACF08" w:rsidR="002E4B47" w:rsidRDefault="002E4B47" w:rsidP="00F93119">
      <w:pPr>
        <w:pStyle w:val="af5"/>
      </w:pPr>
      <w:bookmarkStart w:id="3904" w:name="_Ref34928195"/>
      <w:bookmarkStart w:id="3905" w:name="_Toc40799292"/>
      <w:r>
        <w:t>[</w:t>
      </w:r>
      <w:del w:id="3906" w:author="IRK" w:date="2020-03-12T15:0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66</w:delText>
        </w:r>
        <w:r w:rsidR="00E65728" w:rsidDel="00741612">
          <w:rPr>
            <w:noProof/>
          </w:rPr>
          <w:fldChar w:fldCharType="end"/>
        </w:r>
        <w:r w:rsidDel="00741612">
          <w:rPr>
            <w:rFonts w:hint="eastAsia"/>
          </w:rPr>
          <w:delText xml:space="preserve">　</w:delText>
        </w:r>
      </w:del>
      <w:ins w:id="3907" w:author="IRK" w:date="2020-03-12T15:0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69</w:t>
      </w:r>
      <w:ins w:id="3908" w:author="IRK" w:date="2020-03-12T15:08:00Z">
        <w:r w:rsidR="00741612">
          <w:fldChar w:fldCharType="end"/>
        </w:r>
        <w:r w:rsidR="00741612">
          <w:rPr>
            <w:rFonts w:hint="eastAsia"/>
          </w:rPr>
          <w:t xml:space="preserve"> </w:t>
        </w:r>
      </w:ins>
      <w:r>
        <w:rPr>
          <w:noProof/>
        </w:rPr>
        <w:t>コード体系を指定する定数の値</w:t>
      </w:r>
      <w:r>
        <w:rPr>
          <w:rFonts w:hint="eastAsia"/>
          <w:noProof/>
        </w:rPr>
        <w:t>]</w:t>
      </w:r>
      <w:bookmarkEnd w:id="3904"/>
      <w:bookmarkEnd w:id="3905"/>
    </w:p>
    <w:tbl>
      <w:tblPr>
        <w:tblStyle w:val="af4"/>
        <w:tblW w:w="0" w:type="auto"/>
        <w:jc w:val="center"/>
        <w:tblLook w:val="04A0" w:firstRow="1" w:lastRow="0" w:firstColumn="1" w:lastColumn="0" w:noHBand="0" w:noVBand="1"/>
        <w:tblPrChange w:id="3909" w:author="IRK" w:date="2020-04-14T15:48:00Z">
          <w:tblPr>
            <w:tblStyle w:val="af4"/>
            <w:tblW w:w="0" w:type="auto"/>
            <w:tblInd w:w="108" w:type="dxa"/>
            <w:tblLook w:val="04A0" w:firstRow="1" w:lastRow="0" w:firstColumn="1" w:lastColumn="0" w:noHBand="0" w:noVBand="1"/>
          </w:tblPr>
        </w:tblPrChange>
      </w:tblPr>
      <w:tblGrid>
        <w:gridCol w:w="9463"/>
        <w:tblGridChange w:id="3910">
          <w:tblGrid>
            <w:gridCol w:w="9463"/>
          </w:tblGrid>
        </w:tblGridChange>
      </w:tblGrid>
      <w:tr w:rsidR="001140F8" w14:paraId="0547D94C" w14:textId="77777777" w:rsidTr="00C054CD">
        <w:trPr>
          <w:jc w:val="center"/>
        </w:trPr>
        <w:tc>
          <w:tcPr>
            <w:tcW w:w="9463" w:type="dxa"/>
            <w:tcPrChange w:id="3911" w:author="IRK" w:date="2020-04-14T15:48:00Z">
              <w:tcPr>
                <w:tcW w:w="9463" w:type="dxa"/>
              </w:tcPr>
            </w:tcPrChange>
          </w:tcPr>
          <w:p w14:paraId="066EAB63" w14:textId="77777777" w:rsidR="001140F8" w:rsidRDefault="001140F8">
            <w:pPr>
              <w:pStyle w:val="1b"/>
              <w:pPrChange w:id="3912" w:author="IRK" w:date="2020-04-14T13:52:00Z">
                <w:pPr>
                  <w:pStyle w:val="aff1"/>
                </w:pPr>
              </w:pPrChange>
            </w:pPr>
            <w:r>
              <w:t>1 namespace InnoRules.RulesClient</w:t>
            </w:r>
            <w:del w:id="3913" w:author="IRK" w:date="2020-03-13T10:08:00Z">
              <w:r w:rsidDel="009C1958">
                <w:delText xml:space="preserve"> </w:delText>
              </w:r>
            </w:del>
          </w:p>
          <w:p w14:paraId="5EB19DF3" w14:textId="77777777" w:rsidR="001140F8" w:rsidRPr="00FD7448" w:rsidRDefault="001140F8">
            <w:pPr>
              <w:pStyle w:val="1b"/>
              <w:pPrChange w:id="3914" w:author="IRK" w:date="2020-04-14T13:52:00Z">
                <w:pPr>
                  <w:pStyle w:val="aff1"/>
                </w:pPr>
              </w:pPrChange>
            </w:pPr>
            <w:r>
              <w:t>2 {</w:t>
            </w:r>
            <w:del w:id="3915" w:author="IRK" w:date="2020-03-13T10:08:00Z">
              <w:r w:rsidDel="009C1958">
                <w:delText xml:space="preserve"> </w:delText>
              </w:r>
            </w:del>
          </w:p>
          <w:p w14:paraId="5F055AD4" w14:textId="77777777" w:rsidR="001140F8" w:rsidRPr="00FD7448" w:rsidRDefault="001140F8">
            <w:pPr>
              <w:pStyle w:val="1b"/>
              <w:pPrChange w:id="3916" w:author="IRK" w:date="2020-04-14T13:52:00Z">
                <w:pPr>
                  <w:pStyle w:val="aff1"/>
                </w:pPr>
              </w:pPrChange>
            </w:pPr>
            <w:r>
              <w:t>3     public class Constants</w:t>
            </w:r>
          </w:p>
          <w:p w14:paraId="6B7A51E7" w14:textId="77777777" w:rsidR="001140F8" w:rsidRPr="00FD7448" w:rsidRDefault="001140F8">
            <w:pPr>
              <w:pStyle w:val="1b"/>
              <w:pPrChange w:id="3917" w:author="IRK" w:date="2020-04-14T13:52:00Z">
                <w:pPr>
                  <w:pStyle w:val="aff1"/>
                </w:pPr>
              </w:pPrChange>
            </w:pPr>
            <w:r>
              <w:t>4     {</w:t>
            </w:r>
          </w:p>
          <w:p w14:paraId="4EA4F16B" w14:textId="77777777" w:rsidR="001140F8" w:rsidRDefault="001140F8">
            <w:pPr>
              <w:pStyle w:val="1b"/>
              <w:pPrChange w:id="3918" w:author="IRK" w:date="2020-04-14T13:52:00Z">
                <w:pPr>
                  <w:pStyle w:val="aff1"/>
                </w:pPr>
              </w:pPrChange>
            </w:pPr>
            <w:r>
              <w:t>5         public const  short CODETYPE_ID = 0x00;</w:t>
            </w:r>
          </w:p>
          <w:p w14:paraId="28CE824B" w14:textId="77777777" w:rsidR="001140F8" w:rsidRPr="00FD7448" w:rsidRDefault="001140F8">
            <w:pPr>
              <w:pStyle w:val="1b"/>
              <w:pPrChange w:id="3919" w:author="IRK" w:date="2020-04-14T13:52:00Z">
                <w:pPr>
                  <w:pStyle w:val="aff1"/>
                </w:pPr>
              </w:pPrChange>
            </w:pPr>
            <w:r>
              <w:t>6         public const  short CODETYPE_NAME = 0x01;</w:t>
            </w:r>
          </w:p>
          <w:p w14:paraId="15694AB8" w14:textId="77777777" w:rsidR="001140F8" w:rsidRPr="00FD7448" w:rsidRDefault="001140F8">
            <w:pPr>
              <w:pStyle w:val="1b"/>
              <w:pPrChange w:id="3920" w:author="IRK" w:date="2020-04-14T13:52:00Z">
                <w:pPr>
                  <w:pStyle w:val="aff1"/>
                </w:pPr>
              </w:pPrChange>
            </w:pPr>
            <w:r>
              <w:t>7         public const  short CODETYPE_ALIAS = 0x02;</w:t>
            </w:r>
          </w:p>
          <w:p w14:paraId="036435A9" w14:textId="77777777" w:rsidR="001140F8" w:rsidRDefault="001140F8">
            <w:pPr>
              <w:pStyle w:val="1b"/>
              <w:pPrChange w:id="3921" w:author="IRK" w:date="2020-04-14T13:52:00Z">
                <w:pPr>
                  <w:pStyle w:val="aff1"/>
                </w:pPr>
              </w:pPrChange>
            </w:pPr>
            <w:r>
              <w:t>8         …</w:t>
            </w:r>
          </w:p>
          <w:p w14:paraId="366B4C71" w14:textId="77777777" w:rsidR="001140F8" w:rsidRPr="00FD7448" w:rsidRDefault="001140F8">
            <w:pPr>
              <w:pStyle w:val="1b"/>
              <w:pPrChange w:id="3922" w:author="IRK" w:date="2020-04-14T13:52:00Z">
                <w:pPr>
                  <w:pStyle w:val="aff1"/>
                </w:pPr>
              </w:pPrChange>
            </w:pPr>
            <w:r>
              <w:t>9     }</w:t>
            </w:r>
          </w:p>
          <w:p w14:paraId="4D605FCB" w14:textId="77777777" w:rsidR="001140F8" w:rsidRDefault="001140F8">
            <w:pPr>
              <w:pStyle w:val="1b"/>
              <w:pPrChange w:id="3923" w:author="IRK" w:date="2020-04-14T13:52:00Z">
                <w:pPr>
                  <w:pStyle w:val="aff1"/>
                </w:pPr>
              </w:pPrChange>
            </w:pPr>
            <w:r>
              <w:t>10 }</w:t>
            </w:r>
          </w:p>
        </w:tc>
      </w:tr>
    </w:tbl>
    <w:p w14:paraId="3067F753" w14:textId="77777777" w:rsidR="001140F8" w:rsidRDefault="001140F8" w:rsidP="00F93119"/>
    <w:p w14:paraId="1F880644" w14:textId="77777777" w:rsidR="00BF433E" w:rsidRDefault="001140F8" w:rsidP="00F93119">
      <w:pPr>
        <w:rPr>
          <w:rFonts w:eastAsiaTheme="minorEastAsia"/>
        </w:rPr>
      </w:pPr>
      <w:r w:rsidRPr="002E4B47">
        <w:t>CODETYPE_ID</w:t>
      </w:r>
      <w:r w:rsidRPr="002E4B47">
        <w:t>は使用されたコード体系が</w:t>
      </w:r>
      <w:r w:rsidRPr="002E4B47">
        <w:t>ID</w:t>
      </w:r>
      <w:r w:rsidRPr="002E4B47">
        <w:t>であることを意味し、</w:t>
      </w:r>
      <w:r w:rsidRPr="002E4B47">
        <w:t>CODETYPE_NAME</w:t>
      </w:r>
      <w:r w:rsidRPr="002E4B47">
        <w:t>は名前を、</w:t>
      </w:r>
      <w:r w:rsidRPr="002E4B47">
        <w:t>CODETYPE</w:t>
      </w:r>
    </w:p>
    <w:p w14:paraId="057F0673" w14:textId="41806641" w:rsidR="001140F8" w:rsidRPr="002E4B47" w:rsidRDefault="001140F8" w:rsidP="00F93119">
      <w:r w:rsidRPr="002E4B47">
        <w:t>_ALIAS</w:t>
      </w:r>
      <w:r w:rsidRPr="002E4B47">
        <w:t>はエイリアスを意味する。</w:t>
      </w:r>
    </w:p>
    <w:p w14:paraId="75271801" w14:textId="77777777" w:rsidR="001140F8" w:rsidRDefault="001140F8" w:rsidP="00F93119"/>
    <w:p w14:paraId="77D0E156" w14:textId="7C5B62D0" w:rsidR="001140F8" w:rsidRDefault="001140F8" w:rsidP="00F93119">
      <w:pPr>
        <w:pStyle w:val="32"/>
      </w:pPr>
      <w:bookmarkStart w:id="3924" w:name="_Toc426449640"/>
      <w:bookmarkStart w:id="3925" w:name="_Toc426449736"/>
      <w:bookmarkStart w:id="3926" w:name="_Toc434858921"/>
      <w:bookmarkStart w:id="3927" w:name="_Ref34986702"/>
      <w:bookmarkStart w:id="3928" w:name="_Ref34986703"/>
      <w:bookmarkStart w:id="3929" w:name="_Ref34986821"/>
      <w:bookmarkStart w:id="3930" w:name="_Ref34986827"/>
      <w:bookmarkStart w:id="3931" w:name="_Toc34988297"/>
      <w:bookmarkStart w:id="3932" w:name="_Toc40799141"/>
      <w:r>
        <w:t>データ</w:t>
      </w:r>
      <w:del w:id="3933" w:author="IRK" w:date="2020-04-13T12:21:00Z">
        <w:r w:rsidDel="00610CCB">
          <w:delText>形式</w:delText>
        </w:r>
      </w:del>
      <w:ins w:id="3934" w:author="IRK" w:date="2020-04-13T12:21:00Z">
        <w:r w:rsidR="00610CCB">
          <w:rPr>
            <w:rFonts w:hint="eastAsia"/>
          </w:rPr>
          <w:t>型</w:t>
        </w:r>
      </w:ins>
      <w:r>
        <w:t>と関連定数</w:t>
      </w:r>
      <w:bookmarkEnd w:id="3924"/>
      <w:bookmarkEnd w:id="3925"/>
      <w:bookmarkEnd w:id="3926"/>
      <w:bookmarkEnd w:id="3927"/>
      <w:bookmarkEnd w:id="3928"/>
      <w:bookmarkEnd w:id="3929"/>
      <w:bookmarkEnd w:id="3930"/>
      <w:bookmarkEnd w:id="3931"/>
      <w:bookmarkEnd w:id="3932"/>
    </w:p>
    <w:p w14:paraId="23618D91" w14:textId="1EE9AFAE" w:rsidR="001140F8" w:rsidRDefault="001140F8" w:rsidP="00F93119">
      <w:r>
        <w:t>ルールサーバは、</w:t>
      </w:r>
      <w:r>
        <w:t>3</w:t>
      </w:r>
      <w:r>
        <w:t>つの基本データ</w:t>
      </w:r>
      <w:r w:rsidR="008677D4">
        <w:rPr>
          <w:rFonts w:hint="eastAsia"/>
        </w:rPr>
        <w:t>型</w:t>
      </w:r>
      <w:r>
        <w:t>をサポートする。</w:t>
      </w:r>
    </w:p>
    <w:p w14:paraId="7080A7C0" w14:textId="77777777" w:rsidR="001140F8" w:rsidRPr="007327B9" w:rsidRDefault="001140F8">
      <w:pPr>
        <w:pStyle w:val="10"/>
        <w:rPr>
          <w:sz w:val="18"/>
        </w:rPr>
        <w:pPrChange w:id="3935" w:author="IRK" w:date="2020-05-11T10:58:00Z">
          <w:pPr>
            <w:pStyle w:val="a8"/>
            <w:ind w:left="784"/>
          </w:pPr>
        </w:pPrChange>
      </w:pPr>
      <w:r>
        <w:t>数値型</w:t>
      </w:r>
    </w:p>
    <w:p w14:paraId="12B053CF" w14:textId="77777777" w:rsidR="001140F8" w:rsidRPr="007327B9" w:rsidRDefault="001140F8">
      <w:pPr>
        <w:pStyle w:val="10"/>
        <w:rPr>
          <w:sz w:val="18"/>
        </w:rPr>
        <w:pPrChange w:id="3936" w:author="IRK" w:date="2020-05-11T10:58:00Z">
          <w:pPr>
            <w:pStyle w:val="a8"/>
            <w:ind w:left="784"/>
          </w:pPr>
        </w:pPrChange>
      </w:pPr>
      <w:r>
        <w:t>文字型</w:t>
      </w:r>
    </w:p>
    <w:p w14:paraId="118BE4C6" w14:textId="77777777" w:rsidR="001140F8" w:rsidRPr="007327B9" w:rsidRDefault="001140F8">
      <w:pPr>
        <w:pStyle w:val="10"/>
        <w:rPr>
          <w:sz w:val="18"/>
        </w:rPr>
        <w:pPrChange w:id="3937" w:author="IRK" w:date="2020-05-11T10:58:00Z">
          <w:pPr>
            <w:pStyle w:val="a8"/>
            <w:ind w:left="784"/>
          </w:pPr>
        </w:pPrChange>
      </w:pPr>
      <w:r>
        <w:t>論理型</w:t>
      </w:r>
    </w:p>
    <w:p w14:paraId="3ED438BA" w14:textId="77777777" w:rsidR="001140F8" w:rsidRDefault="001140F8" w:rsidP="00F93119"/>
    <w:p w14:paraId="6E910545" w14:textId="42473B3A" w:rsidR="001140F8" w:rsidRDefault="001140F8" w:rsidP="00F93119">
      <w:pPr>
        <w:rPr>
          <w:ins w:id="3938" w:author="IRK" w:date="2020-03-12T17:48:00Z"/>
        </w:rPr>
      </w:pPr>
      <w:r w:rsidRPr="002E4B47">
        <w:t>項目の形式やルール実行結果カラムの形式は、上記のデータ</w:t>
      </w:r>
      <w:del w:id="3939" w:author="IRK" w:date="2020-04-13T12:21:00Z">
        <w:r w:rsidRPr="002E4B47" w:rsidDel="00610CCB">
          <w:delText>形式</w:delText>
        </w:r>
      </w:del>
      <w:ins w:id="3940" w:author="IRK" w:date="2020-04-13T12:21:00Z">
        <w:r w:rsidR="00610CCB">
          <w:rPr>
            <w:rFonts w:hint="eastAsia"/>
          </w:rPr>
          <w:t>型</w:t>
        </w:r>
      </w:ins>
      <w:r w:rsidRPr="002E4B47">
        <w:t>のうちの</w:t>
      </w:r>
      <w:r w:rsidRPr="002E4B47">
        <w:t>1</w:t>
      </w:r>
      <w:r w:rsidRPr="002E4B47">
        <w:t>つに該当する。項目またはルール結果カラムがどのような形式</w:t>
      </w:r>
      <w:r w:rsidRPr="006D7F30">
        <w:t>なのかを識別するのに使われる定数が、</w:t>
      </w:r>
      <w:del w:id="3941" w:author="IRK" w:date="2020-03-12T17:48:00Z">
        <w:r w:rsidRPr="006D7F30" w:rsidDel="008955F2">
          <w:delText>表</w:delText>
        </w:r>
        <w:r w:rsidR="00422841" w:rsidDel="008955F2">
          <w:delText>67</w:delText>
        </w:r>
      </w:del>
      <w:ins w:id="3942" w:author="IRK" w:date="2020-03-12T17:48:00Z">
        <w:r w:rsidR="008955F2">
          <w:rPr>
            <w:rFonts w:hint="eastAsia"/>
          </w:rPr>
          <w:t>次の表</w:t>
        </w:r>
      </w:ins>
      <w:r w:rsidRPr="006D7F30">
        <w:t>のように</w:t>
      </w:r>
      <w:r w:rsidRPr="006D7F30">
        <w:t>InnoRules.RulesClient.</w:t>
      </w:r>
      <w:commentRangeStart w:id="3943"/>
      <w:r w:rsidRPr="006D7F30">
        <w:t>Constants</w:t>
      </w:r>
      <w:commentRangeEnd w:id="3943"/>
      <w:r w:rsidR="001B6BAC">
        <w:rPr>
          <w:rStyle w:val="afc"/>
          <w:rFonts w:ascii="Noto Sans Japanese Regular" w:eastAsia="Noto Sans Japanese Regular" w:cs="Times New Roman"/>
        </w:rPr>
        <w:commentReference w:id="3943"/>
      </w:r>
      <w:r w:rsidRPr="006D7F30">
        <w:t>に</w:t>
      </w:r>
      <w:r w:rsidRPr="002E4B47">
        <w:t>定義されている。</w:t>
      </w:r>
    </w:p>
    <w:p w14:paraId="7F4575D3" w14:textId="77777777" w:rsidR="008955F2" w:rsidRDefault="008955F2" w:rsidP="00F93119"/>
    <w:p w14:paraId="4C840FC4" w14:textId="4796ECDD" w:rsidR="002E4B47" w:rsidRDefault="002E4B47" w:rsidP="00F93119">
      <w:pPr>
        <w:pStyle w:val="af5"/>
      </w:pPr>
      <w:bookmarkStart w:id="3944" w:name="_Toc40799293"/>
      <w:r>
        <w:t>[</w:t>
      </w:r>
      <w:del w:id="3945" w:author="IRK" w:date="2020-03-12T15:0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67</w:delText>
        </w:r>
        <w:r w:rsidR="00E65728" w:rsidDel="00741612">
          <w:rPr>
            <w:noProof/>
          </w:rPr>
          <w:fldChar w:fldCharType="end"/>
        </w:r>
        <w:r w:rsidDel="00741612">
          <w:rPr>
            <w:rFonts w:hint="eastAsia"/>
          </w:rPr>
          <w:delText xml:space="preserve">　</w:delText>
        </w:r>
      </w:del>
      <w:ins w:id="3946" w:author="IRK" w:date="2020-03-12T15:08: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70</w:t>
      </w:r>
      <w:ins w:id="3947" w:author="IRK" w:date="2020-03-12T15:08:00Z">
        <w:r w:rsidR="00741612">
          <w:fldChar w:fldCharType="end"/>
        </w:r>
        <w:r w:rsidR="00741612">
          <w:rPr>
            <w:rFonts w:hint="eastAsia"/>
          </w:rPr>
          <w:t xml:space="preserve"> </w:t>
        </w:r>
      </w:ins>
      <w:r>
        <w:rPr>
          <w:noProof/>
        </w:rPr>
        <w:t>データ</w:t>
      </w:r>
      <w:del w:id="3948" w:author="IRK" w:date="2020-04-13T12:21:00Z">
        <w:r w:rsidDel="00610CCB">
          <w:rPr>
            <w:noProof/>
          </w:rPr>
          <w:delText>形式</w:delText>
        </w:r>
      </w:del>
      <w:ins w:id="3949" w:author="IRK" w:date="2020-04-13T12:21:00Z">
        <w:r w:rsidR="00610CCB">
          <w:rPr>
            <w:rFonts w:hint="eastAsia"/>
          </w:rPr>
          <w:t>型</w:t>
        </w:r>
      </w:ins>
      <w:r>
        <w:rPr>
          <w:noProof/>
        </w:rPr>
        <w:t>定数</w:t>
      </w:r>
      <w:r>
        <w:rPr>
          <w:rFonts w:hint="eastAsia"/>
          <w:noProof/>
        </w:rPr>
        <w:t>]</w:t>
      </w:r>
      <w:bookmarkEnd w:id="3944"/>
    </w:p>
    <w:tbl>
      <w:tblPr>
        <w:tblStyle w:val="af4"/>
        <w:tblW w:w="0" w:type="auto"/>
        <w:jc w:val="center"/>
        <w:tblLook w:val="04A0" w:firstRow="1" w:lastRow="0" w:firstColumn="1" w:lastColumn="0" w:noHBand="0" w:noVBand="1"/>
        <w:tblPrChange w:id="3950" w:author="IRK" w:date="2020-04-14T15:48:00Z">
          <w:tblPr>
            <w:tblStyle w:val="af4"/>
            <w:tblW w:w="0" w:type="auto"/>
            <w:tblInd w:w="108" w:type="dxa"/>
            <w:tblLook w:val="04A0" w:firstRow="1" w:lastRow="0" w:firstColumn="1" w:lastColumn="0" w:noHBand="0" w:noVBand="1"/>
          </w:tblPr>
        </w:tblPrChange>
      </w:tblPr>
      <w:tblGrid>
        <w:gridCol w:w="9463"/>
        <w:tblGridChange w:id="3951">
          <w:tblGrid>
            <w:gridCol w:w="9463"/>
          </w:tblGrid>
        </w:tblGridChange>
      </w:tblGrid>
      <w:tr w:rsidR="001140F8" w14:paraId="4E7FFB31" w14:textId="77777777" w:rsidTr="00C054CD">
        <w:trPr>
          <w:jc w:val="center"/>
        </w:trPr>
        <w:tc>
          <w:tcPr>
            <w:tcW w:w="9463" w:type="dxa"/>
            <w:tcPrChange w:id="3952" w:author="IRK" w:date="2020-04-14T15:48:00Z">
              <w:tcPr>
                <w:tcW w:w="9463" w:type="dxa"/>
              </w:tcPr>
            </w:tcPrChange>
          </w:tcPr>
          <w:p w14:paraId="015DBB08" w14:textId="77777777" w:rsidR="001140F8" w:rsidRDefault="001140F8">
            <w:pPr>
              <w:pStyle w:val="1b"/>
              <w:pPrChange w:id="3953" w:author="IRK" w:date="2020-04-14T13:52:00Z">
                <w:pPr>
                  <w:pStyle w:val="aff1"/>
                </w:pPr>
              </w:pPrChange>
            </w:pPr>
            <w:r>
              <w:t>1 namespace InnoRules.RulesClient</w:t>
            </w:r>
            <w:del w:id="3954" w:author="IRK" w:date="2020-03-13T10:10:00Z">
              <w:r w:rsidDel="009C1958">
                <w:delText xml:space="preserve"> </w:delText>
              </w:r>
            </w:del>
          </w:p>
          <w:p w14:paraId="03DCD9CF" w14:textId="77777777" w:rsidR="001140F8" w:rsidRPr="00FD7448" w:rsidRDefault="001140F8">
            <w:pPr>
              <w:pStyle w:val="1b"/>
              <w:pPrChange w:id="3955" w:author="IRK" w:date="2020-04-14T13:52:00Z">
                <w:pPr>
                  <w:pStyle w:val="aff1"/>
                </w:pPr>
              </w:pPrChange>
            </w:pPr>
            <w:r>
              <w:t>2 {</w:t>
            </w:r>
            <w:del w:id="3956" w:author="IRK" w:date="2020-03-13T10:10:00Z">
              <w:r w:rsidDel="009C1958">
                <w:delText xml:space="preserve"> </w:delText>
              </w:r>
            </w:del>
          </w:p>
          <w:p w14:paraId="4A9C7AA5" w14:textId="77777777" w:rsidR="001140F8" w:rsidRPr="00FD7448" w:rsidRDefault="001140F8">
            <w:pPr>
              <w:pStyle w:val="1b"/>
              <w:pPrChange w:id="3957" w:author="IRK" w:date="2020-04-14T13:52:00Z">
                <w:pPr>
                  <w:pStyle w:val="aff1"/>
                </w:pPr>
              </w:pPrChange>
            </w:pPr>
            <w:r>
              <w:t>3     public class Constants</w:t>
            </w:r>
          </w:p>
          <w:p w14:paraId="7019E3DD" w14:textId="77777777" w:rsidR="001140F8" w:rsidRPr="00FD7448" w:rsidRDefault="001140F8">
            <w:pPr>
              <w:pStyle w:val="1b"/>
              <w:pPrChange w:id="3958" w:author="IRK" w:date="2020-04-14T13:52:00Z">
                <w:pPr>
                  <w:pStyle w:val="aff1"/>
                </w:pPr>
              </w:pPrChange>
            </w:pPr>
            <w:r>
              <w:t>4     {</w:t>
            </w:r>
          </w:p>
          <w:p w14:paraId="2C4780A9" w14:textId="77777777" w:rsidR="001140F8" w:rsidRDefault="001140F8">
            <w:pPr>
              <w:pStyle w:val="1b"/>
              <w:pPrChange w:id="3959" w:author="IRK" w:date="2020-04-14T13:52:00Z">
                <w:pPr>
                  <w:pStyle w:val="aff1"/>
                </w:pPr>
              </w:pPrChange>
            </w:pPr>
            <w:r>
              <w:t>5        public const short TYPE_NONE = 0x00;</w:t>
            </w:r>
          </w:p>
          <w:p w14:paraId="4E1F921C" w14:textId="77777777" w:rsidR="001140F8" w:rsidRDefault="001140F8">
            <w:pPr>
              <w:pStyle w:val="1b"/>
              <w:pPrChange w:id="3960" w:author="IRK" w:date="2020-04-14T13:52:00Z">
                <w:pPr>
                  <w:pStyle w:val="aff1"/>
                </w:pPr>
              </w:pPrChange>
            </w:pPr>
            <w:r>
              <w:t>6        public const short TYPE_NUMBER = 0x01;</w:t>
            </w:r>
            <w:del w:id="3961" w:author="IRK" w:date="2020-03-13T10:10:00Z">
              <w:r w:rsidDel="009C1958">
                <w:delText xml:space="preserve">   </w:delText>
              </w:r>
            </w:del>
          </w:p>
          <w:p w14:paraId="2C351749" w14:textId="1994824F" w:rsidR="001140F8" w:rsidRDefault="001140F8">
            <w:pPr>
              <w:pStyle w:val="1b"/>
              <w:pPrChange w:id="3962" w:author="IRK" w:date="2020-04-14T13:52:00Z">
                <w:pPr>
                  <w:pStyle w:val="aff1"/>
                </w:pPr>
              </w:pPrChange>
            </w:pPr>
            <w:del w:id="3963" w:author="IRK" w:date="2020-04-14T13:52:00Z">
              <w:r w:rsidDel="00FD41AE">
                <w:delText xml:space="preserve"> </w:delText>
              </w:r>
            </w:del>
            <w:r>
              <w:t>7        public const short TYPE_STRING = 0x02;</w:t>
            </w:r>
            <w:del w:id="3964" w:author="IRK" w:date="2020-03-13T10:10:00Z">
              <w:r w:rsidDel="009C1958">
                <w:delText xml:space="preserve">   </w:delText>
              </w:r>
            </w:del>
          </w:p>
          <w:p w14:paraId="0BCB2091" w14:textId="77777777" w:rsidR="001140F8" w:rsidRDefault="001140F8">
            <w:pPr>
              <w:pStyle w:val="1b"/>
              <w:pPrChange w:id="3965" w:author="IRK" w:date="2020-04-14T13:52:00Z">
                <w:pPr>
                  <w:pStyle w:val="aff1"/>
                </w:pPr>
              </w:pPrChange>
            </w:pPr>
            <w:del w:id="3966" w:author="IRK" w:date="2020-04-14T13:52:00Z">
              <w:r w:rsidDel="00FD41AE">
                <w:delText xml:space="preserve"> </w:delText>
              </w:r>
            </w:del>
            <w:r>
              <w:t>8        public const short TYPE_BOOLEAN = 0x03;</w:t>
            </w:r>
            <w:del w:id="3967" w:author="IRK" w:date="2020-03-13T10:10:00Z">
              <w:r w:rsidDel="009C1958">
                <w:delText xml:space="preserve">   </w:delText>
              </w:r>
            </w:del>
          </w:p>
          <w:p w14:paraId="0AAD1460" w14:textId="7157C49F" w:rsidR="001140F8" w:rsidRDefault="001140F8">
            <w:pPr>
              <w:pStyle w:val="1b"/>
              <w:pPrChange w:id="3968" w:author="IRK" w:date="2020-04-14T13:52:00Z">
                <w:pPr>
                  <w:pStyle w:val="aff1"/>
                </w:pPr>
              </w:pPrChange>
            </w:pPr>
            <w:del w:id="3969" w:author="IRK" w:date="2020-04-14T13:52:00Z">
              <w:r w:rsidDel="00FD41AE">
                <w:delText xml:space="preserve"> </w:delText>
              </w:r>
            </w:del>
            <w:r>
              <w:t>9        …</w:t>
            </w:r>
          </w:p>
          <w:p w14:paraId="2CF3551B" w14:textId="77777777" w:rsidR="001140F8" w:rsidRDefault="001140F8">
            <w:pPr>
              <w:pStyle w:val="1b"/>
              <w:pPrChange w:id="3970" w:author="IRK" w:date="2020-04-14T13:52:00Z">
                <w:pPr>
                  <w:pStyle w:val="aff1"/>
                </w:pPr>
              </w:pPrChange>
            </w:pPr>
            <w:r>
              <w:t>10    }</w:t>
            </w:r>
          </w:p>
          <w:p w14:paraId="0E14C96C" w14:textId="77777777" w:rsidR="001140F8" w:rsidRDefault="001140F8">
            <w:pPr>
              <w:pStyle w:val="1b"/>
              <w:pPrChange w:id="3971" w:author="IRK" w:date="2020-04-14T13:52:00Z">
                <w:pPr>
                  <w:pStyle w:val="aff1"/>
                </w:pPr>
              </w:pPrChange>
            </w:pPr>
            <w:r>
              <w:t>11 }</w:t>
            </w:r>
          </w:p>
        </w:tc>
      </w:tr>
    </w:tbl>
    <w:p w14:paraId="1ED4612B" w14:textId="77777777" w:rsidR="001140F8" w:rsidRPr="00D92A7B" w:rsidRDefault="001140F8" w:rsidP="00F93119"/>
    <w:p w14:paraId="54A06458" w14:textId="028F69F7" w:rsidR="001140F8" w:rsidRPr="00D92A7B" w:rsidRDefault="001140F8" w:rsidP="00F93119">
      <w:r w:rsidRPr="00D92A7B">
        <w:t>TYPE_NONE</w:t>
      </w:r>
      <w:r w:rsidRPr="00D92A7B">
        <w:t>は、データ</w:t>
      </w:r>
      <w:del w:id="3972" w:author="IRK" w:date="2020-04-13T12:21:00Z">
        <w:r w:rsidRPr="00D92A7B" w:rsidDel="00610CCB">
          <w:delText>形式</w:delText>
        </w:r>
      </w:del>
      <w:ins w:id="3973" w:author="IRK" w:date="2020-04-13T12:21:00Z">
        <w:r w:rsidR="00610CCB">
          <w:rPr>
            <w:rFonts w:hint="eastAsia"/>
          </w:rPr>
          <w:t>型</w:t>
        </w:r>
      </w:ins>
      <w:r w:rsidRPr="00D92A7B">
        <w:t>が指定されていないことを意味する。</w:t>
      </w:r>
      <w:r w:rsidRPr="00CE72D1">
        <w:rPr>
          <w:rStyle w:val="aff2"/>
          <w:rFonts w:asciiTheme="majorHAnsi" w:eastAsia="ＭＳ Ｐゴシック" w:hAnsiTheme="majorHAnsi" w:cstheme="majorHAnsi"/>
          <w:sz w:val="20"/>
          <w:szCs w:val="20"/>
        </w:rPr>
        <w:t>TYPE_NUMBER</w:t>
      </w:r>
      <w:r w:rsidRPr="00D92A7B">
        <w:rPr>
          <w:rStyle w:val="aff2"/>
          <w:rFonts w:ascii="ＭＳ Ｐゴシック" w:eastAsia="ＭＳ Ｐゴシック" w:hAnsi="ＭＳ Ｐゴシック"/>
          <w:sz w:val="20"/>
          <w:szCs w:val="20"/>
        </w:rPr>
        <w:t>は数値型を、</w:t>
      </w:r>
      <w:r w:rsidRPr="00CE72D1">
        <w:rPr>
          <w:rStyle w:val="aff2"/>
          <w:rFonts w:asciiTheme="majorHAnsi" w:eastAsia="ＭＳ Ｐゴシック" w:hAnsiTheme="majorHAnsi" w:cstheme="majorHAnsi"/>
          <w:sz w:val="20"/>
          <w:szCs w:val="20"/>
        </w:rPr>
        <w:t>TYPE_STRING</w:t>
      </w:r>
      <w:r w:rsidRPr="00D92A7B">
        <w:rPr>
          <w:rStyle w:val="aff2"/>
          <w:rFonts w:ascii="ＭＳ Ｐゴシック" w:eastAsia="ＭＳ Ｐゴシック" w:hAnsi="ＭＳ Ｐゴシック"/>
          <w:sz w:val="20"/>
          <w:szCs w:val="20"/>
        </w:rPr>
        <w:t>と</w:t>
      </w:r>
      <w:r w:rsidRPr="00CE72D1">
        <w:rPr>
          <w:rStyle w:val="aff2"/>
          <w:rFonts w:asciiTheme="majorHAnsi" w:eastAsia="ＭＳ Ｐゴシック" w:hAnsiTheme="majorHAnsi" w:cstheme="majorHAnsi"/>
          <w:sz w:val="20"/>
          <w:szCs w:val="20"/>
        </w:rPr>
        <w:t>TYPE_BOOLEAN</w:t>
      </w:r>
      <w:r w:rsidRPr="00D92A7B">
        <w:rPr>
          <w:rStyle w:val="aff2"/>
          <w:rFonts w:ascii="ＭＳ Ｐゴシック" w:eastAsia="ＭＳ Ｐゴシック" w:hAnsi="ＭＳ Ｐゴシック"/>
          <w:sz w:val="20"/>
          <w:szCs w:val="20"/>
        </w:rPr>
        <w:t>はそれぞれ文字型と論理型を意味する。</w:t>
      </w:r>
    </w:p>
    <w:p w14:paraId="283666E0" w14:textId="77777777" w:rsidR="001140F8" w:rsidRPr="00756F4B" w:rsidRDefault="001140F8" w:rsidP="00F93119"/>
    <w:p w14:paraId="4A157039" w14:textId="77777777" w:rsidR="001140F8" w:rsidRDefault="001140F8" w:rsidP="00F93119">
      <w:pPr>
        <w:pStyle w:val="32"/>
      </w:pPr>
      <w:bookmarkStart w:id="3974" w:name="_Toc426449641"/>
      <w:bookmarkStart w:id="3975" w:name="_Toc426449737"/>
      <w:bookmarkStart w:id="3976" w:name="_Toc434858922"/>
      <w:bookmarkStart w:id="3977" w:name="_Ref34986467"/>
      <w:bookmarkStart w:id="3978" w:name="_Ref34986469"/>
      <w:bookmarkStart w:id="3979" w:name="_Toc34988298"/>
      <w:bookmarkStart w:id="3980" w:name="_Toc40799142"/>
      <w:r>
        <w:t>I/O</w:t>
      </w:r>
      <w:r>
        <w:t>オブジェクト方式</w:t>
      </w:r>
      <w:bookmarkEnd w:id="3974"/>
      <w:bookmarkEnd w:id="3975"/>
      <w:bookmarkEnd w:id="3976"/>
      <w:bookmarkEnd w:id="3977"/>
      <w:bookmarkEnd w:id="3978"/>
      <w:bookmarkEnd w:id="3979"/>
      <w:bookmarkEnd w:id="3980"/>
    </w:p>
    <w:p w14:paraId="337F142C" w14:textId="6C0680C3" w:rsidR="001140F8" w:rsidRDefault="001140F8" w:rsidP="00F93119">
      <w:r>
        <w:t>I/O</w:t>
      </w:r>
      <w:r>
        <w:t>オブジェクト方式は、呼び出すルールのコードや入力項目の値を</w:t>
      </w:r>
      <w:r>
        <w:t>1</w:t>
      </w:r>
      <w:r>
        <w:t>つの入力オブジェクトにすべて格納してルールを呼び出し、その結果を</w:t>
      </w:r>
      <w:r>
        <w:t>1</w:t>
      </w:r>
      <w:r>
        <w:t>つのオブジェクトに格納して受け取るルール呼び出し方式である。</w:t>
      </w:r>
      <w:del w:id="3981" w:author="IRK" w:date="2020-03-13T09:09:00Z">
        <w:r w:rsidDel="00D71F97">
          <w:delText>図</w:delText>
        </w:r>
        <w:r w:rsidR="00756F4B" w:rsidDel="00D71F97">
          <w:rPr>
            <w:rFonts w:hint="eastAsia"/>
          </w:rPr>
          <w:delText>8</w:delText>
        </w:r>
      </w:del>
      <w:ins w:id="3982" w:author="IRK" w:date="2020-03-13T09:09:00Z">
        <w:r w:rsidR="00D71F97">
          <w:rPr>
            <w:rFonts w:hint="eastAsia"/>
          </w:rPr>
          <w:t>次の図</w:t>
        </w:r>
      </w:ins>
      <w:r>
        <w:t>は、</w:t>
      </w:r>
      <w:r>
        <w:t>I/O</w:t>
      </w:r>
      <w:r>
        <w:t>オブジェクト方式のルールサービスの呼び出しを</w:t>
      </w:r>
      <w:r w:rsidR="007950D0">
        <w:rPr>
          <w:rFonts w:hint="eastAsia"/>
        </w:rPr>
        <w:t>示す</w:t>
      </w:r>
      <w:r>
        <w:t>。</w:t>
      </w:r>
    </w:p>
    <w:p w14:paraId="2D35B12E" w14:textId="77777777" w:rsidR="001140F8" w:rsidRDefault="001140F8" w:rsidP="00F93119"/>
    <w:p w14:paraId="7FDAF957" w14:textId="77777777" w:rsidR="00756F4B" w:rsidRDefault="00FC7CBB">
      <w:pPr>
        <w:pStyle w:val="af9"/>
        <w:ind w:left="380" w:hanging="380"/>
      </w:pPr>
      <w:r>
        <w:object w:dxaOrig="5187" w:dyaOrig="965" w14:anchorId="024CD640">
          <v:shape id="_x0000_i1030" type="#_x0000_t75" style="width:257.25pt;height:51.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30" DrawAspect="Content" ObjectID="_1652686999" r:id="rId27"/>
        </w:object>
      </w:r>
    </w:p>
    <w:p w14:paraId="0E9C7153" w14:textId="2B676E49" w:rsidR="00756F4B" w:rsidRDefault="00756F4B" w:rsidP="00F93119">
      <w:pPr>
        <w:pStyle w:val="af5"/>
      </w:pPr>
      <w:bookmarkStart w:id="3983" w:name="_Toc40799205"/>
      <w:r>
        <w:t>[</w:t>
      </w:r>
      <w:del w:id="3984" w:author="IRK" w:date="2020-03-12T15:08:00Z">
        <w:r w:rsidDel="00741612">
          <w:delText>図</w:delText>
        </w:r>
        <w:r w:rsidDel="00741612">
          <w:delText xml:space="preserve"> </w:delText>
        </w:r>
        <w:r w:rsidR="00E65728" w:rsidDel="00741612">
          <w:fldChar w:fldCharType="begin"/>
        </w:r>
        <w:r w:rsidR="000D23BF" w:rsidDel="00741612">
          <w:delInstrText xml:space="preserve"> SEQ [</w:delInstrText>
        </w:r>
        <w:r w:rsidR="000D23BF" w:rsidDel="00741612">
          <w:delInstrText>図</w:delInstrText>
        </w:r>
        <w:r w:rsidR="000D23BF" w:rsidDel="00741612">
          <w:delInstrText xml:space="preserve"> \* ARABIC </w:delInstrText>
        </w:r>
        <w:r w:rsidR="00E65728" w:rsidDel="00741612">
          <w:fldChar w:fldCharType="separate"/>
        </w:r>
        <w:r w:rsidR="004E7A9C" w:rsidDel="00741612">
          <w:rPr>
            <w:noProof/>
          </w:rPr>
          <w:delText>8</w:delText>
        </w:r>
        <w:r w:rsidR="00E65728" w:rsidDel="00741612">
          <w:rPr>
            <w:noProof/>
          </w:rPr>
          <w:fldChar w:fldCharType="end"/>
        </w:r>
        <w:r w:rsidR="00872032" w:rsidDel="00741612">
          <w:rPr>
            <w:rFonts w:hint="eastAsia"/>
          </w:rPr>
          <w:delText xml:space="preserve">　</w:delText>
        </w:r>
      </w:del>
      <w:ins w:id="3985" w:author="IRK" w:date="2020-03-12T15:08:00Z">
        <w:r w:rsidR="00741612">
          <w:rPr>
            <w:rFonts w:hint="eastAsia"/>
          </w:rPr>
          <w:t>図</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図</w:instrText>
        </w:r>
        <w:r w:rsidR="00741612">
          <w:rPr>
            <w:rFonts w:hint="eastAsia"/>
          </w:rPr>
          <w:instrText xml:space="preserve"> \* ARABIC</w:instrText>
        </w:r>
        <w:r w:rsidR="00741612">
          <w:instrText xml:space="preserve"> </w:instrText>
        </w:r>
      </w:ins>
      <w:r w:rsidR="00741612">
        <w:fldChar w:fldCharType="separate"/>
      </w:r>
      <w:r w:rsidR="0092459D">
        <w:rPr>
          <w:noProof/>
        </w:rPr>
        <w:t>8</w:t>
      </w:r>
      <w:ins w:id="3986" w:author="IRK" w:date="2020-03-12T15:08:00Z">
        <w:r w:rsidR="00741612">
          <w:fldChar w:fldCharType="end"/>
        </w:r>
        <w:r w:rsidR="00741612">
          <w:rPr>
            <w:rFonts w:hint="eastAsia"/>
          </w:rPr>
          <w:t xml:space="preserve"> </w:t>
        </w:r>
      </w:ins>
      <w:r>
        <w:rPr>
          <w:noProof/>
        </w:rPr>
        <w:t>I/O</w:t>
      </w:r>
      <w:r>
        <w:rPr>
          <w:noProof/>
        </w:rPr>
        <w:t>オブジェクト方式のルールサービスの呼び出し</w:t>
      </w:r>
      <w:r>
        <w:rPr>
          <w:rFonts w:hint="eastAsia"/>
          <w:noProof/>
        </w:rPr>
        <w:t>]</w:t>
      </w:r>
      <w:bookmarkEnd w:id="3983"/>
    </w:p>
    <w:p w14:paraId="22B4343A" w14:textId="77777777" w:rsidR="001140F8" w:rsidRPr="00D92A7B" w:rsidRDefault="001140F8" w:rsidP="00F93119"/>
    <w:p w14:paraId="76445BF3" w14:textId="46FF5432" w:rsidR="001140F8" w:rsidRPr="00D92A7B" w:rsidRDefault="001140F8" w:rsidP="00F93119">
      <w:r w:rsidRPr="00D92A7B">
        <w:t>ルールコードとルール実行に必要な項目値は、</w:t>
      </w:r>
      <w:r w:rsidRPr="00CE72D1">
        <w:rPr>
          <w:rStyle w:val="aff2"/>
          <w:rFonts w:asciiTheme="majorHAnsi" w:eastAsia="ＭＳ Ｐゴシック" w:hAnsiTheme="majorHAnsi" w:cstheme="majorHAnsi"/>
          <w:sz w:val="20"/>
          <w:szCs w:val="20"/>
        </w:rPr>
        <w:t>RuleReq</w:t>
      </w:r>
      <w:r w:rsidRPr="00D92A7B">
        <w:t>と</w:t>
      </w:r>
      <w:r w:rsidR="008677D4">
        <w:rPr>
          <w:rFonts w:hint="eastAsia"/>
        </w:rPr>
        <w:t>いう</w:t>
      </w:r>
      <w:r w:rsidRPr="00D92A7B">
        <w:t>入力オブジェ</w:t>
      </w:r>
      <w:r w:rsidRPr="006D7F30">
        <w:t>クト</w:t>
      </w:r>
      <w:r w:rsidRPr="006D7F30">
        <w:t>(Input Object)</w:t>
      </w:r>
      <w:r w:rsidRPr="006D7F30">
        <w:t>に格納してルール</w:t>
      </w:r>
      <w:r w:rsidR="00FC7CBB">
        <w:rPr>
          <w:rFonts w:hint="eastAsia"/>
        </w:rPr>
        <w:t>エンジン</w:t>
      </w:r>
      <w:r w:rsidRPr="006D7F30">
        <w:t>に引き渡される。ルール</w:t>
      </w:r>
      <w:r w:rsidR="00FC7CBB">
        <w:rPr>
          <w:rFonts w:hint="eastAsia"/>
        </w:rPr>
        <w:t>エンジン</w:t>
      </w:r>
      <w:r w:rsidRPr="006D7F30">
        <w:t>はそのオブジェクトに入力された情報のみを利用してルールを実行し、その結果を</w:t>
      </w:r>
      <w:r w:rsidRPr="006D7F30">
        <w:t>ResultSet</w:t>
      </w:r>
      <w:r w:rsidRPr="006D7F30">
        <w:t>という</w:t>
      </w:r>
      <w:r w:rsidRPr="00D92A7B">
        <w:t>出力オブジェクト</w:t>
      </w:r>
      <w:r w:rsidRPr="00D92A7B">
        <w:t>(Output Object)</w:t>
      </w:r>
      <w:r w:rsidRPr="00D92A7B">
        <w:t>に格納して返す。ルール</w:t>
      </w:r>
      <w:r w:rsidR="00FC7CBB">
        <w:rPr>
          <w:rFonts w:hint="eastAsia"/>
        </w:rPr>
        <w:t>エンジン</w:t>
      </w:r>
      <w:r w:rsidRPr="00D92A7B">
        <w:t>がルール実行中に</w:t>
      </w:r>
      <w:r w:rsidRPr="00D92A7B">
        <w:t>RuleReq</w:t>
      </w:r>
      <w:r w:rsidRPr="00D92A7B">
        <w:t>に設定された項目以外の項目値が必要な場合は、アプリケーションにエラーを返す。</w:t>
      </w:r>
    </w:p>
    <w:p w14:paraId="37887309" w14:textId="77777777" w:rsidR="001140F8" w:rsidRPr="00D92A7B" w:rsidRDefault="001140F8" w:rsidP="00F93119"/>
    <w:p w14:paraId="08B2008E" w14:textId="42C674A4" w:rsidR="006D7F30" w:rsidRPr="004E7CFF" w:rsidRDefault="001140F8" w:rsidP="00F93119">
      <w:pPr>
        <w:rPr>
          <w:rFonts w:cs="Courier New"/>
        </w:rPr>
      </w:pPr>
      <w:del w:id="3987" w:author="IRK" w:date="2020-03-12T17:48:00Z">
        <w:r w:rsidRPr="00D92A7B" w:rsidDel="008955F2">
          <w:rPr>
            <w:rFonts w:cs="Courier New"/>
          </w:rPr>
          <w:delText>表</w:delText>
        </w:r>
        <w:r w:rsidR="00422841" w:rsidDel="008955F2">
          <w:rPr>
            <w:rFonts w:cs="Courier New"/>
          </w:rPr>
          <w:delText>68</w:delText>
        </w:r>
      </w:del>
      <w:ins w:id="3988" w:author="IRK" w:date="2020-03-12T17:48:00Z">
        <w:r w:rsidR="008955F2">
          <w:rPr>
            <w:rFonts w:cs="Courier New" w:hint="eastAsia"/>
          </w:rPr>
          <w:t>次の表</w:t>
        </w:r>
      </w:ins>
      <w:r w:rsidRPr="00D92A7B">
        <w:rPr>
          <w:rFonts w:cs="Courier New"/>
        </w:rPr>
        <w:t>は、</w:t>
      </w:r>
      <w:r w:rsidRPr="006D7F30">
        <w:t>RuleInterface</w:t>
      </w:r>
      <w:r w:rsidRPr="006D7F30">
        <w:t>に定義された</w:t>
      </w:r>
      <w:r w:rsidRPr="006D7F30">
        <w:t>I/O</w:t>
      </w:r>
      <w:r w:rsidRPr="006D7F30">
        <w:t>オブジェクト方式の</w:t>
      </w:r>
      <w:r w:rsidRPr="006D7F30">
        <w:t>Execute</w:t>
      </w:r>
      <w:r w:rsidRPr="006D7F30">
        <w:t>メソッドである。このメソッドはすべてパラメータとして</w:t>
      </w:r>
      <w:r w:rsidRPr="006D7F30">
        <w:t>RuleReq</w:t>
      </w:r>
      <w:r w:rsidRPr="006D7F30">
        <w:t>オブジェクトを受け取り、</w:t>
      </w:r>
      <w:r w:rsidRPr="006D7F30">
        <w:t>ResultSet</w:t>
      </w:r>
      <w:r w:rsidRPr="00D92A7B">
        <w:rPr>
          <w:rFonts w:cs="Courier New"/>
        </w:rPr>
        <w:t>を返す。</w:t>
      </w:r>
    </w:p>
    <w:p w14:paraId="2FCC0AB9" w14:textId="77777777" w:rsidR="006D7F30" w:rsidRDefault="006D7F30" w:rsidP="00F93119"/>
    <w:p w14:paraId="41C42B75" w14:textId="172D4974" w:rsidR="00756F4B" w:rsidRDefault="00756F4B" w:rsidP="00F93119">
      <w:pPr>
        <w:pStyle w:val="af5"/>
      </w:pPr>
      <w:bookmarkStart w:id="3989" w:name="_Toc40799294"/>
      <w:r>
        <w:t>[</w:t>
      </w:r>
      <w:del w:id="3990" w:author="IRK" w:date="2020-03-12T15:08: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68</w:delText>
        </w:r>
        <w:r w:rsidR="00E65728" w:rsidDel="00741612">
          <w:rPr>
            <w:noProof/>
          </w:rPr>
          <w:fldChar w:fldCharType="end"/>
        </w:r>
        <w:r w:rsidDel="00741612">
          <w:rPr>
            <w:rFonts w:hint="eastAsia"/>
          </w:rPr>
          <w:delText xml:space="preserve">　</w:delText>
        </w:r>
      </w:del>
      <w:ins w:id="3991" w:author="IRK" w:date="2020-03-12T15:0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71</w:t>
      </w:r>
      <w:ins w:id="3992" w:author="IRK" w:date="2020-03-12T15:09:00Z">
        <w:r w:rsidR="00741612">
          <w:fldChar w:fldCharType="end"/>
        </w:r>
      </w:ins>
      <w:r w:rsidRPr="00756F4B">
        <w:rPr>
          <w:noProof/>
        </w:rPr>
        <w:t xml:space="preserve"> </w:t>
      </w:r>
      <w:r>
        <w:rPr>
          <w:noProof/>
        </w:rPr>
        <w:t>I/O</w:t>
      </w:r>
      <w:r>
        <w:rPr>
          <w:noProof/>
        </w:rPr>
        <w:t>オブジェクト方式の</w:t>
      </w:r>
      <w:r>
        <w:rPr>
          <w:noProof/>
        </w:rPr>
        <w:t>execute</w:t>
      </w:r>
      <w:r>
        <w:rPr>
          <w:noProof/>
        </w:rPr>
        <w:t>メソッド</w:t>
      </w:r>
      <w:r>
        <w:rPr>
          <w:rFonts w:hint="eastAsia"/>
          <w:noProof/>
        </w:rPr>
        <w:t>]</w:t>
      </w:r>
      <w:bookmarkEnd w:id="3989"/>
    </w:p>
    <w:tbl>
      <w:tblPr>
        <w:tblStyle w:val="af4"/>
        <w:tblW w:w="0" w:type="auto"/>
        <w:jc w:val="center"/>
        <w:tblLook w:val="04A0" w:firstRow="1" w:lastRow="0" w:firstColumn="1" w:lastColumn="0" w:noHBand="0" w:noVBand="1"/>
        <w:tblPrChange w:id="3993" w:author="IRK" w:date="2020-04-14T15:48:00Z">
          <w:tblPr>
            <w:tblStyle w:val="af4"/>
            <w:tblW w:w="0" w:type="auto"/>
            <w:tblInd w:w="108" w:type="dxa"/>
            <w:tblLook w:val="04A0" w:firstRow="1" w:lastRow="0" w:firstColumn="1" w:lastColumn="0" w:noHBand="0" w:noVBand="1"/>
          </w:tblPr>
        </w:tblPrChange>
      </w:tblPr>
      <w:tblGrid>
        <w:gridCol w:w="9463"/>
        <w:tblGridChange w:id="3994">
          <w:tblGrid>
            <w:gridCol w:w="9463"/>
          </w:tblGrid>
        </w:tblGridChange>
      </w:tblGrid>
      <w:tr w:rsidR="001140F8" w14:paraId="73EBA26C" w14:textId="77777777" w:rsidTr="00C054CD">
        <w:trPr>
          <w:jc w:val="center"/>
        </w:trPr>
        <w:tc>
          <w:tcPr>
            <w:tcW w:w="9463" w:type="dxa"/>
            <w:tcPrChange w:id="3995" w:author="IRK" w:date="2020-04-14T15:48:00Z">
              <w:tcPr>
                <w:tcW w:w="9463" w:type="dxa"/>
              </w:tcPr>
            </w:tcPrChange>
          </w:tcPr>
          <w:p w14:paraId="1DC3EF96" w14:textId="77777777" w:rsidR="001140F8" w:rsidRPr="001E781B" w:rsidRDefault="001140F8">
            <w:pPr>
              <w:pStyle w:val="1b"/>
              <w:pPrChange w:id="3996" w:author="IRK" w:date="2020-04-14T13:52:00Z">
                <w:pPr>
                  <w:pStyle w:val="aff1"/>
                </w:pPr>
              </w:pPrChange>
            </w:pPr>
            <w:r>
              <w:t>1 namespace InnoRules.RulesClient;</w:t>
            </w:r>
          </w:p>
          <w:p w14:paraId="00CB1D4C" w14:textId="4F1F033E" w:rsidR="001140F8" w:rsidRPr="001E781B" w:rsidRDefault="001140F8">
            <w:pPr>
              <w:pStyle w:val="1b"/>
              <w:pPrChange w:id="3997" w:author="IRK" w:date="2020-04-14T13:52:00Z">
                <w:pPr>
                  <w:pStyle w:val="aff1"/>
                </w:pPr>
              </w:pPrChange>
            </w:pPr>
            <w:del w:id="3998" w:author="IRK" w:date="2020-04-14T13:52:00Z">
              <w:r w:rsidDel="00FD41AE">
                <w:delText xml:space="preserve"> </w:delText>
              </w:r>
            </w:del>
            <w:r>
              <w:t>2 {</w:t>
            </w:r>
          </w:p>
          <w:p w14:paraId="0B2F8AE2" w14:textId="77777777" w:rsidR="001140F8" w:rsidRPr="001E781B" w:rsidRDefault="001140F8">
            <w:pPr>
              <w:pStyle w:val="1b"/>
              <w:pPrChange w:id="3999" w:author="IRK" w:date="2020-04-14T13:52:00Z">
                <w:pPr>
                  <w:pStyle w:val="aff1"/>
                </w:pPr>
              </w:pPrChange>
            </w:pPr>
            <w:del w:id="4000" w:author="IRK" w:date="2020-04-14T13:52:00Z">
              <w:r w:rsidDel="00FD41AE">
                <w:delText xml:space="preserve"> </w:delText>
              </w:r>
            </w:del>
            <w:r>
              <w:t>3     public interface RuleInterface</w:t>
            </w:r>
          </w:p>
          <w:p w14:paraId="39EFC244" w14:textId="73CC488C" w:rsidR="001140F8" w:rsidRPr="001E781B" w:rsidRDefault="001140F8">
            <w:pPr>
              <w:pStyle w:val="1b"/>
              <w:pPrChange w:id="4001" w:author="IRK" w:date="2020-04-14T13:52:00Z">
                <w:pPr>
                  <w:pStyle w:val="aff1"/>
                </w:pPr>
              </w:pPrChange>
            </w:pPr>
            <w:del w:id="4002" w:author="IRK" w:date="2020-04-14T13:52:00Z">
              <w:r w:rsidDel="00FD41AE">
                <w:delText xml:space="preserve"> </w:delText>
              </w:r>
            </w:del>
            <w:r>
              <w:t>4     {</w:t>
            </w:r>
          </w:p>
          <w:p w14:paraId="3DFC7897" w14:textId="77777777" w:rsidR="001140F8" w:rsidRPr="001E781B" w:rsidRDefault="001140F8">
            <w:pPr>
              <w:pStyle w:val="1b"/>
              <w:pPrChange w:id="4003" w:author="IRK" w:date="2020-04-14T13:52:00Z">
                <w:pPr>
                  <w:pStyle w:val="aff1"/>
                </w:pPr>
              </w:pPrChange>
            </w:pPr>
            <w:del w:id="4004" w:author="IRK" w:date="2020-04-14T13:52:00Z">
              <w:r w:rsidDel="00FD41AE">
                <w:delText xml:space="preserve"> </w:delText>
              </w:r>
            </w:del>
            <w:r>
              <w:t>5        ResultSet Execute ( RuleReq req, int codetype );</w:t>
            </w:r>
          </w:p>
          <w:p w14:paraId="19AB1EC3" w14:textId="7F0819B1" w:rsidR="001140F8" w:rsidRPr="001E781B" w:rsidRDefault="001140F8">
            <w:pPr>
              <w:pStyle w:val="1b"/>
              <w:pPrChange w:id="4005" w:author="IRK" w:date="2020-04-14T13:52:00Z">
                <w:pPr>
                  <w:pStyle w:val="aff1"/>
                </w:pPr>
              </w:pPrChange>
            </w:pPr>
            <w:del w:id="4006" w:author="IRK" w:date="2020-04-14T13:52:00Z">
              <w:r w:rsidDel="00FD41AE">
                <w:delText xml:space="preserve"> </w:delText>
              </w:r>
            </w:del>
            <w:r>
              <w:t>6        ResultSet Execute ( RuleReq req, int codetype, Object ctx );</w:t>
            </w:r>
          </w:p>
          <w:p w14:paraId="54C7D383" w14:textId="77777777" w:rsidR="001140F8" w:rsidRPr="00800F42" w:rsidRDefault="001140F8">
            <w:pPr>
              <w:pStyle w:val="1b"/>
              <w:pPrChange w:id="4007" w:author="IRK" w:date="2020-04-14T13:52:00Z">
                <w:pPr/>
              </w:pPrChange>
            </w:pPr>
            <w:r w:rsidRPr="00800F42">
              <w:t>7      …</w:t>
            </w:r>
          </w:p>
          <w:p w14:paraId="110A3D08" w14:textId="77777777" w:rsidR="001140F8" w:rsidRPr="00800F42" w:rsidRDefault="001140F8">
            <w:pPr>
              <w:pStyle w:val="1b"/>
              <w:pPrChange w:id="4008" w:author="IRK" w:date="2020-04-14T13:52:00Z">
                <w:pPr/>
              </w:pPrChange>
            </w:pPr>
            <w:r w:rsidRPr="00800F42">
              <w:t>8      }</w:t>
            </w:r>
          </w:p>
          <w:p w14:paraId="50D419B9" w14:textId="77777777" w:rsidR="001140F8" w:rsidRDefault="001140F8">
            <w:pPr>
              <w:pStyle w:val="1b"/>
              <w:pPrChange w:id="4009" w:author="IRK" w:date="2020-04-14T13:52:00Z">
                <w:pPr>
                  <w:pStyle w:val="aff1"/>
                </w:pPr>
              </w:pPrChange>
            </w:pPr>
            <w:r w:rsidRPr="00800F42">
              <w:t>9 }</w:t>
            </w:r>
          </w:p>
        </w:tc>
      </w:tr>
    </w:tbl>
    <w:p w14:paraId="31C30FBB" w14:textId="77777777" w:rsidR="001140F8" w:rsidRDefault="001140F8" w:rsidP="00F93119"/>
    <w:p w14:paraId="233F5493" w14:textId="5F90FFF8" w:rsidR="001140F8" w:rsidRDefault="001140F8" w:rsidP="00F93119">
      <w:pPr>
        <w:pStyle w:val="42"/>
      </w:pPr>
      <w:r>
        <w:t>InnoRules.Tcp.RuleReq</w:t>
      </w:r>
    </w:p>
    <w:p w14:paraId="4F9C447F" w14:textId="7ABD4636" w:rsidR="001140F8" w:rsidRPr="00756F4B" w:rsidRDefault="001140F8" w:rsidP="00F93119">
      <w:r w:rsidRPr="00DF5391">
        <w:t>InnoRules.Tcp.RuleReq</w:t>
      </w:r>
      <w:r w:rsidRPr="00DF5391">
        <w:t>クラスは、</w:t>
      </w:r>
      <w:r w:rsidRPr="00DF5391">
        <w:t>I/O</w:t>
      </w:r>
      <w:r w:rsidRPr="00DF5391">
        <w:t>オブジェクト方式で入力オブジェクトとして使用されるクラスである。このクラスには呼び出すルールのコード</w:t>
      </w:r>
      <w:r w:rsidRPr="00DF5391">
        <w:rPr>
          <w:rFonts w:hint="eastAsia"/>
        </w:rPr>
        <w:t>および</w:t>
      </w:r>
      <w:r w:rsidRPr="00DF5391">
        <w:t>入力項目値を設定し、設定された値を照会するメソッドの他にも、ルール実行に使用される付加情報を設定するメソッドが定義されている。</w:t>
      </w:r>
      <w:r w:rsidRPr="00DF5391">
        <w:t>RuleReq</w:t>
      </w:r>
      <w:r w:rsidRPr="00DF5391">
        <w:t>クラス</w:t>
      </w:r>
      <w:r w:rsidRPr="00756F4B">
        <w:t>には、</w:t>
      </w:r>
      <w:del w:id="4010" w:author="IRK" w:date="2020-03-12T17:48:00Z">
        <w:r w:rsidRPr="00756F4B" w:rsidDel="008955F2">
          <w:delText>表</w:delText>
        </w:r>
        <w:r w:rsidR="00231BCC" w:rsidDel="008955F2">
          <w:delText>6</w:delText>
        </w:r>
        <w:r w:rsidR="00422841" w:rsidDel="008955F2">
          <w:delText>9</w:delText>
        </w:r>
      </w:del>
      <w:ins w:id="4011" w:author="IRK" w:date="2020-03-12T17:49:00Z">
        <w:r w:rsidR="008955F2">
          <w:rPr>
            <w:rFonts w:hint="eastAsia"/>
          </w:rPr>
          <w:t>次の表</w:t>
        </w:r>
      </w:ins>
      <w:r w:rsidRPr="00756F4B">
        <w:t>のメソッドが定義されている。</w:t>
      </w:r>
    </w:p>
    <w:p w14:paraId="38FCA5B6" w14:textId="77777777" w:rsidR="001140F8" w:rsidRPr="00231BCC" w:rsidRDefault="001140F8" w:rsidP="00F93119"/>
    <w:p w14:paraId="4F6E0E55" w14:textId="5D1990E0" w:rsidR="00231BCC" w:rsidRDefault="00231BCC" w:rsidP="00F93119">
      <w:pPr>
        <w:pStyle w:val="af5"/>
      </w:pPr>
      <w:bookmarkStart w:id="4012" w:name="_Toc40799295"/>
      <w:r>
        <w:t>[</w:t>
      </w:r>
      <w:del w:id="4013" w:author="IRK" w:date="2020-03-12T15:0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69</w:delText>
        </w:r>
        <w:r w:rsidR="00E65728" w:rsidDel="00741612">
          <w:rPr>
            <w:noProof/>
          </w:rPr>
          <w:fldChar w:fldCharType="end"/>
        </w:r>
        <w:r w:rsidDel="00741612">
          <w:rPr>
            <w:rFonts w:hint="eastAsia"/>
          </w:rPr>
          <w:delText xml:space="preserve">　</w:delText>
        </w:r>
      </w:del>
      <w:ins w:id="4014" w:author="IRK" w:date="2020-03-12T15:0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72</w:t>
      </w:r>
      <w:ins w:id="4015" w:author="IRK" w:date="2020-03-12T15:09:00Z">
        <w:r w:rsidR="00741612">
          <w:fldChar w:fldCharType="end"/>
        </w:r>
      </w:ins>
      <w:r w:rsidRPr="00231BCC">
        <w:t xml:space="preserve"> </w:t>
      </w:r>
      <w:r>
        <w:t>InnoRules.Tcp.RuleReq</w:t>
      </w:r>
      <w:r>
        <w:rPr>
          <w:rFonts w:hint="eastAsia"/>
        </w:rPr>
        <w:t>]</w:t>
      </w:r>
      <w:bookmarkEnd w:id="4012"/>
    </w:p>
    <w:tbl>
      <w:tblPr>
        <w:tblStyle w:val="af4"/>
        <w:tblW w:w="0" w:type="auto"/>
        <w:jc w:val="center"/>
        <w:tblLook w:val="04A0" w:firstRow="1" w:lastRow="0" w:firstColumn="1" w:lastColumn="0" w:noHBand="0" w:noVBand="1"/>
        <w:tblPrChange w:id="4016" w:author="IRK" w:date="2020-04-14T15:48:00Z">
          <w:tblPr>
            <w:tblStyle w:val="af4"/>
            <w:tblW w:w="0" w:type="auto"/>
            <w:tblInd w:w="108" w:type="dxa"/>
            <w:tblLook w:val="04A0" w:firstRow="1" w:lastRow="0" w:firstColumn="1" w:lastColumn="0" w:noHBand="0" w:noVBand="1"/>
          </w:tblPr>
        </w:tblPrChange>
      </w:tblPr>
      <w:tblGrid>
        <w:gridCol w:w="9463"/>
        <w:tblGridChange w:id="4017">
          <w:tblGrid>
            <w:gridCol w:w="9463"/>
          </w:tblGrid>
        </w:tblGridChange>
      </w:tblGrid>
      <w:tr w:rsidR="001140F8" w14:paraId="3BE4B789" w14:textId="77777777" w:rsidTr="00C054CD">
        <w:trPr>
          <w:jc w:val="center"/>
        </w:trPr>
        <w:tc>
          <w:tcPr>
            <w:tcW w:w="9463" w:type="dxa"/>
            <w:tcPrChange w:id="4018" w:author="IRK" w:date="2020-04-14T15:48:00Z">
              <w:tcPr>
                <w:tcW w:w="9463" w:type="dxa"/>
              </w:tcPr>
            </w:tcPrChange>
          </w:tcPr>
          <w:p w14:paraId="4C28BD34" w14:textId="77777777" w:rsidR="001140F8" w:rsidRPr="00397C14" w:rsidRDefault="001140F8">
            <w:pPr>
              <w:pStyle w:val="1b"/>
              <w:pPrChange w:id="4019" w:author="IRK" w:date="2020-04-14T13:52:00Z">
                <w:pPr>
                  <w:pStyle w:val="aff1"/>
                </w:pPr>
              </w:pPrChange>
            </w:pPr>
            <w:r>
              <w:t>1 namespace InnoRules.Tcp</w:t>
            </w:r>
          </w:p>
          <w:p w14:paraId="51EF4410" w14:textId="77777777" w:rsidR="001140F8" w:rsidRPr="00397C14" w:rsidRDefault="001140F8">
            <w:pPr>
              <w:pStyle w:val="1b"/>
              <w:pPrChange w:id="4020" w:author="IRK" w:date="2020-04-14T13:52:00Z">
                <w:pPr>
                  <w:pStyle w:val="aff1"/>
                </w:pPr>
              </w:pPrChange>
            </w:pPr>
            <w:del w:id="4021" w:author="IRK" w:date="2020-04-14T13:52:00Z">
              <w:r w:rsidDel="00FD41AE">
                <w:delText xml:space="preserve"> </w:delText>
              </w:r>
            </w:del>
            <w:r>
              <w:t>2 {</w:t>
            </w:r>
          </w:p>
          <w:p w14:paraId="63130149" w14:textId="74CE9EA6" w:rsidR="001140F8" w:rsidRPr="00397C14" w:rsidRDefault="001140F8">
            <w:pPr>
              <w:pStyle w:val="1b"/>
              <w:pPrChange w:id="4022" w:author="IRK" w:date="2020-04-14T13:52:00Z">
                <w:pPr>
                  <w:pStyle w:val="aff1"/>
                </w:pPr>
              </w:pPrChange>
            </w:pPr>
            <w:del w:id="4023" w:author="IRK" w:date="2020-04-14T13:52:00Z">
              <w:r w:rsidDel="00FD41AE">
                <w:delText xml:space="preserve"> </w:delText>
              </w:r>
            </w:del>
            <w:r>
              <w:t>3    public class RuleReq</w:t>
            </w:r>
          </w:p>
          <w:p w14:paraId="6B2547CD" w14:textId="77777777" w:rsidR="001140F8" w:rsidRPr="00397C14" w:rsidRDefault="001140F8">
            <w:pPr>
              <w:pStyle w:val="1b"/>
              <w:pPrChange w:id="4024" w:author="IRK" w:date="2020-04-14T13:52:00Z">
                <w:pPr>
                  <w:pStyle w:val="aff1"/>
                </w:pPr>
              </w:pPrChange>
            </w:pPr>
            <w:del w:id="4025" w:author="IRK" w:date="2020-04-14T13:52:00Z">
              <w:r w:rsidDel="00FD41AE">
                <w:delText xml:space="preserve"> </w:delText>
              </w:r>
            </w:del>
            <w:r>
              <w:t>4    {</w:t>
            </w:r>
          </w:p>
          <w:p w14:paraId="10406E19" w14:textId="35A9302E" w:rsidR="001140F8" w:rsidRPr="00397C14" w:rsidRDefault="001140F8">
            <w:pPr>
              <w:pStyle w:val="1b"/>
              <w:pPrChange w:id="4026" w:author="IRK" w:date="2020-04-14T13:52:00Z">
                <w:pPr>
                  <w:pStyle w:val="aff1"/>
                </w:pPr>
              </w:pPrChange>
            </w:pPr>
            <w:del w:id="4027" w:author="IRK" w:date="2020-04-14T13:52:00Z">
              <w:r w:rsidDel="00FD41AE">
                <w:delText xml:space="preserve"> </w:delText>
              </w:r>
            </w:del>
            <w:r>
              <w:t>5       public void SetRuleCode( String ruleCode );</w:t>
            </w:r>
          </w:p>
          <w:p w14:paraId="12CC7AD8" w14:textId="77777777" w:rsidR="001140F8" w:rsidRPr="00397C14" w:rsidRDefault="001140F8">
            <w:pPr>
              <w:pStyle w:val="1b"/>
              <w:pPrChange w:id="4028" w:author="IRK" w:date="2020-04-14T13:52:00Z">
                <w:pPr>
                  <w:pStyle w:val="aff1"/>
                </w:pPr>
              </w:pPrChange>
            </w:pPr>
            <w:del w:id="4029" w:author="IRK" w:date="2020-04-14T13:52:00Z">
              <w:r w:rsidDel="00FD41AE">
                <w:delText xml:space="preserve"> </w:delText>
              </w:r>
            </w:del>
            <w:r>
              <w:t>6       public String GetRuleCode();</w:t>
            </w:r>
          </w:p>
          <w:p w14:paraId="49916811" w14:textId="36AA2183" w:rsidR="001140F8" w:rsidRPr="00397C14" w:rsidRDefault="001140F8">
            <w:pPr>
              <w:pStyle w:val="1b"/>
              <w:pPrChange w:id="4030" w:author="IRK" w:date="2020-04-14T13:52:00Z">
                <w:pPr>
                  <w:pStyle w:val="aff1"/>
                </w:pPr>
              </w:pPrChange>
            </w:pPr>
            <w:del w:id="4031" w:author="IRK" w:date="2020-04-14T13:52:00Z">
              <w:r w:rsidDel="00FD41AE">
                <w:delText xml:space="preserve"> </w:delText>
              </w:r>
            </w:del>
            <w:r>
              <w:t>7</w:t>
            </w:r>
            <w:del w:id="4032" w:author="IRK" w:date="2020-03-13T10:10:00Z">
              <w:r w:rsidDel="009C1958">
                <w:delText xml:space="preserve">     </w:delText>
              </w:r>
            </w:del>
          </w:p>
          <w:p w14:paraId="6A522579" w14:textId="77777777" w:rsidR="001140F8" w:rsidRPr="00397C14" w:rsidRDefault="001140F8">
            <w:pPr>
              <w:pStyle w:val="1b"/>
              <w:pPrChange w:id="4033" w:author="IRK" w:date="2020-04-14T13:52:00Z">
                <w:pPr>
                  <w:pStyle w:val="aff1"/>
                </w:pPr>
              </w:pPrChange>
            </w:pPr>
            <w:r>
              <w:t>8       public void SetDate( String date );</w:t>
            </w:r>
          </w:p>
          <w:p w14:paraId="6C746FDE" w14:textId="77777777" w:rsidR="001140F8" w:rsidRPr="00397C14" w:rsidRDefault="001140F8">
            <w:pPr>
              <w:pStyle w:val="1b"/>
              <w:pPrChange w:id="4034" w:author="IRK" w:date="2020-04-14T13:52:00Z">
                <w:pPr>
                  <w:pStyle w:val="aff1"/>
                </w:pPr>
              </w:pPrChange>
            </w:pPr>
            <w:r>
              <w:t>9       public String GetDate();</w:t>
            </w:r>
          </w:p>
          <w:p w14:paraId="49F47A7B" w14:textId="77777777" w:rsidR="001140F8" w:rsidRPr="00397C14" w:rsidRDefault="001140F8">
            <w:pPr>
              <w:pStyle w:val="1b"/>
              <w:pPrChange w:id="4035" w:author="IRK" w:date="2020-04-14T13:52:00Z">
                <w:pPr>
                  <w:pStyle w:val="aff1"/>
                </w:pPr>
              </w:pPrChange>
            </w:pPr>
            <w:r>
              <w:t>10</w:t>
            </w:r>
            <w:del w:id="4036" w:author="IRK" w:date="2020-03-13T10:10:00Z">
              <w:r w:rsidDel="009C1958">
                <w:delText xml:space="preserve"> </w:delText>
              </w:r>
            </w:del>
          </w:p>
          <w:p w14:paraId="430B8AA3" w14:textId="77777777" w:rsidR="001140F8" w:rsidRPr="00397C14" w:rsidRDefault="001140F8">
            <w:pPr>
              <w:pStyle w:val="1b"/>
              <w:pPrChange w:id="4037" w:author="IRK" w:date="2020-04-14T13:52:00Z">
                <w:pPr>
                  <w:pStyle w:val="aff1"/>
                </w:pPr>
              </w:pPrChange>
            </w:pPr>
            <w:r>
              <w:t>11       public Item AddNumberItem( String code );</w:t>
            </w:r>
          </w:p>
          <w:p w14:paraId="2CD273C5" w14:textId="77777777" w:rsidR="001140F8" w:rsidRPr="00397C14" w:rsidRDefault="001140F8">
            <w:pPr>
              <w:pStyle w:val="1b"/>
              <w:pPrChange w:id="4038" w:author="IRK" w:date="2020-04-14T13:52:00Z">
                <w:pPr>
                  <w:pStyle w:val="aff1"/>
                </w:pPr>
              </w:pPrChange>
            </w:pPr>
            <w:r>
              <w:t>12       public Item AddStringItem( String code );</w:t>
            </w:r>
          </w:p>
          <w:p w14:paraId="20B01D44" w14:textId="77777777" w:rsidR="001140F8" w:rsidRPr="00397C14" w:rsidRDefault="001140F8">
            <w:pPr>
              <w:pStyle w:val="1b"/>
              <w:pPrChange w:id="4039" w:author="IRK" w:date="2020-04-14T13:52:00Z">
                <w:pPr>
                  <w:pStyle w:val="aff1"/>
                </w:pPr>
              </w:pPrChange>
            </w:pPr>
            <w:r>
              <w:t>13       public Item AddBooleanItem( String code );</w:t>
            </w:r>
          </w:p>
          <w:p w14:paraId="1F5F853C" w14:textId="77777777" w:rsidR="001140F8" w:rsidRPr="00397C14" w:rsidRDefault="001140F8">
            <w:pPr>
              <w:pStyle w:val="1b"/>
              <w:pPrChange w:id="4040" w:author="IRK" w:date="2020-04-14T13:52:00Z">
                <w:pPr>
                  <w:pStyle w:val="aff1"/>
                </w:pPr>
              </w:pPrChange>
            </w:pPr>
            <w:r>
              <w:t>14       public ReadOnlyCollection&lt;Item&gt; GetItems();</w:t>
            </w:r>
          </w:p>
          <w:p w14:paraId="2E8705DF" w14:textId="77777777" w:rsidR="001140F8" w:rsidRPr="00397C14" w:rsidRDefault="001140F8">
            <w:pPr>
              <w:pStyle w:val="1b"/>
              <w:pPrChange w:id="4041" w:author="IRK" w:date="2020-04-14T13:52:00Z">
                <w:pPr>
                  <w:pStyle w:val="aff1"/>
                </w:pPr>
              </w:pPrChange>
            </w:pPr>
            <w:r>
              <w:t>15       public void ResetItems();</w:t>
            </w:r>
          </w:p>
          <w:p w14:paraId="0CF902E6" w14:textId="77777777" w:rsidR="001140F8" w:rsidRPr="00397C14" w:rsidRDefault="001140F8">
            <w:pPr>
              <w:pStyle w:val="1b"/>
              <w:pPrChange w:id="4042" w:author="IRK" w:date="2020-04-14T13:52:00Z">
                <w:pPr>
                  <w:pStyle w:val="aff1"/>
                </w:pPr>
              </w:pPrChange>
            </w:pPr>
            <w:r>
              <w:t>16</w:t>
            </w:r>
            <w:del w:id="4043" w:author="IRK" w:date="2020-03-13T10:10:00Z">
              <w:r w:rsidDel="009C1958">
                <w:delText xml:space="preserve"> </w:delText>
              </w:r>
            </w:del>
          </w:p>
          <w:p w14:paraId="47F0DE96" w14:textId="77777777" w:rsidR="001140F8" w:rsidRPr="00397C14" w:rsidRDefault="001140F8">
            <w:pPr>
              <w:pStyle w:val="1b"/>
              <w:pPrChange w:id="4044" w:author="IRK" w:date="2020-04-14T13:52:00Z">
                <w:pPr>
                  <w:pStyle w:val="aff1"/>
                </w:pPr>
              </w:pPrChange>
            </w:pPr>
            <w:r>
              <w:t>17       public void SetWantTrace( bool wantTrace );</w:t>
            </w:r>
          </w:p>
          <w:p w14:paraId="7E9800B2" w14:textId="77777777" w:rsidR="001140F8" w:rsidRPr="00397C14" w:rsidRDefault="001140F8">
            <w:pPr>
              <w:pStyle w:val="1b"/>
              <w:pPrChange w:id="4045" w:author="IRK" w:date="2020-04-14T13:52:00Z">
                <w:pPr>
                  <w:pStyle w:val="aff1"/>
                </w:pPr>
              </w:pPrChange>
            </w:pPr>
            <w:r>
              <w:t>18       public bool GetWantTrace();</w:t>
            </w:r>
          </w:p>
          <w:p w14:paraId="285FB58F" w14:textId="77777777" w:rsidR="001140F8" w:rsidRPr="00397C14" w:rsidRDefault="001140F8">
            <w:pPr>
              <w:pStyle w:val="1b"/>
              <w:pPrChange w:id="4046" w:author="IRK" w:date="2020-04-14T13:52:00Z">
                <w:pPr>
                  <w:pStyle w:val="aff1"/>
                </w:pPr>
              </w:pPrChange>
            </w:pPr>
            <w:r>
              <w:t>19</w:t>
            </w:r>
          </w:p>
          <w:p w14:paraId="7AC50364" w14:textId="77777777" w:rsidR="001140F8" w:rsidRPr="00397C14" w:rsidRDefault="001140F8">
            <w:pPr>
              <w:pStyle w:val="1b"/>
              <w:pPrChange w:id="4047" w:author="IRK" w:date="2020-04-14T13:52:00Z">
                <w:pPr>
                  <w:pStyle w:val="aff1"/>
                </w:pPr>
              </w:pPrChange>
            </w:pPr>
            <w:r>
              <w:t>20       public void SetContext( Hashtable context );</w:t>
            </w:r>
          </w:p>
          <w:p w14:paraId="7320085D" w14:textId="77777777" w:rsidR="001140F8" w:rsidRPr="00397C14" w:rsidRDefault="001140F8">
            <w:pPr>
              <w:pStyle w:val="1b"/>
              <w:pPrChange w:id="4048" w:author="IRK" w:date="2020-04-14T13:52:00Z">
                <w:pPr>
                  <w:pStyle w:val="aff1"/>
                </w:pPr>
              </w:pPrChange>
            </w:pPr>
            <w:r>
              <w:t>21       public Hashtable SetContext();</w:t>
            </w:r>
          </w:p>
          <w:p w14:paraId="2EEDCD80" w14:textId="77777777" w:rsidR="001140F8" w:rsidRPr="00397C14" w:rsidRDefault="001140F8">
            <w:pPr>
              <w:pStyle w:val="1b"/>
              <w:pPrChange w:id="4049" w:author="IRK" w:date="2020-04-14T13:52:00Z">
                <w:pPr>
                  <w:pStyle w:val="aff1"/>
                </w:pPr>
              </w:pPrChange>
            </w:pPr>
            <w:r>
              <w:t>24</w:t>
            </w:r>
          </w:p>
          <w:p w14:paraId="73F168C2" w14:textId="77777777" w:rsidR="001140F8" w:rsidRPr="00397C14" w:rsidRDefault="001140F8">
            <w:pPr>
              <w:pStyle w:val="1b"/>
              <w:pPrChange w:id="4050" w:author="IRK" w:date="2020-04-14T13:52:00Z">
                <w:pPr>
                  <w:pStyle w:val="aff1"/>
                </w:pPr>
              </w:pPrChange>
            </w:pPr>
            <w:r>
              <w:t>25     public ItemProvider CreateItemProvider();</w:t>
            </w:r>
          </w:p>
          <w:p w14:paraId="0F4CE2B3" w14:textId="77777777" w:rsidR="001140F8" w:rsidRPr="00397C14" w:rsidRDefault="001140F8">
            <w:pPr>
              <w:pStyle w:val="1b"/>
              <w:pPrChange w:id="4051" w:author="IRK" w:date="2020-04-14T13:52:00Z">
                <w:pPr>
                  <w:pStyle w:val="aff1"/>
                </w:pPr>
              </w:pPrChange>
            </w:pPr>
            <w:r>
              <w:t>26</w:t>
            </w:r>
          </w:p>
          <w:p w14:paraId="13A1A933" w14:textId="77777777" w:rsidR="001140F8" w:rsidRDefault="001140F8">
            <w:pPr>
              <w:pStyle w:val="1b"/>
              <w:pPrChange w:id="4052" w:author="IRK" w:date="2020-04-14T13:52:00Z">
                <w:pPr>
                  <w:pStyle w:val="aff1"/>
                </w:pPr>
              </w:pPrChange>
            </w:pPr>
            <w:r>
              <w:t>27 }</w:t>
            </w:r>
          </w:p>
        </w:tc>
      </w:tr>
    </w:tbl>
    <w:p w14:paraId="5896293A" w14:textId="77777777" w:rsidR="00654319" w:rsidRDefault="00654319" w:rsidP="00F93119"/>
    <w:p w14:paraId="5061CA7A" w14:textId="6BFF6F85" w:rsidR="001140F8" w:rsidRPr="00231BCC" w:rsidRDefault="005525A8" w:rsidP="00F93119">
      <w:del w:id="4053" w:author="IRK" w:date="2020-03-12T14:38:00Z">
        <w:r w:rsidDel="00A55E2C">
          <w:rPr>
            <w:rFonts w:hint="eastAsia"/>
          </w:rPr>
          <w:delText>以下</w:delText>
        </w:r>
      </w:del>
      <w:ins w:id="4054" w:author="IRK" w:date="2020-03-12T14:38:00Z">
        <w:r w:rsidR="00A55E2C">
          <w:rPr>
            <w:rFonts w:hint="eastAsia"/>
          </w:rPr>
          <w:t>次</w:t>
        </w:r>
      </w:ins>
      <w:r w:rsidR="001140F8" w:rsidRPr="00231BCC">
        <w:t>は、各メソッドに関する説明である。</w:t>
      </w:r>
    </w:p>
    <w:p w14:paraId="52A17DA4" w14:textId="36EDC97A" w:rsidR="00654319" w:rsidRDefault="00654319" w:rsidP="00F93119">
      <w:del w:id="4055" w:author="IRK" w:date="2020-04-13T12:49:00Z">
        <w:r w:rsidDel="00166351">
          <w:br w:type="page"/>
        </w:r>
      </w:del>
    </w:p>
    <w:p w14:paraId="185DD5D2" w14:textId="77777777" w:rsidR="001140F8" w:rsidRPr="00231BCC" w:rsidRDefault="001140F8" w:rsidP="00F93119">
      <w:r w:rsidRPr="00231BCC">
        <w:t>void SetRuleCode( String ruleCode )</w:t>
      </w:r>
    </w:p>
    <w:p w14:paraId="5D7096C2" w14:textId="6266EA23" w:rsidR="001140F8" w:rsidRPr="00231BCC" w:rsidRDefault="001140F8" w:rsidP="00F93119">
      <w:r w:rsidRPr="00231BCC">
        <w:t>呼び出すルールのコードを設定する。</w:t>
      </w:r>
      <w:r w:rsidRPr="00231BCC">
        <w:t>ruleCode</w:t>
      </w:r>
      <w:r w:rsidRPr="00231BCC">
        <w:t>パラメータはルールのコードであり、このコードは</w:t>
      </w:r>
      <w:r w:rsidRPr="00231BCC">
        <w:t>RuleInterface.</w:t>
      </w:r>
      <w:r w:rsidR="004D33E6">
        <w:t>E</w:t>
      </w:r>
      <w:r w:rsidRPr="00231BCC">
        <w:t>xecute</w:t>
      </w:r>
      <w:r w:rsidRPr="00231BCC">
        <w:t>に引き渡されるコード体系のコードとする。例えば、</w:t>
      </w:r>
      <w:r w:rsidR="004D33E6">
        <w:t>E</w:t>
      </w:r>
      <w:r w:rsidR="004D33E6" w:rsidRPr="00231BCC">
        <w:t>xecute</w:t>
      </w:r>
      <w:r w:rsidRPr="00231BCC">
        <w:t>メソッドに</w:t>
      </w:r>
      <w:r w:rsidRPr="00231BCC">
        <w:t>Constants.CODETYPE_ID</w:t>
      </w:r>
      <w:r w:rsidRPr="00231BCC">
        <w:t>がコード体系として指定された場合、</w:t>
      </w:r>
      <w:r w:rsidRPr="00231BCC">
        <w:t>ruleCode</w:t>
      </w:r>
      <w:r w:rsidRPr="00231BCC">
        <w:t>パラメータは呼び出すルールの</w:t>
      </w:r>
      <w:r w:rsidRPr="00231BCC">
        <w:t>ID</w:t>
      </w:r>
      <w:r w:rsidRPr="00231BCC">
        <w:t>と</w:t>
      </w:r>
      <w:r w:rsidR="00B354B3">
        <w:rPr>
          <w:rFonts w:hint="eastAsia"/>
        </w:rPr>
        <w:t>なる</w:t>
      </w:r>
      <w:r w:rsidRPr="00231BCC">
        <w:t>。</w:t>
      </w:r>
    </w:p>
    <w:p w14:paraId="43548211" w14:textId="77777777" w:rsidR="001140F8" w:rsidRPr="00231BCC" w:rsidRDefault="001140F8" w:rsidP="00F93119"/>
    <w:p w14:paraId="1C0EAE1B" w14:textId="77777777" w:rsidR="001140F8" w:rsidRPr="00231BCC" w:rsidRDefault="001140F8" w:rsidP="00F93119">
      <w:r w:rsidRPr="00231BCC">
        <w:t>String GetRuleCode()</w:t>
      </w:r>
    </w:p>
    <w:p w14:paraId="7A39F2CF" w14:textId="213132FC" w:rsidR="001140F8" w:rsidRPr="00231BCC" w:rsidRDefault="001140F8" w:rsidP="00F93119">
      <w:r w:rsidRPr="00231BCC">
        <w:t>RuleReq</w:t>
      </w:r>
      <w:r w:rsidRPr="00231BCC">
        <w:t>オブジェクトに設定されたルールコードを返す。</w:t>
      </w:r>
    </w:p>
    <w:p w14:paraId="1C24E776" w14:textId="77777777" w:rsidR="001140F8" w:rsidRPr="00231BCC" w:rsidRDefault="001140F8" w:rsidP="00F93119"/>
    <w:p w14:paraId="4ED061DF" w14:textId="77777777" w:rsidR="001140F8" w:rsidRPr="00231BCC" w:rsidRDefault="001140F8" w:rsidP="00F93119">
      <w:r w:rsidRPr="00231BCC">
        <w:t>void SetDate( String date )</w:t>
      </w:r>
    </w:p>
    <w:p w14:paraId="2B479735" w14:textId="5051D47A" w:rsidR="001140F8" w:rsidRPr="00231BCC" w:rsidRDefault="001140F8" w:rsidP="00F93119">
      <w:r w:rsidRPr="00231BCC">
        <w:t>ルール実行の基準日付を指定する。</w:t>
      </w:r>
      <w:r w:rsidRPr="00231BCC">
        <w:t>1</w:t>
      </w:r>
      <w:r w:rsidRPr="00231BCC">
        <w:t>つのルールには、日付</w:t>
      </w:r>
      <w:r w:rsidR="005525A8">
        <w:rPr>
          <w:rFonts w:hint="eastAsia"/>
        </w:rPr>
        <w:t>別</w:t>
      </w:r>
      <w:r w:rsidRPr="00231BCC">
        <w:t>に異なる規則が定義できる。これをルールのバージョンという。ルールを呼び出す時に基準日を指定すると、ルール</w:t>
      </w:r>
      <w:r w:rsidR="00FC7CBB">
        <w:rPr>
          <w:rFonts w:hint="eastAsia"/>
        </w:rPr>
        <w:t>エンジン</w:t>
      </w:r>
      <w:r w:rsidRPr="00231BCC">
        <w:t>はその日付のバージョンを検索して実行する。基準日が指定されていない場合は、ルール</w:t>
      </w:r>
      <w:r w:rsidR="00FC7CBB">
        <w:rPr>
          <w:rFonts w:hint="eastAsia"/>
        </w:rPr>
        <w:t>エンジン</w:t>
      </w:r>
      <w:r w:rsidRPr="00231BCC">
        <w:t>のシステム日付</w:t>
      </w:r>
      <w:del w:id="4056" w:author="IRK" w:date="2020-04-14T14:04:00Z">
        <w:r w:rsidRPr="00231BCC" w:rsidDel="001821EF">
          <w:delText>が</w:delText>
        </w:r>
      </w:del>
      <w:ins w:id="4057" w:author="IRK" w:date="2020-04-14T14:04:00Z">
        <w:r w:rsidR="001821EF">
          <w:rPr>
            <w:rFonts w:hint="eastAsia"/>
          </w:rPr>
          <w:t>を</w:t>
        </w:r>
      </w:ins>
      <w:r w:rsidRPr="00231BCC">
        <w:t>使用</w:t>
      </w:r>
      <w:r w:rsidR="005525A8">
        <w:rPr>
          <w:rFonts w:hint="eastAsia"/>
        </w:rPr>
        <w:t>する</w:t>
      </w:r>
      <w:r w:rsidRPr="00231BCC">
        <w:t>。</w:t>
      </w:r>
      <w:r w:rsidRPr="00231BCC">
        <w:t>date</w:t>
      </w:r>
      <w:r w:rsidRPr="00231BCC">
        <w:t>パラメータは</w:t>
      </w:r>
      <w:r w:rsidRPr="00231BCC">
        <w:t>‘yyyy-MM-dd’</w:t>
      </w:r>
      <w:r w:rsidRPr="00231BCC">
        <w:t>または</w:t>
      </w:r>
      <w:r w:rsidRPr="00231BCC">
        <w:t>‘yyyyMMdd’</w:t>
      </w:r>
      <w:r w:rsidRPr="00231BCC">
        <w:t>形式の基準日である。</w:t>
      </w:r>
      <w:r w:rsidRPr="00231BCC">
        <w:t>null</w:t>
      </w:r>
      <w:r w:rsidRPr="00231BCC">
        <w:t>に設定される場合は、基準日を指定しない。</w:t>
      </w:r>
    </w:p>
    <w:p w14:paraId="74809502" w14:textId="77777777" w:rsidR="001140F8" w:rsidRPr="00231BCC" w:rsidRDefault="001140F8" w:rsidP="00F93119"/>
    <w:p w14:paraId="03E155E2" w14:textId="77777777" w:rsidR="001140F8" w:rsidRPr="00231BCC" w:rsidRDefault="001140F8" w:rsidP="00F93119">
      <w:r w:rsidRPr="00231BCC">
        <w:t>String GetDate()</w:t>
      </w:r>
    </w:p>
    <w:p w14:paraId="76A85ECB" w14:textId="62556FDB" w:rsidR="001140F8" w:rsidRPr="00231BCC" w:rsidRDefault="001140F8" w:rsidP="00F93119">
      <w:r w:rsidRPr="00231BCC">
        <w:t>RuleReq</w:t>
      </w:r>
      <w:r w:rsidRPr="00231BCC">
        <w:t>オブジェクトに設定された基準日を返す。設定されていない場合は、</w:t>
      </w:r>
      <w:r w:rsidRPr="00231BCC">
        <w:t>null</w:t>
      </w:r>
      <w:r w:rsidRPr="00231BCC">
        <w:t>を返す。</w:t>
      </w:r>
    </w:p>
    <w:p w14:paraId="34498B95" w14:textId="77777777" w:rsidR="001140F8" w:rsidRPr="00231BCC" w:rsidRDefault="001140F8" w:rsidP="00F93119"/>
    <w:p w14:paraId="047C9418" w14:textId="77777777" w:rsidR="001140F8" w:rsidRPr="00231BCC" w:rsidRDefault="001140F8" w:rsidP="00F93119">
      <w:r w:rsidRPr="00231BCC">
        <w:t>ReadOnlyCollection&lt;Item&gt; GetItems()</w:t>
      </w:r>
    </w:p>
    <w:p w14:paraId="3A4A22B4" w14:textId="02B102AC" w:rsidR="001140F8" w:rsidRDefault="001140F8" w:rsidP="00F93119">
      <w:r w:rsidRPr="00F728C5">
        <w:rPr>
          <w:rStyle w:val="aff2"/>
          <w:rFonts w:asciiTheme="majorHAnsi" w:eastAsia="ＭＳ Ｐゴシック" w:hAnsiTheme="majorHAnsi" w:cstheme="majorHAnsi"/>
          <w:spacing w:val="-6"/>
          <w:sz w:val="20"/>
          <w:szCs w:val="20"/>
        </w:rPr>
        <w:t>RuleReq</w:t>
      </w:r>
      <w:r w:rsidRPr="00F728C5">
        <w:rPr>
          <w:rFonts w:hint="eastAsia"/>
        </w:rPr>
        <w:t>オブジェクトに設定されている項目、つまり</w:t>
      </w:r>
      <w:r w:rsidRPr="00F728C5">
        <w:rPr>
          <w:rStyle w:val="aff2"/>
          <w:rFonts w:asciiTheme="majorHAnsi" w:eastAsia="ＭＳ Ｐゴシック" w:hAnsiTheme="majorHAnsi" w:cstheme="majorHAnsi"/>
          <w:spacing w:val="-6"/>
          <w:sz w:val="20"/>
          <w:szCs w:val="20"/>
        </w:rPr>
        <w:t>Item</w:t>
      </w:r>
      <w:r w:rsidRPr="00F728C5">
        <w:rPr>
          <w:rFonts w:hint="eastAsia"/>
        </w:rPr>
        <w:t>の</w:t>
      </w:r>
      <w:r w:rsidRPr="00F728C5">
        <w:t>ReadOnlyCollection</w:t>
      </w:r>
      <w:r w:rsidRPr="00F728C5">
        <w:rPr>
          <w:rFonts w:hint="eastAsia"/>
        </w:rPr>
        <w:t>オブジェクトを返す。</w:t>
      </w:r>
    </w:p>
    <w:p w14:paraId="49221FE4" w14:textId="77777777" w:rsidR="00DB5AEF" w:rsidRPr="00F728C5" w:rsidRDefault="00DB5AEF" w:rsidP="00F93119"/>
    <w:p w14:paraId="3D2E5920" w14:textId="77777777" w:rsidR="001140F8" w:rsidRPr="00231BCC" w:rsidRDefault="001140F8" w:rsidP="00F93119">
      <w:r w:rsidRPr="00231BCC">
        <w:t>void ResetItems()</w:t>
      </w:r>
    </w:p>
    <w:p w14:paraId="361DFEA9" w14:textId="5BC0395B" w:rsidR="001140F8" w:rsidRPr="00231BCC" w:rsidRDefault="001140F8" w:rsidP="00F93119">
      <w:r w:rsidRPr="00231BCC">
        <w:t>RuleReq</w:t>
      </w:r>
      <w:r w:rsidRPr="00231BCC">
        <w:t>オブジェクトに設定されている項目をリセットする。設定された項目情報は、すべて削除される。ただし、ルールコードや基準日のような項目以外の情報はそのまま</w:t>
      </w:r>
      <w:r w:rsidRPr="00231BCC">
        <w:rPr>
          <w:rFonts w:hint="eastAsia"/>
        </w:rPr>
        <w:t>保持</w:t>
      </w:r>
      <w:r w:rsidRPr="00231BCC">
        <w:t>される。</w:t>
      </w:r>
    </w:p>
    <w:p w14:paraId="37BF71A9" w14:textId="77777777" w:rsidR="001140F8" w:rsidRPr="00231BCC" w:rsidRDefault="001140F8" w:rsidP="00F93119"/>
    <w:p w14:paraId="4678392F" w14:textId="77777777" w:rsidR="001140F8" w:rsidRPr="00231BCC" w:rsidRDefault="001140F8" w:rsidP="00F93119">
      <w:r w:rsidRPr="00231BCC">
        <w:t>void SetWantTrace( bool wantTrace )</w:t>
      </w:r>
    </w:p>
    <w:p w14:paraId="0D36A348" w14:textId="1D283E64" w:rsidR="001140F8" w:rsidRPr="00231BCC" w:rsidRDefault="001140F8" w:rsidP="00F93119">
      <w:r w:rsidRPr="00231BCC">
        <w:t>ルールを実行する際、</w:t>
      </w:r>
      <w:r w:rsidR="00A95C6C">
        <w:t>実行経路トレース</w:t>
      </w:r>
      <w:r w:rsidR="005525A8">
        <w:rPr>
          <w:rFonts w:hint="eastAsia"/>
        </w:rPr>
        <w:t>可否</w:t>
      </w:r>
      <w:r w:rsidRPr="00231BCC">
        <w:t>について設定する。</w:t>
      </w:r>
      <w:r w:rsidR="003566EB">
        <w:t>TRUE</w:t>
      </w:r>
      <w:del w:id="4058" w:author="IRK" w:date="2020-04-14T14:05:00Z">
        <w:r w:rsidRPr="00231BCC" w:rsidDel="001821EF">
          <w:delText>に</w:delText>
        </w:r>
      </w:del>
      <w:ins w:id="4059" w:author="IRK" w:date="2020-04-14T14:05:00Z">
        <w:r w:rsidR="001821EF">
          <w:rPr>
            <w:rFonts w:hint="eastAsia"/>
          </w:rPr>
          <w:t>を</w:t>
        </w:r>
      </w:ins>
      <w:r w:rsidRPr="00231BCC">
        <w:t>設定すると、ルール</w:t>
      </w:r>
      <w:r w:rsidR="00FC7CBB">
        <w:rPr>
          <w:rFonts w:hint="eastAsia"/>
        </w:rPr>
        <w:t>エンジン</w:t>
      </w:r>
      <w:r w:rsidRPr="00231BCC">
        <w:t>は</w:t>
      </w:r>
      <w:r w:rsidR="00A95C6C">
        <w:t>実行経路トレース</w:t>
      </w:r>
      <w:r w:rsidRPr="00231BCC">
        <w:t>を作成し</w:t>
      </w:r>
      <w:r w:rsidR="00DB5AEF" w:rsidRPr="00F728C5">
        <w:rPr>
          <w:rFonts w:hint="eastAsia"/>
        </w:rPr>
        <w:t>、</w:t>
      </w:r>
      <w:r w:rsidRPr="00231BCC">
        <w:t>これを出力オブジェクトに格納して返す。</w:t>
      </w:r>
      <w:r w:rsidR="00E9433F">
        <w:t>FALSE</w:t>
      </w:r>
      <w:del w:id="4060" w:author="IRK" w:date="2020-04-14T14:05:00Z">
        <w:r w:rsidRPr="00231BCC" w:rsidDel="001821EF">
          <w:delText>に</w:delText>
        </w:r>
      </w:del>
      <w:ins w:id="4061" w:author="IRK" w:date="2020-04-14T14:05:00Z">
        <w:r w:rsidR="001821EF">
          <w:rPr>
            <w:rFonts w:hint="eastAsia"/>
          </w:rPr>
          <w:t>を</w:t>
        </w:r>
      </w:ins>
      <w:r w:rsidRPr="00231BCC">
        <w:t>設定すると、</w:t>
      </w:r>
      <w:r w:rsidR="00A95C6C">
        <w:t>実行経路トレース</w:t>
      </w:r>
      <w:r w:rsidRPr="00231BCC">
        <w:t>を</w:t>
      </w:r>
      <w:r w:rsidR="005525A8">
        <w:rPr>
          <w:rFonts w:hint="eastAsia"/>
        </w:rPr>
        <w:t>作成</w:t>
      </w:r>
      <w:r w:rsidRPr="00231BCC">
        <w:t>しない。</w:t>
      </w:r>
      <w:r w:rsidR="00A95C6C">
        <w:t>実行経路トレース</w:t>
      </w:r>
      <w:r w:rsidRPr="00231BCC">
        <w:t>を</w:t>
      </w:r>
      <w:r w:rsidR="005525A8">
        <w:rPr>
          <w:rFonts w:hint="eastAsia"/>
        </w:rPr>
        <w:t>作成</w:t>
      </w:r>
      <w:r w:rsidRPr="00231BCC">
        <w:t>する場合、ルール実行性能が</w:t>
      </w:r>
      <w:r w:rsidRPr="00231BCC">
        <w:rPr>
          <w:rFonts w:hint="eastAsia"/>
        </w:rPr>
        <w:t>わずかに</w:t>
      </w:r>
      <w:r w:rsidR="005525A8" w:rsidRPr="001A78E9">
        <w:rPr>
          <w:rFonts w:hint="eastAsia"/>
        </w:rPr>
        <w:t>低下し</w:t>
      </w:r>
      <w:r w:rsidR="005525A8">
        <w:rPr>
          <w:rFonts w:hint="eastAsia"/>
        </w:rPr>
        <w:t>、</w:t>
      </w:r>
      <w:r w:rsidRPr="00231BCC">
        <w:t>出力オブジェクトの大きさが</w:t>
      </w:r>
      <w:r w:rsidRPr="00231BCC">
        <w:rPr>
          <w:rFonts w:hint="eastAsia"/>
        </w:rPr>
        <w:t>わずかに</w:t>
      </w:r>
      <w:r w:rsidRPr="00231BCC">
        <w:t>増加することがある。</w:t>
      </w:r>
      <w:r w:rsidRPr="00231BCC">
        <w:rPr>
          <w:rFonts w:hint="eastAsia"/>
        </w:rPr>
        <w:t>そのため</w:t>
      </w:r>
      <w:r w:rsidRPr="00231BCC">
        <w:t>、</w:t>
      </w:r>
      <w:r w:rsidR="00A95C6C">
        <w:t>実行経路トレース</w:t>
      </w:r>
      <w:r w:rsidRPr="00231BCC">
        <w:t>は問題解決の目的のみで</w:t>
      </w:r>
      <w:r w:rsidRPr="00231BCC">
        <w:rPr>
          <w:rFonts w:hint="eastAsia"/>
        </w:rPr>
        <w:t>の</w:t>
      </w:r>
      <w:r w:rsidRPr="00231BCC">
        <w:t>使用</w:t>
      </w:r>
      <w:r w:rsidRPr="00231BCC">
        <w:rPr>
          <w:rFonts w:hint="eastAsia"/>
        </w:rPr>
        <w:t>を推奨する</w:t>
      </w:r>
      <w:r w:rsidRPr="00231BCC">
        <w:t>。</w:t>
      </w:r>
    </w:p>
    <w:p w14:paraId="0422C785" w14:textId="77777777" w:rsidR="001140F8" w:rsidRPr="00231BCC" w:rsidRDefault="001140F8" w:rsidP="00F93119"/>
    <w:p w14:paraId="454CDBEF" w14:textId="77777777" w:rsidR="001140F8" w:rsidRPr="00231BCC" w:rsidRDefault="001140F8" w:rsidP="00F93119">
      <w:r w:rsidRPr="00231BCC">
        <w:t>bool GetWantTrace()</w:t>
      </w:r>
    </w:p>
    <w:p w14:paraId="309E3684" w14:textId="4E513F49" w:rsidR="001140F8" w:rsidRPr="00231BCC" w:rsidRDefault="00A95C6C" w:rsidP="00F93119">
      <w:r>
        <w:t>実行経路トレース</w:t>
      </w:r>
      <w:r w:rsidR="001140F8" w:rsidRPr="00231BCC">
        <w:t>オプションの設定状況について返す。設定されていれば</w:t>
      </w:r>
      <w:r w:rsidR="003566EB">
        <w:t>TRUE</w:t>
      </w:r>
      <w:r w:rsidR="001140F8" w:rsidRPr="00231BCC">
        <w:t>を、そうでなけれ</w:t>
      </w:r>
      <w:r w:rsidR="001140F8" w:rsidRPr="00DF5391">
        <w:t>ば</w:t>
      </w:r>
      <w:r w:rsidR="00E9433F">
        <w:t>FALSE</w:t>
      </w:r>
      <w:r w:rsidR="001140F8" w:rsidRPr="00231BCC">
        <w:t>を返す。</w:t>
      </w:r>
    </w:p>
    <w:p w14:paraId="409E45DD" w14:textId="77777777" w:rsidR="001140F8" w:rsidRPr="00231BCC" w:rsidRDefault="001140F8" w:rsidP="00F93119"/>
    <w:p w14:paraId="12EAF5F2" w14:textId="77777777" w:rsidR="001140F8" w:rsidRPr="00231BCC" w:rsidRDefault="001140F8" w:rsidP="00F93119">
      <w:r w:rsidRPr="00231BCC">
        <w:t>void SetContext( Hashtable context )</w:t>
      </w:r>
    </w:p>
    <w:p w14:paraId="5AEA0367" w14:textId="74535C3D" w:rsidR="001140F8" w:rsidRPr="00231BCC" w:rsidRDefault="001140F8" w:rsidP="00F93119">
      <w:r w:rsidRPr="00231BCC">
        <w:t>ルールを実行する</w:t>
      </w:r>
      <w:r w:rsidR="005525A8">
        <w:rPr>
          <w:rFonts w:hint="eastAsia"/>
        </w:rPr>
        <w:t>時</w:t>
      </w:r>
      <w:r w:rsidRPr="00231BCC">
        <w:t>、必要なルール実行情報を格納した</w:t>
      </w:r>
      <w:r w:rsidRPr="00231BCC">
        <w:t>context</w:t>
      </w:r>
      <w:r w:rsidRPr="00231BCC">
        <w:t>を設定する。このオブジェクトはルールを実行</w:t>
      </w:r>
      <w:r w:rsidR="00B53846">
        <w:rPr>
          <w:rFonts w:hint="eastAsia"/>
        </w:rPr>
        <w:t>時、</w:t>
      </w:r>
      <w:r w:rsidRPr="00231BCC">
        <w:t>追加で使用されるルール実行結果のキャッシュまたはルール</w:t>
      </w:r>
      <w:r w:rsidR="00A95C6C">
        <w:t>実行経路トレース</w:t>
      </w:r>
      <w:r w:rsidRPr="00231BCC">
        <w:t>の</w:t>
      </w:r>
      <w:r w:rsidR="004A79AF">
        <w:rPr>
          <w:rFonts w:hint="eastAsia"/>
        </w:rPr>
        <w:t>可否など</w:t>
      </w:r>
      <w:r w:rsidRPr="00231BCC">
        <w:t>ルールインタフェースを実装したクラスで使用できる情報を格納し</w:t>
      </w:r>
      <w:r w:rsidR="00A05D79">
        <w:rPr>
          <w:rFonts w:hint="eastAsia"/>
        </w:rPr>
        <w:t>て</w:t>
      </w:r>
      <w:r w:rsidRPr="00231BCC">
        <w:t>使用できる。</w:t>
      </w:r>
    </w:p>
    <w:p w14:paraId="5E9172FD" w14:textId="5B571E2B" w:rsidR="00654319" w:rsidRDefault="00654319" w:rsidP="00F93119">
      <w:del w:id="4062" w:author="IRK" w:date="2020-04-13T12:49:00Z">
        <w:r w:rsidDel="00166351">
          <w:br w:type="page"/>
        </w:r>
      </w:del>
    </w:p>
    <w:p w14:paraId="0CF53552" w14:textId="77777777" w:rsidR="001140F8" w:rsidRPr="00231BCC" w:rsidRDefault="001140F8" w:rsidP="00F93119">
      <w:r w:rsidRPr="00231BCC">
        <w:t>Hashtable GetContext()</w:t>
      </w:r>
    </w:p>
    <w:p w14:paraId="360B435C" w14:textId="4DE0FB89" w:rsidR="001140F8" w:rsidRPr="00231BCC" w:rsidRDefault="001140F8" w:rsidP="00F93119">
      <w:r w:rsidRPr="00231BCC">
        <w:t>ルールを実行する</w:t>
      </w:r>
      <w:r w:rsidR="00A041AB" w:rsidRPr="008F77FD">
        <w:rPr>
          <w:rFonts w:hint="eastAsia"/>
        </w:rPr>
        <w:t>時</w:t>
      </w:r>
      <w:r w:rsidR="00A041AB">
        <w:rPr>
          <w:rFonts w:hint="eastAsia"/>
        </w:rPr>
        <w:t>、</w:t>
      </w:r>
      <w:r w:rsidRPr="00231BCC">
        <w:t>使用</w:t>
      </w:r>
      <w:r w:rsidR="00F000F8">
        <w:rPr>
          <w:rFonts w:hint="eastAsia"/>
        </w:rPr>
        <w:t>可能な</w:t>
      </w:r>
      <w:r w:rsidRPr="00231BCC">
        <w:t>context</w:t>
      </w:r>
      <w:r w:rsidRPr="00231BCC">
        <w:t>オブジェクトを返す。</w:t>
      </w:r>
    </w:p>
    <w:p w14:paraId="6923FF94" w14:textId="77777777" w:rsidR="001140F8" w:rsidRPr="00231BCC" w:rsidRDefault="001140F8" w:rsidP="00F93119"/>
    <w:p w14:paraId="2510C4D5" w14:textId="77777777" w:rsidR="001140F8" w:rsidRPr="00231BCC" w:rsidRDefault="001140F8" w:rsidP="00F93119">
      <w:r w:rsidRPr="00231BCC">
        <w:t>ItemProvider CreateItemProvider()</w:t>
      </w:r>
    </w:p>
    <w:p w14:paraId="0F5BE0B8" w14:textId="77777777" w:rsidR="001140F8" w:rsidRPr="00231BCC" w:rsidRDefault="001140F8" w:rsidP="00F93119">
      <w:r w:rsidRPr="00231BCC">
        <w:t>I/O</w:t>
      </w:r>
      <w:r w:rsidRPr="00231BCC">
        <w:t>オブジェクト方式のオブジェクトを、</w:t>
      </w:r>
      <w:r w:rsidRPr="00231BCC">
        <w:t>I/O</w:t>
      </w:r>
      <w:r w:rsidRPr="00231BCC">
        <w:t>アダプタ方式のオブジェクトに変換して返す。</w:t>
      </w:r>
    </w:p>
    <w:p w14:paraId="52C8B54E" w14:textId="77777777" w:rsidR="001140F8" w:rsidRPr="00231BCC" w:rsidRDefault="001140F8" w:rsidP="00F93119"/>
    <w:p w14:paraId="78E04F98" w14:textId="77777777" w:rsidR="001140F8" w:rsidRPr="00DD2B2E" w:rsidRDefault="001140F8" w:rsidP="00F93119">
      <w:pPr>
        <w:pStyle w:val="42"/>
      </w:pPr>
      <w:r>
        <w:t>InnoRules.RulesClient.Item</w:t>
      </w:r>
    </w:p>
    <w:p w14:paraId="505A6763" w14:textId="77777777" w:rsidR="001140F8" w:rsidRPr="00D92A7B" w:rsidRDefault="001140F8" w:rsidP="00F93119">
      <w:r w:rsidRPr="00DF5391">
        <w:t>InnoRules.RulesClient.Item</w:t>
      </w:r>
      <w:r w:rsidRPr="00DF5391">
        <w:t>インタフェース</w:t>
      </w:r>
      <w:r w:rsidRPr="00D92A7B">
        <w:t>は、ルール呼び出しの入力で使用される項目のコードと値を保存するためのインタフェースである。アプリケーションには項目値のタイプによって、次のクラスを使用する。</w:t>
      </w:r>
    </w:p>
    <w:p w14:paraId="373D33D5" w14:textId="77777777" w:rsidR="001140F8" w:rsidRPr="00DF5391" w:rsidRDefault="001140F8">
      <w:pPr>
        <w:pStyle w:val="10"/>
        <w:rPr>
          <w:rStyle w:val="aff2"/>
          <w:rFonts w:ascii="Arial" w:eastAsia="ＭＳ Ｐゴシック" w:hAnsi="Arial" w:cstheme="minorBidi"/>
          <w:sz w:val="20"/>
          <w:szCs w:val="20"/>
        </w:rPr>
        <w:pPrChange w:id="4063" w:author="IRK" w:date="2020-05-11T10:58:00Z">
          <w:pPr>
            <w:pStyle w:val="a8"/>
            <w:ind w:left="784"/>
          </w:pPr>
        </w:pPrChange>
      </w:pPr>
      <w:r w:rsidRPr="00DF5391">
        <w:t>数値型：</w:t>
      </w:r>
      <w:r w:rsidRPr="00DF5391">
        <w:rPr>
          <w:rStyle w:val="aff2"/>
          <w:rFonts w:ascii="Arial" w:eastAsia="ＭＳ Ｐゴシック" w:hAnsi="Arial" w:cstheme="minorBidi"/>
          <w:sz w:val="20"/>
          <w:szCs w:val="20"/>
        </w:rPr>
        <w:t>InnoRules.RulesClient.Item.NumberItem</w:t>
      </w:r>
    </w:p>
    <w:p w14:paraId="41FA3750" w14:textId="77777777" w:rsidR="001140F8" w:rsidRPr="00DF5391" w:rsidRDefault="001140F8">
      <w:pPr>
        <w:pStyle w:val="10"/>
        <w:pPrChange w:id="4064" w:author="IRK" w:date="2020-05-11T10:58:00Z">
          <w:pPr>
            <w:pStyle w:val="a8"/>
            <w:ind w:left="784"/>
          </w:pPr>
        </w:pPrChange>
      </w:pPr>
      <w:r w:rsidRPr="00DF5391">
        <w:t>文字型：</w:t>
      </w:r>
      <w:r w:rsidRPr="00DF5391">
        <w:rPr>
          <w:rStyle w:val="aff2"/>
          <w:rFonts w:ascii="Arial" w:eastAsia="ＭＳ Ｐゴシック" w:hAnsi="Arial" w:cstheme="minorBidi"/>
          <w:sz w:val="20"/>
          <w:szCs w:val="20"/>
        </w:rPr>
        <w:t>InnoRules.RulesClient.Item.StringItem</w:t>
      </w:r>
    </w:p>
    <w:p w14:paraId="3728D619" w14:textId="77777777" w:rsidR="001140F8" w:rsidRPr="00DF5391" w:rsidRDefault="001140F8">
      <w:pPr>
        <w:pStyle w:val="10"/>
        <w:pPrChange w:id="4065" w:author="IRK" w:date="2020-05-11T10:58:00Z">
          <w:pPr>
            <w:pStyle w:val="a8"/>
            <w:ind w:left="784"/>
          </w:pPr>
        </w:pPrChange>
      </w:pPr>
      <w:r w:rsidRPr="00DF5391">
        <w:t>論理型：</w:t>
      </w:r>
      <w:r w:rsidRPr="00DF5391">
        <w:rPr>
          <w:rStyle w:val="aff2"/>
          <w:rFonts w:ascii="Arial" w:eastAsia="ＭＳ Ｐゴシック" w:hAnsi="Arial" w:cstheme="minorBidi"/>
          <w:sz w:val="20"/>
          <w:szCs w:val="20"/>
        </w:rPr>
        <w:t>InnoRules.RulesClient.Item.BooleanItem</w:t>
      </w:r>
    </w:p>
    <w:p w14:paraId="34AA5559" w14:textId="77777777" w:rsidR="001140F8" w:rsidRPr="00D92A7B" w:rsidRDefault="001140F8" w:rsidP="00F93119"/>
    <w:p w14:paraId="05991020" w14:textId="36E0ECFB" w:rsidR="001140F8" w:rsidRPr="00D92A7B" w:rsidRDefault="001140F8" w:rsidP="00F93119">
      <w:r w:rsidRPr="00DF5391">
        <w:t>Item</w:t>
      </w:r>
      <w:r w:rsidRPr="00DF5391">
        <w:t>インタフェース</w:t>
      </w:r>
      <w:r w:rsidRPr="00D92A7B">
        <w:t>には、</w:t>
      </w:r>
      <w:del w:id="4066" w:author="IRK" w:date="2020-03-12T17:49:00Z">
        <w:r w:rsidRPr="00D92A7B" w:rsidDel="008955F2">
          <w:delText>表</w:delText>
        </w:r>
        <w:r w:rsidR="007276F5" w:rsidRPr="00D92A7B" w:rsidDel="008955F2">
          <w:delText>7</w:delText>
        </w:r>
        <w:r w:rsidR="00422841" w:rsidDel="008955F2">
          <w:delText>0</w:delText>
        </w:r>
      </w:del>
      <w:ins w:id="4067" w:author="IRK" w:date="2020-03-12T17:49:00Z">
        <w:r w:rsidR="008955F2">
          <w:rPr>
            <w:rFonts w:hint="eastAsia"/>
          </w:rPr>
          <w:t>次の表</w:t>
        </w:r>
      </w:ins>
      <w:r w:rsidRPr="00D92A7B">
        <w:t>のメソッドが定義されている。</w:t>
      </w:r>
    </w:p>
    <w:p w14:paraId="5C0C5877" w14:textId="77777777" w:rsidR="001140F8" w:rsidRDefault="001140F8" w:rsidP="00F93119"/>
    <w:p w14:paraId="60AAB9F3" w14:textId="5DBEA828" w:rsidR="007276F5" w:rsidRDefault="007276F5" w:rsidP="00F93119">
      <w:pPr>
        <w:pStyle w:val="af5"/>
      </w:pPr>
      <w:bookmarkStart w:id="4068" w:name="_Toc40799296"/>
      <w:r>
        <w:t>[</w:t>
      </w:r>
      <w:del w:id="4069" w:author="IRK" w:date="2020-03-12T15:0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70</w:delText>
        </w:r>
        <w:r w:rsidR="00E65728" w:rsidDel="00741612">
          <w:rPr>
            <w:noProof/>
          </w:rPr>
          <w:fldChar w:fldCharType="end"/>
        </w:r>
        <w:r w:rsidDel="00741612">
          <w:rPr>
            <w:rFonts w:hint="eastAsia"/>
          </w:rPr>
          <w:delText xml:space="preserve">　</w:delText>
        </w:r>
      </w:del>
      <w:ins w:id="4070" w:author="IRK" w:date="2020-03-12T15:0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73</w:t>
      </w:r>
      <w:ins w:id="4071" w:author="IRK" w:date="2020-03-12T15:09:00Z">
        <w:r w:rsidR="00741612">
          <w:fldChar w:fldCharType="end"/>
        </w:r>
      </w:ins>
      <w:r w:rsidRPr="007276F5">
        <w:rPr>
          <w:noProof/>
        </w:rPr>
        <w:t xml:space="preserve"> </w:t>
      </w:r>
      <w:r>
        <w:rPr>
          <w:noProof/>
        </w:rPr>
        <w:t>InnoRules.RulesClient.Item</w:t>
      </w:r>
      <w:r>
        <w:rPr>
          <w:rFonts w:hint="eastAsia"/>
          <w:noProof/>
        </w:rPr>
        <w:t>]</w:t>
      </w:r>
      <w:bookmarkEnd w:id="4068"/>
    </w:p>
    <w:tbl>
      <w:tblPr>
        <w:tblStyle w:val="af4"/>
        <w:tblW w:w="0" w:type="auto"/>
        <w:jc w:val="center"/>
        <w:tblLook w:val="04A0" w:firstRow="1" w:lastRow="0" w:firstColumn="1" w:lastColumn="0" w:noHBand="0" w:noVBand="1"/>
        <w:tblPrChange w:id="4072" w:author="IRK" w:date="2020-04-14T15:48:00Z">
          <w:tblPr>
            <w:tblStyle w:val="af4"/>
            <w:tblW w:w="0" w:type="auto"/>
            <w:tblInd w:w="108" w:type="dxa"/>
            <w:tblLook w:val="04A0" w:firstRow="1" w:lastRow="0" w:firstColumn="1" w:lastColumn="0" w:noHBand="0" w:noVBand="1"/>
          </w:tblPr>
        </w:tblPrChange>
      </w:tblPr>
      <w:tblGrid>
        <w:gridCol w:w="9463"/>
        <w:tblGridChange w:id="4073">
          <w:tblGrid>
            <w:gridCol w:w="9463"/>
          </w:tblGrid>
        </w:tblGridChange>
      </w:tblGrid>
      <w:tr w:rsidR="001140F8" w14:paraId="586B54E5" w14:textId="77777777" w:rsidTr="00C054CD">
        <w:trPr>
          <w:jc w:val="center"/>
        </w:trPr>
        <w:tc>
          <w:tcPr>
            <w:tcW w:w="9463" w:type="dxa"/>
            <w:tcPrChange w:id="4074" w:author="IRK" w:date="2020-04-14T15:48:00Z">
              <w:tcPr>
                <w:tcW w:w="9463" w:type="dxa"/>
              </w:tcPr>
            </w:tcPrChange>
          </w:tcPr>
          <w:p w14:paraId="10AC8EA0" w14:textId="2625318A" w:rsidR="001140F8" w:rsidRPr="00BF076C" w:rsidRDefault="007E6E4B">
            <w:pPr>
              <w:pStyle w:val="1b"/>
              <w:pPrChange w:id="4075" w:author="IRK" w:date="2020-04-14T13:52:00Z">
                <w:pPr>
                  <w:pStyle w:val="aff1"/>
                </w:pPr>
              </w:pPrChange>
            </w:pPr>
            <w:ins w:id="4076" w:author="IRK" w:date="2020-04-14T16:15:00Z">
              <w:r>
                <w:t xml:space="preserve"> </w:t>
              </w:r>
            </w:ins>
            <w:r w:rsidR="001140F8">
              <w:t>1 namespace InnoRules.RulesClient</w:t>
            </w:r>
          </w:p>
          <w:p w14:paraId="46E84074" w14:textId="77777777" w:rsidR="001140F8" w:rsidRPr="00BF076C" w:rsidRDefault="001140F8">
            <w:pPr>
              <w:pStyle w:val="1b"/>
              <w:pPrChange w:id="4077" w:author="IRK" w:date="2020-04-14T13:52:00Z">
                <w:pPr>
                  <w:pStyle w:val="aff1"/>
                </w:pPr>
              </w:pPrChange>
            </w:pPr>
            <w:r>
              <w:t xml:space="preserve"> 2 {</w:t>
            </w:r>
          </w:p>
          <w:p w14:paraId="56FD820C" w14:textId="77777777" w:rsidR="001140F8" w:rsidRPr="00BF076C" w:rsidRDefault="001140F8">
            <w:pPr>
              <w:pStyle w:val="1b"/>
              <w:pPrChange w:id="4078" w:author="IRK" w:date="2020-04-14T13:52:00Z">
                <w:pPr>
                  <w:pStyle w:val="aff1"/>
                </w:pPr>
              </w:pPrChange>
            </w:pPr>
            <w:r>
              <w:t xml:space="preserve"> 3     public interface Item</w:t>
            </w:r>
          </w:p>
          <w:p w14:paraId="5672F361" w14:textId="77777777" w:rsidR="001140F8" w:rsidRPr="00BF076C" w:rsidRDefault="001140F8">
            <w:pPr>
              <w:pStyle w:val="1b"/>
              <w:pPrChange w:id="4079" w:author="IRK" w:date="2020-04-14T13:52:00Z">
                <w:pPr>
                  <w:pStyle w:val="aff1"/>
                </w:pPr>
              </w:pPrChange>
            </w:pPr>
            <w:r>
              <w:t xml:space="preserve"> 4     {</w:t>
            </w:r>
          </w:p>
          <w:p w14:paraId="12EFB518" w14:textId="77777777" w:rsidR="001140F8" w:rsidRPr="00BF076C" w:rsidRDefault="001140F8">
            <w:pPr>
              <w:pStyle w:val="1b"/>
              <w:pPrChange w:id="4080" w:author="IRK" w:date="2020-04-14T13:52:00Z">
                <w:pPr>
                  <w:pStyle w:val="aff1"/>
                </w:pPr>
              </w:pPrChange>
            </w:pPr>
            <w:r>
              <w:t xml:space="preserve"> 5 </w:t>
            </w:r>
            <w:r>
              <w:tab/>
              <w:t xml:space="preserve">  String GetCode();</w:t>
            </w:r>
          </w:p>
          <w:p w14:paraId="11031FEE" w14:textId="77777777" w:rsidR="001140F8" w:rsidRPr="00BF076C" w:rsidRDefault="001140F8">
            <w:pPr>
              <w:pStyle w:val="1b"/>
              <w:pPrChange w:id="4081" w:author="IRK" w:date="2020-04-14T13:52:00Z">
                <w:pPr>
                  <w:pStyle w:val="aff1"/>
                </w:pPr>
              </w:pPrChange>
            </w:pPr>
            <w:r>
              <w:t xml:space="preserve"> 6 </w:t>
            </w:r>
            <w:r>
              <w:tab/>
              <w:t xml:space="preserve">  byte GetItemType();</w:t>
            </w:r>
          </w:p>
          <w:p w14:paraId="3FECA881" w14:textId="77777777" w:rsidR="001140F8" w:rsidRPr="00BF076C" w:rsidRDefault="001140F8">
            <w:pPr>
              <w:pStyle w:val="1b"/>
              <w:pPrChange w:id="4082" w:author="IRK" w:date="2020-04-14T13:52:00Z">
                <w:pPr>
                  <w:pStyle w:val="aff1"/>
                </w:pPr>
              </w:pPrChange>
            </w:pPr>
            <w:r>
              <w:t xml:space="preserve"> 7 </w:t>
            </w:r>
            <w:r>
              <w:tab/>
              <w:t xml:space="preserve">  int Length();</w:t>
            </w:r>
          </w:p>
          <w:p w14:paraId="75093BCB" w14:textId="77777777" w:rsidR="001140F8" w:rsidRPr="00BF076C" w:rsidRDefault="001140F8">
            <w:pPr>
              <w:pStyle w:val="1b"/>
              <w:pPrChange w:id="4083" w:author="IRK" w:date="2020-04-14T13:52:00Z">
                <w:pPr>
                  <w:pStyle w:val="aff1"/>
                </w:pPr>
              </w:pPrChange>
            </w:pPr>
            <w:r>
              <w:t xml:space="preserve"> 8</w:t>
            </w:r>
            <w:del w:id="4084" w:author="IRK" w:date="2020-03-13T10:11:00Z">
              <w:r w:rsidDel="009C1958">
                <w:delText xml:space="preserve"> </w:delText>
              </w:r>
            </w:del>
          </w:p>
          <w:p w14:paraId="7E47E044" w14:textId="77777777" w:rsidR="001140F8" w:rsidRPr="00BF076C" w:rsidRDefault="001140F8">
            <w:pPr>
              <w:pStyle w:val="1b"/>
              <w:pPrChange w:id="4085" w:author="IRK" w:date="2020-04-14T13:52:00Z">
                <w:pPr>
                  <w:pStyle w:val="aff1"/>
                </w:pPr>
              </w:pPrChange>
            </w:pPr>
            <w:r>
              <w:t xml:space="preserve"> 9 </w:t>
            </w:r>
            <w:r>
              <w:tab/>
              <w:t xml:space="preserve">  Item Add( double value ) ;</w:t>
            </w:r>
          </w:p>
          <w:p w14:paraId="267384EB" w14:textId="77777777" w:rsidR="001140F8" w:rsidRPr="00BF076C" w:rsidRDefault="001140F8">
            <w:pPr>
              <w:pStyle w:val="1b"/>
              <w:pPrChange w:id="4086" w:author="IRK" w:date="2020-04-14T13:52:00Z">
                <w:pPr>
                  <w:pStyle w:val="aff1"/>
                </w:pPr>
              </w:pPrChange>
            </w:pPr>
            <w:r>
              <w:t xml:space="preserve">10 </w:t>
            </w:r>
            <w:r>
              <w:tab/>
              <w:t xml:space="preserve">  Item Add( String value ) ;</w:t>
            </w:r>
          </w:p>
          <w:p w14:paraId="38BEFAB9" w14:textId="77777777" w:rsidR="001140F8" w:rsidRPr="00BF076C" w:rsidRDefault="001140F8">
            <w:pPr>
              <w:pStyle w:val="1b"/>
              <w:pPrChange w:id="4087" w:author="IRK" w:date="2020-04-14T13:52:00Z">
                <w:pPr>
                  <w:pStyle w:val="aff1"/>
                </w:pPr>
              </w:pPrChange>
            </w:pPr>
            <w:r>
              <w:t xml:space="preserve">11 </w:t>
            </w:r>
            <w:r>
              <w:tab/>
              <w:t xml:space="preserve">  Item Add( bool value ) ;</w:t>
            </w:r>
          </w:p>
          <w:p w14:paraId="11A54C66" w14:textId="77777777" w:rsidR="001140F8" w:rsidRPr="00BF076C" w:rsidRDefault="001140F8">
            <w:pPr>
              <w:pStyle w:val="1b"/>
              <w:pPrChange w:id="4088" w:author="IRK" w:date="2020-04-14T13:52:00Z">
                <w:pPr>
                  <w:pStyle w:val="aff1"/>
                </w:pPr>
              </w:pPrChange>
            </w:pPr>
            <w:r>
              <w:t xml:space="preserve">12 </w:t>
            </w:r>
          </w:p>
          <w:p w14:paraId="0D709995" w14:textId="77777777" w:rsidR="001140F8" w:rsidRPr="00BF076C" w:rsidRDefault="001140F8">
            <w:pPr>
              <w:pStyle w:val="1b"/>
              <w:pPrChange w:id="4089" w:author="IRK" w:date="2020-04-14T13:52:00Z">
                <w:pPr>
                  <w:pStyle w:val="aff1"/>
                </w:pPr>
              </w:pPrChange>
            </w:pPr>
            <w:r>
              <w:t xml:space="preserve">13 </w:t>
            </w:r>
            <w:r>
              <w:tab/>
              <w:t xml:space="preserve">  double GetNumber( int index ) ;</w:t>
            </w:r>
          </w:p>
          <w:p w14:paraId="33C0A945" w14:textId="77777777" w:rsidR="001140F8" w:rsidRPr="00BF076C" w:rsidRDefault="001140F8">
            <w:pPr>
              <w:pStyle w:val="1b"/>
              <w:pPrChange w:id="4090" w:author="IRK" w:date="2020-04-14T13:52:00Z">
                <w:pPr>
                  <w:pStyle w:val="aff1"/>
                </w:pPr>
              </w:pPrChange>
            </w:pPr>
            <w:r>
              <w:t xml:space="preserve">14 </w:t>
            </w:r>
            <w:r>
              <w:tab/>
              <w:t xml:space="preserve">  String GetString( int index ) ;</w:t>
            </w:r>
          </w:p>
          <w:p w14:paraId="012A8221" w14:textId="77777777" w:rsidR="001140F8" w:rsidRPr="00BF076C" w:rsidRDefault="001140F8">
            <w:pPr>
              <w:pStyle w:val="1b"/>
              <w:pPrChange w:id="4091" w:author="IRK" w:date="2020-04-14T13:52:00Z">
                <w:pPr>
                  <w:pStyle w:val="aff1"/>
                </w:pPr>
              </w:pPrChange>
            </w:pPr>
            <w:r>
              <w:t xml:space="preserve">15 </w:t>
            </w:r>
            <w:r>
              <w:tab/>
              <w:t xml:space="preserve">  bool GetBoolean( int index ) ;</w:t>
            </w:r>
          </w:p>
          <w:p w14:paraId="56CED918" w14:textId="77777777" w:rsidR="001140F8" w:rsidRPr="005D7D48" w:rsidRDefault="001140F8">
            <w:pPr>
              <w:pStyle w:val="1b"/>
              <w:pPrChange w:id="4092" w:author="IRK" w:date="2020-04-14T13:52:00Z">
                <w:pPr>
                  <w:pStyle w:val="aff1"/>
                </w:pPr>
              </w:pPrChange>
            </w:pPr>
            <w:r>
              <w:t>16 }</w:t>
            </w:r>
          </w:p>
        </w:tc>
      </w:tr>
    </w:tbl>
    <w:p w14:paraId="28A4BF11" w14:textId="77777777" w:rsidR="007276F5" w:rsidRPr="00DD2B2E" w:rsidRDefault="007276F5" w:rsidP="00F93119"/>
    <w:p w14:paraId="5342BBE7" w14:textId="07B3621C" w:rsidR="001140F8" w:rsidRPr="007276F5" w:rsidRDefault="009804FC" w:rsidP="00F93119">
      <w:del w:id="4093" w:author="IRK" w:date="2020-03-12T14:38:00Z">
        <w:r w:rsidDel="00A55E2C">
          <w:rPr>
            <w:rFonts w:hint="eastAsia"/>
          </w:rPr>
          <w:delText>以下</w:delText>
        </w:r>
      </w:del>
      <w:ins w:id="4094" w:author="IRK" w:date="2020-03-12T14:38:00Z">
        <w:r w:rsidR="00A55E2C">
          <w:rPr>
            <w:rFonts w:hint="eastAsia"/>
          </w:rPr>
          <w:t>次</w:t>
        </w:r>
      </w:ins>
      <w:r w:rsidR="001140F8" w:rsidRPr="007276F5">
        <w:t>は、各メソッドに関する説明である。</w:t>
      </w:r>
    </w:p>
    <w:p w14:paraId="422F66C2" w14:textId="77777777" w:rsidR="001140F8" w:rsidRPr="007276F5" w:rsidRDefault="001140F8" w:rsidP="00F93119"/>
    <w:p w14:paraId="2F85F226" w14:textId="77777777" w:rsidR="001140F8" w:rsidRPr="007276F5" w:rsidRDefault="001140F8" w:rsidP="00F93119">
      <w:r w:rsidRPr="007276F5">
        <w:t>String GetCode()</w:t>
      </w:r>
    </w:p>
    <w:p w14:paraId="40A77532" w14:textId="78647371" w:rsidR="001140F8" w:rsidRPr="007276F5" w:rsidRDefault="001140F8" w:rsidP="00F93119">
      <w:r w:rsidRPr="007276F5">
        <w:t>Item</w:t>
      </w:r>
      <w:r w:rsidRPr="007276F5">
        <w:t>オブジェクトの項目コードを返す。</w:t>
      </w:r>
    </w:p>
    <w:p w14:paraId="7347CD63" w14:textId="77777777" w:rsidR="001140F8" w:rsidRPr="007276F5" w:rsidRDefault="001140F8" w:rsidP="00F93119"/>
    <w:p w14:paraId="249F4115" w14:textId="77777777" w:rsidR="001140F8" w:rsidRPr="007276F5" w:rsidRDefault="001140F8" w:rsidP="00F93119">
      <w:r w:rsidRPr="007276F5">
        <w:t>byte GetType()</w:t>
      </w:r>
    </w:p>
    <w:p w14:paraId="0C908EAF" w14:textId="2BDAE00A" w:rsidR="001140F8" w:rsidRPr="007276F5" w:rsidRDefault="001140F8" w:rsidP="00F93119">
      <w:r w:rsidRPr="007276F5">
        <w:t>Item</w:t>
      </w:r>
      <w:r w:rsidRPr="007276F5">
        <w:t>オブジェクトのデータ</w:t>
      </w:r>
      <w:del w:id="4095" w:author="IRK" w:date="2020-04-13T12:22:00Z">
        <w:r w:rsidRPr="007276F5" w:rsidDel="00610CCB">
          <w:delText>形式</w:delText>
        </w:r>
      </w:del>
      <w:ins w:id="4096" w:author="IRK" w:date="2020-04-13T12:22:00Z">
        <w:r w:rsidR="00610CCB">
          <w:rPr>
            <w:rFonts w:hint="eastAsia"/>
          </w:rPr>
          <w:t>型</w:t>
        </w:r>
      </w:ins>
      <w:r w:rsidRPr="007276F5">
        <w:t>を返す。返されるデータ</w:t>
      </w:r>
      <w:del w:id="4097" w:author="IRK" w:date="2020-04-13T12:22:00Z">
        <w:r w:rsidRPr="007276F5" w:rsidDel="00610CCB">
          <w:delText>形式</w:delText>
        </w:r>
      </w:del>
      <w:ins w:id="4098" w:author="IRK" w:date="2020-04-13T12:22:00Z">
        <w:r w:rsidR="00610CCB">
          <w:rPr>
            <w:rFonts w:hint="eastAsia"/>
          </w:rPr>
          <w:t>型</w:t>
        </w:r>
      </w:ins>
      <w:r w:rsidRPr="007276F5">
        <w:t>コードについては、</w:t>
      </w:r>
      <w:del w:id="4099" w:author="IRK" w:date="2020-03-13T10:11:00Z">
        <w:r w:rsidRPr="007276F5" w:rsidDel="009C1958">
          <w:delText>3.3.4</w:delText>
        </w:r>
      </w:del>
      <w:ins w:id="4100" w:author="IRK" w:date="2020-03-13T10:11:00Z">
        <w:r w:rsidR="009C1958">
          <w:rPr>
            <w:rFonts w:hint="eastAsia"/>
          </w:rPr>
          <w:t>「</w:t>
        </w:r>
        <w:r w:rsidR="009C1958">
          <w:fldChar w:fldCharType="begin"/>
        </w:r>
        <w:r w:rsidR="009C1958">
          <w:instrText xml:space="preserve"> </w:instrText>
        </w:r>
        <w:r w:rsidR="009C1958">
          <w:rPr>
            <w:rFonts w:hint="eastAsia"/>
          </w:rPr>
          <w:instrText>REF _Ref34986702 \r \h</w:instrText>
        </w:r>
        <w:r w:rsidR="009C1958">
          <w:instrText xml:space="preserve"> </w:instrText>
        </w:r>
      </w:ins>
      <w:r w:rsidR="009C1958">
        <w:fldChar w:fldCharType="separate"/>
      </w:r>
      <w:r w:rsidR="0092459D">
        <w:t xml:space="preserve">3.3.4 </w:t>
      </w:r>
      <w:ins w:id="4101" w:author="IRK" w:date="2020-03-13T10:11:00Z">
        <w:r w:rsidR="009C1958">
          <w:fldChar w:fldCharType="end"/>
        </w:r>
        <w:r w:rsidR="009C1958">
          <w:fldChar w:fldCharType="begin"/>
        </w:r>
        <w:r w:rsidR="009C1958">
          <w:instrText xml:space="preserve"> REF _Ref34986703 \h </w:instrText>
        </w:r>
      </w:ins>
      <w:r w:rsidR="009C1958">
        <w:fldChar w:fldCharType="separate"/>
      </w:r>
      <w:r w:rsidR="0092459D">
        <w:t>データ</w:t>
      </w:r>
      <w:ins w:id="4102" w:author="IRK" w:date="2020-04-13T12:21:00Z">
        <w:r w:rsidR="0092459D">
          <w:rPr>
            <w:rFonts w:hint="eastAsia"/>
          </w:rPr>
          <w:t>型</w:t>
        </w:r>
      </w:ins>
      <w:r w:rsidR="0092459D">
        <w:t>と関連定数</w:t>
      </w:r>
      <w:ins w:id="4103" w:author="IRK" w:date="2020-03-13T10:11:00Z">
        <w:r w:rsidR="009C1958">
          <w:fldChar w:fldCharType="end"/>
        </w:r>
        <w:r w:rsidR="009C1958">
          <w:rPr>
            <w:rFonts w:hint="eastAsia"/>
          </w:rPr>
          <w:t>」</w:t>
        </w:r>
      </w:ins>
      <w:r w:rsidRPr="007276F5">
        <w:t>のデータ</w:t>
      </w:r>
      <w:del w:id="4104" w:author="IRK" w:date="2020-04-13T12:22:00Z">
        <w:r w:rsidRPr="007276F5" w:rsidDel="00610CCB">
          <w:delText>形式</w:delText>
        </w:r>
      </w:del>
      <w:ins w:id="4105" w:author="IRK" w:date="2020-04-13T12:22:00Z">
        <w:r w:rsidR="00610CCB">
          <w:rPr>
            <w:rFonts w:hint="eastAsia"/>
          </w:rPr>
          <w:t>型</w:t>
        </w:r>
      </w:ins>
      <w:r w:rsidRPr="007276F5">
        <w:rPr>
          <w:rFonts w:hint="eastAsia"/>
        </w:rPr>
        <w:t>と</w:t>
      </w:r>
      <w:r w:rsidR="009804FC">
        <w:rPr>
          <w:rFonts w:hint="eastAsia"/>
        </w:rPr>
        <w:t>関連</w:t>
      </w:r>
      <w:r w:rsidRPr="007276F5">
        <w:t>定数を参照のこと。</w:t>
      </w:r>
    </w:p>
    <w:p w14:paraId="20BE9110" w14:textId="77777777" w:rsidR="001140F8" w:rsidRPr="007276F5" w:rsidRDefault="001140F8" w:rsidP="00F93119"/>
    <w:p w14:paraId="49CFE336" w14:textId="77777777" w:rsidR="001140F8" w:rsidRPr="007276F5" w:rsidRDefault="001140F8" w:rsidP="00F93119">
      <w:r w:rsidRPr="007276F5">
        <w:t>int Length()</w:t>
      </w:r>
    </w:p>
    <w:p w14:paraId="474C64A2" w14:textId="649A1D52" w:rsidR="001140F8" w:rsidRPr="007276F5" w:rsidRDefault="001140F8" w:rsidP="00F93119">
      <w:r w:rsidRPr="007276F5">
        <w:t>Item</w:t>
      </w:r>
      <w:r w:rsidRPr="007276F5">
        <w:t>オブジェクトの項目値の配列の長さを返す。</w:t>
      </w:r>
    </w:p>
    <w:p w14:paraId="58BD88C5" w14:textId="77777777" w:rsidR="001140F8" w:rsidRPr="007276F5" w:rsidRDefault="001140F8" w:rsidP="00F93119"/>
    <w:p w14:paraId="7A34D94F" w14:textId="77777777" w:rsidR="001140F8" w:rsidRPr="007276F5" w:rsidRDefault="001140F8" w:rsidP="00F93119">
      <w:r w:rsidRPr="007276F5">
        <w:t>Item Add( double value )</w:t>
      </w:r>
      <w:del w:id="4106" w:author="IRK" w:date="2020-03-13T10:11:00Z">
        <w:r w:rsidRPr="007276F5" w:rsidDel="009C1958">
          <w:delText xml:space="preserve"> </w:delText>
        </w:r>
      </w:del>
    </w:p>
    <w:p w14:paraId="5881B38B" w14:textId="77777777" w:rsidR="001140F8" w:rsidRPr="007276F5" w:rsidRDefault="001140F8" w:rsidP="00F93119">
      <w:r w:rsidRPr="007276F5">
        <w:t>Item</w:t>
      </w:r>
      <w:r w:rsidRPr="007276F5">
        <w:t>の配列に数値を追加する。数値を使用できない</w:t>
      </w:r>
      <w:r w:rsidRPr="007276F5">
        <w:t>StringItem</w:t>
      </w:r>
      <w:r w:rsidRPr="007276F5">
        <w:t>または</w:t>
      </w:r>
      <w:r w:rsidRPr="007276F5">
        <w:t>BooleanItem</w:t>
      </w:r>
      <w:r w:rsidRPr="007276F5">
        <w:t>のオブジェクトの場合は、</w:t>
      </w:r>
      <w:r w:rsidRPr="007276F5">
        <w:t>UnsupportedOperationException</w:t>
      </w:r>
      <w:r w:rsidRPr="007276F5">
        <w:t>が投げられる。このメソッドは、オブジェクト自身を返す。</w:t>
      </w:r>
    </w:p>
    <w:p w14:paraId="02D1C17A" w14:textId="77777777" w:rsidR="001140F8" w:rsidRPr="007276F5" w:rsidRDefault="001140F8" w:rsidP="00F93119"/>
    <w:p w14:paraId="43F820F7" w14:textId="77777777" w:rsidR="001140F8" w:rsidRPr="007276F5" w:rsidRDefault="001140F8" w:rsidP="00F93119">
      <w:r w:rsidRPr="007276F5">
        <w:t>Item Add ( String value )</w:t>
      </w:r>
      <w:del w:id="4107" w:author="IRK" w:date="2020-03-13T10:11:00Z">
        <w:r w:rsidRPr="007276F5" w:rsidDel="009C1958">
          <w:delText xml:space="preserve"> </w:delText>
        </w:r>
      </w:del>
    </w:p>
    <w:p w14:paraId="21156DB0" w14:textId="77777777" w:rsidR="001140F8" w:rsidRPr="007276F5" w:rsidRDefault="001140F8" w:rsidP="00F93119">
      <w:r w:rsidRPr="007276F5">
        <w:t>Item</w:t>
      </w:r>
      <w:r w:rsidRPr="007276F5">
        <w:t>の配列に文字値を追加する。文字値を使用できない</w:t>
      </w:r>
      <w:r w:rsidRPr="007276F5">
        <w:t>NumberItem</w:t>
      </w:r>
      <w:r w:rsidRPr="007276F5">
        <w:t>または</w:t>
      </w:r>
      <w:r w:rsidRPr="007276F5">
        <w:t>BooleanItem</w:t>
      </w:r>
      <w:r w:rsidRPr="007276F5">
        <w:t>のオブジェクトの場合は、</w:t>
      </w:r>
      <w:r w:rsidRPr="007276F5">
        <w:t>UnsupportedOperationException</w:t>
      </w:r>
      <w:r w:rsidRPr="007276F5">
        <w:t>が投げられる。このメソッドは、オブジェクト自身を返す。</w:t>
      </w:r>
    </w:p>
    <w:p w14:paraId="4E1DCE21" w14:textId="77777777" w:rsidR="001140F8" w:rsidRPr="007276F5" w:rsidRDefault="001140F8" w:rsidP="00F93119"/>
    <w:p w14:paraId="6879B5FB" w14:textId="77777777" w:rsidR="001140F8" w:rsidRPr="007276F5" w:rsidRDefault="001140F8" w:rsidP="00F93119">
      <w:r w:rsidRPr="007276F5">
        <w:t>Item Add ( bool value )</w:t>
      </w:r>
      <w:del w:id="4108" w:author="IRK" w:date="2020-03-13T10:11:00Z">
        <w:r w:rsidRPr="007276F5" w:rsidDel="009C1958">
          <w:delText xml:space="preserve"> </w:delText>
        </w:r>
      </w:del>
    </w:p>
    <w:p w14:paraId="204750E7" w14:textId="77777777" w:rsidR="001140F8" w:rsidRPr="007276F5" w:rsidRDefault="001140F8" w:rsidP="00F93119">
      <w:r w:rsidRPr="007276F5">
        <w:t>Item</w:t>
      </w:r>
      <w:r w:rsidRPr="007276F5">
        <w:t>の配列に論理値を追加する。論理値を使用できない</w:t>
      </w:r>
      <w:r w:rsidRPr="007276F5">
        <w:t>StringItem</w:t>
      </w:r>
      <w:r w:rsidRPr="007276F5">
        <w:t>または</w:t>
      </w:r>
      <w:r w:rsidRPr="007276F5">
        <w:t>NumberItem</w:t>
      </w:r>
      <w:r w:rsidRPr="007276F5">
        <w:t>のオブジェクトの場合は、</w:t>
      </w:r>
      <w:r w:rsidRPr="007276F5">
        <w:t>UnsupportedOperationException</w:t>
      </w:r>
      <w:r w:rsidRPr="007276F5">
        <w:t>が投げられる。このメソッドは、オブジェクト自身を返す。</w:t>
      </w:r>
    </w:p>
    <w:p w14:paraId="6AF764EA" w14:textId="77777777" w:rsidR="001140F8" w:rsidRPr="007276F5" w:rsidRDefault="001140F8" w:rsidP="00F93119"/>
    <w:p w14:paraId="2FE74B49" w14:textId="77777777" w:rsidR="001140F8" w:rsidRPr="007276F5" w:rsidRDefault="001140F8" w:rsidP="00F93119">
      <w:r w:rsidRPr="007276F5">
        <w:t>double GetNumber ( int index )</w:t>
      </w:r>
      <w:del w:id="4109" w:author="IRK" w:date="2020-03-13T10:11:00Z">
        <w:r w:rsidRPr="007276F5" w:rsidDel="009C1958">
          <w:delText xml:space="preserve"> </w:delText>
        </w:r>
      </w:del>
    </w:p>
    <w:p w14:paraId="5740071C" w14:textId="0763CD3A" w:rsidR="001140F8" w:rsidRPr="007276F5" w:rsidRDefault="001140F8" w:rsidP="00F93119">
      <w:r w:rsidRPr="007276F5">
        <w:t>Item</w:t>
      </w:r>
      <w:r w:rsidRPr="007276F5">
        <w:t>値の配列の</w:t>
      </w:r>
      <w:r w:rsidRPr="007276F5">
        <w:t>index</w:t>
      </w:r>
      <w:r w:rsidRPr="007276F5">
        <w:t>番目の数値を返す。</w:t>
      </w:r>
      <w:r w:rsidRPr="007276F5">
        <w:t>index</w:t>
      </w:r>
      <w:r w:rsidRPr="007276F5">
        <w:t>は、</w:t>
      </w:r>
      <w:r w:rsidRPr="007276F5">
        <w:t>0</w:t>
      </w:r>
      <w:r w:rsidRPr="007276F5">
        <w:t>ベース</w:t>
      </w:r>
      <w:r w:rsidRPr="007276F5">
        <w:t>(0-base)</w:t>
      </w:r>
      <w:r w:rsidRPr="007276F5">
        <w:t>のインデックスである。配列の長さが</w:t>
      </w:r>
      <w:r w:rsidRPr="00CE72D1">
        <w:rPr>
          <w:rStyle w:val="aff2"/>
          <w:rFonts w:asciiTheme="majorHAnsi" w:eastAsia="ＭＳ Ｐゴシック" w:hAnsiTheme="majorHAnsi" w:cstheme="majorHAnsi"/>
          <w:sz w:val="20"/>
          <w:szCs w:val="20"/>
        </w:rPr>
        <w:t>index</w:t>
      </w:r>
      <w:r w:rsidRPr="007276F5">
        <w:t>より大きくない場合は、</w:t>
      </w:r>
      <w:r w:rsidRPr="00CE72D1">
        <w:rPr>
          <w:rStyle w:val="aff2"/>
          <w:rFonts w:asciiTheme="majorHAnsi" w:eastAsia="ＭＳ Ｐゴシック" w:hAnsiTheme="majorHAnsi" w:cstheme="majorHAnsi"/>
          <w:sz w:val="20"/>
          <w:szCs w:val="20"/>
        </w:rPr>
        <w:t>IndexOutOfBoundsException</w:t>
      </w:r>
      <w:r w:rsidRPr="007276F5">
        <w:t>が</w:t>
      </w:r>
      <w:r w:rsidR="007D7C74">
        <w:rPr>
          <w:rFonts w:hint="eastAsia"/>
        </w:rPr>
        <w:t>投げら</w:t>
      </w:r>
      <w:r w:rsidRPr="007276F5">
        <w:t>れる。数値を使用できない</w:t>
      </w:r>
      <w:r w:rsidRPr="007276F5">
        <w:t>StringItem</w:t>
      </w:r>
      <w:r w:rsidRPr="007276F5">
        <w:t>または</w:t>
      </w:r>
      <w:r w:rsidRPr="007276F5">
        <w:t>BooleanItem</w:t>
      </w:r>
      <w:r w:rsidRPr="007276F5">
        <w:t>のオブジェクトの場合は、</w:t>
      </w:r>
      <w:r w:rsidRPr="00CE72D1">
        <w:rPr>
          <w:rStyle w:val="aff2"/>
          <w:rFonts w:asciiTheme="majorHAnsi" w:eastAsia="ＭＳ Ｐゴシック" w:hAnsiTheme="majorHAnsi" w:cstheme="majorHAnsi"/>
          <w:sz w:val="20"/>
          <w:szCs w:val="20"/>
        </w:rPr>
        <w:t>UnsupportedOperationException</w:t>
      </w:r>
      <w:r w:rsidRPr="007276F5">
        <w:t>が投げられる。</w:t>
      </w:r>
    </w:p>
    <w:p w14:paraId="4E5DA3F9" w14:textId="77777777" w:rsidR="001140F8" w:rsidRPr="007276F5" w:rsidRDefault="001140F8" w:rsidP="00F93119">
      <w:r w:rsidRPr="007276F5">
        <w:t xml:space="preserve"> </w:t>
      </w:r>
    </w:p>
    <w:p w14:paraId="79686963" w14:textId="77777777" w:rsidR="001140F8" w:rsidRPr="007276F5" w:rsidRDefault="001140F8" w:rsidP="00F93119">
      <w:r w:rsidRPr="007276F5">
        <w:t>String GetString ( int index )</w:t>
      </w:r>
      <w:del w:id="4110" w:author="IRK" w:date="2020-03-13T10:11:00Z">
        <w:r w:rsidRPr="007276F5" w:rsidDel="009C1958">
          <w:delText xml:space="preserve"> </w:delText>
        </w:r>
      </w:del>
    </w:p>
    <w:p w14:paraId="359FE451" w14:textId="1AC4D5E8" w:rsidR="001140F8" w:rsidRPr="007276F5" w:rsidRDefault="001140F8" w:rsidP="00F93119">
      <w:r w:rsidRPr="007276F5">
        <w:t>Item</w:t>
      </w:r>
      <w:r w:rsidRPr="007276F5">
        <w:t>値の配列の</w:t>
      </w:r>
      <w:r w:rsidRPr="007276F5">
        <w:t>index</w:t>
      </w:r>
      <w:r w:rsidRPr="007276F5">
        <w:t>番目の文字値を返す。</w:t>
      </w:r>
      <w:r w:rsidRPr="007276F5">
        <w:t>index</w:t>
      </w:r>
      <w:r w:rsidRPr="007276F5">
        <w:t>は、</w:t>
      </w:r>
      <w:r w:rsidRPr="007276F5">
        <w:t>0</w:t>
      </w:r>
      <w:r w:rsidRPr="007276F5">
        <w:t>ベース</w:t>
      </w:r>
      <w:r w:rsidRPr="007276F5">
        <w:t>(0-base)</w:t>
      </w:r>
      <w:r w:rsidRPr="007276F5">
        <w:t>のインデックスである。配列の長さが</w:t>
      </w:r>
      <w:r w:rsidRPr="00EA7FD0">
        <w:rPr>
          <w:rStyle w:val="aff2"/>
          <w:rFonts w:asciiTheme="majorHAnsi" w:eastAsia="ＭＳ Ｐゴシック" w:hAnsiTheme="majorHAnsi" w:cstheme="majorHAnsi"/>
          <w:sz w:val="20"/>
          <w:szCs w:val="20"/>
        </w:rPr>
        <w:t>index</w:t>
      </w:r>
      <w:r w:rsidRPr="007276F5">
        <w:t>より大きくない場合は、</w:t>
      </w:r>
      <w:r w:rsidRPr="00CE72D1">
        <w:rPr>
          <w:rStyle w:val="aff2"/>
          <w:rFonts w:asciiTheme="majorHAnsi" w:eastAsia="ＭＳ Ｐゴシック" w:hAnsiTheme="majorHAnsi" w:cstheme="majorHAnsi"/>
          <w:sz w:val="20"/>
          <w:szCs w:val="20"/>
        </w:rPr>
        <w:t>IndexOutOfBoundsException</w:t>
      </w:r>
      <w:r w:rsidRPr="007276F5">
        <w:t>が</w:t>
      </w:r>
      <w:r w:rsidR="007D7C74">
        <w:rPr>
          <w:rFonts w:hint="eastAsia"/>
        </w:rPr>
        <w:t>投げら</w:t>
      </w:r>
      <w:r w:rsidRPr="007276F5">
        <w:t>れる。文字値を使用できない</w:t>
      </w:r>
      <w:r w:rsidRPr="007276F5">
        <w:t>NumberItem</w:t>
      </w:r>
      <w:r w:rsidRPr="007276F5">
        <w:t>または</w:t>
      </w:r>
      <w:r w:rsidRPr="007276F5">
        <w:t>BooleanItem</w:t>
      </w:r>
      <w:r w:rsidRPr="007276F5">
        <w:t>のオブジェクトの場合は、</w:t>
      </w:r>
      <w:r w:rsidRPr="00CE72D1">
        <w:rPr>
          <w:rStyle w:val="aff2"/>
          <w:rFonts w:asciiTheme="majorHAnsi" w:eastAsia="ＭＳ Ｐゴシック" w:hAnsiTheme="majorHAnsi" w:cstheme="majorHAnsi"/>
          <w:sz w:val="20"/>
          <w:szCs w:val="20"/>
        </w:rPr>
        <w:t>UnsupportedOperationException</w:t>
      </w:r>
      <w:r w:rsidRPr="007276F5">
        <w:t>が投げられる。</w:t>
      </w:r>
    </w:p>
    <w:p w14:paraId="5206B9E3" w14:textId="77777777" w:rsidR="001140F8" w:rsidRPr="007276F5" w:rsidRDefault="001140F8" w:rsidP="00F93119"/>
    <w:p w14:paraId="671617B9" w14:textId="77777777" w:rsidR="001140F8" w:rsidRPr="007276F5" w:rsidRDefault="001140F8" w:rsidP="00F93119">
      <w:r w:rsidRPr="007276F5">
        <w:t>bool GetBoolean ( int index )</w:t>
      </w:r>
      <w:del w:id="4111" w:author="IRK" w:date="2020-03-13T10:11:00Z">
        <w:r w:rsidRPr="007276F5" w:rsidDel="009C1958">
          <w:delText xml:space="preserve"> </w:delText>
        </w:r>
      </w:del>
    </w:p>
    <w:p w14:paraId="55990160" w14:textId="0C4EE2BA" w:rsidR="001140F8" w:rsidRPr="007276F5" w:rsidRDefault="001140F8" w:rsidP="00F93119">
      <w:r w:rsidRPr="007276F5">
        <w:t>Item</w:t>
      </w:r>
      <w:r w:rsidRPr="007276F5">
        <w:t>値の配列の</w:t>
      </w:r>
      <w:r w:rsidRPr="007276F5">
        <w:t>index</w:t>
      </w:r>
      <w:r w:rsidRPr="007276F5">
        <w:t>番目の論理値を返す。</w:t>
      </w:r>
      <w:r w:rsidRPr="007276F5">
        <w:t>index</w:t>
      </w:r>
      <w:r w:rsidRPr="007276F5">
        <w:t>は、</w:t>
      </w:r>
      <w:r w:rsidRPr="007276F5">
        <w:t>0</w:t>
      </w:r>
      <w:r w:rsidRPr="007276F5">
        <w:t>ベース</w:t>
      </w:r>
      <w:r w:rsidRPr="007276F5">
        <w:t>(0-base)</w:t>
      </w:r>
      <w:r w:rsidRPr="007276F5">
        <w:t>のインデックスである。配列の長さ</w:t>
      </w:r>
      <w:r w:rsidRPr="00A5534C">
        <w:t>が</w:t>
      </w:r>
      <w:r w:rsidRPr="00A5534C">
        <w:t>index</w:t>
      </w:r>
      <w:r w:rsidRPr="007276F5">
        <w:t>より大きくない場合は、</w:t>
      </w:r>
      <w:r w:rsidRPr="00A5534C">
        <w:t>IndexOutOfBoundsException</w:t>
      </w:r>
      <w:r w:rsidRPr="00A5534C">
        <w:t>が</w:t>
      </w:r>
      <w:r w:rsidR="007D7C74">
        <w:rPr>
          <w:rFonts w:hint="eastAsia"/>
        </w:rPr>
        <w:t>投げら</w:t>
      </w:r>
      <w:r w:rsidRPr="00A5534C">
        <w:t>れる。論理値を使用できない</w:t>
      </w:r>
      <w:r w:rsidRPr="00A5534C">
        <w:t>StringItem</w:t>
      </w:r>
      <w:r w:rsidRPr="00A5534C">
        <w:t>または</w:t>
      </w:r>
      <w:r w:rsidRPr="00A5534C">
        <w:t>NumberItem</w:t>
      </w:r>
      <w:r w:rsidRPr="00A5534C">
        <w:t>のオブジェクトの場合は、</w:t>
      </w:r>
      <w:r w:rsidRPr="00A5534C">
        <w:t>UnsupportedOperationException</w:t>
      </w:r>
      <w:r w:rsidRPr="00A5534C">
        <w:t>が</w:t>
      </w:r>
      <w:r w:rsidRPr="007276F5">
        <w:t>投げられる。</w:t>
      </w:r>
    </w:p>
    <w:p w14:paraId="69D6B2AA" w14:textId="77777777" w:rsidR="001140F8" w:rsidRPr="007276F5" w:rsidRDefault="001140F8" w:rsidP="00F93119"/>
    <w:p w14:paraId="6C910816" w14:textId="121E1459" w:rsidR="001140F8" w:rsidRPr="007276F5" w:rsidRDefault="001140F8" w:rsidP="00F93119">
      <w:r w:rsidRPr="007276F5">
        <w:t>Item.add</w:t>
      </w:r>
      <w:r w:rsidRPr="007276F5">
        <w:t>メソッドは自身の参照を返すので、</w:t>
      </w:r>
      <w:r w:rsidRPr="007276F5">
        <w:t>add</w:t>
      </w:r>
      <w:r w:rsidRPr="007276F5">
        <w:t>メソッドを連結するコーディングパターンを使用できる。</w:t>
      </w:r>
      <w:del w:id="4112" w:author="IRK" w:date="2020-03-12T17:49:00Z">
        <w:r w:rsidRPr="007276F5" w:rsidDel="008955F2">
          <w:delText>表</w:delText>
        </w:r>
        <w:r w:rsidR="00422841" w:rsidDel="008955F2">
          <w:delText>71</w:delText>
        </w:r>
      </w:del>
      <w:ins w:id="4113" w:author="IRK" w:date="2020-03-12T17:49:00Z">
        <w:r w:rsidR="008955F2">
          <w:fldChar w:fldCharType="begin"/>
        </w:r>
        <w:r w:rsidR="008955F2">
          <w:instrText xml:space="preserve"> REF _Ref34927805 \h </w:instrText>
        </w:r>
      </w:ins>
      <w:r w:rsidR="008955F2">
        <w:fldChar w:fldCharType="separate"/>
      </w:r>
      <w:r w:rsidR="0092459D">
        <w:t>[</w:t>
      </w:r>
      <w:ins w:id="4114" w:author="IRK" w:date="2020-03-12T15:09:00Z">
        <w:r w:rsidR="0092459D">
          <w:rPr>
            <w:rFonts w:hint="eastAsia"/>
          </w:rPr>
          <w:t>表</w:t>
        </w:r>
        <w:r w:rsidR="0092459D">
          <w:rPr>
            <w:rFonts w:hint="eastAsia"/>
          </w:rPr>
          <w:t xml:space="preserve"> </w:t>
        </w:r>
      </w:ins>
      <w:r w:rsidR="0092459D">
        <w:rPr>
          <w:noProof/>
        </w:rPr>
        <w:t>74</w:t>
      </w:r>
      <w:r w:rsidR="0092459D" w:rsidRPr="007276F5">
        <w:rPr>
          <w:noProof/>
        </w:rPr>
        <w:t xml:space="preserve"> </w:t>
      </w:r>
      <w:r w:rsidR="0092459D">
        <w:rPr>
          <w:noProof/>
        </w:rPr>
        <w:t>NumberItem</w:t>
      </w:r>
      <w:r w:rsidR="0092459D">
        <w:rPr>
          <w:noProof/>
        </w:rPr>
        <w:t>の例</w:t>
      </w:r>
      <w:r w:rsidR="0092459D">
        <w:rPr>
          <w:rFonts w:hint="eastAsia"/>
          <w:noProof/>
        </w:rPr>
        <w:t>]</w:t>
      </w:r>
      <w:ins w:id="4115" w:author="IRK" w:date="2020-03-12T17:49:00Z">
        <w:r w:rsidR="008955F2">
          <w:fldChar w:fldCharType="end"/>
        </w:r>
      </w:ins>
      <w:r w:rsidRPr="007276F5">
        <w:t>はそのようなパターンを使用して</w:t>
      </w:r>
      <w:del w:id="4116" w:author="IRK" w:date="2020-03-12T17:49:00Z">
        <w:r w:rsidRPr="007276F5" w:rsidDel="008955F2">
          <w:delText>表</w:delText>
        </w:r>
      </w:del>
      <w:del w:id="4117" w:author="IRK" w:date="2020-03-12T17:50:00Z">
        <w:r w:rsidR="00422841" w:rsidDel="008955F2">
          <w:delText>72</w:delText>
        </w:r>
      </w:del>
      <w:ins w:id="4118" w:author="IRK" w:date="2020-03-12T17:50:00Z">
        <w:r w:rsidR="008955F2">
          <w:fldChar w:fldCharType="begin"/>
        </w:r>
        <w:r w:rsidR="008955F2">
          <w:instrText xml:space="preserve"> REF _Ref34927822 \h </w:instrText>
        </w:r>
      </w:ins>
      <w:r w:rsidR="008955F2">
        <w:fldChar w:fldCharType="separate"/>
      </w:r>
      <w:r w:rsidR="0092459D">
        <w:t>[</w:t>
      </w:r>
      <w:ins w:id="4119" w:author="IRK" w:date="2020-03-12T15:10:00Z">
        <w:r w:rsidR="0092459D">
          <w:rPr>
            <w:rFonts w:hint="eastAsia"/>
          </w:rPr>
          <w:t>表</w:t>
        </w:r>
        <w:r w:rsidR="0092459D">
          <w:rPr>
            <w:rFonts w:hint="eastAsia"/>
          </w:rPr>
          <w:t xml:space="preserve"> </w:t>
        </w:r>
      </w:ins>
      <w:r w:rsidR="0092459D">
        <w:rPr>
          <w:noProof/>
        </w:rPr>
        <w:t>75</w:t>
      </w:r>
      <w:ins w:id="4120" w:author="IRK" w:date="2020-03-12T15:10:00Z">
        <w:r w:rsidR="0092459D">
          <w:rPr>
            <w:rFonts w:hint="eastAsia"/>
          </w:rPr>
          <w:t xml:space="preserve"> </w:t>
        </w:r>
      </w:ins>
      <w:r w:rsidR="0092459D">
        <w:t>簡略化された</w:t>
      </w:r>
      <w:r w:rsidR="0092459D">
        <w:rPr>
          <w:noProof/>
        </w:rPr>
        <w:t>NumberItem</w:t>
      </w:r>
      <w:r w:rsidR="0092459D">
        <w:rPr>
          <w:noProof/>
        </w:rPr>
        <w:t>の例</w:t>
      </w:r>
      <w:r w:rsidR="0092459D">
        <w:rPr>
          <w:rFonts w:hint="eastAsia"/>
          <w:noProof/>
        </w:rPr>
        <w:t>]</w:t>
      </w:r>
      <w:ins w:id="4121" w:author="IRK" w:date="2020-03-12T17:50:00Z">
        <w:r w:rsidR="008955F2">
          <w:fldChar w:fldCharType="end"/>
        </w:r>
      </w:ins>
      <w:r w:rsidRPr="007276F5">
        <w:t>のコードを修正したもので、</w:t>
      </w:r>
      <w:r w:rsidRPr="007276F5">
        <w:t>2</w:t>
      </w:r>
      <w:r w:rsidRPr="007276F5">
        <w:t>つのコードは</w:t>
      </w:r>
      <w:r w:rsidRPr="007276F5">
        <w:rPr>
          <w:rFonts w:hint="eastAsia"/>
        </w:rPr>
        <w:t>同様に</w:t>
      </w:r>
      <w:r w:rsidRPr="007276F5">
        <w:t>動作する。</w:t>
      </w:r>
    </w:p>
    <w:p w14:paraId="12F01627" w14:textId="460C2A6B" w:rsidR="00BF0F9A" w:rsidRDefault="00BF0F9A">
      <w:pPr>
        <w:autoSpaceDE/>
        <w:autoSpaceDN/>
        <w:jc w:val="left"/>
      </w:pPr>
      <w:r>
        <w:br w:type="page"/>
      </w:r>
    </w:p>
    <w:p w14:paraId="5BC41DBE" w14:textId="77777777" w:rsidR="001140F8" w:rsidRPr="00422841" w:rsidRDefault="001140F8" w:rsidP="00F93119"/>
    <w:p w14:paraId="1F8E87D9" w14:textId="4CF93137" w:rsidR="007276F5" w:rsidRDefault="007276F5" w:rsidP="00F93119">
      <w:pPr>
        <w:pStyle w:val="af5"/>
      </w:pPr>
      <w:bookmarkStart w:id="4122" w:name="_Ref34927805"/>
      <w:bookmarkStart w:id="4123" w:name="_Toc40799297"/>
      <w:r>
        <w:t>[</w:t>
      </w:r>
      <w:del w:id="4124" w:author="IRK" w:date="2020-03-12T15:0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71</w:delText>
        </w:r>
        <w:r w:rsidR="00E65728" w:rsidDel="00741612">
          <w:rPr>
            <w:noProof/>
          </w:rPr>
          <w:fldChar w:fldCharType="end"/>
        </w:r>
        <w:r w:rsidDel="00741612">
          <w:rPr>
            <w:rFonts w:hint="eastAsia"/>
          </w:rPr>
          <w:delText xml:space="preserve">　</w:delText>
        </w:r>
      </w:del>
      <w:ins w:id="4125" w:author="IRK" w:date="2020-03-12T15:09:00Z">
        <w:r w:rsidR="00741612">
          <w:rPr>
            <w:rFonts w:hint="eastAsia"/>
          </w:rPr>
          <w:t>表</w:t>
        </w:r>
        <w:r w:rsidR="00741612">
          <w:rPr>
            <w:rFonts w:hint="eastAsia"/>
          </w:rPr>
          <w:t xml:space="preserve"> </w:t>
        </w:r>
        <w:r w:rsidR="00741612">
          <w:fldChar w:fldCharType="begin"/>
        </w:r>
        <w:r w:rsidR="00741612">
          <w:instrText xml:space="preserve"> </w:instrText>
        </w:r>
        <w:r w:rsidR="00741612">
          <w:rPr>
            <w:rFonts w:hint="eastAsia"/>
          </w:rPr>
          <w:instrText xml:space="preserve">SEQ </w:instrText>
        </w:r>
        <w:r w:rsidR="00741612">
          <w:rPr>
            <w:rFonts w:hint="eastAsia"/>
          </w:rPr>
          <w:instrText>表</w:instrText>
        </w:r>
        <w:r w:rsidR="00741612">
          <w:rPr>
            <w:rFonts w:hint="eastAsia"/>
          </w:rPr>
          <w:instrText xml:space="preserve"> \* ARABIC</w:instrText>
        </w:r>
        <w:r w:rsidR="00741612">
          <w:instrText xml:space="preserve"> </w:instrText>
        </w:r>
      </w:ins>
      <w:r w:rsidR="00741612">
        <w:fldChar w:fldCharType="separate"/>
      </w:r>
      <w:r w:rsidR="0092459D">
        <w:rPr>
          <w:noProof/>
        </w:rPr>
        <w:t>74</w:t>
      </w:r>
      <w:ins w:id="4126" w:author="IRK" w:date="2020-03-12T15:09:00Z">
        <w:r w:rsidR="00741612">
          <w:fldChar w:fldCharType="end"/>
        </w:r>
      </w:ins>
      <w:r w:rsidRPr="007276F5">
        <w:rPr>
          <w:noProof/>
        </w:rPr>
        <w:t xml:space="preserve"> </w:t>
      </w:r>
      <w:r>
        <w:rPr>
          <w:noProof/>
        </w:rPr>
        <w:t>NumberItem</w:t>
      </w:r>
      <w:r>
        <w:rPr>
          <w:noProof/>
        </w:rPr>
        <w:t>の例</w:t>
      </w:r>
      <w:r>
        <w:rPr>
          <w:rFonts w:hint="eastAsia"/>
          <w:noProof/>
        </w:rPr>
        <w:t>]</w:t>
      </w:r>
      <w:bookmarkEnd w:id="4122"/>
      <w:bookmarkEnd w:id="4123"/>
    </w:p>
    <w:tbl>
      <w:tblPr>
        <w:tblStyle w:val="af4"/>
        <w:tblW w:w="0" w:type="auto"/>
        <w:jc w:val="center"/>
        <w:tblLook w:val="04A0" w:firstRow="1" w:lastRow="0" w:firstColumn="1" w:lastColumn="0" w:noHBand="0" w:noVBand="1"/>
        <w:tblPrChange w:id="4127" w:author="IRK" w:date="2020-04-14T15:48:00Z">
          <w:tblPr>
            <w:tblStyle w:val="af4"/>
            <w:tblW w:w="0" w:type="auto"/>
            <w:tblInd w:w="108" w:type="dxa"/>
            <w:tblLook w:val="04A0" w:firstRow="1" w:lastRow="0" w:firstColumn="1" w:lastColumn="0" w:noHBand="0" w:noVBand="1"/>
          </w:tblPr>
        </w:tblPrChange>
      </w:tblPr>
      <w:tblGrid>
        <w:gridCol w:w="9463"/>
        <w:tblGridChange w:id="4128">
          <w:tblGrid>
            <w:gridCol w:w="9463"/>
          </w:tblGrid>
        </w:tblGridChange>
      </w:tblGrid>
      <w:tr w:rsidR="001140F8" w14:paraId="6AF64900" w14:textId="77777777" w:rsidTr="00C054CD">
        <w:trPr>
          <w:jc w:val="center"/>
        </w:trPr>
        <w:tc>
          <w:tcPr>
            <w:tcW w:w="9463" w:type="dxa"/>
            <w:tcPrChange w:id="4129" w:author="IRK" w:date="2020-04-14T15:48:00Z">
              <w:tcPr>
                <w:tcW w:w="9463" w:type="dxa"/>
              </w:tcPr>
            </w:tcPrChange>
          </w:tcPr>
          <w:p w14:paraId="39FE53B8" w14:textId="77777777" w:rsidR="001140F8" w:rsidRPr="00846AAC" w:rsidRDefault="001140F8">
            <w:pPr>
              <w:pStyle w:val="1b"/>
              <w:pPrChange w:id="4130" w:author="IRK" w:date="2020-05-11T11:08:00Z">
                <w:pPr>
                  <w:pStyle w:val="aff1"/>
                </w:pPr>
              </w:pPrChange>
            </w:pPr>
            <w:r w:rsidRPr="00846AAC">
              <w:t>1 NumberItem item = new NumberItem( "ITEMIDHERE" );</w:t>
            </w:r>
          </w:p>
          <w:p w14:paraId="6CDE830C" w14:textId="77777777" w:rsidR="001140F8" w:rsidRPr="003D69F4" w:rsidRDefault="001140F8">
            <w:pPr>
              <w:pStyle w:val="1b"/>
              <w:pPrChange w:id="4131" w:author="IRK" w:date="2020-05-11T11:08:00Z">
                <w:pPr>
                  <w:pStyle w:val="aff1"/>
                </w:pPr>
              </w:pPrChange>
            </w:pPr>
            <w:r w:rsidRPr="003D69F4">
              <w:t>2 item.Add( 1.0 );</w:t>
            </w:r>
          </w:p>
          <w:p w14:paraId="2F564EF5" w14:textId="77777777" w:rsidR="001140F8" w:rsidRPr="003D69F4" w:rsidRDefault="001140F8">
            <w:pPr>
              <w:pStyle w:val="1b"/>
              <w:pPrChange w:id="4132" w:author="IRK" w:date="2020-05-11T11:08:00Z">
                <w:pPr>
                  <w:pStyle w:val="aff1"/>
                </w:pPr>
              </w:pPrChange>
            </w:pPr>
            <w:r w:rsidRPr="003D69F4">
              <w:t>3 item.Add( 2.0 );</w:t>
            </w:r>
          </w:p>
          <w:p w14:paraId="1D1FE08D" w14:textId="77777777" w:rsidR="001140F8" w:rsidRPr="00475A55" w:rsidRDefault="001140F8">
            <w:pPr>
              <w:pStyle w:val="1b"/>
              <w:pPrChange w:id="4133" w:author="IRK" w:date="2020-05-11T11:08:00Z">
                <w:pPr>
                  <w:pStyle w:val="aff1"/>
                </w:pPr>
              </w:pPrChange>
            </w:pPr>
            <w:r w:rsidRPr="00475A55">
              <w:t>4 item.Add( 3.0 );</w:t>
            </w:r>
          </w:p>
        </w:tc>
      </w:tr>
    </w:tbl>
    <w:p w14:paraId="055B85A8" w14:textId="77777777" w:rsidR="001140F8" w:rsidRPr="00DF013E" w:rsidRDefault="001140F8" w:rsidP="00F93119"/>
    <w:p w14:paraId="23232CDD" w14:textId="625B503B" w:rsidR="007276F5" w:rsidRDefault="007276F5" w:rsidP="00F93119">
      <w:pPr>
        <w:pStyle w:val="af5"/>
      </w:pPr>
      <w:bookmarkStart w:id="4134" w:name="_Ref34927822"/>
      <w:bookmarkStart w:id="4135" w:name="_Toc40799298"/>
      <w:r>
        <w:t>[</w:t>
      </w:r>
      <w:del w:id="4136" w:author="IRK" w:date="2020-03-12T15:09:00Z">
        <w:r w:rsidDel="00741612">
          <w:delText>表</w:delText>
        </w:r>
        <w:r w:rsidDel="00741612">
          <w:delText xml:space="preserve"> </w:delText>
        </w:r>
        <w:r w:rsidR="00E65728" w:rsidDel="00741612">
          <w:fldChar w:fldCharType="begin"/>
        </w:r>
        <w:r w:rsidR="000D23BF" w:rsidDel="00741612">
          <w:delInstrText xml:space="preserve"> SEQ [</w:delInstrText>
        </w:r>
        <w:r w:rsidR="000D23BF" w:rsidDel="00741612">
          <w:delInstrText>表</w:delInstrText>
        </w:r>
        <w:r w:rsidR="000D23BF" w:rsidDel="00741612">
          <w:delInstrText xml:space="preserve"> \* ARABIC </w:delInstrText>
        </w:r>
        <w:r w:rsidR="00E65728" w:rsidDel="00741612">
          <w:fldChar w:fldCharType="separate"/>
        </w:r>
        <w:r w:rsidR="004E7A9C" w:rsidDel="00741612">
          <w:rPr>
            <w:noProof/>
          </w:rPr>
          <w:delText>72</w:delText>
        </w:r>
        <w:r w:rsidR="00E65728" w:rsidDel="00741612">
          <w:rPr>
            <w:noProof/>
          </w:rPr>
          <w:fldChar w:fldCharType="end"/>
        </w:r>
        <w:r w:rsidDel="00741612">
          <w:rPr>
            <w:rFonts w:hint="eastAsia"/>
          </w:rPr>
          <w:delText xml:space="preserve">　</w:delText>
        </w:r>
      </w:del>
      <w:ins w:id="4137" w:author="IRK" w:date="2020-03-12T15:10: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75</w:t>
      </w:r>
      <w:ins w:id="4138" w:author="IRK" w:date="2020-03-12T15:10:00Z">
        <w:r w:rsidR="00E27ACD">
          <w:fldChar w:fldCharType="end"/>
        </w:r>
        <w:r w:rsidR="00E27ACD">
          <w:rPr>
            <w:rFonts w:hint="eastAsia"/>
          </w:rPr>
          <w:t xml:space="preserve"> </w:t>
        </w:r>
      </w:ins>
      <w:r>
        <w:t>簡略化された</w:t>
      </w:r>
      <w:r>
        <w:rPr>
          <w:noProof/>
        </w:rPr>
        <w:t>NumberItem</w:t>
      </w:r>
      <w:r>
        <w:rPr>
          <w:noProof/>
        </w:rPr>
        <w:t>の例</w:t>
      </w:r>
      <w:r>
        <w:rPr>
          <w:rFonts w:hint="eastAsia"/>
          <w:noProof/>
        </w:rPr>
        <w:t>]</w:t>
      </w:r>
      <w:bookmarkEnd w:id="4134"/>
      <w:bookmarkEnd w:id="4135"/>
    </w:p>
    <w:tbl>
      <w:tblPr>
        <w:tblStyle w:val="af4"/>
        <w:tblW w:w="0" w:type="auto"/>
        <w:jc w:val="center"/>
        <w:tblLook w:val="04A0" w:firstRow="1" w:lastRow="0" w:firstColumn="1" w:lastColumn="0" w:noHBand="0" w:noVBand="1"/>
        <w:tblPrChange w:id="4139" w:author="IRK" w:date="2020-04-14T15:48:00Z">
          <w:tblPr>
            <w:tblStyle w:val="af4"/>
            <w:tblW w:w="0" w:type="auto"/>
            <w:tblInd w:w="108" w:type="dxa"/>
            <w:tblLook w:val="04A0" w:firstRow="1" w:lastRow="0" w:firstColumn="1" w:lastColumn="0" w:noHBand="0" w:noVBand="1"/>
          </w:tblPr>
        </w:tblPrChange>
      </w:tblPr>
      <w:tblGrid>
        <w:gridCol w:w="9463"/>
        <w:tblGridChange w:id="4140">
          <w:tblGrid>
            <w:gridCol w:w="9463"/>
          </w:tblGrid>
        </w:tblGridChange>
      </w:tblGrid>
      <w:tr w:rsidR="001140F8" w14:paraId="1E355692" w14:textId="77777777" w:rsidTr="00C054CD">
        <w:trPr>
          <w:jc w:val="center"/>
        </w:trPr>
        <w:tc>
          <w:tcPr>
            <w:tcW w:w="9463" w:type="dxa"/>
            <w:tcPrChange w:id="4141" w:author="IRK" w:date="2020-04-14T15:48:00Z">
              <w:tcPr>
                <w:tcW w:w="9463" w:type="dxa"/>
              </w:tcPr>
            </w:tcPrChange>
          </w:tcPr>
          <w:p w14:paraId="177CE1EB" w14:textId="77777777" w:rsidR="001140F8" w:rsidRDefault="001140F8">
            <w:pPr>
              <w:pStyle w:val="1b"/>
              <w:pPrChange w:id="4142" w:author="IRK" w:date="2020-04-14T13:53:00Z">
                <w:pPr>
                  <w:pStyle w:val="aff1"/>
                </w:pPr>
              </w:pPrChange>
            </w:pPr>
            <w:r>
              <w:t>1 NumberItem item = new NumberItem( "ITEMIDHERE" );</w:t>
            </w:r>
          </w:p>
          <w:p w14:paraId="2CF3C0B9" w14:textId="77777777" w:rsidR="001140F8" w:rsidRDefault="001140F8">
            <w:pPr>
              <w:pStyle w:val="1b"/>
              <w:pPrChange w:id="4143" w:author="IRK" w:date="2020-04-14T13:53:00Z">
                <w:pPr>
                  <w:pStyle w:val="aff1"/>
                </w:pPr>
              </w:pPrChange>
            </w:pPr>
            <w:r>
              <w:t>2 item.Add( 1.0 ).Add( 2.0 ).Add( 3.0 );</w:t>
            </w:r>
          </w:p>
        </w:tc>
      </w:tr>
    </w:tbl>
    <w:p w14:paraId="7F46DEF3" w14:textId="77777777" w:rsidR="001140F8" w:rsidRDefault="001140F8" w:rsidP="00F93119"/>
    <w:p w14:paraId="5CE40E28" w14:textId="77777777" w:rsidR="001140F8" w:rsidRDefault="001140F8" w:rsidP="00F93119">
      <w:pPr>
        <w:pStyle w:val="42"/>
      </w:pPr>
      <w:bookmarkStart w:id="4144" w:name="_Ref34927876"/>
      <w:r>
        <w:t>com.innoexpert.rulesclient.ResultSet</w:t>
      </w:r>
      <w:bookmarkEnd w:id="4144"/>
    </w:p>
    <w:p w14:paraId="33FFF45E" w14:textId="4AD5C186" w:rsidR="001140F8" w:rsidRPr="007276F5" w:rsidRDefault="001140F8" w:rsidP="00F93119">
      <w:r w:rsidRPr="007276F5">
        <w:t>ルール呼び出し結果データをテーブル形式で表現するインタフェースである。</w:t>
      </w:r>
      <w:r w:rsidRPr="00A5534C">
        <w:t>ResultSet</w:t>
      </w:r>
      <w:r w:rsidRPr="00A5534C">
        <w:t>は、データの中で現在の行を</w:t>
      </w:r>
      <w:r w:rsidRPr="00A5534C">
        <w:rPr>
          <w:rFonts w:hint="eastAsia"/>
        </w:rPr>
        <w:t>示す</w:t>
      </w:r>
      <w:r w:rsidRPr="00A5534C">
        <w:t>カーソルを</w:t>
      </w:r>
      <w:r w:rsidRPr="00A5534C">
        <w:rPr>
          <w:rFonts w:hint="eastAsia"/>
        </w:rPr>
        <w:t>保持している</w:t>
      </w:r>
      <w:r w:rsidRPr="00A5534C">
        <w:t>。</w:t>
      </w:r>
      <w:r w:rsidRPr="00A5534C">
        <w:t>RuleInterface.Execute</w:t>
      </w:r>
      <w:r w:rsidRPr="00A5534C">
        <w:t>メソッドで返された直後、このカーソルは最初の行のすぐ前を</w:t>
      </w:r>
      <w:r w:rsidRPr="00A5534C">
        <w:rPr>
          <w:rFonts w:hint="eastAsia"/>
        </w:rPr>
        <w:t>示す</w:t>
      </w:r>
      <w:r w:rsidRPr="00A5534C">
        <w:t>。</w:t>
      </w:r>
      <w:r w:rsidRPr="00A5534C">
        <w:t>Next</w:t>
      </w:r>
      <w:r w:rsidRPr="00A5534C">
        <w:t>メ</w:t>
      </w:r>
      <w:r w:rsidRPr="007276F5">
        <w:t>ソッドはカーソルを</w:t>
      </w:r>
      <w:r w:rsidRPr="007276F5">
        <w:t>1</w:t>
      </w:r>
      <w:r w:rsidRPr="007276F5">
        <w:t>行ずつ進め、それ以上</w:t>
      </w:r>
      <w:r w:rsidR="0036083C" w:rsidRPr="00D164BC">
        <w:t>進めない</w:t>
      </w:r>
      <w:r w:rsidRPr="007276F5">
        <w:t>時、つまりデータの最後では</w:t>
      </w:r>
      <w:r w:rsidR="00E9433F">
        <w:t>FALSE</w:t>
      </w:r>
      <w:r w:rsidRPr="00A5534C">
        <w:t>を返す。</w:t>
      </w:r>
      <w:r w:rsidR="001D2AA4">
        <w:rPr>
          <w:rFonts w:hint="eastAsia"/>
        </w:rPr>
        <w:t>したがって</w:t>
      </w:r>
      <w:r w:rsidRPr="00A5534C">
        <w:t>、</w:t>
      </w:r>
      <w:r w:rsidRPr="00A5534C">
        <w:t>while</w:t>
      </w:r>
      <w:r w:rsidR="00DE26FC">
        <w:rPr>
          <w:rFonts w:hint="eastAsia"/>
        </w:rPr>
        <w:t>文</w:t>
      </w:r>
      <w:r w:rsidRPr="00A5534C">
        <w:t>の条件</w:t>
      </w:r>
      <w:r w:rsidR="00DE26FC">
        <w:rPr>
          <w:rFonts w:hint="eastAsia"/>
        </w:rPr>
        <w:t>式</w:t>
      </w:r>
      <w:r w:rsidRPr="00A5534C">
        <w:t>に</w:t>
      </w:r>
      <w:r w:rsidRPr="00A5534C">
        <w:t>Next</w:t>
      </w:r>
      <w:r w:rsidRPr="00A5534C">
        <w:t>メソッドを使</w:t>
      </w:r>
      <w:r w:rsidRPr="007276F5">
        <w:t>用できる。</w:t>
      </w:r>
    </w:p>
    <w:p w14:paraId="7D4E79D6" w14:textId="028B92C5" w:rsidR="001140F8" w:rsidRPr="007276F5" w:rsidRDefault="001140F8" w:rsidP="00F93119">
      <w:r w:rsidRPr="00A5534C">
        <w:t>ResultSet</w:t>
      </w:r>
      <w:r w:rsidRPr="00A5534C">
        <w:t>の各カラムには、インデックスと名前が付与される。特定カラム値</w:t>
      </w:r>
      <w:r w:rsidR="00DE26FC" w:rsidRPr="00AB2487">
        <w:rPr>
          <w:rFonts w:ascii="ＭＳ Ｐゴシック" w:hAnsi="ＭＳ Ｐゴシック" w:hint="eastAsia"/>
        </w:rPr>
        <w:t>を取得するために</w:t>
      </w:r>
      <w:r w:rsidRPr="00A5534C">
        <w:t>に、カラムインデックスまたはカラム名が使用できる。カラムインデックスは</w:t>
      </w:r>
      <w:r w:rsidRPr="00A5534C">
        <w:t>1</w:t>
      </w:r>
      <w:r w:rsidRPr="00A5534C">
        <w:t>ベース</w:t>
      </w:r>
      <w:r w:rsidRPr="00A5534C">
        <w:t>(1-base)</w:t>
      </w:r>
      <w:r w:rsidRPr="00A5534C">
        <w:t>で、最初のカラムのインデックスは</w:t>
      </w:r>
      <w:r w:rsidRPr="00A5534C">
        <w:t>1</w:t>
      </w:r>
      <w:r w:rsidRPr="00A5534C">
        <w:t>である。カラム名は、</w:t>
      </w:r>
      <w:r w:rsidRPr="00A5534C">
        <w:t>RuleInterface.</w:t>
      </w:r>
      <w:r w:rsidR="00973389">
        <w:t>E</w:t>
      </w:r>
      <w:r w:rsidR="00973389" w:rsidRPr="00A5534C">
        <w:t>xecute</w:t>
      </w:r>
      <w:r w:rsidRPr="00A5534C">
        <w:t>を呼び出した時に指定されたコード体系によって異なる。コード体系を</w:t>
      </w:r>
      <w:r w:rsidRPr="00A5534C">
        <w:t>ID</w:t>
      </w:r>
      <w:r w:rsidRPr="00A5534C">
        <w:t>または名前で指定した場合、</w:t>
      </w:r>
      <w:r w:rsidRPr="00A5534C">
        <w:t>ResultSet</w:t>
      </w:r>
      <w:r w:rsidRPr="007276F5">
        <w:t>のカラム名は呼び出したルールのリターン</w:t>
      </w:r>
      <w:r w:rsidR="00FC7CBB">
        <w:rPr>
          <w:rFonts w:hint="eastAsia"/>
        </w:rPr>
        <w:t>項目</w:t>
      </w:r>
      <w:r w:rsidRPr="007276F5">
        <w:t>名に対応される。最初のカラム名は呼び出したルールの最初のリターン</w:t>
      </w:r>
      <w:r w:rsidR="00FC7CBB">
        <w:rPr>
          <w:rFonts w:hint="eastAsia"/>
        </w:rPr>
        <w:t>項目</w:t>
      </w:r>
      <w:r w:rsidRPr="007276F5">
        <w:t>名で設定され、</w:t>
      </w:r>
      <w:r w:rsidRPr="007276F5">
        <w:t>2</w:t>
      </w:r>
      <w:r w:rsidRPr="007276F5">
        <w:t>番目以降のカラムも</w:t>
      </w:r>
      <w:r w:rsidRPr="007276F5">
        <w:rPr>
          <w:rFonts w:hint="eastAsia"/>
        </w:rPr>
        <w:t>同一</w:t>
      </w:r>
      <w:r w:rsidRPr="007276F5">
        <w:t>方式が適用される。コード体系をエイリアスで指定した場合、カラム名は呼び出したルールのリターン</w:t>
      </w:r>
      <w:r w:rsidR="00FC7CBB">
        <w:rPr>
          <w:rFonts w:hint="eastAsia"/>
        </w:rPr>
        <w:t>項目</w:t>
      </w:r>
      <w:r w:rsidRPr="007276F5">
        <w:t>のエイリアスに対応</w:t>
      </w:r>
      <w:r w:rsidR="0072473A">
        <w:rPr>
          <w:rFonts w:hint="eastAsia"/>
        </w:rPr>
        <w:t>する</w:t>
      </w:r>
      <w:r w:rsidRPr="007276F5">
        <w:t>。ルールリターン項目のうち、一部のみにエイリアスが付与された場合は、エイリアスが付与されていないカラム値は名前を利用して</w:t>
      </w:r>
      <w:r w:rsidR="00C15B57">
        <w:rPr>
          <w:rFonts w:hint="eastAsia"/>
        </w:rPr>
        <w:t>取得</w:t>
      </w:r>
      <w:r w:rsidRPr="007276F5">
        <w:t>できない。もちろん、カラムインデックスを利用して</w:t>
      </w:r>
      <w:r w:rsidR="00C15B57">
        <w:rPr>
          <w:rFonts w:hint="eastAsia"/>
        </w:rPr>
        <w:t>取得</w:t>
      </w:r>
      <w:r w:rsidRPr="007276F5">
        <w:t>することは可能である。</w:t>
      </w:r>
    </w:p>
    <w:p w14:paraId="46A4EFB7" w14:textId="77777777" w:rsidR="001140F8" w:rsidRPr="007276F5" w:rsidRDefault="001140F8" w:rsidP="00F93119"/>
    <w:p w14:paraId="408D2BC1" w14:textId="7AED9FF9" w:rsidR="001140F8" w:rsidRPr="007276F5" w:rsidRDefault="001140F8" w:rsidP="00F93119">
      <w:r w:rsidRPr="00A5534C">
        <w:t>ResultSet</w:t>
      </w:r>
      <w:r w:rsidRPr="00A5534C">
        <w:t>には、</w:t>
      </w:r>
      <w:del w:id="4145" w:author="IRK" w:date="2020-03-12T17:50:00Z">
        <w:r w:rsidRPr="00A5534C" w:rsidDel="008955F2">
          <w:delText>表</w:delText>
        </w:r>
        <w:r w:rsidR="00422841" w:rsidDel="008955F2">
          <w:delText>73</w:delText>
        </w:r>
      </w:del>
      <w:ins w:id="4146" w:author="IRK" w:date="2020-03-12T17:50:00Z">
        <w:r w:rsidR="008955F2">
          <w:rPr>
            <w:rFonts w:hint="eastAsia"/>
          </w:rPr>
          <w:t>次の表</w:t>
        </w:r>
      </w:ins>
      <w:r w:rsidRPr="007276F5">
        <w:t>のメソッドが定義されている。</w:t>
      </w:r>
    </w:p>
    <w:p w14:paraId="02D450A7" w14:textId="77777777" w:rsidR="001140F8" w:rsidRPr="0068039E" w:rsidRDefault="001140F8" w:rsidP="00F93119"/>
    <w:p w14:paraId="2626B95D" w14:textId="1ED3F591" w:rsidR="007276F5" w:rsidRDefault="007276F5" w:rsidP="00F93119">
      <w:pPr>
        <w:pStyle w:val="af5"/>
      </w:pPr>
      <w:bookmarkStart w:id="4147" w:name="_Toc40799299"/>
      <w:r>
        <w:t>[</w:t>
      </w:r>
      <w:del w:id="4148" w:author="IRK" w:date="2020-03-12T15:10: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73</w:delText>
        </w:r>
        <w:r w:rsidR="00E65728" w:rsidDel="00E27ACD">
          <w:rPr>
            <w:noProof/>
          </w:rPr>
          <w:fldChar w:fldCharType="end"/>
        </w:r>
        <w:r w:rsidDel="00E27ACD">
          <w:rPr>
            <w:rFonts w:hint="eastAsia"/>
          </w:rPr>
          <w:delText xml:space="preserve">　</w:delText>
        </w:r>
      </w:del>
      <w:ins w:id="4149" w:author="IRK" w:date="2020-03-12T15:10: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76</w:t>
      </w:r>
      <w:ins w:id="4150" w:author="IRK" w:date="2020-03-12T15:10:00Z">
        <w:r w:rsidR="00E27ACD">
          <w:fldChar w:fldCharType="end"/>
        </w:r>
      </w:ins>
      <w:r w:rsidRPr="007276F5">
        <w:t xml:space="preserve"> </w:t>
      </w:r>
      <w:r>
        <w:t>InnoRules.Client</w:t>
      </w:r>
      <w:r>
        <w:rPr>
          <w:noProof/>
        </w:rPr>
        <w:t>.ResultSet</w:t>
      </w:r>
      <w:r>
        <w:rPr>
          <w:rFonts w:hint="eastAsia"/>
          <w:noProof/>
        </w:rPr>
        <w:t>]</w:t>
      </w:r>
      <w:bookmarkEnd w:id="4147"/>
    </w:p>
    <w:tbl>
      <w:tblPr>
        <w:tblStyle w:val="16"/>
        <w:tblW w:w="0" w:type="auto"/>
        <w:jc w:val="center"/>
        <w:tblLook w:val="04A0" w:firstRow="1" w:lastRow="0" w:firstColumn="1" w:lastColumn="0" w:noHBand="0" w:noVBand="1"/>
        <w:tblPrChange w:id="4151" w:author="IRK" w:date="2020-04-14T15:48:00Z">
          <w:tblPr>
            <w:tblStyle w:val="16"/>
            <w:tblW w:w="0" w:type="auto"/>
            <w:tblInd w:w="108" w:type="dxa"/>
            <w:tblLook w:val="04A0" w:firstRow="1" w:lastRow="0" w:firstColumn="1" w:lastColumn="0" w:noHBand="0" w:noVBand="1"/>
          </w:tblPr>
        </w:tblPrChange>
      </w:tblPr>
      <w:tblGrid>
        <w:gridCol w:w="9463"/>
        <w:tblGridChange w:id="4152">
          <w:tblGrid>
            <w:gridCol w:w="9463"/>
          </w:tblGrid>
        </w:tblGridChange>
      </w:tblGrid>
      <w:tr w:rsidR="001140F8" w:rsidRPr="0068039E" w14:paraId="6CAB5612" w14:textId="77777777" w:rsidTr="00C054CD">
        <w:trPr>
          <w:jc w:val="center"/>
        </w:trPr>
        <w:tc>
          <w:tcPr>
            <w:tcW w:w="9463" w:type="dxa"/>
            <w:tcPrChange w:id="4153" w:author="IRK" w:date="2020-04-14T15:48:00Z">
              <w:tcPr>
                <w:tcW w:w="9463" w:type="dxa"/>
              </w:tcPr>
            </w:tcPrChange>
          </w:tcPr>
          <w:p w14:paraId="36A1DC16" w14:textId="7683CF6F" w:rsidR="001140F8" w:rsidRPr="003D69F4" w:rsidRDefault="007E6E4B">
            <w:pPr>
              <w:pStyle w:val="1b"/>
              <w:pPrChange w:id="4154" w:author="IRK" w:date="2020-05-11T11:08:00Z">
                <w:pPr>
                  <w:pStyle w:val="aff1"/>
                </w:pPr>
              </w:pPrChange>
            </w:pPr>
            <w:ins w:id="4155" w:author="IRK" w:date="2020-04-14T16:15:00Z">
              <w:r w:rsidRPr="00846AAC">
                <w:t xml:space="preserve"> </w:t>
              </w:r>
            </w:ins>
            <w:r w:rsidR="001140F8" w:rsidRPr="003D69F4">
              <w:rPr>
                <w:rFonts w:cstheme="minorBidi"/>
              </w:rPr>
              <w:t>1 namespace InnoRules.Client</w:t>
            </w:r>
          </w:p>
          <w:p w14:paraId="7A85046A" w14:textId="77777777" w:rsidR="001140F8" w:rsidRPr="00475A55" w:rsidRDefault="001140F8">
            <w:pPr>
              <w:pStyle w:val="1b"/>
              <w:pPrChange w:id="4156" w:author="IRK" w:date="2020-05-11T11:08:00Z">
                <w:pPr>
                  <w:pStyle w:val="aff1"/>
                </w:pPr>
              </w:pPrChange>
            </w:pPr>
            <w:r w:rsidRPr="003D69F4">
              <w:rPr>
                <w:rFonts w:cstheme="minorBidi"/>
              </w:rPr>
              <w:t xml:space="preserve"> 2 {</w:t>
            </w:r>
          </w:p>
          <w:p w14:paraId="5C076133" w14:textId="77777777" w:rsidR="001140F8" w:rsidRPr="000F780D" w:rsidRDefault="001140F8">
            <w:pPr>
              <w:pStyle w:val="1b"/>
              <w:pPrChange w:id="4157" w:author="IRK" w:date="2020-05-11T11:08:00Z">
                <w:pPr>
                  <w:pStyle w:val="aff1"/>
                </w:pPr>
              </w:pPrChange>
            </w:pPr>
            <w:r w:rsidRPr="00D36EBC">
              <w:rPr>
                <w:rFonts w:cstheme="minorBidi"/>
              </w:rPr>
              <w:t xml:space="preserve"> 3    interface ResultSet</w:t>
            </w:r>
          </w:p>
          <w:p w14:paraId="2228C3C3" w14:textId="77777777" w:rsidR="001140F8" w:rsidRPr="00C47FD4" w:rsidRDefault="001140F8">
            <w:pPr>
              <w:pStyle w:val="1b"/>
              <w:pPrChange w:id="4158" w:author="IRK" w:date="2020-05-11T11:08:00Z">
                <w:pPr>
                  <w:pStyle w:val="aff1"/>
                </w:pPr>
              </w:pPrChange>
            </w:pPr>
            <w:r w:rsidRPr="00192A56">
              <w:rPr>
                <w:rFonts w:cstheme="minorBidi"/>
              </w:rPr>
              <w:t xml:space="preserve"> 4    {</w:t>
            </w:r>
          </w:p>
          <w:p w14:paraId="10EAC857" w14:textId="77777777" w:rsidR="001140F8" w:rsidRPr="00C15663" w:rsidRDefault="001140F8">
            <w:pPr>
              <w:pStyle w:val="1b"/>
              <w:pPrChange w:id="4159" w:author="IRK" w:date="2020-05-11T11:08:00Z">
                <w:pPr>
                  <w:pStyle w:val="aff1"/>
                </w:pPr>
              </w:pPrChange>
            </w:pPr>
            <w:r w:rsidRPr="00E445D4">
              <w:rPr>
                <w:rFonts w:cstheme="minorBidi"/>
              </w:rPr>
              <w:t xml:space="preserve"> 5        bool Next();</w:t>
            </w:r>
          </w:p>
          <w:p w14:paraId="1A14636F" w14:textId="77777777" w:rsidR="001140F8" w:rsidRPr="00850D19" w:rsidRDefault="001140F8">
            <w:pPr>
              <w:pStyle w:val="1b"/>
              <w:pPrChange w:id="4160" w:author="IRK" w:date="2020-05-11T11:08:00Z">
                <w:pPr>
                  <w:pStyle w:val="aff1"/>
                </w:pPr>
              </w:pPrChange>
            </w:pPr>
            <w:r w:rsidRPr="00D27690">
              <w:rPr>
                <w:rFonts w:cstheme="minorBidi"/>
              </w:rPr>
              <w:t xml:space="preserve"> 6        bool Previous();</w:t>
            </w:r>
          </w:p>
          <w:p w14:paraId="1B376B26" w14:textId="77777777" w:rsidR="001140F8" w:rsidRPr="00E920B4" w:rsidRDefault="001140F8">
            <w:pPr>
              <w:pStyle w:val="1b"/>
              <w:pPrChange w:id="4161" w:author="IRK" w:date="2020-05-11T11:08:00Z">
                <w:pPr>
                  <w:pStyle w:val="aff1"/>
                </w:pPr>
              </w:pPrChange>
            </w:pPr>
            <w:r w:rsidRPr="00FC3A77">
              <w:rPr>
                <w:rFonts w:cstheme="minorBidi"/>
              </w:rPr>
              <w:t xml:space="preserve"> 7        String GetString ( int columnIndex );</w:t>
            </w:r>
          </w:p>
          <w:p w14:paraId="381651C5" w14:textId="77777777" w:rsidR="001140F8" w:rsidRPr="00AD28C2" w:rsidRDefault="001140F8">
            <w:pPr>
              <w:pStyle w:val="1b"/>
              <w:rPr>
                <w:rPrChange w:id="4162" w:author="IRK" w:date="2020-05-11T11:06:00Z">
                  <w:rPr/>
                </w:rPrChange>
              </w:rPr>
              <w:pPrChange w:id="4163" w:author="IRK" w:date="2020-05-11T11:08:00Z">
                <w:pPr>
                  <w:pStyle w:val="aff1"/>
                </w:pPr>
              </w:pPrChange>
            </w:pPr>
            <w:r w:rsidRPr="00C841DE">
              <w:rPr>
                <w:rFonts w:cstheme="minorBidi"/>
              </w:rPr>
              <w:t xml:space="preserve"> 8        bool GetBoolean( int columnIndex );</w:t>
            </w:r>
          </w:p>
          <w:p w14:paraId="4B4BB88D" w14:textId="77777777" w:rsidR="001140F8" w:rsidRPr="00AD28C2" w:rsidRDefault="001140F8">
            <w:pPr>
              <w:pStyle w:val="1b"/>
              <w:rPr>
                <w:rPrChange w:id="4164" w:author="IRK" w:date="2020-05-11T11:06:00Z">
                  <w:rPr/>
                </w:rPrChange>
              </w:rPr>
              <w:pPrChange w:id="4165" w:author="IRK" w:date="2020-05-11T11:08:00Z">
                <w:pPr>
                  <w:pStyle w:val="aff1"/>
                </w:pPr>
              </w:pPrChange>
            </w:pPr>
            <w:r w:rsidRPr="00AD28C2">
              <w:rPr>
                <w:rFonts w:cstheme="minorBidi"/>
                <w:rPrChange w:id="4166" w:author="IRK" w:date="2020-05-11T11:06:00Z">
                  <w:rPr/>
                </w:rPrChange>
              </w:rPr>
              <w:t xml:space="preserve"> 9        double GetDouble( int columnIndex );</w:t>
            </w:r>
          </w:p>
          <w:p w14:paraId="32F3C5BA" w14:textId="77777777" w:rsidR="001140F8" w:rsidRPr="00AD28C2" w:rsidRDefault="001140F8">
            <w:pPr>
              <w:pStyle w:val="1b"/>
              <w:rPr>
                <w:rPrChange w:id="4167" w:author="IRK" w:date="2020-05-11T11:06:00Z">
                  <w:rPr/>
                </w:rPrChange>
              </w:rPr>
              <w:pPrChange w:id="4168" w:author="IRK" w:date="2020-05-11T11:08:00Z">
                <w:pPr>
                  <w:pStyle w:val="aff1"/>
                </w:pPr>
              </w:pPrChange>
            </w:pPr>
            <w:r w:rsidRPr="00AD28C2">
              <w:rPr>
                <w:rFonts w:cstheme="minorBidi"/>
                <w:rPrChange w:id="4169" w:author="IRK" w:date="2020-05-11T11:06:00Z">
                  <w:rPr/>
                </w:rPrChange>
              </w:rPr>
              <w:t>10        short GetShort( int columnIndex );</w:t>
            </w:r>
          </w:p>
          <w:p w14:paraId="4CF53581" w14:textId="77777777" w:rsidR="001140F8" w:rsidRPr="00AD28C2" w:rsidRDefault="001140F8">
            <w:pPr>
              <w:pStyle w:val="1b"/>
              <w:rPr>
                <w:rPrChange w:id="4170" w:author="IRK" w:date="2020-05-11T11:06:00Z">
                  <w:rPr/>
                </w:rPrChange>
              </w:rPr>
              <w:pPrChange w:id="4171" w:author="IRK" w:date="2020-05-11T11:08:00Z">
                <w:pPr>
                  <w:pStyle w:val="aff1"/>
                </w:pPr>
              </w:pPrChange>
            </w:pPr>
            <w:r w:rsidRPr="00AD28C2">
              <w:rPr>
                <w:rFonts w:cstheme="minorBidi"/>
                <w:rPrChange w:id="4172" w:author="IRK" w:date="2020-05-11T11:06:00Z">
                  <w:rPr/>
                </w:rPrChange>
              </w:rPr>
              <w:t>11        int GetInteger ( int columnIndex );</w:t>
            </w:r>
          </w:p>
          <w:p w14:paraId="761273E5" w14:textId="77777777" w:rsidR="001140F8" w:rsidRPr="00AD28C2" w:rsidRDefault="001140F8">
            <w:pPr>
              <w:pStyle w:val="1b"/>
              <w:rPr>
                <w:rPrChange w:id="4173" w:author="IRK" w:date="2020-05-11T11:06:00Z">
                  <w:rPr>
                    <w:rFonts w:cstheme="minorBidi"/>
                    <w:kern w:val="2"/>
                  </w:rPr>
                </w:rPrChange>
              </w:rPr>
              <w:pPrChange w:id="4174" w:author="IRK" w:date="2020-05-11T11:08:00Z">
                <w:pPr>
                  <w:pStyle w:val="aff1"/>
                </w:pPr>
              </w:pPrChange>
            </w:pPr>
            <w:r w:rsidRPr="00AD28C2">
              <w:rPr>
                <w:rFonts w:cstheme="minorBidi"/>
                <w:rPrChange w:id="4175" w:author="IRK" w:date="2020-05-11T11:06:00Z">
                  <w:rPr/>
                </w:rPrChange>
              </w:rPr>
              <w:t>12        String GetString( String columnName );</w:t>
            </w:r>
          </w:p>
          <w:p w14:paraId="3CF516D2" w14:textId="77777777" w:rsidR="001140F8" w:rsidRPr="00AD28C2" w:rsidRDefault="001140F8">
            <w:pPr>
              <w:pStyle w:val="1b"/>
              <w:rPr>
                <w:rPrChange w:id="4176" w:author="IRK" w:date="2020-05-11T11:06:00Z">
                  <w:rPr>
                    <w:rFonts w:cstheme="minorBidi"/>
                    <w:kern w:val="2"/>
                  </w:rPr>
                </w:rPrChange>
              </w:rPr>
              <w:pPrChange w:id="4177" w:author="IRK" w:date="2020-05-11T11:08:00Z">
                <w:pPr>
                  <w:pStyle w:val="aff1"/>
                </w:pPr>
              </w:pPrChange>
            </w:pPr>
            <w:r w:rsidRPr="00846AAC">
              <w:t>13        bool GetBoolean( String columnName );</w:t>
            </w:r>
          </w:p>
          <w:p w14:paraId="21794F3B" w14:textId="77777777" w:rsidR="001140F8" w:rsidRPr="00AD28C2" w:rsidRDefault="001140F8">
            <w:pPr>
              <w:pStyle w:val="1b"/>
              <w:rPr>
                <w:rPrChange w:id="4178" w:author="IRK" w:date="2020-05-11T11:06:00Z">
                  <w:rPr>
                    <w:rFonts w:cstheme="minorBidi"/>
                    <w:kern w:val="2"/>
                  </w:rPr>
                </w:rPrChange>
              </w:rPr>
              <w:pPrChange w:id="4179" w:author="IRK" w:date="2020-05-11T11:08:00Z">
                <w:pPr>
                  <w:pStyle w:val="aff1"/>
                </w:pPr>
              </w:pPrChange>
            </w:pPr>
            <w:r w:rsidRPr="00846AAC">
              <w:t>14        double GetDouble( String columnName );</w:t>
            </w:r>
          </w:p>
          <w:p w14:paraId="45E15536" w14:textId="77777777" w:rsidR="001140F8" w:rsidRPr="00AD28C2" w:rsidRDefault="001140F8">
            <w:pPr>
              <w:pStyle w:val="1b"/>
              <w:rPr>
                <w:rPrChange w:id="4180" w:author="IRK" w:date="2020-05-11T11:06:00Z">
                  <w:rPr>
                    <w:rFonts w:cstheme="minorBidi"/>
                    <w:kern w:val="2"/>
                  </w:rPr>
                </w:rPrChange>
              </w:rPr>
              <w:pPrChange w:id="4181" w:author="IRK" w:date="2020-05-11T11:08:00Z">
                <w:pPr>
                  <w:pStyle w:val="aff1"/>
                </w:pPr>
              </w:pPrChange>
            </w:pPr>
            <w:r w:rsidRPr="00846AAC">
              <w:t>15        short GetShort( String columnName );</w:t>
            </w:r>
          </w:p>
          <w:p w14:paraId="708EDD18" w14:textId="77777777" w:rsidR="001140F8" w:rsidRPr="00AD28C2" w:rsidRDefault="001140F8">
            <w:pPr>
              <w:pStyle w:val="1b"/>
              <w:rPr>
                <w:rPrChange w:id="4182" w:author="IRK" w:date="2020-05-11T11:06:00Z">
                  <w:rPr>
                    <w:rFonts w:cstheme="minorBidi"/>
                    <w:kern w:val="2"/>
                  </w:rPr>
                </w:rPrChange>
              </w:rPr>
              <w:pPrChange w:id="4183" w:author="IRK" w:date="2020-05-11T11:08:00Z">
                <w:pPr>
                  <w:pStyle w:val="aff1"/>
                </w:pPr>
              </w:pPrChange>
            </w:pPr>
            <w:r w:rsidRPr="00846AAC">
              <w:t>16        int</w:t>
            </w:r>
            <w:r w:rsidRPr="003D69F4">
              <w:rPr>
                <w:rFonts w:cstheme="minorBidi"/>
              </w:rPr>
              <w:t xml:space="preserve"> GetInteger( String columnName );</w:t>
            </w:r>
          </w:p>
          <w:p w14:paraId="33C4D1D0" w14:textId="77777777" w:rsidR="001140F8" w:rsidRPr="00AD28C2" w:rsidRDefault="001140F8">
            <w:pPr>
              <w:pStyle w:val="1b"/>
              <w:rPr>
                <w:rPrChange w:id="4184" w:author="IRK" w:date="2020-05-11T11:06:00Z">
                  <w:rPr>
                    <w:rFonts w:cstheme="minorBidi"/>
                    <w:kern w:val="2"/>
                  </w:rPr>
                </w:rPrChange>
              </w:rPr>
              <w:pPrChange w:id="4185" w:author="IRK" w:date="2020-05-11T11:08:00Z">
                <w:pPr>
                  <w:pStyle w:val="aff1"/>
                </w:pPr>
              </w:pPrChange>
            </w:pPr>
            <w:r w:rsidRPr="00846AAC">
              <w:t>17        ResultSetMetaData GetMetaData();</w:t>
            </w:r>
          </w:p>
          <w:p w14:paraId="20B1E837" w14:textId="77777777" w:rsidR="001140F8" w:rsidRPr="00846AAC" w:rsidRDefault="001140F8">
            <w:pPr>
              <w:pStyle w:val="1b"/>
              <w:pPrChange w:id="4186" w:author="IRK" w:date="2020-05-11T11:08:00Z">
                <w:pPr>
                  <w:pStyle w:val="aff1"/>
                </w:pPr>
              </w:pPrChange>
            </w:pPr>
            <w:r w:rsidRPr="00846AAC">
              <w:t>18        int FindColumn( String columnName );</w:t>
            </w:r>
          </w:p>
          <w:p w14:paraId="64263CAD" w14:textId="77777777" w:rsidR="001140F8" w:rsidRPr="003D69F4" w:rsidRDefault="001140F8">
            <w:pPr>
              <w:pStyle w:val="1b"/>
              <w:pPrChange w:id="4187" w:author="IRK" w:date="2020-05-11T11:08:00Z">
                <w:pPr>
                  <w:pStyle w:val="aff1"/>
                </w:pPr>
              </w:pPrChange>
            </w:pPr>
            <w:r w:rsidRPr="003D69F4">
              <w:rPr>
                <w:rFonts w:cstheme="minorBidi"/>
              </w:rPr>
              <w:t xml:space="preserve">19 </w:t>
            </w:r>
            <w:r w:rsidRPr="003D69F4">
              <w:rPr>
                <w:rFonts w:cstheme="minorBidi"/>
              </w:rPr>
              <w:tab/>
              <w:t xml:space="preserve"> void BeforeFirst();</w:t>
            </w:r>
          </w:p>
          <w:p w14:paraId="29F2A99E" w14:textId="77777777" w:rsidR="001140F8" w:rsidRPr="003D69F4" w:rsidRDefault="001140F8">
            <w:pPr>
              <w:pStyle w:val="1b"/>
              <w:pPrChange w:id="4188" w:author="IRK" w:date="2020-05-11T11:08:00Z">
                <w:pPr>
                  <w:pStyle w:val="aff1"/>
                </w:pPr>
              </w:pPrChange>
            </w:pPr>
            <w:r w:rsidRPr="003D69F4">
              <w:rPr>
                <w:rFonts w:cstheme="minorBidi"/>
              </w:rPr>
              <w:t xml:space="preserve">20 </w:t>
            </w:r>
            <w:r w:rsidRPr="003D69F4">
              <w:rPr>
                <w:rFonts w:cstheme="minorBidi"/>
              </w:rPr>
              <w:tab/>
              <w:t xml:space="preserve"> void AfterLast();</w:t>
            </w:r>
          </w:p>
          <w:p w14:paraId="5D61D409" w14:textId="77777777" w:rsidR="001140F8" w:rsidRPr="00D36EBC" w:rsidRDefault="001140F8">
            <w:pPr>
              <w:pStyle w:val="1b"/>
              <w:pPrChange w:id="4189" w:author="IRK" w:date="2020-05-11T11:08:00Z">
                <w:pPr>
                  <w:pStyle w:val="aff1"/>
                </w:pPr>
              </w:pPrChange>
            </w:pPr>
            <w:r w:rsidRPr="00475A55">
              <w:rPr>
                <w:rFonts w:cstheme="minorBidi"/>
              </w:rPr>
              <w:t xml:space="preserve">21 </w:t>
            </w:r>
            <w:r w:rsidRPr="00475A55">
              <w:rPr>
                <w:rFonts w:cstheme="minorBidi"/>
              </w:rPr>
              <w:tab/>
              <w:t xml:space="preserve"> bool IsFirst();</w:t>
            </w:r>
          </w:p>
          <w:p w14:paraId="0D103B9C" w14:textId="77777777" w:rsidR="001140F8" w:rsidRPr="00192A56" w:rsidRDefault="001140F8">
            <w:pPr>
              <w:pStyle w:val="1b"/>
              <w:pPrChange w:id="4190" w:author="IRK" w:date="2020-05-11T11:08:00Z">
                <w:pPr>
                  <w:pStyle w:val="aff1"/>
                </w:pPr>
              </w:pPrChange>
            </w:pPr>
            <w:r w:rsidRPr="000F780D">
              <w:rPr>
                <w:rFonts w:cstheme="minorBidi"/>
              </w:rPr>
              <w:t xml:space="preserve">22 </w:t>
            </w:r>
            <w:r w:rsidRPr="000F780D">
              <w:rPr>
                <w:rFonts w:cstheme="minorBidi"/>
              </w:rPr>
              <w:tab/>
              <w:t xml:space="preserve"> bool IsLast();</w:t>
            </w:r>
          </w:p>
          <w:p w14:paraId="42CB7716" w14:textId="77777777" w:rsidR="001140F8" w:rsidRPr="00C15663" w:rsidRDefault="001140F8">
            <w:pPr>
              <w:pStyle w:val="1b"/>
              <w:pPrChange w:id="4191" w:author="IRK" w:date="2020-05-11T11:08:00Z">
                <w:pPr>
                  <w:pStyle w:val="aff1"/>
                </w:pPr>
              </w:pPrChange>
            </w:pPr>
            <w:r w:rsidRPr="00C47FD4">
              <w:rPr>
                <w:rFonts w:cstheme="minorBidi"/>
              </w:rPr>
              <w:t xml:space="preserve">23 </w:t>
            </w:r>
            <w:r w:rsidRPr="00C47FD4">
              <w:rPr>
                <w:rFonts w:cstheme="minorBidi"/>
              </w:rPr>
              <w:tab/>
              <w:t xml:space="preserve"> bool IsBeforeFirst()</w:t>
            </w:r>
            <w:r w:rsidRPr="00E445D4">
              <w:rPr>
                <w:rFonts w:cstheme="minorBidi"/>
              </w:rPr>
              <w:t>;</w:t>
            </w:r>
          </w:p>
          <w:p w14:paraId="12A44F4D" w14:textId="77777777" w:rsidR="001140F8" w:rsidRPr="00850D19" w:rsidRDefault="001140F8">
            <w:pPr>
              <w:pStyle w:val="1b"/>
              <w:pPrChange w:id="4192" w:author="IRK" w:date="2020-05-11T11:08:00Z">
                <w:pPr>
                  <w:pStyle w:val="aff1"/>
                </w:pPr>
              </w:pPrChange>
            </w:pPr>
            <w:r w:rsidRPr="00D27690">
              <w:rPr>
                <w:rFonts w:cstheme="minorBidi"/>
              </w:rPr>
              <w:t xml:space="preserve">24 </w:t>
            </w:r>
            <w:r w:rsidRPr="00D27690">
              <w:rPr>
                <w:rFonts w:cstheme="minorBidi"/>
              </w:rPr>
              <w:tab/>
              <w:t xml:space="preserve"> bool IsAfterLast();</w:t>
            </w:r>
          </w:p>
          <w:p w14:paraId="4482FB50" w14:textId="77777777" w:rsidR="001140F8" w:rsidRPr="00E920B4" w:rsidRDefault="001140F8">
            <w:pPr>
              <w:pStyle w:val="1b"/>
              <w:pPrChange w:id="4193" w:author="IRK" w:date="2020-05-11T11:08:00Z">
                <w:pPr>
                  <w:pStyle w:val="aff1"/>
                </w:pPr>
              </w:pPrChange>
            </w:pPr>
            <w:r w:rsidRPr="00FC3A77">
              <w:rPr>
                <w:rFonts w:cstheme="minorBidi"/>
              </w:rPr>
              <w:t xml:space="preserve">25 </w:t>
            </w:r>
            <w:r w:rsidRPr="00FC3A77">
              <w:rPr>
                <w:rFonts w:cstheme="minorBidi"/>
              </w:rPr>
              <w:tab/>
              <w:t xml:space="preserve"> bool First();</w:t>
            </w:r>
          </w:p>
          <w:p w14:paraId="6FF00AB2" w14:textId="77777777" w:rsidR="001140F8" w:rsidRPr="00AD28C2" w:rsidRDefault="001140F8">
            <w:pPr>
              <w:pStyle w:val="1b"/>
              <w:rPr>
                <w:rPrChange w:id="4194" w:author="IRK" w:date="2020-05-11T11:06:00Z">
                  <w:rPr/>
                </w:rPrChange>
              </w:rPr>
              <w:pPrChange w:id="4195" w:author="IRK" w:date="2020-05-11T11:08:00Z">
                <w:pPr>
                  <w:pStyle w:val="aff1"/>
                </w:pPr>
              </w:pPrChange>
            </w:pPr>
            <w:r w:rsidRPr="00C841DE">
              <w:rPr>
                <w:rFonts w:cstheme="minorBidi"/>
              </w:rPr>
              <w:t xml:space="preserve">26 </w:t>
            </w:r>
            <w:r w:rsidRPr="00C841DE">
              <w:rPr>
                <w:rFonts w:cstheme="minorBidi"/>
              </w:rPr>
              <w:tab/>
              <w:t xml:space="preserve"> bool Last();</w:t>
            </w:r>
          </w:p>
          <w:p w14:paraId="66D73850" w14:textId="77777777" w:rsidR="001140F8" w:rsidRPr="00AD28C2" w:rsidRDefault="001140F8">
            <w:pPr>
              <w:pStyle w:val="1b"/>
              <w:rPr>
                <w:rPrChange w:id="4196" w:author="IRK" w:date="2020-05-11T11:06:00Z">
                  <w:rPr/>
                </w:rPrChange>
              </w:rPr>
              <w:pPrChange w:id="4197" w:author="IRK" w:date="2020-05-11T11:08:00Z">
                <w:pPr>
                  <w:pStyle w:val="aff1"/>
                </w:pPr>
              </w:pPrChange>
            </w:pPr>
            <w:r w:rsidRPr="00AD28C2">
              <w:rPr>
                <w:rFonts w:cstheme="minorBidi"/>
                <w:rPrChange w:id="4198" w:author="IRK" w:date="2020-05-11T11:06:00Z">
                  <w:rPr/>
                </w:rPrChange>
              </w:rPr>
              <w:t xml:space="preserve">27 </w:t>
            </w:r>
            <w:r w:rsidRPr="00AD28C2">
              <w:rPr>
                <w:rFonts w:cstheme="minorBidi"/>
                <w:rPrChange w:id="4199" w:author="IRK" w:date="2020-05-11T11:06:00Z">
                  <w:rPr/>
                </w:rPrChange>
              </w:rPr>
              <w:tab/>
              <w:t xml:space="preserve"> int GetRow();</w:t>
            </w:r>
          </w:p>
          <w:p w14:paraId="69983365" w14:textId="77777777" w:rsidR="001140F8" w:rsidRPr="00AD28C2" w:rsidRDefault="001140F8">
            <w:pPr>
              <w:pStyle w:val="1b"/>
              <w:rPr>
                <w:rPrChange w:id="4200" w:author="IRK" w:date="2020-05-11T11:06:00Z">
                  <w:rPr/>
                </w:rPrChange>
              </w:rPr>
              <w:pPrChange w:id="4201" w:author="IRK" w:date="2020-05-11T11:08:00Z">
                <w:pPr>
                  <w:pStyle w:val="aff1"/>
                </w:pPr>
              </w:pPrChange>
            </w:pPr>
            <w:r w:rsidRPr="00AD28C2">
              <w:rPr>
                <w:rFonts w:cstheme="minorBidi"/>
                <w:rPrChange w:id="4202" w:author="IRK" w:date="2020-05-11T11:06:00Z">
                  <w:rPr/>
                </w:rPrChange>
              </w:rPr>
              <w:t xml:space="preserve">28 </w:t>
            </w:r>
            <w:r w:rsidRPr="00AD28C2">
              <w:rPr>
                <w:rFonts w:cstheme="minorBidi"/>
                <w:rPrChange w:id="4203" w:author="IRK" w:date="2020-05-11T11:06:00Z">
                  <w:rPr/>
                </w:rPrChange>
              </w:rPr>
              <w:tab/>
              <w:t xml:space="preserve"> int GetRowCount();</w:t>
            </w:r>
          </w:p>
          <w:p w14:paraId="0EF89DD5" w14:textId="77777777" w:rsidR="001140F8" w:rsidRPr="00AD28C2" w:rsidRDefault="001140F8">
            <w:pPr>
              <w:pStyle w:val="1b"/>
              <w:rPr>
                <w:rPrChange w:id="4204" w:author="IRK" w:date="2020-05-11T11:06:00Z">
                  <w:rPr/>
                </w:rPrChange>
              </w:rPr>
              <w:pPrChange w:id="4205" w:author="IRK" w:date="2020-05-11T11:08:00Z">
                <w:pPr>
                  <w:pStyle w:val="aff1"/>
                </w:pPr>
              </w:pPrChange>
            </w:pPr>
            <w:r w:rsidRPr="00AD28C2">
              <w:rPr>
                <w:rFonts w:cstheme="minorBidi"/>
                <w:rPrChange w:id="4206" w:author="IRK" w:date="2020-05-11T11:06:00Z">
                  <w:rPr/>
                </w:rPrChange>
              </w:rPr>
              <w:t xml:space="preserve">29 </w:t>
            </w:r>
            <w:r w:rsidRPr="00AD28C2">
              <w:rPr>
                <w:rFonts w:cstheme="minorBidi"/>
                <w:rPrChange w:id="4207" w:author="IRK" w:date="2020-05-11T11:06:00Z">
                  <w:rPr/>
                </w:rPrChange>
              </w:rPr>
              <w:tab/>
              <w:t xml:space="preserve"> bool Absolute( int row );</w:t>
            </w:r>
          </w:p>
          <w:p w14:paraId="72CBBCAF" w14:textId="77777777" w:rsidR="001140F8" w:rsidRPr="00AD28C2" w:rsidRDefault="001140F8">
            <w:pPr>
              <w:pStyle w:val="1b"/>
              <w:rPr>
                <w:rPrChange w:id="4208" w:author="IRK" w:date="2020-05-11T11:06:00Z">
                  <w:rPr/>
                </w:rPrChange>
              </w:rPr>
              <w:pPrChange w:id="4209" w:author="IRK" w:date="2020-05-11T11:08:00Z">
                <w:pPr>
                  <w:pStyle w:val="aff1"/>
                </w:pPr>
              </w:pPrChange>
            </w:pPr>
            <w:r w:rsidRPr="00AD28C2">
              <w:rPr>
                <w:rFonts w:cstheme="minorBidi"/>
                <w:rPrChange w:id="4210" w:author="IRK" w:date="2020-05-11T11:06:00Z">
                  <w:rPr/>
                </w:rPrChange>
              </w:rPr>
              <w:t xml:space="preserve">30  </w:t>
            </w:r>
            <w:r w:rsidRPr="00AD28C2">
              <w:rPr>
                <w:rFonts w:cstheme="minorBidi"/>
                <w:rPrChange w:id="4211" w:author="IRK" w:date="2020-05-11T11:06:00Z">
                  <w:rPr/>
                </w:rPrChange>
              </w:rPr>
              <w:tab/>
              <w:t xml:space="preserve"> bool Relative( int rows );</w:t>
            </w:r>
          </w:p>
          <w:p w14:paraId="0D126A48" w14:textId="77777777" w:rsidR="001140F8" w:rsidRPr="00AD28C2" w:rsidRDefault="001140F8">
            <w:pPr>
              <w:pStyle w:val="1b"/>
              <w:rPr>
                <w:rPrChange w:id="4212" w:author="IRK" w:date="2020-05-11T11:06:00Z">
                  <w:rPr/>
                </w:rPrChange>
              </w:rPr>
              <w:pPrChange w:id="4213" w:author="IRK" w:date="2020-05-11T11:08:00Z">
                <w:pPr>
                  <w:pStyle w:val="aff1"/>
                </w:pPr>
              </w:pPrChange>
            </w:pPr>
            <w:r w:rsidRPr="00AD28C2">
              <w:rPr>
                <w:rFonts w:cstheme="minorBidi"/>
                <w:rPrChange w:id="4214" w:author="IRK" w:date="2020-05-11T11:06:00Z">
                  <w:rPr/>
                </w:rPrChange>
              </w:rPr>
              <w:t>31     …</w:t>
            </w:r>
          </w:p>
          <w:p w14:paraId="1684046E" w14:textId="77777777" w:rsidR="001140F8" w:rsidRPr="00AD28C2" w:rsidRDefault="001140F8">
            <w:pPr>
              <w:pStyle w:val="1b"/>
              <w:rPr>
                <w:rPrChange w:id="4215" w:author="IRK" w:date="2020-05-11T11:06:00Z">
                  <w:rPr/>
                </w:rPrChange>
              </w:rPr>
              <w:pPrChange w:id="4216" w:author="IRK" w:date="2020-05-11T11:08:00Z">
                <w:pPr>
                  <w:pStyle w:val="aff1"/>
                </w:pPr>
              </w:pPrChange>
            </w:pPr>
            <w:r w:rsidRPr="00AD28C2">
              <w:rPr>
                <w:rFonts w:cstheme="minorBidi"/>
                <w:rPrChange w:id="4217" w:author="IRK" w:date="2020-05-11T11:06:00Z">
                  <w:rPr/>
                </w:rPrChange>
              </w:rPr>
              <w:t>32    }</w:t>
            </w:r>
          </w:p>
          <w:p w14:paraId="61AAB33F" w14:textId="77777777" w:rsidR="001140F8" w:rsidRPr="00AD28C2" w:rsidRDefault="001140F8">
            <w:pPr>
              <w:pStyle w:val="1b"/>
              <w:rPr>
                <w:rPrChange w:id="4218" w:author="IRK" w:date="2020-05-11T11:06:00Z">
                  <w:rPr/>
                </w:rPrChange>
              </w:rPr>
              <w:pPrChange w:id="4219" w:author="IRK" w:date="2020-05-11T11:08:00Z">
                <w:pPr>
                  <w:pStyle w:val="aff1"/>
                </w:pPr>
              </w:pPrChange>
            </w:pPr>
            <w:r w:rsidRPr="00AD28C2">
              <w:rPr>
                <w:rFonts w:cstheme="minorBidi"/>
                <w:rPrChange w:id="4220" w:author="IRK" w:date="2020-05-11T11:06:00Z">
                  <w:rPr/>
                </w:rPrChange>
              </w:rPr>
              <w:t>33 }</w:t>
            </w:r>
          </w:p>
        </w:tc>
      </w:tr>
    </w:tbl>
    <w:p w14:paraId="0411D6BF" w14:textId="77777777" w:rsidR="001140F8" w:rsidRPr="007276F5" w:rsidRDefault="001140F8" w:rsidP="00F93119"/>
    <w:p w14:paraId="3B680792" w14:textId="0A6D8102" w:rsidR="001140F8" w:rsidRPr="007276F5" w:rsidRDefault="00213E21" w:rsidP="00F93119">
      <w:del w:id="4221" w:author="IRK" w:date="2020-03-12T14:38:00Z">
        <w:r w:rsidDel="00A55E2C">
          <w:rPr>
            <w:rFonts w:hint="eastAsia"/>
          </w:rPr>
          <w:delText>以下</w:delText>
        </w:r>
      </w:del>
      <w:ins w:id="4222" w:author="IRK" w:date="2020-03-12T14:38:00Z">
        <w:r w:rsidR="00A55E2C">
          <w:rPr>
            <w:rFonts w:hint="eastAsia"/>
          </w:rPr>
          <w:t>次</w:t>
        </w:r>
      </w:ins>
      <w:r w:rsidR="001140F8" w:rsidRPr="007276F5">
        <w:t>は、各メソッドに関する説明である。</w:t>
      </w:r>
    </w:p>
    <w:p w14:paraId="20F74FFF" w14:textId="77777777" w:rsidR="001140F8" w:rsidRPr="007276F5" w:rsidRDefault="001140F8" w:rsidP="00F93119"/>
    <w:p w14:paraId="4AC4A8F3" w14:textId="77777777" w:rsidR="001140F8" w:rsidRPr="007276F5" w:rsidRDefault="001140F8" w:rsidP="00F93119">
      <w:r w:rsidRPr="007276F5">
        <w:t>bool Next()</w:t>
      </w:r>
    </w:p>
    <w:p w14:paraId="75925EC5" w14:textId="6F9613D4" w:rsidR="001140F8" w:rsidRPr="007276F5" w:rsidRDefault="001140F8" w:rsidP="00F93119">
      <w:r w:rsidRPr="007276F5">
        <w:t>カーソルを次の行に移動させる。次の行に移動できない時、つまり現在のカーソルの位置が最後の行の次にある場合は、</w:t>
      </w:r>
      <w:r w:rsidR="00E9433F">
        <w:t>FALSE</w:t>
      </w:r>
      <w:r w:rsidRPr="007276F5">
        <w:t>を返す。そうでない場合は</w:t>
      </w:r>
      <w:r w:rsidRPr="00CE251E">
        <w:t>、</w:t>
      </w:r>
      <w:r w:rsidR="003566EB">
        <w:t>TRUE</w:t>
      </w:r>
      <w:r w:rsidRPr="00CE251E">
        <w:t>を</w:t>
      </w:r>
      <w:r w:rsidRPr="007276F5">
        <w:t>返す。</w:t>
      </w:r>
    </w:p>
    <w:p w14:paraId="0B4AAC5F" w14:textId="77777777" w:rsidR="001140F8" w:rsidRPr="007276F5" w:rsidRDefault="001140F8" w:rsidP="00F93119"/>
    <w:p w14:paraId="4AC37547" w14:textId="77777777" w:rsidR="001140F8" w:rsidRPr="007276F5" w:rsidRDefault="001140F8" w:rsidP="00F93119">
      <w:r w:rsidRPr="007276F5">
        <w:t>bool P</w:t>
      </w:r>
      <w:r w:rsidR="00FC7CBB">
        <w:rPr>
          <w:rFonts w:hint="eastAsia"/>
        </w:rPr>
        <w:t>r</w:t>
      </w:r>
      <w:r w:rsidRPr="007276F5">
        <w:t>evious()</w:t>
      </w:r>
    </w:p>
    <w:p w14:paraId="47770A8C" w14:textId="33C3857E" w:rsidR="001140F8" w:rsidRPr="007276F5" w:rsidRDefault="001140F8" w:rsidP="00F93119">
      <w:r w:rsidRPr="007276F5">
        <w:t>カーソルを前の行に移動させる。前の行に移動できない時、つまり現在のカーソルの位置が最初の行の前にある場合は、</w:t>
      </w:r>
      <w:r w:rsidR="00E9433F">
        <w:t>FALSE</w:t>
      </w:r>
      <w:r w:rsidRPr="00CE251E">
        <w:t>を</w:t>
      </w:r>
      <w:r w:rsidRPr="007276F5">
        <w:t>返す。そうでない</w:t>
      </w:r>
      <w:r w:rsidRPr="00CE251E">
        <w:t>場合は、</w:t>
      </w:r>
      <w:r w:rsidR="003566EB">
        <w:t>TRUE</w:t>
      </w:r>
      <w:r w:rsidRPr="00CE251E">
        <w:t>を</w:t>
      </w:r>
      <w:r w:rsidRPr="007276F5">
        <w:t>返す。</w:t>
      </w:r>
    </w:p>
    <w:p w14:paraId="3CDC69F6" w14:textId="77777777" w:rsidR="001140F8" w:rsidRPr="007276F5" w:rsidRDefault="001140F8" w:rsidP="00F93119"/>
    <w:p w14:paraId="6ED9D8AF" w14:textId="77777777" w:rsidR="001140F8" w:rsidRPr="00CE72D1" w:rsidRDefault="001140F8" w:rsidP="00F93119">
      <w:r w:rsidRPr="00CE72D1">
        <w:t>String GetString( int columnIndex )</w:t>
      </w:r>
    </w:p>
    <w:p w14:paraId="365A9501" w14:textId="77777777" w:rsidR="001140F8" w:rsidRPr="00CE72D1" w:rsidRDefault="001140F8" w:rsidP="00F93119">
      <w:r w:rsidRPr="00CE72D1">
        <w:t>bool GetBoolean( int columnIndex )</w:t>
      </w:r>
    </w:p>
    <w:p w14:paraId="4C1322B3" w14:textId="77777777" w:rsidR="001140F8" w:rsidRPr="007276F5" w:rsidRDefault="001140F8" w:rsidP="00F93119">
      <w:r w:rsidRPr="007276F5">
        <w:t>double GetDouble( int columnIndex )</w:t>
      </w:r>
    </w:p>
    <w:p w14:paraId="152716FB" w14:textId="77777777" w:rsidR="001140F8" w:rsidRPr="007276F5" w:rsidRDefault="001140F8" w:rsidP="00F93119">
      <w:r w:rsidRPr="007276F5">
        <w:t>short GetShort( int columnIndex )</w:t>
      </w:r>
    </w:p>
    <w:p w14:paraId="17A94885" w14:textId="77777777" w:rsidR="001140F8" w:rsidRPr="007276F5" w:rsidRDefault="001140F8" w:rsidP="00F93119">
      <w:r w:rsidRPr="007276F5">
        <w:t>int GetInteger(int columnIndex)</w:t>
      </w:r>
    </w:p>
    <w:p w14:paraId="544FC5AC" w14:textId="7CCD7873" w:rsidR="001140F8" w:rsidRPr="007276F5" w:rsidRDefault="001140F8" w:rsidP="00F93119">
      <w:r w:rsidRPr="007276F5">
        <w:t>現在の行の</w:t>
      </w:r>
      <w:r w:rsidRPr="00CE251E">
        <w:t>columnIndex</w:t>
      </w:r>
      <w:r w:rsidRPr="00CE251E">
        <w:t>番号の</w:t>
      </w:r>
      <w:r w:rsidR="0000243C">
        <w:t>カラム値</w:t>
      </w:r>
      <w:r w:rsidRPr="00CE251E">
        <w:t>をそれぞれ</w:t>
      </w:r>
      <w:r w:rsidRPr="00CE251E">
        <w:t>double</w:t>
      </w:r>
      <w:r w:rsidRPr="00CE251E">
        <w:t>、</w:t>
      </w:r>
      <w:r w:rsidRPr="00CE251E">
        <w:t>short</w:t>
      </w:r>
      <w:r w:rsidRPr="00CE251E">
        <w:t>、</w:t>
      </w:r>
      <w:r w:rsidRPr="00CE251E">
        <w:t>int</w:t>
      </w:r>
      <w:r w:rsidRPr="00CE251E">
        <w:t>形式で返す。</w:t>
      </w:r>
      <w:r w:rsidRPr="00CE251E">
        <w:t>columnIndex</w:t>
      </w:r>
      <w:r w:rsidRPr="00CE251E">
        <w:t>は</w:t>
      </w:r>
      <w:r w:rsidRPr="00CE251E">
        <w:t>1-base</w:t>
      </w:r>
      <w:r w:rsidRPr="00CE251E">
        <w:t>インデックスで、有効範囲から外れた場合は</w:t>
      </w:r>
      <w:r w:rsidRPr="00CE251E">
        <w:t>IndexOutOfBoundsException</w:t>
      </w:r>
      <w:r w:rsidR="00213E21">
        <w:rPr>
          <w:rFonts w:hint="eastAsia"/>
        </w:rPr>
        <w:t>が投げられる</w:t>
      </w:r>
      <w:r w:rsidRPr="00CE251E">
        <w:t>。照会するデータの類型と</w:t>
      </w:r>
      <w:r w:rsidR="00FC7CBB">
        <w:rPr>
          <w:rFonts w:hint="eastAsia"/>
        </w:rPr>
        <w:t>フィールド</w:t>
      </w:r>
      <w:r w:rsidRPr="00CE251E">
        <w:t>のデータ類型が</w:t>
      </w:r>
      <w:r w:rsidRPr="00CE251E">
        <w:rPr>
          <w:rFonts w:hint="eastAsia"/>
        </w:rPr>
        <w:t>不一致の場合でも</w:t>
      </w:r>
      <w:r w:rsidRPr="00CE251E">
        <w:t>、適切な変換を実行する。例えば、ルールの最初の</w:t>
      </w:r>
      <w:r w:rsidR="00FC7CBB">
        <w:rPr>
          <w:rFonts w:hint="eastAsia"/>
        </w:rPr>
        <w:t>フィールド</w:t>
      </w:r>
      <w:r w:rsidRPr="00CE251E">
        <w:t>が数値型で、</w:t>
      </w:r>
      <w:r w:rsidRPr="00CE251E">
        <w:t>ResultSet.GetString(1)</w:t>
      </w:r>
      <w:r w:rsidRPr="00CE251E">
        <w:t>を呼び出した場合は、</w:t>
      </w:r>
      <w:r w:rsidRPr="00CE251E">
        <w:t>API</w:t>
      </w:r>
      <w:r w:rsidRPr="00CE251E">
        <w:t>はルール結果の数値を</w:t>
      </w:r>
      <w:r w:rsidRPr="00CE251E">
        <w:t>String</w:t>
      </w:r>
      <w:r w:rsidRPr="00CE251E">
        <w:t>に変換する。ただし、</w:t>
      </w:r>
      <w:r w:rsidR="00FC7CBB">
        <w:rPr>
          <w:rFonts w:hint="eastAsia"/>
        </w:rPr>
        <w:t>フィールド</w:t>
      </w:r>
      <w:r w:rsidRPr="00CE251E">
        <w:t>の値を適切な数値型または論理</w:t>
      </w:r>
      <w:r w:rsidRPr="00CE251E">
        <w:rPr>
          <w:rFonts w:hint="eastAsia"/>
        </w:rPr>
        <w:t>型</w:t>
      </w:r>
      <w:r w:rsidRPr="00CE251E">
        <w:t>に変換できない場合は、</w:t>
      </w:r>
      <w:r w:rsidRPr="00CE251E">
        <w:t>FormatException</w:t>
      </w:r>
      <w:r w:rsidRPr="007276F5">
        <w:t>が</w:t>
      </w:r>
      <w:r w:rsidR="00213E21">
        <w:rPr>
          <w:rFonts w:hint="eastAsia"/>
        </w:rPr>
        <w:t>投げられる</w:t>
      </w:r>
      <w:r w:rsidRPr="007276F5">
        <w:t>。</w:t>
      </w:r>
    </w:p>
    <w:p w14:paraId="135F2989" w14:textId="77777777" w:rsidR="001140F8" w:rsidRPr="00BA076A" w:rsidRDefault="001140F8" w:rsidP="00F93119"/>
    <w:p w14:paraId="44C91C46" w14:textId="77777777" w:rsidR="001140F8" w:rsidRPr="005B0472" w:rsidRDefault="001140F8" w:rsidP="00F93119">
      <w:r w:rsidRPr="005B0472">
        <w:t>String GetString(String columnName)</w:t>
      </w:r>
      <w:del w:id="4223" w:author="IRK" w:date="2020-03-13T10:12:00Z">
        <w:r w:rsidRPr="005B0472" w:rsidDel="009C1958">
          <w:delText xml:space="preserve">  </w:delText>
        </w:r>
      </w:del>
    </w:p>
    <w:p w14:paraId="724E8969" w14:textId="77777777" w:rsidR="001140F8" w:rsidRPr="005B0472" w:rsidRDefault="001140F8" w:rsidP="00F93119">
      <w:r w:rsidRPr="005B0472">
        <w:t>bool GetBoolean(String columnName)</w:t>
      </w:r>
      <w:del w:id="4224" w:author="IRK" w:date="2020-03-13T10:12:00Z">
        <w:r w:rsidRPr="005B0472" w:rsidDel="009C1958">
          <w:delText xml:space="preserve">  </w:delText>
        </w:r>
      </w:del>
    </w:p>
    <w:p w14:paraId="49FA7522" w14:textId="77777777" w:rsidR="001140F8" w:rsidRPr="005B0472" w:rsidRDefault="001140F8" w:rsidP="00F93119">
      <w:r w:rsidRPr="005B0472">
        <w:t>double GetDouble(String columnName)</w:t>
      </w:r>
      <w:del w:id="4225" w:author="IRK" w:date="2020-03-13T10:12:00Z">
        <w:r w:rsidRPr="005B0472" w:rsidDel="009C1958">
          <w:delText xml:space="preserve">  </w:delText>
        </w:r>
      </w:del>
    </w:p>
    <w:p w14:paraId="286C7A16" w14:textId="77777777" w:rsidR="001140F8" w:rsidRPr="005B0472" w:rsidRDefault="005B0472" w:rsidP="00F93119">
      <w:r w:rsidRPr="005B0472">
        <w:t>short GetShort(String columnName</w:t>
      </w:r>
      <w:r w:rsidR="001140F8" w:rsidRPr="005B0472">
        <w:t>)</w:t>
      </w:r>
      <w:del w:id="4226" w:author="IRK" w:date="2020-03-13T10:12:00Z">
        <w:r w:rsidR="001140F8" w:rsidRPr="005B0472" w:rsidDel="009C1958">
          <w:delText xml:space="preserve">  </w:delText>
        </w:r>
      </w:del>
    </w:p>
    <w:p w14:paraId="64946493" w14:textId="77777777" w:rsidR="001140F8" w:rsidRPr="005B0472" w:rsidRDefault="005B0472" w:rsidP="00F93119">
      <w:r w:rsidRPr="005B0472">
        <w:t>int GetInteger(</w:t>
      </w:r>
      <w:r w:rsidR="001140F8" w:rsidRPr="005B0472">
        <w:t>String co</w:t>
      </w:r>
      <w:r w:rsidRPr="005B0472">
        <w:t>lumnName</w:t>
      </w:r>
      <w:r w:rsidR="001140F8" w:rsidRPr="005B0472">
        <w:t>)</w:t>
      </w:r>
      <w:del w:id="4227" w:author="IRK" w:date="2020-03-13T10:12:00Z">
        <w:r w:rsidR="001140F8" w:rsidRPr="005B0472" w:rsidDel="009C1958">
          <w:delText xml:space="preserve">  </w:delText>
        </w:r>
      </w:del>
    </w:p>
    <w:p w14:paraId="2BE3394A" w14:textId="2A2E46AC" w:rsidR="001140F8" w:rsidRPr="005B0472" w:rsidRDefault="001140F8" w:rsidP="00F93119">
      <w:r w:rsidRPr="005B0472">
        <w:t>カラム名が</w:t>
      </w:r>
      <w:r w:rsidRPr="00CE251E">
        <w:t>columnName</w:t>
      </w:r>
      <w:r w:rsidRPr="00CE251E">
        <w:t>である</w:t>
      </w:r>
      <w:r w:rsidR="0000243C" w:rsidRPr="00AB2487">
        <w:rPr>
          <w:rFonts w:ascii="ＭＳ Ｐゴシック" w:hAnsi="ＭＳ Ｐゴシック" w:hint="eastAsia"/>
        </w:rPr>
        <w:t>カラムの値</w:t>
      </w:r>
      <w:r w:rsidRPr="00AB2487">
        <w:rPr>
          <w:rFonts w:ascii="ＭＳ Ｐゴシック" w:hAnsi="ＭＳ Ｐゴシック" w:hint="eastAsia"/>
        </w:rPr>
        <w:t>を</w:t>
      </w:r>
      <w:r w:rsidRPr="00CE251E">
        <w:t>それぞれ</w:t>
      </w:r>
      <w:r w:rsidRPr="00CE251E">
        <w:t>double</w:t>
      </w:r>
      <w:r w:rsidRPr="00CE251E">
        <w:t>、</w:t>
      </w:r>
      <w:r w:rsidRPr="00CE251E">
        <w:t>short</w:t>
      </w:r>
      <w:r w:rsidRPr="00CE251E">
        <w:t>、</w:t>
      </w:r>
      <w:r w:rsidRPr="00CE251E">
        <w:t>int</w:t>
      </w:r>
      <w:r w:rsidRPr="00CE251E">
        <w:t>形式で返す。</w:t>
      </w:r>
      <w:r w:rsidRPr="00CE251E">
        <w:t>columnName</w:t>
      </w:r>
      <w:r w:rsidRPr="00CE251E">
        <w:t>は、ルールサービスの呼び出しに使用されたコード体系が</w:t>
      </w:r>
      <w:r w:rsidRPr="00CE251E">
        <w:t>ID</w:t>
      </w:r>
      <w:r w:rsidRPr="00CE251E">
        <w:t>または名前の場合はルールのリターン</w:t>
      </w:r>
      <w:r w:rsidR="00DD1D3C">
        <w:rPr>
          <w:rFonts w:hint="eastAsia"/>
        </w:rPr>
        <w:t>項目</w:t>
      </w:r>
      <w:r w:rsidRPr="00CE251E">
        <w:t>の名前であり、コード体系がエイリアスの場合はルールのリターン</w:t>
      </w:r>
      <w:r w:rsidR="00DD1D3C">
        <w:rPr>
          <w:rFonts w:hint="eastAsia"/>
        </w:rPr>
        <w:t>項目</w:t>
      </w:r>
      <w:r w:rsidRPr="00CE251E">
        <w:t>のエイリアスである。</w:t>
      </w:r>
      <w:r w:rsidRPr="00CE251E">
        <w:t>columnName</w:t>
      </w:r>
      <w:r w:rsidRPr="00CE251E">
        <w:t>に該当するカラムが存在しない場合は、</w:t>
      </w:r>
      <w:r w:rsidRPr="00CE251E">
        <w:t>IndexOutOfBoundsException</w:t>
      </w:r>
      <w:r w:rsidRPr="00CE251E">
        <w:t>が</w:t>
      </w:r>
      <w:r w:rsidR="00213E21">
        <w:rPr>
          <w:rFonts w:hint="eastAsia"/>
        </w:rPr>
        <w:t>投げられる</w:t>
      </w:r>
      <w:r w:rsidRPr="005B0472">
        <w:t>。</w:t>
      </w:r>
      <w:r w:rsidRPr="005B0472">
        <w:t xml:space="preserve"> </w:t>
      </w:r>
    </w:p>
    <w:p w14:paraId="47199636" w14:textId="77777777" w:rsidR="001140F8" w:rsidRPr="005B0472" w:rsidRDefault="001140F8" w:rsidP="00F93119"/>
    <w:p w14:paraId="3BA476A6" w14:textId="77777777" w:rsidR="001140F8" w:rsidRPr="005B0472" w:rsidRDefault="001140F8" w:rsidP="00F93119">
      <w:r w:rsidRPr="005B0472">
        <w:t>ResultSetMetaData GetMetaData()</w:t>
      </w:r>
    </w:p>
    <w:p w14:paraId="2F68A0C3" w14:textId="77777777" w:rsidR="001140F8" w:rsidRPr="005B0472" w:rsidRDefault="001140F8" w:rsidP="00F93119">
      <w:r w:rsidRPr="00CE251E">
        <w:t>ResultSet</w:t>
      </w:r>
      <w:r w:rsidRPr="00CE251E">
        <w:t>のカラム情報を持っている</w:t>
      </w:r>
      <w:r w:rsidRPr="00CE251E">
        <w:t>ResultSetMetaData</w:t>
      </w:r>
      <w:r w:rsidRPr="005B0472">
        <w:t>オブジェクトを返す。</w:t>
      </w:r>
    </w:p>
    <w:p w14:paraId="5BEC263D" w14:textId="77777777" w:rsidR="001140F8" w:rsidRPr="005B0472" w:rsidRDefault="001140F8" w:rsidP="00F93119"/>
    <w:p w14:paraId="0D83E45B" w14:textId="77777777" w:rsidR="001140F8" w:rsidRPr="005B0472" w:rsidRDefault="001140F8" w:rsidP="00F93119">
      <w:r w:rsidRPr="005B0472">
        <w:t>int FindColumn(</w:t>
      </w:r>
      <w:r w:rsidR="005B0472">
        <w:t>String columnName</w:t>
      </w:r>
      <w:r w:rsidRPr="005B0472">
        <w:t>)</w:t>
      </w:r>
    </w:p>
    <w:p w14:paraId="17DC23A5" w14:textId="77777777" w:rsidR="001140F8" w:rsidRPr="005B0472" w:rsidRDefault="001140F8" w:rsidP="00F93119">
      <w:r w:rsidRPr="00CE251E">
        <w:t>カラム名が</w:t>
      </w:r>
      <w:r w:rsidRPr="00CE251E">
        <w:t>Colum</w:t>
      </w:r>
      <w:r w:rsidR="00197E2D" w:rsidRPr="00CE251E">
        <w:t>n</w:t>
      </w:r>
      <w:r w:rsidRPr="00CE251E">
        <w:t>Name</w:t>
      </w:r>
      <w:r w:rsidRPr="00CE251E">
        <w:t>であるカラムの</w:t>
      </w:r>
      <w:r w:rsidRPr="00CE251E">
        <w:t>index</w:t>
      </w:r>
      <w:r w:rsidRPr="005B0472">
        <w:t>を返す。</w:t>
      </w:r>
    </w:p>
    <w:p w14:paraId="73502756" w14:textId="77777777" w:rsidR="001140F8" w:rsidRPr="00197E2D" w:rsidRDefault="001140F8" w:rsidP="00F93119"/>
    <w:p w14:paraId="6502097F" w14:textId="77777777" w:rsidR="001140F8" w:rsidRPr="005B0472" w:rsidRDefault="001140F8" w:rsidP="00F93119">
      <w:r w:rsidRPr="005B0472">
        <w:t>void BeforeFirst()</w:t>
      </w:r>
    </w:p>
    <w:p w14:paraId="1A3345B3" w14:textId="77777777" w:rsidR="001140F8" w:rsidRPr="005B0472" w:rsidRDefault="001140F8" w:rsidP="00F93119">
      <w:r w:rsidRPr="005B0472">
        <w:t>ResultSet</w:t>
      </w:r>
      <w:r w:rsidRPr="005B0472">
        <w:t>のカーソルを最初の行の前に移動させる。</w:t>
      </w:r>
      <w:r w:rsidRPr="005B0472">
        <w:rPr>
          <w:rStyle w:val="aff2"/>
          <w:rFonts w:ascii="ＭＳ Ｐゴシック" w:eastAsia="ＭＳ Ｐゴシック" w:hAnsi="ＭＳ Ｐゴシック"/>
          <w:sz w:val="20"/>
          <w:szCs w:val="20"/>
        </w:rPr>
        <w:t>このメソッドを呼び出して</w:t>
      </w:r>
      <w:r w:rsidR="00DD1D3C">
        <w:rPr>
          <w:rFonts w:hint="eastAsia"/>
        </w:rPr>
        <w:t>G</w:t>
      </w:r>
      <w:r w:rsidRPr="001A2A13">
        <w:t>etString</w:t>
      </w:r>
      <w:r w:rsidRPr="001A2A13">
        <w:t>、</w:t>
      </w:r>
      <w:r w:rsidR="00DD1D3C">
        <w:rPr>
          <w:rFonts w:hint="eastAsia"/>
        </w:rPr>
        <w:t>G</w:t>
      </w:r>
      <w:r w:rsidRPr="001A2A13">
        <w:t>etBoolean</w:t>
      </w:r>
      <w:r w:rsidRPr="001A2A13">
        <w:t>、</w:t>
      </w:r>
      <w:r w:rsidR="00DD1D3C">
        <w:rPr>
          <w:rFonts w:hint="eastAsia"/>
        </w:rPr>
        <w:t>G</w:t>
      </w:r>
      <w:r w:rsidRPr="001A2A13">
        <w:t>etDouble</w:t>
      </w:r>
      <w:r w:rsidRPr="001A2A13">
        <w:t>、</w:t>
      </w:r>
      <w:r w:rsidR="00DD1D3C">
        <w:rPr>
          <w:rFonts w:hint="eastAsia"/>
        </w:rPr>
        <w:t>G</w:t>
      </w:r>
      <w:r w:rsidRPr="001A2A13">
        <w:t>etShort</w:t>
      </w:r>
      <w:r w:rsidRPr="001A2A13">
        <w:t>、</w:t>
      </w:r>
      <w:r w:rsidR="00DD1D3C">
        <w:rPr>
          <w:rFonts w:hint="eastAsia"/>
        </w:rPr>
        <w:t>G</w:t>
      </w:r>
      <w:r w:rsidRPr="001A2A13">
        <w:t>etInteger</w:t>
      </w:r>
      <w:r w:rsidRPr="005B0472">
        <w:rPr>
          <w:rStyle w:val="aff2"/>
          <w:rFonts w:ascii="ＭＳ Ｐゴシック" w:eastAsia="ＭＳ Ｐゴシック" w:hAnsi="ＭＳ Ｐゴシック"/>
          <w:sz w:val="20"/>
          <w:szCs w:val="20"/>
        </w:rPr>
        <w:t>のようなメソッドを呼び出す場合は</w:t>
      </w:r>
      <w:r w:rsidRPr="001A2A13">
        <w:t>、</w:t>
      </w:r>
      <w:r w:rsidRPr="001A2A13">
        <w:t>null</w:t>
      </w:r>
      <w:r w:rsidRPr="001A2A13">
        <w:t>また</w:t>
      </w:r>
      <w:r w:rsidRPr="005B0472">
        <w:rPr>
          <w:rStyle w:val="aff2"/>
          <w:rFonts w:ascii="ＭＳ Ｐゴシック" w:eastAsia="ＭＳ Ｐゴシック" w:hAnsi="ＭＳ Ｐゴシック"/>
          <w:sz w:val="20"/>
          <w:szCs w:val="20"/>
        </w:rPr>
        <w:t>はエラーを返す。</w:t>
      </w:r>
      <w:r w:rsidRPr="005B0472">
        <w:t>このメソッドを呼び出した後は、</w:t>
      </w:r>
      <w:r w:rsidR="00DD1D3C">
        <w:rPr>
          <w:rFonts w:hint="eastAsia"/>
        </w:rPr>
        <w:t>N</w:t>
      </w:r>
      <w:r w:rsidRPr="001A2A13">
        <w:t>ext()</w:t>
      </w:r>
      <w:r w:rsidRPr="001A2A13">
        <w:t>メソッド</w:t>
      </w:r>
      <w:r w:rsidRPr="005B0472">
        <w:t>を呼び出し</w:t>
      </w:r>
      <w:r w:rsidR="007A4372">
        <w:rPr>
          <w:rFonts w:hint="eastAsia"/>
        </w:rPr>
        <w:t>、</w:t>
      </w:r>
      <w:r w:rsidRPr="005B0472">
        <w:t>必ず結果値を参照する。</w:t>
      </w:r>
    </w:p>
    <w:p w14:paraId="3C05A178" w14:textId="77777777" w:rsidR="001140F8" w:rsidRPr="005B0472" w:rsidRDefault="001140F8" w:rsidP="00F93119"/>
    <w:p w14:paraId="3F105056" w14:textId="77777777" w:rsidR="001140F8" w:rsidRPr="005B0472" w:rsidRDefault="001140F8" w:rsidP="00F93119">
      <w:r w:rsidRPr="005B0472">
        <w:t>void AfterLast()</w:t>
      </w:r>
    </w:p>
    <w:p w14:paraId="6FE6C19D" w14:textId="77777777" w:rsidR="001140F8" w:rsidRPr="005B0472" w:rsidRDefault="001140F8" w:rsidP="00F93119">
      <w:r w:rsidRPr="005B0472">
        <w:t>ResultSet</w:t>
      </w:r>
      <w:r w:rsidRPr="005B0472">
        <w:t>のカーソルを最後の行の次に移動させる。</w:t>
      </w:r>
      <w:r w:rsidRPr="005B0472">
        <w:rPr>
          <w:rStyle w:val="aff2"/>
          <w:rFonts w:ascii="ＭＳ Ｐゴシック" w:eastAsia="ＭＳ Ｐゴシック" w:hAnsi="ＭＳ Ｐゴシック"/>
          <w:sz w:val="20"/>
          <w:szCs w:val="20"/>
        </w:rPr>
        <w:t>このメソッドを呼び出して</w:t>
      </w:r>
      <w:r w:rsidR="00DD1D3C">
        <w:t>G</w:t>
      </w:r>
      <w:r w:rsidRPr="001A2A13">
        <w:t>etString</w:t>
      </w:r>
      <w:r w:rsidRPr="001A2A13">
        <w:t>、</w:t>
      </w:r>
      <w:r w:rsidR="00DD1D3C">
        <w:t>G</w:t>
      </w:r>
      <w:r w:rsidRPr="001A2A13">
        <w:t>etBoolean</w:t>
      </w:r>
      <w:r w:rsidRPr="001A2A13">
        <w:t>、</w:t>
      </w:r>
      <w:r w:rsidR="00DD1D3C">
        <w:t>G</w:t>
      </w:r>
      <w:r w:rsidRPr="001A2A13">
        <w:t>etDouble</w:t>
      </w:r>
      <w:r w:rsidRPr="001A2A13">
        <w:t>、</w:t>
      </w:r>
      <w:r w:rsidR="00DD1D3C">
        <w:t>G</w:t>
      </w:r>
      <w:r w:rsidRPr="001A2A13">
        <w:t>etShort</w:t>
      </w:r>
      <w:r w:rsidRPr="001A2A13">
        <w:t>、</w:t>
      </w:r>
      <w:r w:rsidR="00DD1D3C">
        <w:t>G</w:t>
      </w:r>
      <w:r w:rsidRPr="001A2A13">
        <w:t>etInteger</w:t>
      </w:r>
      <w:r w:rsidRPr="005B0472">
        <w:rPr>
          <w:rStyle w:val="aff2"/>
          <w:rFonts w:ascii="ＭＳ Ｐゴシック" w:eastAsia="ＭＳ Ｐゴシック" w:hAnsi="ＭＳ Ｐゴシック"/>
          <w:sz w:val="20"/>
          <w:szCs w:val="20"/>
        </w:rPr>
        <w:t>のようなメソッドを呼び出す場合は、</w:t>
      </w:r>
      <w:r w:rsidRPr="001A2A13">
        <w:t>null</w:t>
      </w:r>
      <w:r w:rsidRPr="005B0472">
        <w:rPr>
          <w:rStyle w:val="aff2"/>
          <w:rFonts w:ascii="ＭＳ Ｐゴシック" w:eastAsia="ＭＳ Ｐゴシック" w:hAnsi="ＭＳ Ｐゴシック"/>
          <w:sz w:val="20"/>
          <w:szCs w:val="20"/>
        </w:rPr>
        <w:t>またはエラーを返す。</w:t>
      </w:r>
      <w:r w:rsidRPr="005B0472">
        <w:t>このメソッドを呼び出した後は、</w:t>
      </w:r>
      <w:r w:rsidR="00DD1D3C">
        <w:t>P</w:t>
      </w:r>
      <w:r w:rsidRPr="005B0472">
        <w:t>revious()</w:t>
      </w:r>
      <w:r w:rsidRPr="005B0472">
        <w:t>メソッドを呼び出し</w:t>
      </w:r>
      <w:r w:rsidR="007A4372">
        <w:rPr>
          <w:rFonts w:hint="eastAsia"/>
        </w:rPr>
        <w:t>、</w:t>
      </w:r>
      <w:r w:rsidRPr="005B0472">
        <w:t>必ず結果値を参照する。</w:t>
      </w:r>
    </w:p>
    <w:p w14:paraId="029EA417" w14:textId="77777777" w:rsidR="001140F8" w:rsidRPr="005B0472" w:rsidRDefault="001140F8" w:rsidP="00F93119"/>
    <w:p w14:paraId="1B09CA2B" w14:textId="77777777" w:rsidR="001140F8" w:rsidRPr="005B0472" w:rsidRDefault="001140F8" w:rsidP="00F93119">
      <w:r w:rsidRPr="005B0472">
        <w:t>bool IsFirst()</w:t>
      </w:r>
    </w:p>
    <w:p w14:paraId="619D95DC" w14:textId="32FEB931" w:rsidR="001140F8" w:rsidRPr="005B0472" w:rsidRDefault="001140F8" w:rsidP="00F93119">
      <w:r w:rsidRPr="001A2A13">
        <w:t>ResultSet</w:t>
      </w:r>
      <w:r w:rsidRPr="001A2A13">
        <w:t>のカーソル</w:t>
      </w:r>
      <w:r w:rsidRPr="005B0472">
        <w:t>が最初の行の場合は、</w:t>
      </w:r>
      <w:r w:rsidR="003566EB">
        <w:t>TRUE</w:t>
      </w:r>
      <w:r w:rsidRPr="005B0472">
        <w:t>を返す。そうでない場合は、</w:t>
      </w:r>
      <w:r w:rsidR="00E9433F">
        <w:t>FALSE</w:t>
      </w:r>
      <w:r w:rsidRPr="005B0472">
        <w:t>を返す。</w:t>
      </w:r>
    </w:p>
    <w:p w14:paraId="758AF947" w14:textId="77777777" w:rsidR="001140F8" w:rsidRPr="005B0472" w:rsidRDefault="001140F8" w:rsidP="00F93119"/>
    <w:p w14:paraId="6F8A0942" w14:textId="77777777" w:rsidR="001140F8" w:rsidRPr="005B0472" w:rsidRDefault="001140F8" w:rsidP="00F93119">
      <w:r w:rsidRPr="005B0472">
        <w:t>bool IsLast()</w:t>
      </w:r>
    </w:p>
    <w:p w14:paraId="1D921B8B" w14:textId="0EA086E9" w:rsidR="001140F8" w:rsidRPr="005B0472" w:rsidRDefault="001140F8" w:rsidP="00F93119">
      <w:r w:rsidRPr="001A2A13">
        <w:t>ResultSet</w:t>
      </w:r>
      <w:r w:rsidRPr="001A2A13">
        <w:t>のカーソル</w:t>
      </w:r>
      <w:r w:rsidRPr="005B0472">
        <w:t>が最後の行の場合</w:t>
      </w:r>
      <w:r w:rsidRPr="001A2A13">
        <w:t>は、</w:t>
      </w:r>
      <w:r w:rsidR="003566EB">
        <w:t>TRUE</w:t>
      </w:r>
      <w:r w:rsidRPr="005B0472">
        <w:t>を返す。そうでない場合は、</w:t>
      </w:r>
      <w:r w:rsidR="00E9433F">
        <w:t>FALSE</w:t>
      </w:r>
      <w:r w:rsidRPr="005B0472">
        <w:t>を返す。</w:t>
      </w:r>
    </w:p>
    <w:p w14:paraId="09377300" w14:textId="382D3116" w:rsidR="00654319" w:rsidRDefault="00654319" w:rsidP="00F93119">
      <w:del w:id="4228" w:author="IRK" w:date="2020-04-13T12:50:00Z">
        <w:r w:rsidDel="00166351">
          <w:br w:type="page"/>
        </w:r>
      </w:del>
    </w:p>
    <w:p w14:paraId="2F436FC3" w14:textId="77777777" w:rsidR="001140F8" w:rsidRPr="005B0472" w:rsidRDefault="001140F8" w:rsidP="00F93119">
      <w:r w:rsidRPr="005B0472">
        <w:t>bool IsBeforeFirst()</w:t>
      </w:r>
    </w:p>
    <w:p w14:paraId="49235E7C" w14:textId="33040A49" w:rsidR="001140F8" w:rsidRPr="005B0472" w:rsidRDefault="001140F8" w:rsidP="00F93119">
      <w:r w:rsidRPr="005B0472">
        <w:t>ResultSet</w:t>
      </w:r>
      <w:r w:rsidRPr="005B0472">
        <w:t>のカーソルが最初の行の前にある場合は、</w:t>
      </w:r>
      <w:r w:rsidR="003566EB">
        <w:t>TRUE</w:t>
      </w:r>
      <w:r w:rsidRPr="005B0472">
        <w:t>を返す。そうでない場合は、</w:t>
      </w:r>
      <w:r w:rsidR="00E9433F">
        <w:t>FALSE</w:t>
      </w:r>
      <w:r w:rsidRPr="005B0472">
        <w:t>を返す。</w:t>
      </w:r>
    </w:p>
    <w:p w14:paraId="6CECA24C" w14:textId="77777777" w:rsidR="00D92A7B" w:rsidRPr="005B0472" w:rsidRDefault="00D92A7B" w:rsidP="00F93119"/>
    <w:p w14:paraId="4D1B22FD" w14:textId="77777777" w:rsidR="001140F8" w:rsidRPr="005B0472" w:rsidRDefault="001140F8" w:rsidP="00F93119">
      <w:r w:rsidRPr="005B0472">
        <w:t>bool IsAfterLast()</w:t>
      </w:r>
    </w:p>
    <w:p w14:paraId="251A149C" w14:textId="7640E585" w:rsidR="001140F8" w:rsidRPr="005B0472" w:rsidRDefault="001140F8" w:rsidP="00F93119">
      <w:r w:rsidRPr="005B0472">
        <w:t>ResultSet</w:t>
      </w:r>
      <w:r w:rsidRPr="005B0472">
        <w:t>のカーソルが最後の行の次にある場合は、</w:t>
      </w:r>
      <w:r w:rsidR="003566EB">
        <w:t>TRUE</w:t>
      </w:r>
      <w:r w:rsidRPr="005B0472">
        <w:t>を返す。そうでない場合は、</w:t>
      </w:r>
      <w:r w:rsidR="00E9433F">
        <w:t>FALSE</w:t>
      </w:r>
      <w:r w:rsidRPr="005B0472">
        <w:t>を返す。</w:t>
      </w:r>
    </w:p>
    <w:p w14:paraId="74957032" w14:textId="77777777" w:rsidR="001140F8" w:rsidRPr="005B0472" w:rsidRDefault="001140F8" w:rsidP="00F93119"/>
    <w:p w14:paraId="23FE31F7" w14:textId="77777777" w:rsidR="001140F8" w:rsidRPr="005B0472" w:rsidRDefault="001140F8" w:rsidP="00F93119">
      <w:r w:rsidRPr="005B0472">
        <w:t>bool First()</w:t>
      </w:r>
    </w:p>
    <w:p w14:paraId="69CF97AF" w14:textId="1D388415" w:rsidR="001140F8" w:rsidRPr="005B0472" w:rsidRDefault="001140F8" w:rsidP="00F93119">
      <w:r w:rsidRPr="005B0472">
        <w:t>ResultSet</w:t>
      </w:r>
      <w:r w:rsidRPr="005B0472">
        <w:t>のカーソルを最初の行に移動させる。正常に移動した場合は、</w:t>
      </w:r>
      <w:r w:rsidR="003566EB">
        <w:t>TRUE</w:t>
      </w:r>
      <w:r w:rsidRPr="005B0472">
        <w:t>を返す。</w:t>
      </w:r>
      <w:r w:rsidRPr="005B0472">
        <w:t>ResultSet</w:t>
      </w:r>
      <w:r w:rsidRPr="005B0472">
        <w:t>の結果、行が存在しない場合は</w:t>
      </w:r>
      <w:r w:rsidR="00E9433F">
        <w:t>FALSE</w:t>
      </w:r>
      <w:r w:rsidRPr="005B0472">
        <w:t>を返す。</w:t>
      </w:r>
      <w:r w:rsidRPr="005B0472">
        <w:br/>
      </w:r>
    </w:p>
    <w:p w14:paraId="5BFB154D" w14:textId="77777777" w:rsidR="001140F8" w:rsidRPr="005B0472" w:rsidRDefault="001140F8" w:rsidP="00F93119">
      <w:r w:rsidRPr="005B0472">
        <w:t>bool Last()</w:t>
      </w:r>
    </w:p>
    <w:p w14:paraId="4A6D070F" w14:textId="724C45ED" w:rsidR="001140F8" w:rsidRPr="005B0472" w:rsidRDefault="001140F8" w:rsidP="00F93119">
      <w:r w:rsidRPr="005B0472">
        <w:t>ResultSet</w:t>
      </w:r>
      <w:r w:rsidRPr="005B0472">
        <w:t>のカーソルを最後の行に移動させる。正常に移動した場合は、</w:t>
      </w:r>
      <w:r w:rsidR="003566EB">
        <w:t>TRUE</w:t>
      </w:r>
      <w:r w:rsidRPr="005B0472">
        <w:t>を返す。</w:t>
      </w:r>
      <w:r w:rsidRPr="005B0472">
        <w:t>ResultSet</w:t>
      </w:r>
      <w:r w:rsidRPr="005B0472">
        <w:t>の結果、行が存在しない場合は</w:t>
      </w:r>
      <w:r w:rsidR="00E9433F">
        <w:t>FALSE</w:t>
      </w:r>
      <w:r w:rsidRPr="005B0472">
        <w:t>を返す。</w:t>
      </w:r>
      <w:r w:rsidRPr="005B0472">
        <w:br/>
      </w:r>
    </w:p>
    <w:p w14:paraId="53B4AD5B" w14:textId="77777777" w:rsidR="001140F8" w:rsidRPr="005B0472" w:rsidRDefault="001140F8" w:rsidP="00F93119">
      <w:r w:rsidRPr="005B0472">
        <w:t>int GetRow()</w:t>
      </w:r>
    </w:p>
    <w:p w14:paraId="556B4CE8" w14:textId="77777777" w:rsidR="001140F8" w:rsidRPr="005B0472" w:rsidRDefault="001140F8" w:rsidP="00F93119">
      <w:r w:rsidRPr="005B0472">
        <w:t>ResultSet</w:t>
      </w:r>
      <w:r w:rsidRPr="005B0472">
        <w:t>の現在の行の</w:t>
      </w:r>
      <w:r w:rsidRPr="005B0472">
        <w:t>index</w:t>
      </w:r>
      <w:r w:rsidRPr="005B0472">
        <w:t>を返す。</w:t>
      </w:r>
    </w:p>
    <w:p w14:paraId="107239C0" w14:textId="77777777" w:rsidR="001140F8" w:rsidRPr="005B0472" w:rsidRDefault="001140F8" w:rsidP="00F93119"/>
    <w:p w14:paraId="091E2995" w14:textId="77777777" w:rsidR="001140F8" w:rsidRPr="005B0472" w:rsidRDefault="001140F8" w:rsidP="00F93119">
      <w:r w:rsidRPr="005B0472">
        <w:t>int GetRowCount()</w:t>
      </w:r>
    </w:p>
    <w:p w14:paraId="652E00C2" w14:textId="73237813" w:rsidR="001140F8" w:rsidRPr="005B0472" w:rsidRDefault="001140F8" w:rsidP="00F93119">
      <w:r w:rsidRPr="005B0472">
        <w:t>結果データの全体の行数を返す。</w:t>
      </w:r>
    </w:p>
    <w:p w14:paraId="30E00531" w14:textId="77777777" w:rsidR="001140F8" w:rsidRPr="005B0472" w:rsidRDefault="001140F8" w:rsidP="00F93119"/>
    <w:p w14:paraId="1D34062A" w14:textId="77777777" w:rsidR="001140F8" w:rsidRPr="005B0472" w:rsidRDefault="005B0472" w:rsidP="00F93119">
      <w:r>
        <w:t>bool Absolute(</w:t>
      </w:r>
      <w:r w:rsidR="001140F8" w:rsidRPr="005B0472">
        <w:t>int row)</w:t>
      </w:r>
    </w:p>
    <w:p w14:paraId="6FDD392B" w14:textId="73595CE2" w:rsidR="001140F8" w:rsidRPr="00F728C5" w:rsidRDefault="001140F8" w:rsidP="00F93119">
      <w:r w:rsidRPr="00F728C5">
        <w:t>ResultSet</w:t>
      </w:r>
      <w:r w:rsidRPr="00F728C5">
        <w:rPr>
          <w:rFonts w:hint="eastAsia"/>
        </w:rPr>
        <w:t>のカーソルを</w:t>
      </w:r>
      <w:ins w:id="4229" w:author="IRK" w:date="2020-04-14T14:06:00Z">
        <w:r w:rsidR="001821EF">
          <w:rPr>
            <w:rFonts w:hint="eastAsia"/>
          </w:rPr>
          <w:t>row</w:t>
        </w:r>
        <w:r w:rsidR="001821EF">
          <w:rPr>
            <w:rFonts w:hint="eastAsia"/>
          </w:rPr>
          <w:t>で</w:t>
        </w:r>
      </w:ins>
      <w:r w:rsidRPr="00F728C5">
        <w:rPr>
          <w:rFonts w:hint="eastAsia"/>
        </w:rPr>
        <w:t>指定</w:t>
      </w:r>
      <w:del w:id="4230" w:author="IRK" w:date="2020-04-14T14:07:00Z">
        <w:r w:rsidRPr="00F728C5" w:rsidDel="001821EF">
          <w:rPr>
            <w:rFonts w:hint="eastAsia"/>
          </w:rPr>
          <w:delText>された</w:delText>
        </w:r>
        <w:r w:rsidRPr="00F728C5" w:rsidDel="001821EF">
          <w:delText>Row</w:delText>
        </w:r>
      </w:del>
      <w:ins w:id="4231" w:author="IRK" w:date="2020-04-14T14:07:00Z">
        <w:r w:rsidR="001821EF">
          <w:rPr>
            <w:rFonts w:hint="eastAsia"/>
          </w:rPr>
          <w:t>した行</w:t>
        </w:r>
      </w:ins>
      <w:r w:rsidRPr="00F728C5">
        <w:rPr>
          <w:rFonts w:hint="eastAsia"/>
        </w:rPr>
        <w:t>に移動させる。入力された値が正</w:t>
      </w:r>
      <w:ins w:id="4232" w:author="IRK" w:date="2020-04-13T11:05:00Z">
        <w:r w:rsidR="004340A2">
          <w:rPr>
            <w:rFonts w:hint="eastAsia"/>
          </w:rPr>
          <w:t>の</w:t>
        </w:r>
      </w:ins>
      <w:r w:rsidRPr="00F728C5">
        <w:rPr>
          <w:rFonts w:hint="eastAsia"/>
        </w:rPr>
        <w:t>数の場合は、最初の</w:t>
      </w:r>
      <w:r w:rsidRPr="00F728C5">
        <w:t>Row</w:t>
      </w:r>
      <w:r w:rsidRPr="00F728C5">
        <w:rPr>
          <w:rFonts w:hint="eastAsia"/>
        </w:rPr>
        <w:t>の前から指定された値の分のみ移動させる。つまり、</w:t>
      </w:r>
      <w:r w:rsidRPr="00F728C5">
        <w:t>1</w:t>
      </w:r>
      <w:r w:rsidRPr="00F728C5">
        <w:rPr>
          <w:rFonts w:hint="eastAsia"/>
        </w:rPr>
        <w:t>が入力された場合はカーソルを最初の</w:t>
      </w:r>
      <w:r w:rsidRPr="00F728C5">
        <w:t>Row</w:t>
      </w:r>
      <w:r w:rsidRPr="00F728C5">
        <w:rPr>
          <w:rFonts w:hint="eastAsia"/>
        </w:rPr>
        <w:t>に移動させる。入力された値が負</w:t>
      </w:r>
      <w:ins w:id="4233" w:author="IRK" w:date="2020-04-13T11:06:00Z">
        <w:r w:rsidR="004340A2">
          <w:rPr>
            <w:rFonts w:hint="eastAsia"/>
          </w:rPr>
          <w:t>の</w:t>
        </w:r>
      </w:ins>
      <w:r w:rsidRPr="00F728C5">
        <w:rPr>
          <w:rFonts w:hint="eastAsia"/>
        </w:rPr>
        <w:t>数の場合は、最後の</w:t>
      </w:r>
      <w:r w:rsidRPr="00F728C5">
        <w:t>Row</w:t>
      </w:r>
      <w:r w:rsidRPr="00F728C5">
        <w:rPr>
          <w:rFonts w:hint="eastAsia"/>
        </w:rPr>
        <w:t>の次から指定された値の分のみ</w:t>
      </w:r>
      <w:del w:id="4234" w:author="IRK" w:date="2020-04-13T12:11:00Z">
        <w:r w:rsidRPr="00F728C5" w:rsidDel="0039608D">
          <w:rPr>
            <w:rFonts w:hint="eastAsia"/>
          </w:rPr>
          <w:delText>後ろに移動させる</w:delText>
        </w:r>
      </w:del>
      <w:ins w:id="4235" w:author="IRK" w:date="2020-04-13T12:12:00Z">
        <w:r w:rsidR="0039608D">
          <w:rPr>
            <w:rFonts w:hint="eastAsia"/>
          </w:rPr>
          <w:t>カーソルを戻す</w:t>
        </w:r>
      </w:ins>
      <w:r w:rsidRPr="00F728C5">
        <w:rPr>
          <w:rFonts w:hint="eastAsia"/>
        </w:rPr>
        <w:t>。つまり、</w:t>
      </w:r>
      <w:r w:rsidRPr="00F728C5">
        <w:t>-1</w:t>
      </w:r>
      <w:r w:rsidRPr="00F728C5">
        <w:rPr>
          <w:rFonts w:hint="eastAsia"/>
        </w:rPr>
        <w:t>が入力された場合はカーソルを最後の</w:t>
      </w:r>
      <w:r w:rsidRPr="00F728C5">
        <w:t>Row</w:t>
      </w:r>
      <w:r w:rsidRPr="00F728C5">
        <w:rPr>
          <w:rFonts w:hint="eastAsia"/>
        </w:rPr>
        <w:t>に移動させる。</w:t>
      </w:r>
      <w:r w:rsidRPr="00F728C5">
        <w:rPr>
          <w:rStyle w:val="aff2"/>
          <w:rFonts w:asciiTheme="majorHAnsi" w:eastAsia="ＭＳ Ｐゴシック" w:hAnsiTheme="majorHAnsi" w:cstheme="majorHAnsi"/>
          <w:sz w:val="20"/>
          <w:szCs w:val="20"/>
        </w:rPr>
        <w:t>0</w:t>
      </w:r>
      <w:r w:rsidRPr="00F728C5">
        <w:rPr>
          <w:rStyle w:val="aff2"/>
          <w:rFonts w:asciiTheme="majorHAnsi" w:eastAsia="ＭＳ Ｐゴシック" w:hAnsiTheme="majorHAnsi" w:cstheme="majorHAnsi"/>
          <w:sz w:val="20"/>
          <w:szCs w:val="20"/>
        </w:rPr>
        <w:t>が入力された場合は、</w:t>
      </w:r>
      <w:r w:rsidRPr="00F728C5">
        <w:t>IllegalArgumentException</w:t>
      </w:r>
      <w:r w:rsidRPr="00F728C5">
        <w:rPr>
          <w:rStyle w:val="aff2"/>
          <w:rFonts w:asciiTheme="majorHAnsi" w:eastAsia="ＭＳ Ｐゴシック" w:hAnsiTheme="majorHAnsi" w:cstheme="majorHAnsi"/>
          <w:sz w:val="20"/>
          <w:szCs w:val="20"/>
        </w:rPr>
        <w:t>が</w:t>
      </w:r>
      <w:r w:rsidR="00213E21">
        <w:rPr>
          <w:rStyle w:val="aff2"/>
          <w:rFonts w:asciiTheme="majorHAnsi" w:eastAsia="ＭＳ Ｐゴシック" w:hAnsiTheme="majorHAnsi" w:cstheme="majorHAnsi" w:hint="eastAsia"/>
          <w:sz w:val="20"/>
          <w:szCs w:val="20"/>
        </w:rPr>
        <w:t>投げられる</w:t>
      </w:r>
      <w:r w:rsidRPr="00F728C5">
        <w:rPr>
          <w:rStyle w:val="aff2"/>
          <w:rFonts w:asciiTheme="majorHAnsi" w:eastAsia="ＭＳ Ｐゴシック" w:hAnsiTheme="majorHAnsi" w:cstheme="majorHAnsi"/>
          <w:sz w:val="20"/>
          <w:szCs w:val="20"/>
        </w:rPr>
        <w:t>。</w:t>
      </w:r>
      <w:r w:rsidRPr="00F728C5">
        <w:rPr>
          <w:rFonts w:hint="eastAsia"/>
        </w:rPr>
        <w:t>入力された値を最初の</w:t>
      </w:r>
      <w:r w:rsidRPr="00F728C5">
        <w:t>Row</w:t>
      </w:r>
      <w:r w:rsidRPr="00F728C5">
        <w:rPr>
          <w:rFonts w:hint="eastAsia"/>
        </w:rPr>
        <w:t>から最後の</w:t>
      </w:r>
      <w:r w:rsidRPr="00F728C5">
        <w:t>Row</w:t>
      </w:r>
      <w:r w:rsidRPr="00F728C5">
        <w:rPr>
          <w:rFonts w:hint="eastAsia"/>
        </w:rPr>
        <w:t>の範囲内で移動させる場合は</w:t>
      </w:r>
      <w:r w:rsidR="003566EB">
        <w:t>TRUE</w:t>
      </w:r>
      <w:r w:rsidRPr="00F728C5">
        <w:rPr>
          <w:rFonts w:hint="eastAsia"/>
        </w:rPr>
        <w:t>を返</w:t>
      </w:r>
      <w:del w:id="4236" w:author="IRK" w:date="2020-05-12T14:16:00Z">
        <w:r w:rsidRPr="00F728C5" w:rsidDel="000F780D">
          <w:rPr>
            <w:rFonts w:hint="eastAsia"/>
          </w:rPr>
          <w:delText>し、</w:delText>
        </w:r>
      </w:del>
      <w:ins w:id="4237" w:author="IRK" w:date="2020-05-12T14:16:00Z">
        <w:r w:rsidR="000F780D">
          <w:rPr>
            <w:rFonts w:hint="eastAsia"/>
          </w:rPr>
          <w:t>す。</w:t>
        </w:r>
      </w:ins>
      <w:r w:rsidRPr="00F728C5">
        <w:rPr>
          <w:rFonts w:hint="eastAsia"/>
        </w:rPr>
        <w:t>入力された値が最初の</w:t>
      </w:r>
      <w:r w:rsidRPr="00F728C5">
        <w:t>Row</w:t>
      </w:r>
      <w:r w:rsidRPr="00F728C5">
        <w:rPr>
          <w:rFonts w:hint="eastAsia"/>
        </w:rPr>
        <w:t>から最後の</w:t>
      </w:r>
      <w:r w:rsidRPr="00F728C5">
        <w:t>Row</w:t>
      </w:r>
      <w:r w:rsidRPr="00F728C5">
        <w:rPr>
          <w:rFonts w:hint="eastAsia"/>
        </w:rPr>
        <w:t>の範囲外にある場合は</w:t>
      </w:r>
      <w:r w:rsidR="00E9433F">
        <w:t>FALSE</w:t>
      </w:r>
      <w:r w:rsidRPr="00F728C5">
        <w:rPr>
          <w:rFonts w:hint="eastAsia"/>
        </w:rPr>
        <w:t>を返</w:t>
      </w:r>
      <w:del w:id="4238" w:author="IRK" w:date="2020-05-12T14:17:00Z">
        <w:r w:rsidRPr="00F728C5" w:rsidDel="00192A56">
          <w:rPr>
            <w:rFonts w:hint="eastAsia"/>
          </w:rPr>
          <w:delText>す。</w:delText>
        </w:r>
      </w:del>
      <w:ins w:id="4239" w:author="IRK" w:date="2020-05-12T14:17:00Z">
        <w:r w:rsidR="00192A56">
          <w:rPr>
            <w:rFonts w:hint="eastAsia"/>
          </w:rPr>
          <w:t>し、</w:t>
        </w:r>
      </w:ins>
      <w:r w:rsidRPr="00F728C5">
        <w:rPr>
          <w:rFonts w:hint="eastAsia"/>
        </w:rPr>
        <w:t>入力された値が正</w:t>
      </w:r>
      <w:ins w:id="4240" w:author="IRK" w:date="2020-04-13T11:05:00Z">
        <w:r w:rsidR="004340A2">
          <w:rPr>
            <w:rFonts w:hint="eastAsia"/>
          </w:rPr>
          <w:t>の</w:t>
        </w:r>
      </w:ins>
      <w:r w:rsidRPr="00F728C5">
        <w:rPr>
          <w:rFonts w:hint="eastAsia"/>
        </w:rPr>
        <w:t>数である場合は、カーソルを最後の</w:t>
      </w:r>
      <w:r w:rsidRPr="00F728C5">
        <w:t>Row</w:t>
      </w:r>
      <w:r w:rsidRPr="00F728C5">
        <w:rPr>
          <w:rFonts w:hint="eastAsia"/>
        </w:rPr>
        <w:t>の次に移動させ、負</w:t>
      </w:r>
      <w:ins w:id="4241" w:author="IRK" w:date="2020-04-13T11:06:00Z">
        <w:r w:rsidR="004340A2">
          <w:rPr>
            <w:rFonts w:hint="eastAsia"/>
          </w:rPr>
          <w:t>の</w:t>
        </w:r>
      </w:ins>
      <w:r w:rsidRPr="00F728C5">
        <w:rPr>
          <w:rFonts w:hint="eastAsia"/>
        </w:rPr>
        <w:t>数である場合は最初の</w:t>
      </w:r>
      <w:r w:rsidRPr="00F728C5">
        <w:t>Row</w:t>
      </w:r>
      <w:r w:rsidRPr="00F728C5">
        <w:rPr>
          <w:rFonts w:hint="eastAsia"/>
        </w:rPr>
        <w:t>の前に移動させる。</w:t>
      </w:r>
      <w:r w:rsidRPr="007A4372">
        <w:rPr>
          <w:rStyle w:val="aff2"/>
          <w:rFonts w:asciiTheme="majorHAnsi" w:eastAsia="ＭＳ Ｐゴシック" w:hAnsiTheme="majorHAnsi" w:cstheme="majorHAnsi"/>
          <w:sz w:val="20"/>
          <w:szCs w:val="20"/>
        </w:rPr>
        <w:t>ResultSet</w:t>
      </w:r>
      <w:r w:rsidRPr="00F728C5">
        <w:rPr>
          <w:rFonts w:hint="eastAsia"/>
        </w:rPr>
        <w:t>の結果、行が存在しない場合は</w:t>
      </w:r>
      <w:r w:rsidR="00E9433F">
        <w:rPr>
          <w:rStyle w:val="aff2"/>
          <w:rFonts w:asciiTheme="majorHAnsi" w:eastAsia="ＭＳ Ｐゴシック" w:hAnsiTheme="majorHAnsi" w:cstheme="majorHAnsi"/>
          <w:sz w:val="20"/>
          <w:szCs w:val="20"/>
        </w:rPr>
        <w:t>FALSE</w:t>
      </w:r>
      <w:r w:rsidRPr="00F728C5">
        <w:rPr>
          <w:rFonts w:hint="eastAsia"/>
        </w:rPr>
        <w:t>を返す。</w:t>
      </w:r>
    </w:p>
    <w:p w14:paraId="14E72481" w14:textId="77777777" w:rsidR="001140F8" w:rsidRPr="005B0472" w:rsidRDefault="001140F8" w:rsidP="00F93119"/>
    <w:p w14:paraId="02702256" w14:textId="77777777" w:rsidR="001140F8" w:rsidRPr="005B0472" w:rsidRDefault="005B0472" w:rsidP="00F93119">
      <w:r>
        <w:t>bool Relative(int rows</w:t>
      </w:r>
      <w:r w:rsidR="001140F8" w:rsidRPr="005B0472">
        <w:t>)</w:t>
      </w:r>
    </w:p>
    <w:p w14:paraId="22E1FCEF" w14:textId="3343B5F5" w:rsidR="001140F8" w:rsidRPr="0016657D" w:rsidRDefault="001140F8" w:rsidP="00F93119">
      <w:r w:rsidRPr="0016657D">
        <w:t>ResultSet</w:t>
      </w:r>
      <w:r w:rsidRPr="0016657D">
        <w:t>のカーソルを現在の位置から指定された</w:t>
      </w:r>
      <w:r w:rsidRPr="0016657D">
        <w:t>rows</w:t>
      </w:r>
      <w:r w:rsidRPr="0016657D">
        <w:t>の分のみ移動させる。入力された値が正</w:t>
      </w:r>
      <w:ins w:id="4242" w:author="IRK" w:date="2020-04-13T11:05:00Z">
        <w:r w:rsidR="004340A2">
          <w:rPr>
            <w:rFonts w:hint="eastAsia"/>
          </w:rPr>
          <w:t>の</w:t>
        </w:r>
      </w:ins>
      <w:r w:rsidRPr="0016657D">
        <w:t>数の場合は、現在の位置から指定された値の分のみ</w:t>
      </w:r>
      <w:del w:id="4243" w:author="IRK" w:date="2020-04-13T12:11:00Z">
        <w:r w:rsidRPr="0016657D" w:rsidDel="0039608D">
          <w:delText>前に移動させる</w:delText>
        </w:r>
      </w:del>
      <w:ins w:id="4244" w:author="IRK" w:date="2020-04-13T12:11:00Z">
        <w:r w:rsidR="0039608D">
          <w:rPr>
            <w:rFonts w:hint="eastAsia"/>
          </w:rPr>
          <w:t>カーソルを先に進める</w:t>
        </w:r>
      </w:ins>
      <w:r w:rsidRPr="0016657D">
        <w:t>。つまり、</w:t>
      </w:r>
      <w:r w:rsidRPr="0016657D">
        <w:t>1</w:t>
      </w:r>
      <w:r w:rsidRPr="0016657D">
        <w:t>が入力された場合は</w:t>
      </w:r>
      <w:r w:rsidRPr="0016657D">
        <w:t>next()</w:t>
      </w:r>
      <w:r w:rsidRPr="0016657D">
        <w:t>と</w:t>
      </w:r>
      <w:r w:rsidRPr="0016657D">
        <w:rPr>
          <w:rFonts w:hint="eastAsia"/>
        </w:rPr>
        <w:t>同一</w:t>
      </w:r>
      <w:r w:rsidRPr="0016657D">
        <w:t>である。入力された値が負</w:t>
      </w:r>
      <w:ins w:id="4245" w:author="IRK" w:date="2020-04-13T11:06:00Z">
        <w:r w:rsidR="004340A2">
          <w:rPr>
            <w:rFonts w:hint="eastAsia"/>
          </w:rPr>
          <w:t>の</w:t>
        </w:r>
      </w:ins>
      <w:r w:rsidRPr="0016657D">
        <w:t>数の場合は、指定された値の分のみ</w:t>
      </w:r>
      <w:del w:id="4246" w:author="IRK" w:date="2020-04-20T22:15:00Z">
        <w:r w:rsidRPr="0016657D" w:rsidDel="00BE7121">
          <w:delText>後ろに移動させる</w:delText>
        </w:r>
      </w:del>
      <w:ins w:id="4247" w:author="IRK" w:date="2020-04-20T22:15:00Z">
        <w:r w:rsidR="00BE7121">
          <w:rPr>
            <w:rFonts w:hint="eastAsia"/>
          </w:rPr>
          <w:t>カーソルを戻す</w:t>
        </w:r>
      </w:ins>
      <w:r w:rsidRPr="0016657D">
        <w:t>。つまり、</w:t>
      </w:r>
      <w:r w:rsidRPr="0016657D">
        <w:t>-1</w:t>
      </w:r>
      <w:r w:rsidRPr="0016657D">
        <w:t>が入力された場合は</w:t>
      </w:r>
      <w:r w:rsidRPr="0016657D">
        <w:t>previous()</w:t>
      </w:r>
      <w:r w:rsidRPr="0016657D">
        <w:t>と</w:t>
      </w:r>
      <w:r w:rsidRPr="0016657D">
        <w:rPr>
          <w:rFonts w:hint="eastAsia"/>
        </w:rPr>
        <w:t>同一</w:t>
      </w:r>
      <w:r w:rsidRPr="0016657D">
        <w:t>である。</w:t>
      </w:r>
      <w:r w:rsidRPr="0016657D">
        <w:t>0</w:t>
      </w:r>
      <w:r w:rsidRPr="0016657D">
        <w:t>が入力された場合は、現在の位置から移動しない。移動させる位置が最初の</w:t>
      </w:r>
      <w:r w:rsidRPr="0016657D">
        <w:t>Row</w:t>
      </w:r>
      <w:r w:rsidRPr="0016657D">
        <w:t>から最後の</w:t>
      </w:r>
      <w:r w:rsidRPr="0016657D">
        <w:t>Row</w:t>
      </w:r>
      <w:r w:rsidRPr="0016657D">
        <w:t>の範囲内である場合は</w:t>
      </w:r>
      <w:r w:rsidR="003566EB">
        <w:t>TRUE</w:t>
      </w:r>
      <w:r w:rsidRPr="0016657D">
        <w:t>を返し、移動させる位置が最初の</w:t>
      </w:r>
      <w:r w:rsidRPr="0016657D">
        <w:t>Row</w:t>
      </w:r>
      <w:r w:rsidRPr="0016657D">
        <w:t>から最後の</w:t>
      </w:r>
      <w:r w:rsidRPr="0016657D">
        <w:t>Row</w:t>
      </w:r>
      <w:r w:rsidRPr="0016657D">
        <w:t>の範囲外である場合は</w:t>
      </w:r>
      <w:r w:rsidR="003566EB">
        <w:t>FALSE</w:t>
      </w:r>
      <w:r w:rsidRPr="0016657D">
        <w:t>を返す。カーソルを移動させる位置が正</w:t>
      </w:r>
      <w:ins w:id="4248" w:author="IRK" w:date="2020-04-13T11:05:00Z">
        <w:r w:rsidR="004340A2">
          <w:rPr>
            <w:rFonts w:hint="eastAsia"/>
          </w:rPr>
          <w:t>の</w:t>
        </w:r>
      </w:ins>
      <w:r w:rsidRPr="0016657D">
        <w:t>数の場合は、最後の</w:t>
      </w:r>
      <w:r w:rsidRPr="0016657D">
        <w:t>Row</w:t>
      </w:r>
      <w:r w:rsidRPr="0016657D">
        <w:t>の次に移動させ、負</w:t>
      </w:r>
      <w:ins w:id="4249" w:author="IRK" w:date="2020-04-13T11:06:00Z">
        <w:r w:rsidR="004340A2">
          <w:rPr>
            <w:rFonts w:hint="eastAsia"/>
          </w:rPr>
          <w:t>の</w:t>
        </w:r>
      </w:ins>
      <w:r w:rsidRPr="0016657D">
        <w:t>数の場合は最初の</w:t>
      </w:r>
      <w:r w:rsidRPr="0016657D">
        <w:t>Row</w:t>
      </w:r>
      <w:r w:rsidRPr="0016657D">
        <w:t>の前に移動させる。</w:t>
      </w:r>
      <w:r w:rsidRPr="00AC5107">
        <w:rPr>
          <w:rStyle w:val="aff2"/>
          <w:rFonts w:asciiTheme="majorHAnsi" w:eastAsia="ＭＳ Ｐゴシック" w:hAnsiTheme="majorHAnsi" w:cstheme="majorHAnsi"/>
          <w:sz w:val="20"/>
          <w:szCs w:val="20"/>
        </w:rPr>
        <w:t>ResultSet</w:t>
      </w:r>
      <w:r w:rsidRPr="0016657D">
        <w:t>の結果、行が存在しない場合は</w:t>
      </w:r>
      <w:r w:rsidR="003566EB">
        <w:rPr>
          <w:rStyle w:val="aff2"/>
          <w:rFonts w:asciiTheme="majorHAnsi" w:eastAsia="ＭＳ Ｐゴシック" w:hAnsiTheme="majorHAnsi" w:cstheme="majorHAnsi"/>
          <w:sz w:val="20"/>
          <w:szCs w:val="20"/>
        </w:rPr>
        <w:t>FALSE</w:t>
      </w:r>
      <w:r w:rsidRPr="0016657D">
        <w:t>を返す。</w:t>
      </w:r>
    </w:p>
    <w:p w14:paraId="52B11F70" w14:textId="77777777" w:rsidR="001140F8" w:rsidRPr="0076599A" w:rsidRDefault="001140F8" w:rsidP="00F93119"/>
    <w:p w14:paraId="700FE885" w14:textId="77777777" w:rsidR="001140F8" w:rsidRDefault="001140F8" w:rsidP="00F93119">
      <w:pPr>
        <w:pStyle w:val="42"/>
      </w:pPr>
      <w:bookmarkStart w:id="4250" w:name="_Toc377747442"/>
      <w:r>
        <w:t>InnoRules.Client.ResultSetMetaData</w:t>
      </w:r>
      <w:bookmarkEnd w:id="4250"/>
    </w:p>
    <w:p w14:paraId="2D58388B" w14:textId="733FABA3" w:rsidR="001140F8" w:rsidRPr="0016657D" w:rsidRDefault="001140F8" w:rsidP="00F93119">
      <w:r w:rsidRPr="0016657D">
        <w:t>ResultSetMetaData</w:t>
      </w:r>
      <w:r w:rsidRPr="0016657D">
        <w:t>インタフェースは</w:t>
      </w:r>
      <w:r w:rsidRPr="0016657D">
        <w:t>ResultSet</w:t>
      </w:r>
      <w:r w:rsidRPr="0016657D">
        <w:t>のカラム情報を提供するインタフェースで、</w:t>
      </w:r>
      <w:r w:rsidR="00594315">
        <w:t>カラム数</w:t>
      </w:r>
      <w:r w:rsidRPr="0016657D">
        <w:t>、名前、データ</w:t>
      </w:r>
      <w:del w:id="4251" w:author="IRK" w:date="2020-04-13T12:22:00Z">
        <w:r w:rsidRPr="0016657D" w:rsidDel="00610CCB">
          <w:delText>形式</w:delText>
        </w:r>
      </w:del>
      <w:ins w:id="4252" w:author="IRK" w:date="2020-04-13T12:22:00Z">
        <w:r w:rsidR="00610CCB">
          <w:rPr>
            <w:rFonts w:hint="eastAsia"/>
          </w:rPr>
          <w:t>型</w:t>
        </w:r>
      </w:ins>
      <w:r w:rsidRPr="0016657D">
        <w:t>などを提供する。各カラムはルールのリターン項目に対応するが、カラム名はルールサービスの呼び出しに使用されたコード体系によってはルールのリターン名またはエイリアスになることがある。カラム名とルールのリターン項目との関係については、</w:t>
      </w:r>
      <w:del w:id="4253" w:author="IRK" w:date="2020-03-12T17:50:00Z">
        <w:r w:rsidRPr="0016657D" w:rsidDel="008955F2">
          <w:delText>3.3.5.3</w:delText>
        </w:r>
        <w:r w:rsidRPr="0016657D" w:rsidDel="008955F2">
          <w:rPr>
            <w:rFonts w:hint="eastAsia"/>
          </w:rPr>
          <w:delText xml:space="preserve"> com.innoexpert.rulesclient.ResultSet</w:delText>
        </w:r>
      </w:del>
      <w:ins w:id="4254" w:author="IRK" w:date="2020-03-12T17:50:00Z">
        <w:r w:rsidR="008955F2">
          <w:rPr>
            <w:rFonts w:hint="eastAsia"/>
          </w:rPr>
          <w:t>「</w:t>
        </w:r>
      </w:ins>
      <w:ins w:id="4255" w:author="IRK" w:date="2020-03-12T17:51:00Z">
        <w:r w:rsidR="008955F2">
          <w:fldChar w:fldCharType="begin"/>
        </w:r>
        <w:r w:rsidR="008955F2">
          <w:instrText xml:space="preserve"> </w:instrText>
        </w:r>
        <w:r w:rsidR="008955F2">
          <w:rPr>
            <w:rFonts w:hint="eastAsia"/>
          </w:rPr>
          <w:instrText>REF _Ref34927876 \r \h</w:instrText>
        </w:r>
        <w:r w:rsidR="008955F2">
          <w:instrText xml:space="preserve"> </w:instrText>
        </w:r>
      </w:ins>
      <w:r w:rsidR="008955F2">
        <w:fldChar w:fldCharType="separate"/>
      </w:r>
      <w:r w:rsidR="0092459D">
        <w:t>3.3.5.3</w:t>
      </w:r>
      <w:ins w:id="4256" w:author="IRK" w:date="2020-03-12T17:51:00Z">
        <w:r w:rsidR="008955F2">
          <w:fldChar w:fldCharType="end"/>
        </w:r>
      </w:ins>
      <w:ins w:id="4257" w:author="IRK" w:date="2020-04-13T12:42:00Z">
        <w:r w:rsidR="001E0234">
          <w:rPr>
            <w:rFonts w:hint="eastAsia"/>
          </w:rPr>
          <w:t xml:space="preserve"> </w:t>
        </w:r>
      </w:ins>
      <w:ins w:id="4258" w:author="IRK" w:date="2020-03-12T17:51:00Z">
        <w:r w:rsidR="008955F2">
          <w:fldChar w:fldCharType="begin"/>
        </w:r>
        <w:r w:rsidR="008955F2">
          <w:instrText xml:space="preserve"> REF _Ref34927876 \h </w:instrText>
        </w:r>
      </w:ins>
      <w:r w:rsidR="008955F2">
        <w:fldChar w:fldCharType="separate"/>
      </w:r>
      <w:r w:rsidR="0092459D">
        <w:t>com.innoexpert.rulesclient.ResultSet</w:t>
      </w:r>
      <w:ins w:id="4259" w:author="IRK" w:date="2020-03-12T17:51:00Z">
        <w:r w:rsidR="008955F2">
          <w:fldChar w:fldCharType="end"/>
        </w:r>
      </w:ins>
      <w:ins w:id="4260" w:author="IRK" w:date="2020-03-12T17:50:00Z">
        <w:r w:rsidR="008955F2">
          <w:rPr>
            <w:rFonts w:hint="eastAsia"/>
          </w:rPr>
          <w:t>」</w:t>
        </w:r>
      </w:ins>
      <w:r w:rsidRPr="0016657D">
        <w:t>を参照のこと。</w:t>
      </w:r>
    </w:p>
    <w:p w14:paraId="2C7DFAA6" w14:textId="77777777" w:rsidR="001140F8" w:rsidRPr="0016657D" w:rsidRDefault="001140F8" w:rsidP="00F93119"/>
    <w:p w14:paraId="78057716" w14:textId="10F8E571" w:rsidR="001140F8" w:rsidRPr="0016657D" w:rsidRDefault="001140F8" w:rsidP="00F93119">
      <w:r w:rsidRPr="000C21E3">
        <w:t>ResultSetMetaData</w:t>
      </w:r>
      <w:r w:rsidRPr="0016657D">
        <w:t>には、</w:t>
      </w:r>
      <w:del w:id="4261" w:author="IRK" w:date="2020-03-12T17:51:00Z">
        <w:r w:rsidRPr="0016657D" w:rsidDel="008955F2">
          <w:delText>表</w:delText>
        </w:r>
        <w:r w:rsidR="00422841" w:rsidDel="008955F2">
          <w:rPr>
            <w:rFonts w:hint="eastAsia"/>
          </w:rPr>
          <w:delText>74</w:delText>
        </w:r>
      </w:del>
      <w:ins w:id="4262" w:author="IRK" w:date="2020-03-12T17:51:00Z">
        <w:r w:rsidR="008955F2">
          <w:rPr>
            <w:rFonts w:hint="eastAsia"/>
          </w:rPr>
          <w:t>次の表</w:t>
        </w:r>
      </w:ins>
      <w:r w:rsidRPr="0016657D">
        <w:t>のメソッドが定義されている。</w:t>
      </w:r>
    </w:p>
    <w:p w14:paraId="04B67D75" w14:textId="77777777" w:rsidR="001140F8" w:rsidRDefault="001140F8" w:rsidP="00F93119"/>
    <w:p w14:paraId="67F7ABB9" w14:textId="7FA18A16" w:rsidR="0016657D" w:rsidRDefault="0016657D" w:rsidP="00F93119">
      <w:pPr>
        <w:pStyle w:val="af5"/>
      </w:pPr>
      <w:bookmarkStart w:id="4263" w:name="_Toc40799300"/>
      <w:r>
        <w:t>[</w:t>
      </w:r>
      <w:del w:id="4264" w:author="IRK" w:date="2020-03-12T15:11: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74</w:delText>
        </w:r>
        <w:r w:rsidR="00E65728" w:rsidDel="00E27ACD">
          <w:rPr>
            <w:noProof/>
          </w:rPr>
          <w:fldChar w:fldCharType="end"/>
        </w:r>
        <w:r w:rsidDel="00E27ACD">
          <w:rPr>
            <w:rFonts w:hint="eastAsia"/>
          </w:rPr>
          <w:delText xml:space="preserve">　</w:delText>
        </w:r>
      </w:del>
      <w:ins w:id="4265" w:author="IRK" w:date="2020-03-12T15:11: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77</w:t>
      </w:r>
      <w:ins w:id="4266" w:author="IRK" w:date="2020-03-12T15:11:00Z">
        <w:r w:rsidR="00E27ACD">
          <w:fldChar w:fldCharType="end"/>
        </w:r>
      </w:ins>
      <w:r w:rsidRPr="0016657D">
        <w:t xml:space="preserve"> </w:t>
      </w:r>
      <w:r>
        <w:t>InnoRules.Client.ResultSetMetaData</w:t>
      </w:r>
      <w:r>
        <w:rPr>
          <w:rFonts w:hint="eastAsia"/>
        </w:rPr>
        <w:t>]</w:t>
      </w:r>
      <w:bookmarkEnd w:id="4263"/>
    </w:p>
    <w:tbl>
      <w:tblPr>
        <w:tblStyle w:val="af4"/>
        <w:tblW w:w="0" w:type="auto"/>
        <w:jc w:val="center"/>
        <w:tblLook w:val="04A0" w:firstRow="1" w:lastRow="0" w:firstColumn="1" w:lastColumn="0" w:noHBand="0" w:noVBand="1"/>
        <w:tblPrChange w:id="4267" w:author="IRK" w:date="2020-04-14T15:49:00Z">
          <w:tblPr>
            <w:tblStyle w:val="af4"/>
            <w:tblW w:w="0" w:type="auto"/>
            <w:tblInd w:w="108" w:type="dxa"/>
            <w:tblLook w:val="04A0" w:firstRow="1" w:lastRow="0" w:firstColumn="1" w:lastColumn="0" w:noHBand="0" w:noVBand="1"/>
          </w:tblPr>
        </w:tblPrChange>
      </w:tblPr>
      <w:tblGrid>
        <w:gridCol w:w="9463"/>
        <w:tblGridChange w:id="4268">
          <w:tblGrid>
            <w:gridCol w:w="9463"/>
          </w:tblGrid>
        </w:tblGridChange>
      </w:tblGrid>
      <w:tr w:rsidR="001140F8" w14:paraId="4B9FB32F" w14:textId="77777777" w:rsidTr="00C054CD">
        <w:trPr>
          <w:jc w:val="center"/>
        </w:trPr>
        <w:tc>
          <w:tcPr>
            <w:tcW w:w="9463" w:type="dxa"/>
            <w:tcPrChange w:id="4269" w:author="IRK" w:date="2020-04-14T15:49:00Z">
              <w:tcPr>
                <w:tcW w:w="9463" w:type="dxa"/>
              </w:tcPr>
            </w:tcPrChange>
          </w:tcPr>
          <w:p w14:paraId="2383B738" w14:textId="77777777" w:rsidR="001140F8" w:rsidRDefault="001140F8">
            <w:pPr>
              <w:pStyle w:val="1b"/>
              <w:pPrChange w:id="4270" w:author="IRK" w:date="2020-04-14T13:53:00Z">
                <w:pPr>
                  <w:pStyle w:val="aff1"/>
                </w:pPr>
              </w:pPrChange>
            </w:pPr>
            <w:r>
              <w:t>1 namespace InnoRules.Client</w:t>
            </w:r>
          </w:p>
          <w:p w14:paraId="0F189F1C" w14:textId="77777777" w:rsidR="001140F8" w:rsidRDefault="001140F8">
            <w:pPr>
              <w:pStyle w:val="1b"/>
              <w:pPrChange w:id="4271" w:author="IRK" w:date="2020-04-14T13:53:00Z">
                <w:pPr>
                  <w:pStyle w:val="aff1"/>
                </w:pPr>
              </w:pPrChange>
            </w:pPr>
            <w:r>
              <w:t>2 {</w:t>
            </w:r>
          </w:p>
          <w:p w14:paraId="3E9CBEC0" w14:textId="77777777" w:rsidR="001140F8" w:rsidRDefault="001140F8">
            <w:pPr>
              <w:pStyle w:val="1b"/>
              <w:pPrChange w:id="4272" w:author="IRK" w:date="2020-04-14T13:53:00Z">
                <w:pPr>
                  <w:pStyle w:val="aff1"/>
                </w:pPr>
              </w:pPrChange>
            </w:pPr>
            <w:r>
              <w:t>3     public class ResultSetMetaData</w:t>
            </w:r>
          </w:p>
          <w:p w14:paraId="1E4EB3D4" w14:textId="77777777" w:rsidR="001140F8" w:rsidRDefault="001140F8">
            <w:pPr>
              <w:pStyle w:val="1b"/>
              <w:pPrChange w:id="4273" w:author="IRK" w:date="2020-04-14T13:53:00Z">
                <w:pPr>
                  <w:pStyle w:val="aff1"/>
                </w:pPr>
              </w:pPrChange>
            </w:pPr>
            <w:r>
              <w:t>4     {</w:t>
            </w:r>
          </w:p>
          <w:p w14:paraId="4C558AF4" w14:textId="77777777" w:rsidR="001140F8" w:rsidRDefault="001140F8">
            <w:pPr>
              <w:pStyle w:val="1b"/>
              <w:pPrChange w:id="4274" w:author="IRK" w:date="2020-04-14T13:53:00Z">
                <w:pPr>
                  <w:pStyle w:val="aff1"/>
                </w:pPr>
              </w:pPrChange>
            </w:pPr>
            <w:r>
              <w:t>5        int GetColumnCount();</w:t>
            </w:r>
          </w:p>
          <w:p w14:paraId="08C0A2AA" w14:textId="77777777" w:rsidR="001140F8" w:rsidRDefault="001140F8">
            <w:pPr>
              <w:pStyle w:val="1b"/>
              <w:pPrChange w:id="4275" w:author="IRK" w:date="2020-04-14T13:53:00Z">
                <w:pPr>
                  <w:pStyle w:val="aff1"/>
                </w:pPr>
              </w:pPrChange>
            </w:pPr>
            <w:r>
              <w:t>6        String GetColumnName( int columnIndex );</w:t>
            </w:r>
            <w:del w:id="4276" w:author="IRK" w:date="2020-03-13T10:12:00Z">
              <w:r w:rsidDel="009C1958">
                <w:delText xml:space="preserve"> </w:delText>
              </w:r>
            </w:del>
          </w:p>
          <w:p w14:paraId="612CF613" w14:textId="77777777" w:rsidR="001140F8" w:rsidRDefault="001140F8">
            <w:pPr>
              <w:pStyle w:val="1b"/>
              <w:pPrChange w:id="4277" w:author="IRK" w:date="2020-04-14T13:53:00Z">
                <w:pPr>
                  <w:pStyle w:val="aff1"/>
                </w:pPr>
              </w:pPrChange>
            </w:pPr>
            <w:r>
              <w:t>7        short GetColumnType( int columnIndex</w:t>
            </w:r>
            <w:r w:rsidR="0061351F">
              <w:rPr>
                <w:rFonts w:hint="eastAsia"/>
              </w:rPr>
              <w:t xml:space="preserve"> </w:t>
            </w:r>
            <w:r>
              <w:t>);</w:t>
            </w:r>
          </w:p>
          <w:p w14:paraId="14E91816" w14:textId="77777777" w:rsidR="001140F8" w:rsidRPr="001B1367" w:rsidRDefault="001140F8">
            <w:pPr>
              <w:pStyle w:val="1b"/>
              <w:pPrChange w:id="4278" w:author="IRK" w:date="2020-04-14T13:53:00Z">
                <w:pPr>
                  <w:pStyle w:val="aff1"/>
                </w:pPr>
              </w:pPrChange>
            </w:pPr>
            <w:r>
              <w:t>8        List&lt;String&gt; GetTraceList();</w:t>
            </w:r>
          </w:p>
          <w:p w14:paraId="4D4DCE05" w14:textId="77777777" w:rsidR="001140F8" w:rsidRDefault="001140F8">
            <w:pPr>
              <w:pStyle w:val="1b"/>
              <w:pPrChange w:id="4279" w:author="IRK" w:date="2020-04-14T13:53:00Z">
                <w:pPr>
                  <w:pStyle w:val="aff1"/>
                </w:pPr>
              </w:pPrChange>
            </w:pPr>
            <w:r>
              <w:t>9     }</w:t>
            </w:r>
          </w:p>
          <w:p w14:paraId="3CE58157" w14:textId="77777777" w:rsidR="001140F8" w:rsidRDefault="001140F8">
            <w:pPr>
              <w:pStyle w:val="1b"/>
              <w:pPrChange w:id="4280" w:author="IRK" w:date="2020-04-14T13:53:00Z">
                <w:pPr>
                  <w:pStyle w:val="aff1"/>
                </w:pPr>
              </w:pPrChange>
            </w:pPr>
            <w:r>
              <w:t>10 }</w:t>
            </w:r>
          </w:p>
        </w:tc>
      </w:tr>
    </w:tbl>
    <w:p w14:paraId="48A9DDFA" w14:textId="77777777" w:rsidR="001140F8" w:rsidRPr="006D77A5" w:rsidRDefault="001140F8" w:rsidP="00F93119"/>
    <w:p w14:paraId="37B599BC" w14:textId="23E546FD" w:rsidR="001140F8" w:rsidRDefault="00213E21" w:rsidP="00F93119">
      <w:del w:id="4281" w:author="IRK" w:date="2020-03-12T14:38:00Z">
        <w:r w:rsidDel="00A55E2C">
          <w:rPr>
            <w:rFonts w:hint="eastAsia"/>
          </w:rPr>
          <w:delText>以下</w:delText>
        </w:r>
      </w:del>
      <w:ins w:id="4282" w:author="IRK" w:date="2020-03-12T14:38:00Z">
        <w:r w:rsidR="00A55E2C">
          <w:rPr>
            <w:rFonts w:hint="eastAsia"/>
          </w:rPr>
          <w:t>次</w:t>
        </w:r>
      </w:ins>
      <w:r w:rsidR="001140F8">
        <w:t>は、各メソッドに関する説明である。</w:t>
      </w:r>
    </w:p>
    <w:p w14:paraId="4CD799F0" w14:textId="77777777" w:rsidR="001140F8" w:rsidRPr="005B0472" w:rsidRDefault="001140F8" w:rsidP="00F93119"/>
    <w:p w14:paraId="06396176" w14:textId="77777777" w:rsidR="001140F8" w:rsidRPr="005B0472" w:rsidRDefault="001140F8" w:rsidP="00F93119">
      <w:r w:rsidRPr="005B0472">
        <w:t>int GetColumnCount()</w:t>
      </w:r>
    </w:p>
    <w:p w14:paraId="625C941A" w14:textId="0770C0F0" w:rsidR="001140F8" w:rsidRPr="005B0472" w:rsidRDefault="00594315" w:rsidP="00F93119">
      <w:r>
        <w:t>カラム数</w:t>
      </w:r>
      <w:r w:rsidR="001140F8" w:rsidRPr="005B0472">
        <w:t>を返す。</w:t>
      </w:r>
    </w:p>
    <w:p w14:paraId="14AA980B" w14:textId="77777777" w:rsidR="001140F8" w:rsidRPr="005B0472" w:rsidRDefault="001140F8" w:rsidP="00F93119"/>
    <w:p w14:paraId="6F97955E" w14:textId="77777777" w:rsidR="001140F8" w:rsidRPr="005B0472" w:rsidRDefault="005B0472" w:rsidP="00F93119">
      <w:r>
        <w:t>String GetColumnName(int columnIndex</w:t>
      </w:r>
      <w:r w:rsidR="001140F8" w:rsidRPr="005B0472">
        <w:t>)</w:t>
      </w:r>
    </w:p>
    <w:p w14:paraId="254A19E8" w14:textId="0BA667AB" w:rsidR="001140F8" w:rsidRPr="005B0472" w:rsidRDefault="001140F8" w:rsidP="00F93119">
      <w:r w:rsidRPr="005B0472">
        <w:t>columnIndex</w:t>
      </w:r>
      <w:r w:rsidRPr="005B0472">
        <w:t>番目のカラム名を返す。</w:t>
      </w:r>
      <w:r w:rsidRPr="005B0472">
        <w:t>columnIndex</w:t>
      </w:r>
      <w:r w:rsidRPr="005B0472">
        <w:t>は</w:t>
      </w:r>
      <w:r w:rsidRPr="005B0472">
        <w:t>1</w:t>
      </w:r>
      <w:r w:rsidRPr="005B0472">
        <w:t>ベースインデックスで、最初のカラムのインデックスは</w:t>
      </w:r>
      <w:r w:rsidRPr="005B0472">
        <w:t>1</w:t>
      </w:r>
      <w:r w:rsidRPr="005B0472">
        <w:t>である。</w:t>
      </w:r>
      <w:r w:rsidRPr="005B0472">
        <w:t>columnIndex</w:t>
      </w:r>
      <w:r w:rsidRPr="005B0472">
        <w:t>が</w:t>
      </w:r>
      <w:r w:rsidRPr="005B0472">
        <w:t>0</w:t>
      </w:r>
      <w:r w:rsidRPr="005B0472">
        <w:t>以下または</w:t>
      </w:r>
      <w:r w:rsidR="00594315">
        <w:t>カラム数</w:t>
      </w:r>
      <w:r w:rsidRPr="005B0472">
        <w:t>より大きい場合は、</w:t>
      </w:r>
      <w:r w:rsidRPr="005B0472">
        <w:t>IndexOutOfBoundsException</w:t>
      </w:r>
      <w:r w:rsidRPr="005B0472">
        <w:t>が投げられる。</w:t>
      </w:r>
    </w:p>
    <w:p w14:paraId="26D09C58" w14:textId="77777777" w:rsidR="001140F8" w:rsidRPr="005B0472" w:rsidRDefault="001140F8" w:rsidP="00F93119"/>
    <w:p w14:paraId="2C0AA540" w14:textId="77777777" w:rsidR="001140F8" w:rsidRPr="005B0472" w:rsidRDefault="005B0472" w:rsidP="00F93119">
      <w:r>
        <w:t>short GetColumnType(</w:t>
      </w:r>
      <w:r w:rsidR="001140F8" w:rsidRPr="005B0472">
        <w:t>int columnIndex)</w:t>
      </w:r>
    </w:p>
    <w:p w14:paraId="2F725474" w14:textId="14407DB7" w:rsidR="001140F8" w:rsidRPr="005B0472" w:rsidRDefault="001140F8" w:rsidP="00F93119">
      <w:r w:rsidRPr="005B0472">
        <w:t>カラムのデータ</w:t>
      </w:r>
      <w:del w:id="4283" w:author="IRK" w:date="2020-04-13T12:22:00Z">
        <w:r w:rsidRPr="005B0472" w:rsidDel="00610CCB">
          <w:delText>形式</w:delText>
        </w:r>
      </w:del>
      <w:ins w:id="4284" w:author="IRK" w:date="2020-04-13T12:22:00Z">
        <w:r w:rsidR="00610CCB">
          <w:rPr>
            <w:rFonts w:hint="eastAsia"/>
          </w:rPr>
          <w:t>型</w:t>
        </w:r>
      </w:ins>
      <w:r w:rsidRPr="005B0472">
        <w:t>コードを返す。データ</w:t>
      </w:r>
      <w:del w:id="4285" w:author="IRK" w:date="2020-04-13T12:22:00Z">
        <w:r w:rsidRPr="005B0472" w:rsidDel="00610CCB">
          <w:delText>形式</w:delText>
        </w:r>
      </w:del>
      <w:ins w:id="4286" w:author="IRK" w:date="2020-04-13T12:22:00Z">
        <w:r w:rsidR="00610CCB">
          <w:rPr>
            <w:rFonts w:hint="eastAsia"/>
          </w:rPr>
          <w:t>型</w:t>
        </w:r>
      </w:ins>
      <w:r w:rsidRPr="005B0472">
        <w:t>コードについては、</w:t>
      </w:r>
      <w:del w:id="4287" w:author="IRK" w:date="2020-03-13T10:13:00Z">
        <w:r w:rsidRPr="005B0472" w:rsidDel="009C1958">
          <w:delText>3.3.4</w:delText>
        </w:r>
        <w:r w:rsidRPr="005B0472" w:rsidDel="009C1958">
          <w:rPr>
            <w:rFonts w:hint="eastAsia"/>
          </w:rPr>
          <w:delText xml:space="preserve"> </w:delText>
        </w:r>
        <w:r w:rsidRPr="005B0472" w:rsidDel="009C1958">
          <w:rPr>
            <w:rFonts w:hint="eastAsia"/>
          </w:rPr>
          <w:delText>データ形式</w:delText>
        </w:r>
      </w:del>
      <w:ins w:id="4288" w:author="IRK" w:date="2020-03-13T10:13:00Z">
        <w:r w:rsidR="009C1958">
          <w:rPr>
            <w:rFonts w:hint="eastAsia"/>
          </w:rPr>
          <w:t>「</w:t>
        </w:r>
        <w:r w:rsidR="009C1958">
          <w:fldChar w:fldCharType="begin"/>
        </w:r>
        <w:r w:rsidR="009C1958">
          <w:instrText xml:space="preserve"> </w:instrText>
        </w:r>
        <w:r w:rsidR="009C1958">
          <w:rPr>
            <w:rFonts w:hint="eastAsia"/>
          </w:rPr>
          <w:instrText>REF _Ref34986821 \r \h</w:instrText>
        </w:r>
        <w:r w:rsidR="009C1958">
          <w:instrText xml:space="preserve"> </w:instrText>
        </w:r>
      </w:ins>
      <w:r w:rsidR="009C1958">
        <w:fldChar w:fldCharType="separate"/>
      </w:r>
      <w:r w:rsidR="0092459D">
        <w:t xml:space="preserve">3.3.4 </w:t>
      </w:r>
      <w:ins w:id="4289" w:author="IRK" w:date="2020-03-13T10:13:00Z">
        <w:r w:rsidR="009C1958">
          <w:fldChar w:fldCharType="end"/>
        </w:r>
        <w:r w:rsidR="009C1958">
          <w:fldChar w:fldCharType="begin"/>
        </w:r>
        <w:r w:rsidR="009C1958">
          <w:instrText xml:space="preserve"> REF _Ref34986827 \h </w:instrText>
        </w:r>
      </w:ins>
      <w:r w:rsidR="009C1958">
        <w:fldChar w:fldCharType="separate"/>
      </w:r>
      <w:r w:rsidR="0092459D">
        <w:t>データ</w:t>
      </w:r>
      <w:ins w:id="4290" w:author="IRK" w:date="2020-04-13T12:21:00Z">
        <w:r w:rsidR="0092459D">
          <w:rPr>
            <w:rFonts w:hint="eastAsia"/>
          </w:rPr>
          <w:t>型</w:t>
        </w:r>
      </w:ins>
      <w:r w:rsidR="0092459D">
        <w:t>と関連定数</w:t>
      </w:r>
      <w:ins w:id="4291" w:author="IRK" w:date="2020-03-13T10:13:00Z">
        <w:r w:rsidR="009C1958">
          <w:fldChar w:fldCharType="end"/>
        </w:r>
        <w:r w:rsidR="009C1958">
          <w:rPr>
            <w:rFonts w:hint="eastAsia"/>
          </w:rPr>
          <w:t>」</w:t>
        </w:r>
      </w:ins>
      <w:r w:rsidRPr="005B0472">
        <w:rPr>
          <w:rFonts w:hint="eastAsia"/>
        </w:rPr>
        <w:t>と関連定数</w:t>
      </w:r>
      <w:r w:rsidRPr="005B0472">
        <w:t>を参照する。</w:t>
      </w:r>
      <w:r w:rsidRPr="005B0472">
        <w:t>columnIndex</w:t>
      </w:r>
      <w:r w:rsidRPr="005B0472">
        <w:t>は</w:t>
      </w:r>
      <w:r w:rsidRPr="005B0472">
        <w:t>1</w:t>
      </w:r>
      <w:r w:rsidRPr="005B0472">
        <w:t>ベースのインデックスであり、</w:t>
      </w:r>
      <w:r w:rsidRPr="005B0472">
        <w:t>columnIndex</w:t>
      </w:r>
      <w:r w:rsidRPr="005B0472">
        <w:t>が</w:t>
      </w:r>
      <w:r w:rsidRPr="005B0472">
        <w:t>0</w:t>
      </w:r>
      <w:r w:rsidRPr="005B0472">
        <w:t>以下</w:t>
      </w:r>
      <w:r w:rsidRPr="005B0472">
        <w:rPr>
          <w:rFonts w:hint="eastAsia"/>
        </w:rPr>
        <w:t>または</w:t>
      </w:r>
      <w:r w:rsidR="00594315">
        <w:t>カラム数</w:t>
      </w:r>
      <w:r w:rsidRPr="005B0472">
        <w:t>より大きいと</w:t>
      </w:r>
      <w:r w:rsidRPr="005B0472">
        <w:t>IndexOutOfBoundsException</w:t>
      </w:r>
      <w:r w:rsidRPr="005B0472">
        <w:t>が投げられる。</w:t>
      </w:r>
    </w:p>
    <w:p w14:paraId="501EB590" w14:textId="77777777" w:rsidR="001140F8" w:rsidRPr="005B0472" w:rsidRDefault="001140F8" w:rsidP="00F93119"/>
    <w:p w14:paraId="452843D5" w14:textId="77777777" w:rsidR="001140F8" w:rsidRPr="00345CC8" w:rsidRDefault="001140F8" w:rsidP="00F93119">
      <w:r w:rsidRPr="00345CC8">
        <w:t>List&lt;String&gt; GetTraceList()</w:t>
      </w:r>
    </w:p>
    <w:p w14:paraId="34BF1926" w14:textId="3E75C1A0" w:rsidR="001140F8" w:rsidRPr="005B0472" w:rsidRDefault="001140F8" w:rsidP="00F93119">
      <w:r w:rsidRPr="005B0472">
        <w:t>List</w:t>
      </w:r>
      <w:r w:rsidRPr="005B0472">
        <w:t>形式のルール</w:t>
      </w:r>
      <w:r w:rsidR="00A95C6C">
        <w:t>実行経路トレースの</w:t>
      </w:r>
      <w:r w:rsidRPr="005B0472">
        <w:t>結果を返す。</w:t>
      </w:r>
    </w:p>
    <w:p w14:paraId="22348752" w14:textId="77777777" w:rsidR="0016657D" w:rsidRPr="005B0472" w:rsidRDefault="0016657D" w:rsidP="00F93119"/>
    <w:p w14:paraId="54381753" w14:textId="77777777" w:rsidR="001140F8" w:rsidRDefault="001140F8" w:rsidP="00F93119">
      <w:pPr>
        <w:pStyle w:val="42"/>
      </w:pPr>
      <w:r>
        <w:t>ルールサービス呼び出し例</w:t>
      </w:r>
    </w:p>
    <w:p w14:paraId="06E3B062" w14:textId="7022F3E5" w:rsidR="001140F8" w:rsidRDefault="001140F8" w:rsidP="00F93119">
      <w:del w:id="4292" w:author="IRK" w:date="2020-03-12T17:51:00Z">
        <w:r w:rsidDel="008955F2">
          <w:delText>表</w:delText>
        </w:r>
        <w:r w:rsidR="00422841" w:rsidDel="008955F2">
          <w:delText>75</w:delText>
        </w:r>
      </w:del>
      <w:ins w:id="4293" w:author="IRK" w:date="2020-03-12T17:51:00Z">
        <w:r w:rsidR="008955F2">
          <w:rPr>
            <w:rFonts w:hint="eastAsia"/>
          </w:rPr>
          <w:t>次の表</w:t>
        </w:r>
      </w:ins>
      <w:r>
        <w:t>は、手数料を計算するルールサービスを呼び出すソースコード</w:t>
      </w:r>
      <w:r>
        <w:rPr>
          <w:rFonts w:hint="eastAsia"/>
        </w:rPr>
        <w:t>の例</w:t>
      </w:r>
      <w:r>
        <w:t>である。</w:t>
      </w:r>
    </w:p>
    <w:p w14:paraId="67F26249" w14:textId="77777777" w:rsidR="001140F8" w:rsidRPr="003F69D7" w:rsidRDefault="001140F8" w:rsidP="00F93119"/>
    <w:p w14:paraId="58B17DAF" w14:textId="52B0968B" w:rsidR="00AB3E22" w:rsidRDefault="00AB3E22" w:rsidP="00F93119">
      <w:pPr>
        <w:pStyle w:val="af5"/>
      </w:pPr>
      <w:bookmarkStart w:id="4294" w:name="_Ref34982001"/>
      <w:bookmarkStart w:id="4295" w:name="_Toc40799301"/>
      <w:r>
        <w:t>[</w:t>
      </w:r>
      <w:del w:id="4296" w:author="IRK" w:date="2020-03-12T15:11: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75</w:delText>
        </w:r>
        <w:r w:rsidR="00E65728" w:rsidDel="00E27ACD">
          <w:rPr>
            <w:noProof/>
          </w:rPr>
          <w:fldChar w:fldCharType="end"/>
        </w:r>
        <w:r w:rsidDel="00E27ACD">
          <w:rPr>
            <w:rFonts w:hint="eastAsia"/>
          </w:rPr>
          <w:delText xml:space="preserve">　</w:delText>
        </w:r>
      </w:del>
      <w:ins w:id="4297" w:author="IRK" w:date="2020-03-12T15:11: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78</w:t>
      </w:r>
      <w:ins w:id="4298" w:author="IRK" w:date="2020-03-12T15:11:00Z">
        <w:r w:rsidR="00E27ACD">
          <w:fldChar w:fldCharType="end"/>
        </w:r>
        <w:r w:rsidR="00E27ACD">
          <w:rPr>
            <w:rFonts w:hint="eastAsia"/>
          </w:rPr>
          <w:t xml:space="preserve"> </w:t>
        </w:r>
      </w:ins>
      <w:r>
        <w:rPr>
          <w:noProof/>
        </w:rPr>
        <w:t>ルールサービス呼び出し例</w:t>
      </w:r>
      <w:r>
        <w:rPr>
          <w:rFonts w:hint="eastAsia"/>
          <w:noProof/>
        </w:rPr>
        <w:t>]</w:t>
      </w:r>
      <w:bookmarkEnd w:id="4294"/>
      <w:bookmarkEnd w:id="4295"/>
    </w:p>
    <w:tbl>
      <w:tblPr>
        <w:tblStyle w:val="af4"/>
        <w:tblW w:w="0" w:type="auto"/>
        <w:jc w:val="center"/>
        <w:tblLook w:val="04A0" w:firstRow="1" w:lastRow="0" w:firstColumn="1" w:lastColumn="0" w:noHBand="0" w:noVBand="1"/>
        <w:tblPrChange w:id="4299" w:author="IRK" w:date="2020-04-14T15:49:00Z">
          <w:tblPr>
            <w:tblStyle w:val="af4"/>
            <w:tblW w:w="0" w:type="auto"/>
            <w:tblInd w:w="108" w:type="dxa"/>
            <w:tblLook w:val="04A0" w:firstRow="1" w:lastRow="0" w:firstColumn="1" w:lastColumn="0" w:noHBand="0" w:noVBand="1"/>
          </w:tblPr>
        </w:tblPrChange>
      </w:tblPr>
      <w:tblGrid>
        <w:gridCol w:w="9463"/>
        <w:tblGridChange w:id="4300">
          <w:tblGrid>
            <w:gridCol w:w="9463"/>
          </w:tblGrid>
        </w:tblGridChange>
      </w:tblGrid>
      <w:tr w:rsidR="001140F8" w14:paraId="3523EB15" w14:textId="77777777" w:rsidTr="00C054CD">
        <w:trPr>
          <w:jc w:val="center"/>
        </w:trPr>
        <w:tc>
          <w:tcPr>
            <w:tcW w:w="9463" w:type="dxa"/>
            <w:tcPrChange w:id="4301" w:author="IRK" w:date="2020-04-14T15:49:00Z">
              <w:tcPr>
                <w:tcW w:w="9463" w:type="dxa"/>
              </w:tcPr>
            </w:tcPrChange>
          </w:tcPr>
          <w:p w14:paraId="2C2F8362" w14:textId="77777777" w:rsidR="001140F8" w:rsidRDefault="001140F8">
            <w:pPr>
              <w:pStyle w:val="1b"/>
              <w:pPrChange w:id="4302" w:author="IRK" w:date="2020-04-14T13:53:00Z">
                <w:pPr>
                  <w:pStyle w:val="aff1"/>
                </w:pPr>
              </w:pPrChange>
            </w:pPr>
            <w:r>
              <w:t xml:space="preserve"> 1</w:t>
            </w:r>
          </w:p>
          <w:p w14:paraId="35D01427" w14:textId="5B934FC1" w:rsidR="001140F8" w:rsidRDefault="00FD41AE">
            <w:pPr>
              <w:pStyle w:val="1b"/>
              <w:pPrChange w:id="4303" w:author="IRK" w:date="2020-04-14T13:54:00Z">
                <w:pPr>
                  <w:pStyle w:val="aff1"/>
                </w:pPr>
              </w:pPrChange>
            </w:pPr>
            <w:ins w:id="4304" w:author="IRK" w:date="2020-04-14T13:54:00Z">
              <w:r>
                <w:t xml:space="preserve"> </w:t>
              </w:r>
            </w:ins>
            <w:r w:rsidR="001140F8">
              <w:t>2  static String service()</w:t>
            </w:r>
          </w:p>
          <w:p w14:paraId="0AA1F5F0" w14:textId="77777777" w:rsidR="001140F8" w:rsidRDefault="001140F8">
            <w:pPr>
              <w:pStyle w:val="1b"/>
              <w:pPrChange w:id="4305" w:author="IRK" w:date="2020-04-14T13:53:00Z">
                <w:pPr>
                  <w:pStyle w:val="aff1"/>
                </w:pPr>
              </w:pPrChange>
            </w:pPr>
            <w:r>
              <w:t xml:space="preserve"> 3  {</w:t>
            </w:r>
          </w:p>
          <w:p w14:paraId="02649C88" w14:textId="77777777" w:rsidR="001140F8" w:rsidRDefault="001140F8">
            <w:pPr>
              <w:pStyle w:val="1b"/>
              <w:pPrChange w:id="4306" w:author="IRK" w:date="2020-04-14T13:53:00Z">
                <w:pPr>
                  <w:pStyle w:val="aff1"/>
                </w:pPr>
              </w:pPrChange>
            </w:pPr>
            <w:r>
              <w:t xml:space="preserve"> 4           RuleInterface intf = null;</w:t>
            </w:r>
          </w:p>
          <w:p w14:paraId="68D5C48D" w14:textId="77777777" w:rsidR="001140F8" w:rsidRDefault="001140F8">
            <w:pPr>
              <w:pStyle w:val="1b"/>
              <w:pPrChange w:id="4307" w:author="IRK" w:date="2020-04-14T13:53:00Z">
                <w:pPr>
                  <w:pStyle w:val="aff1"/>
                </w:pPr>
              </w:pPrChange>
            </w:pPr>
            <w:r>
              <w:t xml:space="preserve"> 5           String message = "";</w:t>
            </w:r>
            <w:del w:id="4308" w:author="IRK" w:date="2020-03-13T10:13:00Z">
              <w:r w:rsidDel="009C1958">
                <w:delText xml:space="preserve"> </w:delText>
              </w:r>
            </w:del>
          </w:p>
          <w:p w14:paraId="6BE24970" w14:textId="77777777" w:rsidR="001140F8" w:rsidRDefault="001140F8">
            <w:pPr>
              <w:pStyle w:val="1b"/>
              <w:pPrChange w:id="4309" w:author="IRK" w:date="2020-04-14T13:53:00Z">
                <w:pPr>
                  <w:pStyle w:val="aff1"/>
                </w:pPr>
              </w:pPrChange>
            </w:pPr>
            <w:r>
              <w:t xml:space="preserve"> 6           try</w:t>
            </w:r>
          </w:p>
          <w:p w14:paraId="632833F6" w14:textId="77777777" w:rsidR="001140F8" w:rsidRDefault="001140F8">
            <w:pPr>
              <w:pStyle w:val="1b"/>
              <w:pPrChange w:id="4310" w:author="IRK" w:date="2020-04-14T13:53:00Z">
                <w:pPr>
                  <w:pStyle w:val="aff1"/>
                </w:pPr>
              </w:pPrChange>
            </w:pPr>
            <w:r>
              <w:t xml:space="preserve"> 7           {</w:t>
            </w:r>
          </w:p>
          <w:p w14:paraId="185E6253" w14:textId="77777777" w:rsidR="001140F8" w:rsidRDefault="001140F8">
            <w:pPr>
              <w:pStyle w:val="1b"/>
              <w:pPrChange w:id="4311" w:author="IRK" w:date="2020-04-14T13:53:00Z">
                <w:pPr>
                  <w:pStyle w:val="aff1"/>
                </w:pPr>
              </w:pPrChange>
            </w:pPr>
            <w:r>
              <w:t xml:space="preserve"> 8</w:t>
            </w:r>
          </w:p>
          <w:p w14:paraId="77EECA96" w14:textId="10094285" w:rsidR="001140F8" w:rsidRDefault="001140F8">
            <w:pPr>
              <w:pStyle w:val="1b"/>
              <w:pPrChange w:id="4312" w:author="IRK" w:date="2020-04-14T13:53:00Z">
                <w:pPr>
                  <w:pStyle w:val="aff1"/>
                </w:pPr>
              </w:pPrChange>
            </w:pPr>
            <w:r>
              <w:t xml:space="preserve"> 9                RuleReq req = new RuleReq();</w:t>
            </w:r>
            <w:del w:id="4313" w:author="IRK" w:date="2020-03-13T10:13:00Z">
              <w:r w:rsidDel="009C1958">
                <w:delText xml:space="preserve">                           </w:delText>
              </w:r>
            </w:del>
            <w:r>
              <w:t xml:space="preserve"> </w:t>
            </w:r>
          </w:p>
          <w:p w14:paraId="1EDEE4CA" w14:textId="77777777" w:rsidR="001140F8" w:rsidRDefault="001140F8">
            <w:pPr>
              <w:pStyle w:val="1b"/>
              <w:pPrChange w:id="4314" w:author="IRK" w:date="2020-04-14T13:53:00Z">
                <w:pPr>
                  <w:pStyle w:val="aff1"/>
                </w:pPr>
              </w:pPrChange>
            </w:pPr>
            <w:r>
              <w:t>10                req.SetRuleCode("COMMISSION");</w:t>
            </w:r>
          </w:p>
          <w:p w14:paraId="67FBDC71" w14:textId="77777777" w:rsidR="001140F8" w:rsidRDefault="001140F8">
            <w:pPr>
              <w:pStyle w:val="1b"/>
              <w:pPrChange w:id="4315" w:author="IRK" w:date="2020-04-14T13:53:00Z">
                <w:pPr>
                  <w:pStyle w:val="aff1"/>
                </w:pPr>
              </w:pPrChange>
            </w:pPr>
            <w:r>
              <w:t>11                req.SetDate( "2013-07-01" );</w:t>
            </w:r>
          </w:p>
          <w:p w14:paraId="4444CAB2" w14:textId="77777777" w:rsidR="001140F8" w:rsidRDefault="001140F8">
            <w:pPr>
              <w:pStyle w:val="1b"/>
              <w:pPrChange w:id="4316" w:author="IRK" w:date="2020-04-14T13:53:00Z">
                <w:pPr>
                  <w:pStyle w:val="aff1"/>
                </w:pPr>
              </w:pPrChange>
            </w:pPr>
            <w:r>
              <w:t>12</w:t>
            </w:r>
          </w:p>
          <w:p w14:paraId="1E20DADE" w14:textId="77777777" w:rsidR="001140F8" w:rsidRDefault="001140F8">
            <w:pPr>
              <w:pStyle w:val="1b"/>
              <w:pPrChange w:id="4317" w:author="IRK" w:date="2020-04-14T13:53:00Z">
                <w:pPr>
                  <w:pStyle w:val="aff1"/>
                </w:pPr>
              </w:pPrChange>
            </w:pPr>
            <w:r>
              <w:t>13                Item item = req.AddNumberItem( "AMT" );</w:t>
            </w:r>
          </w:p>
          <w:p w14:paraId="6D794612" w14:textId="77777777" w:rsidR="001140F8" w:rsidRDefault="001140F8">
            <w:pPr>
              <w:pStyle w:val="1b"/>
              <w:pPrChange w:id="4318" w:author="IRK" w:date="2020-04-14T13:53:00Z">
                <w:pPr>
                  <w:pStyle w:val="aff1"/>
                </w:pPr>
              </w:pPrChange>
            </w:pPr>
            <w:r>
              <w:t>14                item.Add(100000);</w:t>
            </w:r>
          </w:p>
          <w:p w14:paraId="60820F0E" w14:textId="77777777" w:rsidR="001140F8" w:rsidRDefault="001140F8">
            <w:pPr>
              <w:pStyle w:val="1b"/>
              <w:pPrChange w:id="4319" w:author="IRK" w:date="2020-04-14T13:53:00Z">
                <w:pPr>
                  <w:pStyle w:val="aff1"/>
                </w:pPr>
              </w:pPrChange>
            </w:pPr>
            <w:r>
              <w:t>15                item = req.AddStringItem( "TRDTYP" );</w:t>
            </w:r>
          </w:p>
          <w:p w14:paraId="7888894A" w14:textId="77777777" w:rsidR="001140F8" w:rsidRDefault="001140F8">
            <w:pPr>
              <w:pStyle w:val="1b"/>
              <w:pPrChange w:id="4320" w:author="IRK" w:date="2020-04-14T13:53:00Z">
                <w:pPr>
                  <w:pStyle w:val="aff1"/>
                </w:pPr>
              </w:pPrChange>
            </w:pPr>
            <w:r>
              <w:t>16                item.Add( "A" );</w:t>
            </w:r>
          </w:p>
          <w:p w14:paraId="2907C9BB" w14:textId="77777777" w:rsidR="001140F8" w:rsidRDefault="001140F8">
            <w:pPr>
              <w:pStyle w:val="1b"/>
              <w:pPrChange w:id="4321" w:author="IRK" w:date="2020-04-14T13:53:00Z">
                <w:pPr>
                  <w:pStyle w:val="aff1"/>
                </w:pPr>
              </w:pPrChange>
            </w:pPr>
            <w:r>
              <w:t>17</w:t>
            </w:r>
          </w:p>
          <w:p w14:paraId="2AD2C980" w14:textId="77777777" w:rsidR="001140F8" w:rsidRDefault="001140F8">
            <w:pPr>
              <w:pStyle w:val="1b"/>
              <w:pPrChange w:id="4322" w:author="IRK" w:date="2020-04-14T13:53:00Z">
                <w:pPr>
                  <w:pStyle w:val="aff1"/>
                </w:pPr>
              </w:pPrChange>
            </w:pPr>
            <w:r>
              <w:t>18                intf = ClusterManager.GetInterface();</w:t>
            </w:r>
          </w:p>
          <w:p w14:paraId="738900AC" w14:textId="77777777" w:rsidR="001140F8" w:rsidRDefault="001140F8">
            <w:pPr>
              <w:pStyle w:val="1b"/>
              <w:pPrChange w:id="4323" w:author="IRK" w:date="2020-04-14T13:53:00Z">
                <w:pPr>
                  <w:pStyle w:val="aff1"/>
                </w:pPr>
              </w:pPrChange>
            </w:pPr>
            <w:r>
              <w:t>19</w:t>
            </w:r>
          </w:p>
          <w:p w14:paraId="69EBCA22" w14:textId="77777777" w:rsidR="001140F8" w:rsidRDefault="001140F8">
            <w:pPr>
              <w:pStyle w:val="1b"/>
              <w:pPrChange w:id="4324" w:author="IRK" w:date="2020-04-14T13:53:00Z">
                <w:pPr>
                  <w:pStyle w:val="aff1"/>
                </w:pPr>
              </w:pPrChange>
            </w:pPr>
            <w:r>
              <w:t>20                ResultSet rs = intf.Execute(req, Constants.CODETYPE_ALIAS);</w:t>
            </w:r>
          </w:p>
          <w:p w14:paraId="15B659BD" w14:textId="4E49AD1A" w:rsidR="001140F8" w:rsidRDefault="001140F8">
            <w:pPr>
              <w:pStyle w:val="1b"/>
              <w:pPrChange w:id="4325" w:author="IRK" w:date="2020-04-14T13:53:00Z">
                <w:pPr>
                  <w:pStyle w:val="aff1"/>
                </w:pPr>
              </w:pPrChange>
            </w:pPr>
            <w:r>
              <w:t>22</w:t>
            </w:r>
            <w:del w:id="4326" w:author="IRK" w:date="2020-03-13T10:13:00Z">
              <w:r w:rsidDel="009C1958">
                <w:delText xml:space="preserve">               </w:delText>
              </w:r>
            </w:del>
            <w:r>
              <w:t xml:space="preserve"> </w:t>
            </w:r>
          </w:p>
          <w:p w14:paraId="0F9D63E8" w14:textId="77777777" w:rsidR="001140F8" w:rsidRDefault="001140F8">
            <w:pPr>
              <w:pStyle w:val="1b"/>
              <w:pPrChange w:id="4327" w:author="IRK" w:date="2020-04-14T13:53:00Z">
                <w:pPr>
                  <w:pStyle w:val="aff1"/>
                </w:pPr>
              </w:pPrChange>
            </w:pPr>
            <w:r>
              <w:t>23                if( rs != null &amp;&amp; rs.Next() )</w:t>
            </w:r>
          </w:p>
          <w:p w14:paraId="240E7042" w14:textId="77777777" w:rsidR="001140F8" w:rsidRDefault="001140F8">
            <w:pPr>
              <w:pStyle w:val="1b"/>
              <w:pPrChange w:id="4328" w:author="IRK" w:date="2020-04-14T13:53:00Z">
                <w:pPr>
                  <w:pStyle w:val="aff1"/>
                </w:pPr>
              </w:pPrChange>
            </w:pPr>
            <w:r>
              <w:t>24                {</w:t>
            </w:r>
          </w:p>
          <w:p w14:paraId="58F55790" w14:textId="77777777" w:rsidR="001140F8" w:rsidRDefault="001140F8">
            <w:pPr>
              <w:pStyle w:val="1b"/>
              <w:pPrChange w:id="4329" w:author="IRK" w:date="2020-04-14T13:53:00Z">
                <w:pPr>
                  <w:pStyle w:val="aff1"/>
                </w:pPr>
              </w:pPrChange>
            </w:pPr>
            <w:r>
              <w:t>25                  String rate = rs.GetString( "CMSRATE" );</w:t>
            </w:r>
          </w:p>
          <w:p w14:paraId="572D0302" w14:textId="77777777" w:rsidR="001140F8" w:rsidRDefault="001140F8">
            <w:pPr>
              <w:pStyle w:val="1b"/>
              <w:pPrChange w:id="4330" w:author="IRK" w:date="2020-04-14T13:53:00Z">
                <w:pPr>
                  <w:pStyle w:val="aff1"/>
                </w:pPr>
              </w:pPrChange>
            </w:pPr>
            <w:r>
              <w:t>26                  String commission = rs.GetString( "CMSAMT" );</w:t>
            </w:r>
          </w:p>
          <w:p w14:paraId="74D93971" w14:textId="77777777" w:rsidR="001140F8" w:rsidRDefault="001140F8">
            <w:pPr>
              <w:pStyle w:val="1b"/>
              <w:pPrChange w:id="4331" w:author="IRK" w:date="2020-04-14T13:53:00Z">
                <w:pPr>
                  <w:pStyle w:val="aff1"/>
                </w:pPr>
              </w:pPrChange>
            </w:pPr>
            <w:r>
              <w:t>27                  message = "Commission is " + commission + ". Rate is " + rate + ".";</w:t>
            </w:r>
          </w:p>
          <w:p w14:paraId="4C7D9C76" w14:textId="77777777" w:rsidR="001140F8" w:rsidRDefault="001140F8">
            <w:pPr>
              <w:pStyle w:val="1b"/>
              <w:pPrChange w:id="4332" w:author="IRK" w:date="2020-04-14T13:53:00Z">
                <w:pPr>
                  <w:pStyle w:val="aff1"/>
                </w:pPr>
              </w:pPrChange>
            </w:pPr>
            <w:r>
              <w:t>28                }</w:t>
            </w:r>
          </w:p>
          <w:p w14:paraId="09E830D0" w14:textId="77777777" w:rsidR="001140F8" w:rsidRDefault="001140F8">
            <w:pPr>
              <w:pStyle w:val="1b"/>
              <w:pPrChange w:id="4333" w:author="IRK" w:date="2020-04-14T13:53:00Z">
                <w:pPr>
                  <w:pStyle w:val="aff1"/>
                </w:pPr>
              </w:pPrChange>
            </w:pPr>
            <w:r>
              <w:t>29           }</w:t>
            </w:r>
          </w:p>
          <w:p w14:paraId="2BA55C27" w14:textId="77777777" w:rsidR="001140F8" w:rsidRDefault="001140F8">
            <w:pPr>
              <w:pStyle w:val="1b"/>
              <w:pPrChange w:id="4334" w:author="IRK" w:date="2020-04-14T13:53:00Z">
                <w:pPr>
                  <w:pStyle w:val="aff1"/>
                </w:pPr>
              </w:pPrChange>
            </w:pPr>
            <w:r>
              <w:t>30           catch (Exception e)</w:t>
            </w:r>
          </w:p>
          <w:p w14:paraId="01CD0DAD" w14:textId="77777777" w:rsidR="001140F8" w:rsidRDefault="001140F8">
            <w:pPr>
              <w:pStyle w:val="1b"/>
              <w:pPrChange w:id="4335" w:author="IRK" w:date="2020-04-14T13:53:00Z">
                <w:pPr>
                  <w:pStyle w:val="aff1"/>
                </w:pPr>
              </w:pPrChange>
            </w:pPr>
            <w:r>
              <w:t>31           {</w:t>
            </w:r>
          </w:p>
          <w:p w14:paraId="32926098" w14:textId="77777777" w:rsidR="001140F8" w:rsidRDefault="001140F8">
            <w:pPr>
              <w:pStyle w:val="1b"/>
              <w:pPrChange w:id="4336" w:author="IRK" w:date="2020-04-14T13:53:00Z">
                <w:pPr>
                  <w:pStyle w:val="aff1"/>
                </w:pPr>
              </w:pPrChange>
            </w:pPr>
            <w:r>
              <w:t>32               message = "ERROR: " + e.Message;</w:t>
            </w:r>
          </w:p>
          <w:p w14:paraId="34906A48" w14:textId="77777777" w:rsidR="001140F8" w:rsidRDefault="001140F8">
            <w:pPr>
              <w:pStyle w:val="1b"/>
              <w:pPrChange w:id="4337" w:author="IRK" w:date="2020-04-14T13:53:00Z">
                <w:pPr>
                  <w:pStyle w:val="aff1"/>
                </w:pPr>
              </w:pPrChange>
            </w:pPr>
            <w:r>
              <w:t>33            }</w:t>
            </w:r>
          </w:p>
          <w:p w14:paraId="234A2C71" w14:textId="77777777" w:rsidR="001140F8" w:rsidRDefault="001140F8">
            <w:pPr>
              <w:pStyle w:val="1b"/>
              <w:pPrChange w:id="4338" w:author="IRK" w:date="2020-04-14T13:53:00Z">
                <w:pPr>
                  <w:pStyle w:val="aff1"/>
                </w:pPr>
              </w:pPrChange>
            </w:pPr>
            <w:r>
              <w:t>34            finally</w:t>
            </w:r>
          </w:p>
          <w:p w14:paraId="6F97AE2F" w14:textId="77777777" w:rsidR="001140F8" w:rsidRDefault="001140F8">
            <w:pPr>
              <w:pStyle w:val="1b"/>
              <w:pPrChange w:id="4339" w:author="IRK" w:date="2020-04-14T13:53:00Z">
                <w:pPr>
                  <w:pStyle w:val="aff1"/>
                </w:pPr>
              </w:pPrChange>
            </w:pPr>
            <w:r>
              <w:t>35            {</w:t>
            </w:r>
          </w:p>
          <w:p w14:paraId="290237B0" w14:textId="77777777" w:rsidR="001140F8" w:rsidRDefault="001140F8">
            <w:pPr>
              <w:pStyle w:val="1b"/>
              <w:pPrChange w:id="4340" w:author="IRK" w:date="2020-04-14T13:53:00Z">
                <w:pPr>
                  <w:pStyle w:val="aff1"/>
                </w:pPr>
              </w:pPrChange>
            </w:pPr>
            <w:r>
              <w:t>36                if (intf != null)</w:t>
            </w:r>
            <w:del w:id="4341" w:author="IRK" w:date="2020-03-13T10:14:00Z">
              <w:r w:rsidDel="009C1958">
                <w:delText xml:space="preserve"> </w:delText>
              </w:r>
            </w:del>
          </w:p>
          <w:p w14:paraId="551F2318" w14:textId="77777777" w:rsidR="001140F8" w:rsidRDefault="001140F8">
            <w:pPr>
              <w:pStyle w:val="1b"/>
              <w:pPrChange w:id="4342" w:author="IRK" w:date="2020-04-14T13:53:00Z">
                <w:pPr>
                  <w:pStyle w:val="aff1"/>
                </w:pPr>
              </w:pPrChange>
            </w:pPr>
            <w:r>
              <w:t>37                    intf.Close();</w:t>
            </w:r>
          </w:p>
          <w:p w14:paraId="2692267D" w14:textId="77777777" w:rsidR="001140F8" w:rsidRDefault="001140F8">
            <w:pPr>
              <w:pStyle w:val="1b"/>
              <w:pPrChange w:id="4343" w:author="IRK" w:date="2020-04-14T13:53:00Z">
                <w:pPr>
                  <w:pStyle w:val="aff1"/>
                </w:pPr>
              </w:pPrChange>
            </w:pPr>
            <w:r>
              <w:t>38          }</w:t>
            </w:r>
          </w:p>
          <w:p w14:paraId="4FDB49EC" w14:textId="77777777" w:rsidR="001140F8" w:rsidRDefault="001140F8">
            <w:pPr>
              <w:pStyle w:val="1b"/>
              <w:pPrChange w:id="4344" w:author="IRK" w:date="2020-04-14T13:53:00Z">
                <w:pPr>
                  <w:pStyle w:val="aff1"/>
                </w:pPr>
              </w:pPrChange>
            </w:pPr>
            <w:r>
              <w:t>39            return message;</w:t>
            </w:r>
          </w:p>
          <w:p w14:paraId="2AAFCBA3" w14:textId="77777777" w:rsidR="001140F8" w:rsidRDefault="001140F8">
            <w:pPr>
              <w:pStyle w:val="1b"/>
              <w:pPrChange w:id="4345" w:author="IRK" w:date="2020-04-14T13:53:00Z">
                <w:pPr>
                  <w:pStyle w:val="aff1"/>
                </w:pPr>
              </w:pPrChange>
            </w:pPr>
            <w:r>
              <w:t>40     }</w:t>
            </w:r>
          </w:p>
        </w:tc>
      </w:tr>
    </w:tbl>
    <w:p w14:paraId="3DFE4751" w14:textId="77777777" w:rsidR="001140F8" w:rsidRDefault="001140F8" w:rsidP="00F93119"/>
    <w:p w14:paraId="47BE054A" w14:textId="6D163E30" w:rsidR="001140F8" w:rsidRPr="00F728C5" w:rsidRDefault="001140F8" w:rsidP="00F93119">
      <w:r w:rsidRPr="00F728C5">
        <w:rPr>
          <w:rFonts w:hint="eastAsia"/>
        </w:rPr>
        <w:t>ルールサービスを呼び出す例で、手数料計算ルールを呼び出して結果メッセージを作成する。</w:t>
      </w:r>
      <w:ins w:id="4346" w:author="IRK" w:date="2020-05-12T14:35:00Z">
        <w:r w:rsidR="003F2FAC">
          <w:rPr>
            <w:rFonts w:hint="eastAsia"/>
          </w:rPr>
          <w:t>[</w:t>
        </w:r>
      </w:ins>
      <w:r w:rsidRPr="00F728C5">
        <w:t>9</w:t>
      </w:r>
      <w:r w:rsidR="001B7556" w:rsidRPr="00F728C5">
        <w:t>~</w:t>
      </w:r>
      <w:r w:rsidRPr="00F728C5">
        <w:t>11</w:t>
      </w:r>
      <w:r w:rsidR="00D13942">
        <w:rPr>
          <w:rFonts w:hint="eastAsia"/>
        </w:rPr>
        <w:t>行目</w:t>
      </w:r>
      <w:ins w:id="4347" w:author="IRK" w:date="2020-05-12T14:35:00Z">
        <w:r w:rsidR="003F2FAC">
          <w:rPr>
            <w:rFonts w:hint="eastAsia"/>
          </w:rPr>
          <w:t>]</w:t>
        </w:r>
      </w:ins>
      <w:r w:rsidRPr="00F728C5">
        <w:rPr>
          <w:rFonts w:hint="eastAsia"/>
        </w:rPr>
        <w:t>では</w:t>
      </w:r>
      <w:r w:rsidRPr="00F728C5">
        <w:t>RuleReq</w:t>
      </w:r>
      <w:r w:rsidRPr="00F728C5">
        <w:rPr>
          <w:rFonts w:hint="eastAsia"/>
        </w:rPr>
        <w:t>オブジェクトを</w:t>
      </w:r>
      <w:r w:rsidR="00DD0C03">
        <w:rPr>
          <w:rFonts w:hint="eastAsia"/>
        </w:rPr>
        <w:t>生成</w:t>
      </w:r>
      <w:r w:rsidRPr="00F728C5">
        <w:rPr>
          <w:rFonts w:hint="eastAsia"/>
        </w:rPr>
        <w:t>して呼び出すルールのエイリアスである</w:t>
      </w:r>
      <w:r w:rsidRPr="00F728C5">
        <w:t>“COMMISSION”</w:t>
      </w:r>
      <w:r w:rsidRPr="00F728C5">
        <w:rPr>
          <w:rFonts w:hint="eastAsia"/>
        </w:rPr>
        <w:t>を設定し、ルール呼び出しの基準日を</w:t>
      </w:r>
      <w:r w:rsidRPr="00F728C5">
        <w:t>“2013-07-01”</w:t>
      </w:r>
      <w:r w:rsidRPr="00F728C5">
        <w:rPr>
          <w:rFonts w:hint="eastAsia"/>
        </w:rPr>
        <w:t>に設定している。システムの現在の日付を使用する場合は、</w:t>
      </w:r>
      <w:ins w:id="4348" w:author="IRK" w:date="2020-05-12T14:35:00Z">
        <w:r w:rsidR="003F2FAC">
          <w:rPr>
            <w:rFonts w:hint="eastAsia"/>
          </w:rPr>
          <w:t>[</w:t>
        </w:r>
      </w:ins>
      <w:r w:rsidRPr="00F728C5">
        <w:t>11</w:t>
      </w:r>
      <w:r w:rsidR="00D13942">
        <w:rPr>
          <w:rFonts w:hint="eastAsia"/>
        </w:rPr>
        <w:t>行目</w:t>
      </w:r>
      <w:ins w:id="4349" w:author="IRK" w:date="2020-05-12T14:35:00Z">
        <w:r w:rsidR="003F2FAC">
          <w:rPr>
            <w:rFonts w:hint="eastAsia"/>
          </w:rPr>
          <w:t>]</w:t>
        </w:r>
      </w:ins>
      <w:del w:id="4350" w:author="IRK" w:date="2020-04-14T14:07:00Z">
        <w:r w:rsidR="00DD0C03" w:rsidDel="001821EF">
          <w:rPr>
            <w:rFonts w:hint="eastAsia"/>
          </w:rPr>
          <w:delText>の</w:delText>
        </w:r>
      </w:del>
      <w:ins w:id="4351" w:author="IRK" w:date="2020-04-14T14:07:00Z">
        <w:r w:rsidR="001821EF">
          <w:rPr>
            <w:rFonts w:hint="eastAsia"/>
          </w:rPr>
          <w:t>を</w:t>
        </w:r>
      </w:ins>
      <w:r w:rsidRPr="00F728C5">
        <w:rPr>
          <w:rFonts w:hint="eastAsia"/>
        </w:rPr>
        <w:t>削除</w:t>
      </w:r>
      <w:ins w:id="4352" w:author="IRK" w:date="2020-04-14T14:07:00Z">
        <w:r w:rsidR="001821EF">
          <w:rPr>
            <w:rFonts w:hint="eastAsia"/>
          </w:rPr>
          <w:t>するか、</w:t>
        </w:r>
      </w:ins>
      <w:del w:id="4353" w:author="IRK" w:date="2020-04-14T14:07:00Z">
        <w:r w:rsidRPr="00F728C5" w:rsidDel="001821EF">
          <w:rPr>
            <w:rFonts w:hint="eastAsia"/>
          </w:rPr>
          <w:delText>または</w:delText>
        </w:r>
      </w:del>
      <w:r w:rsidRPr="00F728C5">
        <w:t>null</w:t>
      </w:r>
      <w:r w:rsidRPr="00F728C5">
        <w:rPr>
          <w:rFonts w:hint="eastAsia"/>
        </w:rPr>
        <w:t>を設定</w:t>
      </w:r>
      <w:del w:id="4354" w:author="IRK" w:date="2020-04-14T14:07:00Z">
        <w:r w:rsidRPr="00F728C5" w:rsidDel="001821EF">
          <w:rPr>
            <w:rFonts w:hint="eastAsia"/>
          </w:rPr>
          <w:delText>でき</w:delText>
        </w:r>
      </w:del>
      <w:ins w:id="4355" w:author="IRK" w:date="2020-04-14T14:07:00Z">
        <w:r w:rsidR="001821EF">
          <w:rPr>
            <w:rFonts w:hint="eastAsia"/>
          </w:rPr>
          <w:t>す</w:t>
        </w:r>
      </w:ins>
      <w:r w:rsidRPr="00F728C5">
        <w:rPr>
          <w:rFonts w:hint="eastAsia"/>
        </w:rPr>
        <w:t>る。</w:t>
      </w:r>
      <w:ins w:id="4356" w:author="IRK" w:date="2020-05-12T14:35:00Z">
        <w:r w:rsidR="003F2FAC">
          <w:rPr>
            <w:rFonts w:hint="eastAsia"/>
          </w:rPr>
          <w:t>[</w:t>
        </w:r>
      </w:ins>
      <w:r w:rsidRPr="00F728C5">
        <w:t>13</w:t>
      </w:r>
      <w:r w:rsidR="001B7556" w:rsidRPr="00F728C5">
        <w:t>~</w:t>
      </w:r>
      <w:r w:rsidRPr="00F728C5">
        <w:t>16</w:t>
      </w:r>
      <w:r w:rsidR="00D13942">
        <w:rPr>
          <w:rFonts w:hint="eastAsia"/>
        </w:rPr>
        <w:t>行目</w:t>
      </w:r>
      <w:ins w:id="4357" w:author="IRK" w:date="2020-05-12T14:35:00Z">
        <w:r w:rsidR="003F2FAC">
          <w:rPr>
            <w:rFonts w:hint="eastAsia"/>
          </w:rPr>
          <w:t>]</w:t>
        </w:r>
      </w:ins>
      <w:r w:rsidRPr="00F728C5">
        <w:rPr>
          <w:rFonts w:hint="eastAsia"/>
        </w:rPr>
        <w:t>では、入力項目の値を設定している。このルールは</w:t>
      </w:r>
      <w:r w:rsidRPr="00F728C5">
        <w:t>2</w:t>
      </w:r>
      <w:r w:rsidRPr="00F728C5">
        <w:rPr>
          <w:rFonts w:hint="eastAsia"/>
        </w:rPr>
        <w:t>つの項目を必要とし、そのエイリアスはそれぞれ</w:t>
      </w:r>
      <w:r w:rsidRPr="00F728C5">
        <w:t>TRDTYP</w:t>
      </w:r>
      <w:r w:rsidRPr="00F728C5">
        <w:rPr>
          <w:rFonts w:hint="eastAsia"/>
        </w:rPr>
        <w:t>と</w:t>
      </w:r>
      <w:r w:rsidRPr="00F728C5">
        <w:t>AMT</w:t>
      </w:r>
      <w:r w:rsidRPr="00F728C5">
        <w:rPr>
          <w:rFonts w:hint="eastAsia"/>
        </w:rPr>
        <w:t>である。</w:t>
      </w:r>
      <w:ins w:id="4358" w:author="IRK" w:date="2020-05-12T14:35:00Z">
        <w:r w:rsidR="003F2FAC">
          <w:rPr>
            <w:rFonts w:hint="eastAsia"/>
          </w:rPr>
          <w:t>[</w:t>
        </w:r>
      </w:ins>
      <w:r w:rsidRPr="00F728C5">
        <w:t>18</w:t>
      </w:r>
      <w:r w:rsidR="00D13942">
        <w:rPr>
          <w:rFonts w:hint="eastAsia"/>
        </w:rPr>
        <w:t>行目</w:t>
      </w:r>
      <w:ins w:id="4359" w:author="IRK" w:date="2020-05-12T14:35:00Z">
        <w:r w:rsidR="003F2FAC">
          <w:rPr>
            <w:rFonts w:hint="eastAsia"/>
          </w:rPr>
          <w:t>]</w:t>
        </w:r>
      </w:ins>
      <w:r w:rsidRPr="00F728C5">
        <w:rPr>
          <w:rFonts w:hint="eastAsia"/>
        </w:rPr>
        <w:t>ではルールインタフェースクラスタで</w:t>
      </w:r>
      <w:r w:rsidR="003321BA">
        <w:rPr>
          <w:rFonts w:hint="eastAsia"/>
        </w:rPr>
        <w:t>マネージャ</w:t>
      </w:r>
      <w:r w:rsidRPr="00F728C5">
        <w:rPr>
          <w:rFonts w:hint="eastAsia"/>
        </w:rPr>
        <w:t>からルールインタフェースを</w:t>
      </w:r>
      <w:r w:rsidR="003321BA">
        <w:rPr>
          <w:rFonts w:hint="eastAsia"/>
        </w:rPr>
        <w:t>取得しており</w:t>
      </w:r>
      <w:r w:rsidRPr="00F728C5">
        <w:rPr>
          <w:rFonts w:hint="eastAsia"/>
        </w:rPr>
        <w:t>、</w:t>
      </w:r>
      <w:r w:rsidR="003321BA" w:rsidRPr="000D5ED3">
        <w:t>そ</w:t>
      </w:r>
      <w:r w:rsidR="003321BA" w:rsidRPr="000D5ED3">
        <w:rPr>
          <w:rFonts w:hint="eastAsia"/>
        </w:rPr>
        <w:t>の結果</w:t>
      </w:r>
      <w:r w:rsidR="003321BA" w:rsidRPr="000D5ED3">
        <w:t>を利用して</w:t>
      </w:r>
      <w:ins w:id="4360" w:author="IRK" w:date="2020-05-12T14:35:00Z">
        <w:r w:rsidR="003F2FAC">
          <w:rPr>
            <w:rFonts w:hint="eastAsia"/>
          </w:rPr>
          <w:t>[</w:t>
        </w:r>
      </w:ins>
      <w:r w:rsidRPr="00F728C5">
        <w:t>20</w:t>
      </w:r>
      <w:r w:rsidR="00D13942">
        <w:rPr>
          <w:rFonts w:hint="eastAsia"/>
        </w:rPr>
        <w:t>行目</w:t>
      </w:r>
      <w:ins w:id="4361" w:author="IRK" w:date="2020-05-12T14:35:00Z">
        <w:r w:rsidR="003F2FAC">
          <w:rPr>
            <w:rFonts w:hint="eastAsia"/>
          </w:rPr>
          <w:t>]</w:t>
        </w:r>
      </w:ins>
      <w:r w:rsidRPr="00F728C5">
        <w:rPr>
          <w:rFonts w:hint="eastAsia"/>
        </w:rPr>
        <w:t>でルールサービスを呼び出し、</w:t>
      </w:r>
      <w:ins w:id="4362" w:author="IRK" w:date="2020-05-12T14:35:00Z">
        <w:r w:rsidR="003F2FAC">
          <w:rPr>
            <w:rFonts w:hint="eastAsia"/>
          </w:rPr>
          <w:t>[</w:t>
        </w:r>
      </w:ins>
      <w:r w:rsidRPr="00F728C5">
        <w:t>37</w:t>
      </w:r>
      <w:r w:rsidR="00D13942">
        <w:rPr>
          <w:rFonts w:hint="eastAsia"/>
        </w:rPr>
        <w:t>行目</w:t>
      </w:r>
      <w:ins w:id="4363" w:author="IRK" w:date="2020-05-12T14:35:00Z">
        <w:r w:rsidR="003F2FAC">
          <w:rPr>
            <w:rFonts w:hint="eastAsia"/>
          </w:rPr>
          <w:t>]</w:t>
        </w:r>
      </w:ins>
      <w:r w:rsidRPr="00F728C5">
        <w:rPr>
          <w:rFonts w:hint="eastAsia"/>
        </w:rPr>
        <w:t>でクラスタに返している。</w:t>
      </w:r>
      <w:r w:rsidRPr="00F728C5">
        <w:t>try-finally</w:t>
      </w:r>
      <w:r w:rsidRPr="00F728C5">
        <w:rPr>
          <w:rFonts w:hint="eastAsia"/>
        </w:rPr>
        <w:t>ブロックを利用し、ルール呼び出し中に例外が</w:t>
      </w:r>
      <w:r w:rsidR="007D7C74">
        <w:rPr>
          <w:rFonts w:hint="eastAsia"/>
        </w:rPr>
        <w:t>投げら</w:t>
      </w:r>
      <w:r w:rsidR="00B87C39" w:rsidRPr="007A4FA6">
        <w:t>れ</w:t>
      </w:r>
      <w:r w:rsidR="00B87C39" w:rsidRPr="007A4FA6">
        <w:rPr>
          <w:rFonts w:hint="eastAsia"/>
        </w:rPr>
        <w:t>た場合でも</w:t>
      </w:r>
      <w:r w:rsidRPr="00F728C5">
        <w:rPr>
          <w:rFonts w:hint="eastAsia"/>
        </w:rPr>
        <w:t>ルールインタフェースがクラスタに返されるよう保障する。</w:t>
      </w:r>
      <w:ins w:id="4364" w:author="IRK" w:date="2020-05-12T14:35:00Z">
        <w:r w:rsidR="003F2FAC">
          <w:rPr>
            <w:rFonts w:hint="eastAsia"/>
          </w:rPr>
          <w:t>[</w:t>
        </w:r>
      </w:ins>
      <w:r w:rsidRPr="00F728C5">
        <w:t>30</w:t>
      </w:r>
      <w:r w:rsidR="001B7556" w:rsidRPr="00F728C5">
        <w:t>~</w:t>
      </w:r>
      <w:r w:rsidRPr="00F728C5">
        <w:t>33</w:t>
      </w:r>
      <w:r w:rsidR="00D13942">
        <w:rPr>
          <w:rFonts w:hint="eastAsia"/>
        </w:rPr>
        <w:t>行目</w:t>
      </w:r>
      <w:ins w:id="4365" w:author="IRK" w:date="2020-05-12T14:35:00Z">
        <w:r w:rsidR="003F2FAC">
          <w:rPr>
            <w:rFonts w:hint="eastAsia"/>
          </w:rPr>
          <w:t>]</w:t>
        </w:r>
      </w:ins>
      <w:r w:rsidRPr="00F728C5">
        <w:rPr>
          <w:rFonts w:hint="eastAsia"/>
        </w:rPr>
        <w:t>では、ルール呼び出し中に投げられるエラーを処理している。呼び出すルールと項目の値を指定する際</w:t>
      </w:r>
      <w:del w:id="4366" w:author="IRK" w:date="2020-04-14T14:08:00Z">
        <w:r w:rsidR="00281BBD" w:rsidDel="001821EF">
          <w:rPr>
            <w:rFonts w:hint="eastAsia"/>
          </w:rPr>
          <w:delText>、</w:delText>
        </w:r>
      </w:del>
      <w:r w:rsidRPr="00F728C5">
        <w:rPr>
          <w:rFonts w:hint="eastAsia"/>
        </w:rPr>
        <w:t>に</w:t>
      </w:r>
      <w:ins w:id="4367" w:author="IRK" w:date="2020-04-14T14:08:00Z">
        <w:r w:rsidR="001821EF">
          <w:rPr>
            <w:rFonts w:hint="eastAsia"/>
          </w:rPr>
          <w:t>、</w:t>
        </w:r>
      </w:ins>
      <w:r w:rsidRPr="00F728C5">
        <w:rPr>
          <w:rFonts w:hint="eastAsia"/>
        </w:rPr>
        <w:t>コード体系としてエイリアスを使用している</w:t>
      </w:r>
      <w:r w:rsidR="00281BBD">
        <w:rPr>
          <w:rFonts w:hint="eastAsia"/>
        </w:rPr>
        <w:t>ため</w:t>
      </w:r>
      <w:r w:rsidRPr="00F728C5">
        <w:rPr>
          <w:rFonts w:hint="eastAsia"/>
        </w:rPr>
        <w:t>、</w:t>
      </w:r>
      <w:ins w:id="4368" w:author="IRK" w:date="2020-05-12T14:35:00Z">
        <w:r w:rsidR="003F2FAC">
          <w:rPr>
            <w:rFonts w:hint="eastAsia"/>
          </w:rPr>
          <w:t>[</w:t>
        </w:r>
      </w:ins>
      <w:r w:rsidRPr="00F728C5">
        <w:t>20</w:t>
      </w:r>
      <w:r w:rsidR="00D13942">
        <w:rPr>
          <w:rFonts w:hint="eastAsia"/>
        </w:rPr>
        <w:t>行目</w:t>
      </w:r>
      <w:ins w:id="4369" w:author="IRK" w:date="2020-05-12T14:35:00Z">
        <w:r w:rsidR="003F2FAC">
          <w:rPr>
            <w:rFonts w:hint="eastAsia"/>
          </w:rPr>
          <w:t>]</w:t>
        </w:r>
      </w:ins>
      <w:r w:rsidRPr="00F728C5">
        <w:rPr>
          <w:rFonts w:hint="eastAsia"/>
        </w:rPr>
        <w:t>の</w:t>
      </w:r>
      <w:r w:rsidRPr="00F728C5">
        <w:t>Execute</w:t>
      </w:r>
      <w:r w:rsidRPr="00F728C5">
        <w:rPr>
          <w:rFonts w:hint="eastAsia"/>
        </w:rPr>
        <w:t>メソッドのパラメータとして</w:t>
      </w:r>
      <w:r w:rsidRPr="00F728C5">
        <w:t>Constants.CODETYPE_ALIA</w:t>
      </w:r>
      <w:r w:rsidRPr="00F728C5">
        <w:rPr>
          <w:rStyle w:val="aff2"/>
          <w:rFonts w:asciiTheme="majorHAnsi" w:eastAsia="ＭＳ Ｐゴシック" w:hAnsiTheme="majorHAnsi" w:cstheme="majorHAnsi"/>
          <w:sz w:val="20"/>
          <w:szCs w:val="20"/>
        </w:rPr>
        <w:t>S</w:t>
      </w:r>
      <w:r w:rsidRPr="00F728C5">
        <w:rPr>
          <w:rFonts w:hint="eastAsia"/>
        </w:rPr>
        <w:t>が引き渡されている。</w:t>
      </w:r>
    </w:p>
    <w:p w14:paraId="5FDDC1A5" w14:textId="05FC0267" w:rsidR="001140F8" w:rsidRPr="00AB3E22" w:rsidRDefault="003F2FAC" w:rsidP="00F93119">
      <w:ins w:id="4370" w:author="IRK" w:date="2020-05-12T14:35:00Z">
        <w:r>
          <w:rPr>
            <w:rFonts w:hint="eastAsia"/>
          </w:rPr>
          <w:t>[</w:t>
        </w:r>
      </w:ins>
      <w:r w:rsidR="001140F8" w:rsidRPr="00AB3E22">
        <w:t>23</w:t>
      </w:r>
      <w:r w:rsidR="001B7556">
        <w:t>~</w:t>
      </w:r>
      <w:r w:rsidR="001140F8" w:rsidRPr="00AB3E22">
        <w:t>28</w:t>
      </w:r>
      <w:r w:rsidR="00D13942">
        <w:t>行目</w:t>
      </w:r>
      <w:ins w:id="4371" w:author="IRK" w:date="2020-05-12T14:35:00Z">
        <w:r>
          <w:rPr>
            <w:rFonts w:hint="eastAsia"/>
          </w:rPr>
          <w:t>]</w:t>
        </w:r>
      </w:ins>
      <w:r w:rsidR="001140F8" w:rsidRPr="00AB3E22">
        <w:t>では、ルール呼び出しの結果を抽出してメッセージを作成している。手数料計算ルールは単一ルールであるため、結果の行数は常に</w:t>
      </w:r>
      <w:r w:rsidR="001140F8" w:rsidRPr="00AB3E22">
        <w:t>1</w:t>
      </w:r>
      <w:r w:rsidR="001140F8" w:rsidRPr="00AB3E22">
        <w:t>つで、</w:t>
      </w:r>
      <w:r w:rsidR="001140F8" w:rsidRPr="00AB3E22">
        <w:t>rs.next()</w:t>
      </w:r>
      <w:r w:rsidR="001140F8" w:rsidRPr="00AB3E22">
        <w:t>が</w:t>
      </w:r>
      <w:r w:rsidR="001140F8" w:rsidRPr="00EB5228">
        <w:t>if</w:t>
      </w:r>
      <w:r w:rsidR="001140F8" w:rsidRPr="00EB5228">
        <w:t>文の条件</w:t>
      </w:r>
      <w:r w:rsidR="00281BBD">
        <w:rPr>
          <w:rFonts w:hint="eastAsia"/>
        </w:rPr>
        <w:t>式</w:t>
      </w:r>
      <w:r w:rsidR="001140F8" w:rsidRPr="00EB5228">
        <w:t>に使用されているが、呼び出したルールが多重ルールである場合は</w:t>
      </w:r>
      <w:r w:rsidR="001140F8" w:rsidRPr="00EB5228">
        <w:t>rs.next()</w:t>
      </w:r>
      <w:r w:rsidR="001140F8" w:rsidRPr="00EB5228">
        <w:t>を</w:t>
      </w:r>
      <w:r w:rsidR="001140F8" w:rsidRPr="00EB5228">
        <w:t>while</w:t>
      </w:r>
      <w:r w:rsidR="001140F8" w:rsidRPr="00EB5228">
        <w:t>文</w:t>
      </w:r>
      <w:r w:rsidR="001140F8" w:rsidRPr="00AB3E22">
        <w:t>の条件</w:t>
      </w:r>
      <w:r w:rsidR="00281BBD">
        <w:rPr>
          <w:rFonts w:hint="eastAsia"/>
        </w:rPr>
        <w:t>式</w:t>
      </w:r>
      <w:r w:rsidR="001140F8" w:rsidRPr="00AB3E22">
        <w:t>に使用することもある。</w:t>
      </w:r>
      <w:ins w:id="4372" w:author="IRK" w:date="2020-05-12T14:35:00Z">
        <w:r>
          <w:rPr>
            <w:rFonts w:hint="eastAsia"/>
          </w:rPr>
          <w:t>[</w:t>
        </w:r>
      </w:ins>
      <w:r w:rsidR="001140F8" w:rsidRPr="00AB3E22">
        <w:t>25</w:t>
      </w:r>
      <w:r w:rsidR="00D13942">
        <w:t>行目</w:t>
      </w:r>
      <w:ins w:id="4373" w:author="IRK" w:date="2020-05-12T14:35:00Z">
        <w:r>
          <w:rPr>
            <w:rFonts w:hint="eastAsia"/>
          </w:rPr>
          <w:t>]</w:t>
        </w:r>
      </w:ins>
      <w:r w:rsidR="001140F8" w:rsidRPr="00AB3E22">
        <w:t>と</w:t>
      </w:r>
      <w:ins w:id="4374" w:author="IRK" w:date="2020-05-12T14:35:00Z">
        <w:r>
          <w:rPr>
            <w:rFonts w:hint="eastAsia"/>
          </w:rPr>
          <w:t>[</w:t>
        </w:r>
      </w:ins>
      <w:r w:rsidR="001140F8" w:rsidRPr="00AB3E22">
        <w:t>26</w:t>
      </w:r>
      <w:r w:rsidR="00D13942">
        <w:t>行目</w:t>
      </w:r>
      <w:ins w:id="4375" w:author="IRK" w:date="2020-05-12T14:35:00Z">
        <w:r>
          <w:rPr>
            <w:rFonts w:hint="eastAsia"/>
          </w:rPr>
          <w:t>]</w:t>
        </w:r>
      </w:ins>
      <w:r w:rsidR="001140F8" w:rsidRPr="00AB3E22">
        <w:t>では、ルールの結果から手数料率と手数料金額を抽出している。ルール呼び出しに使用されたコード体系がエイリアス</w:t>
      </w:r>
      <w:r w:rsidR="00281BBD">
        <w:rPr>
          <w:rFonts w:hint="eastAsia"/>
        </w:rPr>
        <w:t>であるため</w:t>
      </w:r>
      <w:r w:rsidR="001140F8" w:rsidRPr="00AB3E22">
        <w:t>、ここでもルールリターンのエイリアスが使用されている。</w:t>
      </w:r>
    </w:p>
    <w:p w14:paraId="595AC802" w14:textId="77777777" w:rsidR="001140F8" w:rsidRPr="00AB3E22" w:rsidRDefault="001140F8" w:rsidP="00F93119"/>
    <w:p w14:paraId="0AB7D23E" w14:textId="77777777" w:rsidR="001140F8" w:rsidRPr="00AB3E22" w:rsidRDefault="001140F8" w:rsidP="00F93119">
      <w:r w:rsidRPr="00AB3E22">
        <w:t>例では、次の順序でルールサービスが呼び出されている。</w:t>
      </w:r>
    </w:p>
    <w:p w14:paraId="49093C03" w14:textId="77777777" w:rsidR="001140F8" w:rsidRPr="00EB5228" w:rsidRDefault="001140F8">
      <w:pPr>
        <w:pStyle w:val="1"/>
        <w:numPr>
          <w:ilvl w:val="0"/>
          <w:numId w:val="65"/>
        </w:numPr>
        <w:ind w:firstLineChars="0"/>
        <w:pPrChange w:id="4376" w:author="IRK" w:date="2020-05-11T11:09:00Z">
          <w:pPr>
            <w:pStyle w:val="12"/>
          </w:pPr>
        </w:pPrChange>
      </w:pPr>
      <w:r w:rsidRPr="00E920B4">
        <w:rPr>
          <w:rStyle w:val="aff2"/>
          <w:rFonts w:ascii="Arial" w:eastAsia="ＭＳ Ｐゴシック" w:hAnsi="Arial" w:cs="Malgun Gothic"/>
          <w:sz w:val="20"/>
          <w:szCs w:val="20"/>
        </w:rPr>
        <w:t>RuleReq</w:t>
      </w:r>
      <w:r w:rsidRPr="00E920B4">
        <w:rPr>
          <w:rStyle w:val="aff2"/>
          <w:rFonts w:ascii="Arial" w:eastAsia="ＭＳ Ｐゴシック" w:hAnsi="Arial" w:cs="Malgun Gothic" w:hint="eastAsia"/>
          <w:sz w:val="20"/>
          <w:szCs w:val="20"/>
        </w:rPr>
        <w:t>オブジェクト設定</w:t>
      </w:r>
    </w:p>
    <w:p w14:paraId="02500E5E" w14:textId="77777777" w:rsidR="001140F8" w:rsidRPr="00EB5228" w:rsidRDefault="001140F8">
      <w:pPr>
        <w:pStyle w:val="1"/>
        <w:numPr>
          <w:ilvl w:val="0"/>
          <w:numId w:val="65"/>
        </w:numPr>
        <w:ind w:firstLineChars="0"/>
        <w:pPrChange w:id="4377" w:author="IRK" w:date="2020-05-11T11:09:00Z">
          <w:pPr>
            <w:pStyle w:val="12"/>
          </w:pPr>
        </w:pPrChange>
      </w:pPr>
      <w:r w:rsidRPr="00EB5228">
        <w:t>ルールインタフェースのインポート</w:t>
      </w:r>
    </w:p>
    <w:p w14:paraId="5443E65E" w14:textId="77777777" w:rsidR="001140F8" w:rsidRPr="00EB5228" w:rsidRDefault="001140F8">
      <w:pPr>
        <w:pStyle w:val="1"/>
        <w:numPr>
          <w:ilvl w:val="0"/>
          <w:numId w:val="65"/>
        </w:numPr>
        <w:ind w:firstLineChars="0"/>
        <w:pPrChange w:id="4378" w:author="IRK" w:date="2020-05-11T11:09:00Z">
          <w:pPr>
            <w:pStyle w:val="12"/>
          </w:pPr>
        </w:pPrChange>
      </w:pPr>
      <w:r w:rsidRPr="00EB5228">
        <w:t>ルールの呼び出し</w:t>
      </w:r>
    </w:p>
    <w:p w14:paraId="4BE98329" w14:textId="77777777" w:rsidR="001140F8" w:rsidRPr="00EB5228" w:rsidRDefault="001140F8">
      <w:pPr>
        <w:pStyle w:val="1"/>
        <w:numPr>
          <w:ilvl w:val="0"/>
          <w:numId w:val="65"/>
        </w:numPr>
        <w:ind w:firstLineChars="0"/>
        <w:pPrChange w:id="4379" w:author="IRK" w:date="2020-05-11T11:09:00Z">
          <w:pPr>
            <w:pStyle w:val="12"/>
          </w:pPr>
        </w:pPrChange>
      </w:pPr>
      <w:r w:rsidRPr="00EB5228">
        <w:t>ルールインタフェースの返却</w:t>
      </w:r>
    </w:p>
    <w:p w14:paraId="585992A9" w14:textId="77777777" w:rsidR="001140F8" w:rsidRPr="00EB5228" w:rsidRDefault="001140F8">
      <w:pPr>
        <w:pStyle w:val="1"/>
        <w:numPr>
          <w:ilvl w:val="0"/>
          <w:numId w:val="65"/>
        </w:numPr>
        <w:ind w:firstLineChars="0"/>
        <w:pPrChange w:id="4380" w:author="IRK" w:date="2020-05-11T11:09:00Z">
          <w:pPr>
            <w:pStyle w:val="12"/>
          </w:pPr>
        </w:pPrChange>
      </w:pPr>
      <w:r w:rsidRPr="00EB5228">
        <w:t>ルール結果の使用</w:t>
      </w:r>
    </w:p>
    <w:p w14:paraId="7F5C4444" w14:textId="77777777" w:rsidR="001140F8" w:rsidRDefault="001140F8" w:rsidP="00F93119"/>
    <w:p w14:paraId="11B3F3F8" w14:textId="712D9DDA" w:rsidR="001140F8" w:rsidRPr="00AB3E22" w:rsidRDefault="001140F8" w:rsidP="00F93119">
      <w:r w:rsidRPr="00AB3E22">
        <w:t>ルールインタフェースは、ルールインタフェースクラスタのプールで管理される。</w:t>
      </w:r>
      <w:r w:rsidRPr="00AB3E22">
        <w:rPr>
          <w:rFonts w:hint="eastAsia"/>
        </w:rPr>
        <w:t>あるアプリケーションがインタフェースを</w:t>
      </w:r>
      <w:r w:rsidR="00281BBD" w:rsidRPr="007A4FA6">
        <w:rPr>
          <w:rFonts w:hint="eastAsia"/>
        </w:rPr>
        <w:t>使用中の場合</w:t>
      </w:r>
      <w:r w:rsidRPr="00AB3E22">
        <w:rPr>
          <w:rFonts w:hint="eastAsia"/>
        </w:rPr>
        <w:t>、別のアプリケーションはそのインタフェースを使用できない。そのため、ルールインタフェースの占有時間を短く設定することを推奨する。</w:t>
      </w:r>
      <w:r w:rsidRPr="00AB3E22">
        <w:t>アプリケーションが必要以上にルールインタフェースを参照してい</w:t>
      </w:r>
      <w:r w:rsidRPr="00AB3E22">
        <w:rPr>
          <w:rFonts w:hint="eastAsia"/>
        </w:rPr>
        <w:t>る場合</w:t>
      </w:r>
      <w:r w:rsidRPr="00AB3E22">
        <w:t>、別のアプリケーションがインタフェースの取得のため待機状況</w:t>
      </w:r>
      <w:r w:rsidRPr="00AB3E22">
        <w:rPr>
          <w:rFonts w:hint="eastAsia"/>
        </w:rPr>
        <w:t>となる</w:t>
      </w:r>
      <w:r w:rsidRPr="00AB3E22">
        <w:t>可能性もある。これはアプリケーションの性能を低下させる要因となる</w:t>
      </w:r>
      <w:r w:rsidRPr="00AB3E22">
        <w:rPr>
          <w:rFonts w:hint="eastAsia"/>
        </w:rPr>
        <w:t>ため</w:t>
      </w:r>
      <w:r w:rsidRPr="00AB3E22">
        <w:t>、ルールインタフェースを使用しないコード、つまり</w:t>
      </w:r>
      <w:r w:rsidRPr="00AB3E22">
        <w:t>RuleReq</w:t>
      </w:r>
      <w:r w:rsidRPr="00AB3E22">
        <w:t>オブジェクトの設定やルール結果の使用などは、ルールインタフェースを</w:t>
      </w:r>
      <w:r w:rsidR="00EE3697">
        <w:rPr>
          <w:rFonts w:hint="eastAsia"/>
        </w:rPr>
        <w:t>取得</w:t>
      </w:r>
      <w:r w:rsidRPr="00AB3E22">
        <w:t>する前やルールインタフェースを返した後に実行</w:t>
      </w:r>
      <w:r w:rsidRPr="00AB3E22">
        <w:rPr>
          <w:rFonts w:hint="eastAsia"/>
        </w:rPr>
        <w:t>することを推奨する。</w:t>
      </w:r>
    </w:p>
    <w:p w14:paraId="3FA32FF5" w14:textId="3C2BEC6B" w:rsidR="001140F8" w:rsidRPr="00AB3E22" w:rsidRDefault="001140F8" w:rsidP="00F93119">
      <w:r w:rsidRPr="00AB3E22">
        <w:rPr>
          <w:rFonts w:hint="eastAsia"/>
        </w:rPr>
        <w:t>ただし、</w:t>
      </w:r>
      <w:r w:rsidRPr="00AB3E22">
        <w:t>アプリケーションの特性によっては、</w:t>
      </w:r>
      <w:r w:rsidR="00EE3697" w:rsidRPr="007A4FA6">
        <w:rPr>
          <w:rFonts w:hint="eastAsia"/>
        </w:rPr>
        <w:t>異なることもあり、</w:t>
      </w:r>
      <w:r w:rsidRPr="00AB3E22">
        <w:t>バッチアプリケーションのように他のアプリケーションとルールインタフェースを共有して使用しない環境では、毎回ルールを呼び出すたびにルールインタフェースを</w:t>
      </w:r>
      <w:r w:rsidR="00EE3697">
        <w:rPr>
          <w:rFonts w:hint="eastAsia"/>
        </w:rPr>
        <w:t>取得</w:t>
      </w:r>
      <w:r w:rsidRPr="00AB3E22">
        <w:t>し返す必要はない。バッチアプリケーションのような場合は、アプリケーションが初期化される時にルールインタフェースを取得し、終了時に</w:t>
      </w:r>
      <w:r w:rsidRPr="00AB3E22">
        <w:rPr>
          <w:rFonts w:hint="eastAsia"/>
        </w:rPr>
        <w:t>返す方が</w:t>
      </w:r>
      <w:r w:rsidR="007D7C74" w:rsidRPr="007D7C74">
        <w:rPr>
          <w:rFonts w:hint="eastAsia"/>
        </w:rPr>
        <w:t>良い場合もある</w:t>
      </w:r>
      <w:r w:rsidRPr="00AB3E22">
        <w:t>。</w:t>
      </w:r>
    </w:p>
    <w:p w14:paraId="7273B30D" w14:textId="77777777" w:rsidR="001140F8" w:rsidRPr="00FC42B3" w:rsidRDefault="001140F8" w:rsidP="00F93119"/>
    <w:p w14:paraId="5BA8ECE3" w14:textId="77777777" w:rsidR="001140F8" w:rsidRDefault="001140F8" w:rsidP="00F93119">
      <w:pPr>
        <w:pStyle w:val="32"/>
      </w:pPr>
      <w:bookmarkStart w:id="4381" w:name="_Toc426449642"/>
      <w:bookmarkStart w:id="4382" w:name="_Toc426449738"/>
      <w:bookmarkStart w:id="4383" w:name="_Toc434858923"/>
      <w:bookmarkStart w:id="4384" w:name="_Ref34986485"/>
      <w:bookmarkStart w:id="4385" w:name="_Ref34986487"/>
      <w:bookmarkStart w:id="4386" w:name="_Toc34988299"/>
      <w:bookmarkStart w:id="4387" w:name="_Toc40799143"/>
      <w:r>
        <w:t>I/O</w:t>
      </w:r>
      <w:r>
        <w:t>アダプタ方式</w:t>
      </w:r>
      <w:bookmarkEnd w:id="4381"/>
      <w:bookmarkEnd w:id="4382"/>
      <w:bookmarkEnd w:id="4383"/>
      <w:bookmarkEnd w:id="4384"/>
      <w:bookmarkEnd w:id="4385"/>
      <w:bookmarkEnd w:id="4386"/>
      <w:bookmarkEnd w:id="4387"/>
    </w:p>
    <w:p w14:paraId="7A94A158" w14:textId="7C198861" w:rsidR="001140F8" w:rsidRPr="00AB3E22" w:rsidRDefault="001140F8" w:rsidP="00F93119">
      <w:r w:rsidRPr="00AB3E22">
        <w:t>ルールサービスの入力として使用されるデータは、様々な場所に位置している場合がある。あるデータ</w:t>
      </w:r>
      <w:r w:rsidR="006C5305">
        <w:rPr>
          <w:rFonts w:hint="eastAsia"/>
        </w:rPr>
        <w:t>は</w:t>
      </w:r>
      <w:r w:rsidRPr="00AB3E22">
        <w:t>値オブジェクト</w:t>
      </w:r>
      <w:r w:rsidRPr="00AB3E22">
        <w:t>(Value Object)</w:t>
      </w:r>
      <w:r w:rsidRPr="00AB3E22">
        <w:t>やマップ、</w:t>
      </w:r>
      <w:r w:rsidRPr="00AB3E22">
        <w:t>JavaBeans</w:t>
      </w:r>
      <w:r w:rsidRPr="00AB3E22">
        <w:t>のようなビジネスアプリケーションのデータオブジェクトに存在している</w:t>
      </w:r>
      <w:r w:rsidRPr="00AB3E22">
        <w:rPr>
          <w:rFonts w:hint="eastAsia"/>
        </w:rPr>
        <w:t>場合や</w:t>
      </w:r>
      <w:r w:rsidRPr="00AB3E22">
        <w:t>、あるデータ</w:t>
      </w:r>
      <w:r w:rsidRPr="00AB3E22">
        <w:rPr>
          <w:rFonts w:hint="eastAsia"/>
        </w:rPr>
        <w:t>が</w:t>
      </w:r>
      <w:r w:rsidRPr="00AB3E22">
        <w:t>データベーステーブル上に存在している</w:t>
      </w:r>
      <w:r w:rsidRPr="00AB3E22">
        <w:rPr>
          <w:rFonts w:hint="eastAsia"/>
        </w:rPr>
        <w:t>場合も</w:t>
      </w:r>
      <w:r w:rsidRPr="00AB3E22">
        <w:t>ある。</w:t>
      </w:r>
      <w:r w:rsidRPr="00AB3E22">
        <w:rPr>
          <w:rFonts w:hint="eastAsia"/>
        </w:rPr>
        <w:t>さらに</w:t>
      </w:r>
      <w:r w:rsidRPr="00AB3E22">
        <w:t>、あるデータは値オブジェクトまたはデータベーステーブルに存在するデータを加工して作成</w:t>
      </w:r>
      <w:r w:rsidRPr="00AB3E22">
        <w:rPr>
          <w:rFonts w:hint="eastAsia"/>
        </w:rPr>
        <w:t>されている</w:t>
      </w:r>
      <w:r w:rsidRPr="00AB3E22">
        <w:t>場合もある。</w:t>
      </w:r>
    </w:p>
    <w:p w14:paraId="32FEA7DA" w14:textId="4E921345" w:rsidR="001140F8" w:rsidRPr="00AB3E22" w:rsidRDefault="001140F8" w:rsidP="00F93119">
      <w:r w:rsidRPr="00AB3E22">
        <w:t>ルールには、そのルールを実行するために必要な項目が定義される。これらの項目内のある項目は、ルールが実行されるたびに使用されることもあれば、ある項目は特定条件</w:t>
      </w:r>
      <w:r w:rsidRPr="00AB3E22">
        <w:rPr>
          <w:rFonts w:hint="eastAsia"/>
        </w:rPr>
        <w:t>を満たす</w:t>
      </w:r>
      <w:r w:rsidRPr="00AB3E22">
        <w:t>時のみ使用されることもある。ルールアプリケーションはルール</w:t>
      </w:r>
      <w:r w:rsidRPr="00AB3E22">
        <w:rPr>
          <w:rFonts w:hint="eastAsia"/>
        </w:rPr>
        <w:t>の構成を認識</w:t>
      </w:r>
      <w:r w:rsidR="006C5305">
        <w:rPr>
          <w:rFonts w:hint="eastAsia"/>
        </w:rPr>
        <w:t>できない</w:t>
      </w:r>
      <w:r w:rsidRPr="00AB3E22">
        <w:rPr>
          <w:rFonts w:hint="eastAsia"/>
        </w:rPr>
        <w:t>ため</w:t>
      </w:r>
      <w:r w:rsidRPr="00AB3E22">
        <w:t>、ルールの入力として定義された項目のうちどの項目が</w:t>
      </w:r>
      <w:r w:rsidRPr="00AB3E22">
        <w:rPr>
          <w:rFonts w:hint="eastAsia"/>
        </w:rPr>
        <w:t>実際に使用される項目かを把握すること</w:t>
      </w:r>
      <w:r w:rsidR="006C5305">
        <w:rPr>
          <w:rFonts w:hint="eastAsia"/>
        </w:rPr>
        <w:t>ができない</w:t>
      </w:r>
      <w:r w:rsidRPr="00AB3E22">
        <w:t>。そのため、</w:t>
      </w:r>
      <w:r w:rsidRPr="00AB3E22">
        <w:t>I/O</w:t>
      </w:r>
      <w:r w:rsidRPr="00AB3E22">
        <w:t>オブジェクト方式ではルールを呼び出す時にルールに定義されたすべての入力項目の値を</w:t>
      </w:r>
      <w:r w:rsidRPr="00AB3E22">
        <w:t>RuleReq</w:t>
      </w:r>
      <w:r w:rsidRPr="00AB3E22">
        <w:t>オブジェクトに格納する必要がある。</w:t>
      </w:r>
      <w:r w:rsidR="006C5305">
        <w:rPr>
          <w:rFonts w:hint="eastAsia"/>
        </w:rPr>
        <w:t>もし、</w:t>
      </w:r>
      <w:r w:rsidRPr="00AB3E22">
        <w:t>この</w:t>
      </w:r>
      <w:r w:rsidR="006C5305">
        <w:rPr>
          <w:rFonts w:hint="eastAsia"/>
        </w:rPr>
        <w:t>入力</w:t>
      </w:r>
      <w:r w:rsidRPr="00AB3E22">
        <w:t>項目の値がデータベースに存在する</w:t>
      </w:r>
      <w:r w:rsidRPr="00AB3E22">
        <w:rPr>
          <w:rFonts w:hint="eastAsia"/>
        </w:rPr>
        <w:t>場合</w:t>
      </w:r>
      <w:r w:rsidRPr="00AB3E22">
        <w:t>、その値の使用有無に問わず、アプリケーションはクエリを実行して値を読み込む必要がある。</w:t>
      </w:r>
    </w:p>
    <w:p w14:paraId="6E7A2BD6" w14:textId="77777777" w:rsidR="001140F8" w:rsidRPr="00AB3E22" w:rsidRDefault="001140F8" w:rsidP="00F93119"/>
    <w:p w14:paraId="5FF0A22F" w14:textId="1A679E07" w:rsidR="001140F8" w:rsidRPr="00AB3E22" w:rsidRDefault="001140F8" w:rsidP="00F93119">
      <w:r w:rsidRPr="00AB3E22">
        <w:t>ルールの入力項目が変更される場合にも、アプリケーションのメンテナンス</w:t>
      </w:r>
      <w:r w:rsidR="006C5305">
        <w:rPr>
          <w:rFonts w:hint="eastAsia"/>
        </w:rPr>
        <w:t>に</w:t>
      </w:r>
      <w:r w:rsidRPr="00AB3E22">
        <w:t>問題がある可能性がある。</w:t>
      </w:r>
      <w:r w:rsidRPr="00AB3E22">
        <w:t>“age”</w:t>
      </w:r>
      <w:r w:rsidRPr="00AB3E22">
        <w:t>および</w:t>
      </w:r>
      <w:r w:rsidRPr="00AB3E22">
        <w:t xml:space="preserve"> “gender”</w:t>
      </w:r>
      <w:r w:rsidRPr="00AB3E22">
        <w:t>というフィールドを持つアプリケーションデータオブジェクト</w:t>
      </w:r>
      <w:r w:rsidRPr="00AB3E22">
        <w:rPr>
          <w:rFonts w:hint="eastAsia"/>
        </w:rPr>
        <w:t>を想定し、</w:t>
      </w:r>
      <w:r w:rsidRPr="00AB3E22">
        <w:t>あるルールで</w:t>
      </w:r>
      <w:r w:rsidRPr="00AB3E22">
        <w:t>“age”</w:t>
      </w:r>
      <w:r w:rsidRPr="00AB3E22">
        <w:t>のみを使用し</w:t>
      </w:r>
      <w:r w:rsidRPr="00AB3E22">
        <w:rPr>
          <w:rFonts w:hint="eastAsia"/>
        </w:rPr>
        <w:t>た判定を行う場合</w:t>
      </w:r>
      <w:r w:rsidRPr="00AB3E22">
        <w:t>I/O</w:t>
      </w:r>
      <w:r w:rsidRPr="00AB3E22">
        <w:t>オブジェクト方式を使用するアプリケーションは、データオブジェクトのフィールドのうち</w:t>
      </w:r>
      <w:r w:rsidRPr="00AB3E22">
        <w:t>“age”</w:t>
      </w:r>
      <w:r w:rsidRPr="00AB3E22">
        <w:t>のみを</w:t>
      </w:r>
      <w:r w:rsidRPr="00AB3E22">
        <w:t>RuleReq</w:t>
      </w:r>
      <w:r w:rsidRPr="00AB3E22">
        <w:t>に設定してルールを呼び出す。しかし、ルールの判定規則が</w:t>
      </w:r>
      <w:r w:rsidR="006C5305">
        <w:rPr>
          <w:rFonts w:hint="eastAsia"/>
        </w:rPr>
        <w:t>変更</w:t>
      </w:r>
      <w:r w:rsidRPr="00AB3E22">
        <w:t>され</w:t>
      </w:r>
      <w:r w:rsidRPr="00AB3E22">
        <w:t>“gender”</w:t>
      </w:r>
      <w:r w:rsidRPr="00AB3E22">
        <w:t>を追加で使用する場合、アプリケーションコード</w:t>
      </w:r>
      <w:r w:rsidRPr="00AB3E22">
        <w:rPr>
          <w:rFonts w:hint="eastAsia"/>
        </w:rPr>
        <w:t>の</w:t>
      </w:r>
      <w:r w:rsidRPr="00AB3E22">
        <w:t>修正</w:t>
      </w:r>
      <w:r w:rsidRPr="00AB3E22">
        <w:rPr>
          <w:rFonts w:hint="eastAsia"/>
        </w:rPr>
        <w:t>が必要である</w:t>
      </w:r>
      <w:r w:rsidRPr="00AB3E22">
        <w:t>。アプリケーションデータオブジェクトにはすでに</w:t>
      </w:r>
      <w:r w:rsidRPr="00AB3E22">
        <w:t>“gender”</w:t>
      </w:r>
      <w:r w:rsidRPr="00AB3E22">
        <w:t>という</w:t>
      </w:r>
      <w:r w:rsidR="006C5305">
        <w:rPr>
          <w:rFonts w:hint="eastAsia"/>
        </w:rPr>
        <w:t>フィールドはあるが</w:t>
      </w:r>
      <w:r w:rsidRPr="00AB3E22">
        <w:t>、</w:t>
      </w:r>
      <w:r w:rsidRPr="00AB3E22">
        <w:t>RuleReq</w:t>
      </w:r>
      <w:r w:rsidRPr="00AB3E22">
        <w:t>に設定</w:t>
      </w:r>
      <w:r w:rsidRPr="00AB3E22">
        <w:rPr>
          <w:rFonts w:hint="eastAsia"/>
        </w:rPr>
        <w:t>されていないため</w:t>
      </w:r>
      <w:r w:rsidRPr="00AB3E22">
        <w:t>、このフィールドの値を設定するようにアプリケーションコードを修正する必要がある。ルールの入力項目が変更される時にアプリケーションを修正しないためには、最初から</w:t>
      </w:r>
      <w:r w:rsidRPr="00AB3E22">
        <w:t>RuleReq</w:t>
      </w:r>
      <w:r w:rsidRPr="00AB3E22">
        <w:t>に</w:t>
      </w:r>
      <w:r w:rsidRPr="00AB3E22">
        <w:t>“age”</w:t>
      </w:r>
      <w:r w:rsidRPr="00AB3E22">
        <w:t>のみでなく</w:t>
      </w:r>
      <w:r w:rsidRPr="00AB3E22">
        <w:t>“gender”</w:t>
      </w:r>
      <w:r w:rsidRPr="00AB3E22">
        <w:t>も設定する</w:t>
      </w:r>
      <w:r w:rsidRPr="00AB3E22">
        <w:rPr>
          <w:rFonts w:hint="eastAsia"/>
        </w:rPr>
        <w:t>必要がある</w:t>
      </w:r>
      <w:r w:rsidRPr="00AB3E22">
        <w:t>が、実際の環境ではアプリケーションデータオブジェクトには数多くのフィールドがあるため、現実的には不可能である。</w:t>
      </w:r>
      <w:r w:rsidR="006C5305">
        <w:rPr>
          <w:rFonts w:hint="eastAsia"/>
        </w:rPr>
        <w:t>もし</w:t>
      </w:r>
      <w:r w:rsidRPr="00AB3E22">
        <w:t>アプリケーションがルールにどの項目値を設定すべきか考慮せずに、ルール</w:t>
      </w:r>
      <w:r w:rsidR="00581D62">
        <w:rPr>
          <w:rFonts w:hint="eastAsia"/>
        </w:rPr>
        <w:t>エンジン</w:t>
      </w:r>
      <w:r w:rsidRPr="00AB3E22">
        <w:t>が必要とする項目をアプリケーションデータオブジェクトから</w:t>
      </w:r>
      <w:r w:rsidR="006C5305">
        <w:rPr>
          <w:rFonts w:hint="eastAsia"/>
        </w:rPr>
        <w:t>取得</w:t>
      </w:r>
      <w:r w:rsidRPr="00AB3E22">
        <w:rPr>
          <w:rFonts w:hint="eastAsia"/>
        </w:rPr>
        <w:t>することで</w:t>
      </w:r>
      <w:r w:rsidRPr="00AB3E22">
        <w:t>、こうした問題</w:t>
      </w:r>
      <w:r w:rsidR="006C5305">
        <w:rPr>
          <w:rFonts w:hint="eastAsia"/>
        </w:rPr>
        <w:t>を</w:t>
      </w:r>
      <w:r w:rsidRPr="00AB3E22">
        <w:t>解決に</w:t>
      </w:r>
      <w:r w:rsidRPr="00AB3E22">
        <w:rPr>
          <w:rFonts w:hint="eastAsia"/>
        </w:rPr>
        <w:t>効果がある</w:t>
      </w:r>
      <w:r w:rsidRPr="00AB3E22">
        <w:t>。</w:t>
      </w:r>
    </w:p>
    <w:p w14:paraId="2D8ABF37" w14:textId="77777777" w:rsidR="001140F8" w:rsidRPr="00AB3E22" w:rsidRDefault="001140F8" w:rsidP="00F93119"/>
    <w:p w14:paraId="3ED6682A" w14:textId="1908A2E9" w:rsidR="001140F8" w:rsidRPr="00AB3E22" w:rsidRDefault="001140F8" w:rsidP="00F93119">
      <w:r w:rsidRPr="00AB3E22">
        <w:t>I/O</w:t>
      </w:r>
      <w:r w:rsidRPr="00AB3E22">
        <w:t>アダプタ方式は、ルールの実行に必要な項目の値をルール呼び出</w:t>
      </w:r>
      <w:r w:rsidRPr="00AB3E22">
        <w:rPr>
          <w:rFonts w:hint="eastAsia"/>
        </w:rPr>
        <w:t>し時</w:t>
      </w:r>
      <w:r w:rsidRPr="00AB3E22">
        <w:t>に引き渡すのではなく、ルール</w:t>
      </w:r>
      <w:r w:rsidR="00581D62">
        <w:rPr>
          <w:rFonts w:hint="eastAsia"/>
        </w:rPr>
        <w:t>エンジン</w:t>
      </w:r>
      <w:r w:rsidRPr="00AB3E22">
        <w:t>がルールを実行</w:t>
      </w:r>
      <w:r w:rsidR="006C5305">
        <w:rPr>
          <w:rFonts w:hint="eastAsia"/>
        </w:rPr>
        <w:t>している</w:t>
      </w:r>
      <w:r w:rsidRPr="00AB3E22">
        <w:t>最中に必要な項目値をアプリケーションに</w:t>
      </w:r>
      <w:r w:rsidR="006C5305">
        <w:rPr>
          <w:rFonts w:hint="eastAsia"/>
        </w:rPr>
        <w:t>問い合わせ</w:t>
      </w:r>
      <w:r w:rsidRPr="00AB3E22">
        <w:t>する方式である。この方式では、ルールを呼び出す際は呼び出すルールのコードと基準日のみを引き渡す。</w:t>
      </w:r>
    </w:p>
    <w:p w14:paraId="4266DC2A" w14:textId="77777777" w:rsidR="001140F8" w:rsidRPr="002D35BB" w:rsidRDefault="001140F8" w:rsidP="00F93119"/>
    <w:p w14:paraId="7F1906FA" w14:textId="64A940EA" w:rsidR="00AB3E22" w:rsidRDefault="00BC3441">
      <w:pPr>
        <w:pStyle w:val="af9"/>
        <w:ind w:left="380" w:hanging="380"/>
      </w:pPr>
      <w:r>
        <w:object w:dxaOrig="5187" w:dyaOrig="1218" w14:anchorId="58C411DE">
          <v:shape id="_x0000_i1031" type="#_x0000_t75" style="width:257.25pt;height:67.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1" ShapeID="_x0000_i1031" DrawAspect="Content" ObjectID="_1652687000" r:id="rId28"/>
        </w:object>
      </w:r>
    </w:p>
    <w:p w14:paraId="7E2DAF36" w14:textId="6AA1F09A" w:rsidR="001140F8" w:rsidRDefault="00AB3E22" w:rsidP="00F93119">
      <w:pPr>
        <w:pStyle w:val="af5"/>
      </w:pPr>
      <w:bookmarkStart w:id="4388" w:name="_Ref34982982"/>
      <w:bookmarkStart w:id="4389" w:name="_Toc40799206"/>
      <w:r>
        <w:t>[</w:t>
      </w:r>
      <w:del w:id="4390" w:author="IRK" w:date="2020-03-12T15:11: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9</w:delText>
        </w:r>
        <w:r w:rsidR="00E65728" w:rsidDel="00E27ACD">
          <w:rPr>
            <w:noProof/>
          </w:rPr>
          <w:fldChar w:fldCharType="end"/>
        </w:r>
        <w:r w:rsidR="00872032" w:rsidDel="00E27ACD">
          <w:rPr>
            <w:rFonts w:hint="eastAsia"/>
          </w:rPr>
          <w:delText xml:space="preserve">　</w:delText>
        </w:r>
      </w:del>
      <w:ins w:id="4391" w:author="IRK" w:date="2020-03-12T15:11: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9</w:t>
      </w:r>
      <w:ins w:id="4392" w:author="IRK" w:date="2020-03-12T15:11:00Z">
        <w:r w:rsidR="00E27ACD">
          <w:fldChar w:fldCharType="end"/>
        </w:r>
        <w:r w:rsidR="00E27ACD">
          <w:rPr>
            <w:rFonts w:hint="eastAsia"/>
          </w:rPr>
          <w:t xml:space="preserve"> </w:t>
        </w:r>
      </w:ins>
      <w:r>
        <w:rPr>
          <w:noProof/>
        </w:rPr>
        <w:t>I/O</w:t>
      </w:r>
      <w:r>
        <w:rPr>
          <w:noProof/>
        </w:rPr>
        <w:t>アダプタ方式のルールサービスの呼び出し</w:t>
      </w:r>
      <w:r>
        <w:rPr>
          <w:rFonts w:hint="eastAsia"/>
          <w:noProof/>
        </w:rPr>
        <w:t>]</w:t>
      </w:r>
      <w:bookmarkEnd w:id="4388"/>
      <w:bookmarkEnd w:id="4389"/>
    </w:p>
    <w:p w14:paraId="39A79757" w14:textId="77777777" w:rsidR="001140F8" w:rsidRDefault="001140F8" w:rsidP="00F93119"/>
    <w:p w14:paraId="6D65ADA8" w14:textId="4C0D16E3" w:rsidR="001140F8" w:rsidRPr="00D92A7B" w:rsidRDefault="001140F8" w:rsidP="00F93119">
      <w:del w:id="4393" w:author="IRK" w:date="2020-03-13T09:09:00Z">
        <w:r w:rsidRPr="00D92A7B" w:rsidDel="00D71F97">
          <w:delText>図</w:delText>
        </w:r>
        <w:r w:rsidR="00AB3E22" w:rsidRPr="00D92A7B" w:rsidDel="00D71F97">
          <w:rPr>
            <w:rFonts w:hint="eastAsia"/>
          </w:rPr>
          <w:delText>9</w:delText>
        </w:r>
      </w:del>
      <w:ins w:id="4394" w:author="IRK" w:date="2020-03-13T09:09:00Z">
        <w:r w:rsidR="00D71F97">
          <w:fldChar w:fldCharType="begin"/>
        </w:r>
        <w:r w:rsidR="00D71F97">
          <w:instrText xml:space="preserve"> </w:instrText>
        </w:r>
        <w:r w:rsidR="00D71F97">
          <w:rPr>
            <w:rFonts w:hint="eastAsia"/>
          </w:rPr>
          <w:instrText>REF _Ref34982982 \h</w:instrText>
        </w:r>
        <w:r w:rsidR="00D71F97">
          <w:instrText xml:space="preserve"> </w:instrText>
        </w:r>
      </w:ins>
      <w:r w:rsidR="00D71F97">
        <w:fldChar w:fldCharType="separate"/>
      </w:r>
      <w:r w:rsidR="0092459D">
        <w:t>[</w:t>
      </w:r>
      <w:ins w:id="4395" w:author="IRK" w:date="2020-03-12T15:11:00Z">
        <w:r w:rsidR="0092459D">
          <w:rPr>
            <w:rFonts w:hint="eastAsia"/>
          </w:rPr>
          <w:t>図</w:t>
        </w:r>
        <w:r w:rsidR="0092459D">
          <w:rPr>
            <w:rFonts w:hint="eastAsia"/>
          </w:rPr>
          <w:t xml:space="preserve"> </w:t>
        </w:r>
      </w:ins>
      <w:r w:rsidR="0092459D">
        <w:rPr>
          <w:noProof/>
        </w:rPr>
        <w:t>9</w:t>
      </w:r>
      <w:ins w:id="4396" w:author="IRK" w:date="2020-03-12T15:11:00Z">
        <w:r w:rsidR="0092459D">
          <w:rPr>
            <w:rFonts w:hint="eastAsia"/>
          </w:rPr>
          <w:t xml:space="preserve"> </w:t>
        </w:r>
      </w:ins>
      <w:r w:rsidR="0092459D">
        <w:rPr>
          <w:noProof/>
        </w:rPr>
        <w:t>I/O</w:t>
      </w:r>
      <w:r w:rsidR="0092459D">
        <w:rPr>
          <w:noProof/>
        </w:rPr>
        <w:t>アダプタ方式のルールサービスの呼び出し</w:t>
      </w:r>
      <w:r w:rsidR="0092459D">
        <w:rPr>
          <w:rFonts w:hint="eastAsia"/>
          <w:noProof/>
        </w:rPr>
        <w:t>]</w:t>
      </w:r>
      <w:ins w:id="4397" w:author="IRK" w:date="2020-03-13T09:09:00Z">
        <w:r w:rsidR="00D71F97">
          <w:fldChar w:fldCharType="end"/>
        </w:r>
      </w:ins>
      <w:r w:rsidRPr="00D92A7B">
        <w:t>は、</w:t>
      </w:r>
      <w:r w:rsidRPr="00D92A7B">
        <w:t>I/O</w:t>
      </w:r>
      <w:r w:rsidRPr="00D92A7B">
        <w:t>アダプタ方式でルールサービスを呼び出すプロセスを</w:t>
      </w:r>
      <w:r w:rsidR="007950D0">
        <w:rPr>
          <w:rFonts w:hint="eastAsia"/>
        </w:rPr>
        <w:t>示す</w:t>
      </w:r>
      <w:r w:rsidRPr="00D92A7B">
        <w:t>。</w:t>
      </w:r>
      <w:r w:rsidRPr="00D92A7B">
        <w:t>1</w:t>
      </w:r>
      <w:r w:rsidRPr="00D92A7B">
        <w:t>のプロセスで、アプリケーションはルールコードと基準日を引き渡してルールサービスを呼び出す。ルール</w:t>
      </w:r>
      <w:r w:rsidR="00581D62">
        <w:rPr>
          <w:rFonts w:hint="eastAsia"/>
        </w:rPr>
        <w:t>エンジン</w:t>
      </w:r>
      <w:r w:rsidRPr="00D92A7B">
        <w:t>はルールを実行し、実行中に必要な項目値があ</w:t>
      </w:r>
      <w:r w:rsidRPr="00D92A7B">
        <w:rPr>
          <w:rFonts w:hint="eastAsia"/>
        </w:rPr>
        <w:t>る場合、</w:t>
      </w:r>
      <w:r w:rsidRPr="00D92A7B">
        <w:t>アプリケーション側にその項目の値</w:t>
      </w:r>
      <w:r w:rsidR="006C5305">
        <w:rPr>
          <w:rFonts w:hint="eastAsia"/>
        </w:rPr>
        <w:t>を問い合わせ</w:t>
      </w:r>
      <w:r w:rsidRPr="00D92A7B">
        <w:t>する</w:t>
      </w:r>
      <w:r w:rsidRPr="00D92A7B">
        <w:t>(2</w:t>
      </w:r>
      <w:r w:rsidRPr="00D92A7B">
        <w:t>のプロセス</w:t>
      </w:r>
      <w:r w:rsidRPr="00D92A7B">
        <w:t>)</w:t>
      </w:r>
      <w:r w:rsidRPr="00D92A7B">
        <w:t>。アプリケーション側では、その項目の値を検索してルール</w:t>
      </w:r>
      <w:r w:rsidR="00581D62">
        <w:rPr>
          <w:rFonts w:hint="eastAsia"/>
        </w:rPr>
        <w:t>エンジン</w:t>
      </w:r>
      <w:r w:rsidRPr="00D92A7B">
        <w:t>に送る</w:t>
      </w:r>
      <w:r w:rsidRPr="00D92A7B">
        <w:t>(3</w:t>
      </w:r>
      <w:r w:rsidRPr="00D92A7B">
        <w:t>のプロセス</w:t>
      </w:r>
      <w:r w:rsidRPr="00D92A7B">
        <w:t>)</w:t>
      </w:r>
      <w:r w:rsidRPr="00D92A7B">
        <w:t>。ルール</w:t>
      </w:r>
      <w:r w:rsidR="00581D62">
        <w:rPr>
          <w:rFonts w:hint="eastAsia"/>
        </w:rPr>
        <w:t>エンジン</w:t>
      </w:r>
      <w:r w:rsidRPr="00D92A7B">
        <w:t>はルールの残りの部分を実行し、追加の項目が必要な</w:t>
      </w:r>
      <w:r w:rsidRPr="00D92A7B">
        <w:rPr>
          <w:rFonts w:hint="eastAsia"/>
        </w:rPr>
        <w:t>場合、</w:t>
      </w:r>
      <w:r w:rsidRPr="00D92A7B">
        <w:t>2</w:t>
      </w:r>
      <w:r w:rsidRPr="00D92A7B">
        <w:t>と</w:t>
      </w:r>
      <w:r w:rsidRPr="00D92A7B">
        <w:t>3</w:t>
      </w:r>
      <w:r w:rsidRPr="00D92A7B">
        <w:t>のプロセスを繰り返す。ルール</w:t>
      </w:r>
      <w:r w:rsidR="00581D62">
        <w:rPr>
          <w:rFonts w:hint="eastAsia"/>
        </w:rPr>
        <w:t>エンジン</w:t>
      </w:r>
      <w:r w:rsidRPr="00D92A7B">
        <w:t>はルールの実行を終え、結果をアプリケーション側に設定する</w:t>
      </w:r>
      <w:r w:rsidRPr="00D92A7B">
        <w:t>(4</w:t>
      </w:r>
      <w:r w:rsidRPr="00D92A7B">
        <w:t>のプロセス</w:t>
      </w:r>
      <w:r w:rsidRPr="00D92A7B">
        <w:t>)</w:t>
      </w:r>
      <w:r w:rsidRPr="00D92A7B">
        <w:t>。</w:t>
      </w:r>
    </w:p>
    <w:p w14:paraId="70C40A0D" w14:textId="77777777" w:rsidR="001140F8" w:rsidRPr="00D92A7B" w:rsidRDefault="001140F8" w:rsidP="00F93119"/>
    <w:p w14:paraId="2BC29706" w14:textId="6059D27A" w:rsidR="001140F8" w:rsidRPr="00D92A7B" w:rsidRDefault="001140F8" w:rsidP="00F93119">
      <w:del w:id="4398" w:author="IRK" w:date="2020-03-12T17:51:00Z">
        <w:r w:rsidRPr="00D92A7B" w:rsidDel="008955F2">
          <w:delText>表</w:delText>
        </w:r>
        <w:r w:rsidR="00422841" w:rsidDel="008955F2">
          <w:delText>76</w:delText>
        </w:r>
      </w:del>
      <w:ins w:id="4399" w:author="IRK" w:date="2020-03-12T17:51:00Z">
        <w:r w:rsidR="008955F2">
          <w:rPr>
            <w:rFonts w:hint="eastAsia"/>
          </w:rPr>
          <w:t>次の表</w:t>
        </w:r>
      </w:ins>
      <w:r w:rsidRPr="00D92A7B">
        <w:t>は、</w:t>
      </w:r>
      <w:del w:id="4400" w:author="IRK" w:date="2020-03-12T17:51:00Z">
        <w:r w:rsidRPr="00D92A7B" w:rsidDel="008955F2">
          <w:delText>表</w:delText>
        </w:r>
        <w:r w:rsidR="00422841" w:rsidDel="008955F2">
          <w:delText>65</w:delText>
        </w:r>
      </w:del>
      <w:ins w:id="4401" w:author="IRK" w:date="2020-03-12T17:52:00Z">
        <w:r w:rsidR="008955F2">
          <w:fldChar w:fldCharType="begin"/>
        </w:r>
        <w:r w:rsidR="008955F2">
          <w:instrText xml:space="preserve"> REF _Ref34927675 \h </w:instrText>
        </w:r>
      </w:ins>
      <w:r w:rsidR="008955F2">
        <w:fldChar w:fldCharType="separate"/>
      </w:r>
      <w:r w:rsidR="0092459D">
        <w:t>[</w:t>
      </w:r>
      <w:ins w:id="4402" w:author="IRK" w:date="2020-03-12T15:08:00Z">
        <w:r w:rsidR="0092459D">
          <w:rPr>
            <w:rFonts w:hint="eastAsia"/>
          </w:rPr>
          <w:t>表</w:t>
        </w:r>
        <w:r w:rsidR="0092459D">
          <w:rPr>
            <w:rFonts w:hint="eastAsia"/>
          </w:rPr>
          <w:t xml:space="preserve"> </w:t>
        </w:r>
      </w:ins>
      <w:r w:rsidR="0092459D">
        <w:rPr>
          <w:noProof/>
        </w:rPr>
        <w:t>68</w:t>
      </w:r>
      <w:r w:rsidR="0092459D" w:rsidRPr="002E4B47">
        <w:t xml:space="preserve"> </w:t>
      </w:r>
      <w:r w:rsidR="0092459D">
        <w:t>InnoRules.RulesClient.RuleInterface</w:t>
      </w:r>
      <w:r w:rsidR="0092459D">
        <w:rPr>
          <w:rFonts w:hint="eastAsia"/>
        </w:rPr>
        <w:t>]</w:t>
      </w:r>
      <w:ins w:id="4403" w:author="IRK" w:date="2020-03-12T17:52:00Z">
        <w:r w:rsidR="008955F2">
          <w:fldChar w:fldCharType="end"/>
        </w:r>
      </w:ins>
      <w:r w:rsidRPr="00EB5228">
        <w:t>の</w:t>
      </w:r>
      <w:r w:rsidRPr="00EB5228">
        <w:t>RuleInterface</w:t>
      </w:r>
      <w:r w:rsidRPr="00EB5228">
        <w:t>メソッドのうちの</w:t>
      </w:r>
      <w:r w:rsidRPr="00EB5228">
        <w:t>I/O</w:t>
      </w:r>
      <w:r w:rsidRPr="00EB5228">
        <w:t>アダプタ方式である</w:t>
      </w:r>
      <w:r w:rsidRPr="00EB5228">
        <w:t>Execute</w:t>
      </w:r>
      <w:r w:rsidRPr="00EB5228">
        <w:t>メソッド</w:t>
      </w:r>
      <w:r w:rsidRPr="00D92A7B">
        <w:t>のリストである。</w:t>
      </w:r>
    </w:p>
    <w:p w14:paraId="63289639" w14:textId="77777777" w:rsidR="001140F8" w:rsidRDefault="001140F8" w:rsidP="00F93119"/>
    <w:p w14:paraId="2717E8C4" w14:textId="0DE9A903" w:rsidR="00AB3E22" w:rsidRDefault="00AB3E22" w:rsidP="00F93119">
      <w:pPr>
        <w:pStyle w:val="af5"/>
      </w:pPr>
      <w:bookmarkStart w:id="4404" w:name="_Ref34928160"/>
      <w:bookmarkStart w:id="4405" w:name="_Toc40799302"/>
      <w:r>
        <w:t>[</w:t>
      </w:r>
      <w:del w:id="4406" w:author="IRK" w:date="2020-03-12T15:11: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76</w:delText>
        </w:r>
        <w:r w:rsidR="00E65728" w:rsidDel="00E27ACD">
          <w:rPr>
            <w:noProof/>
          </w:rPr>
          <w:fldChar w:fldCharType="end"/>
        </w:r>
        <w:r w:rsidDel="00E27ACD">
          <w:rPr>
            <w:rFonts w:hint="eastAsia"/>
          </w:rPr>
          <w:delText xml:space="preserve">　</w:delText>
        </w:r>
      </w:del>
      <w:ins w:id="4407" w:author="IRK" w:date="2020-03-12T15:11: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79</w:t>
      </w:r>
      <w:ins w:id="4408" w:author="IRK" w:date="2020-03-12T15:11:00Z">
        <w:r w:rsidR="00E27ACD">
          <w:fldChar w:fldCharType="end"/>
        </w:r>
      </w:ins>
      <w:r w:rsidRPr="00AB3E22">
        <w:rPr>
          <w:noProof/>
        </w:rPr>
        <w:t xml:space="preserve"> </w:t>
      </w:r>
      <w:r>
        <w:rPr>
          <w:noProof/>
        </w:rPr>
        <w:t>I/O</w:t>
      </w:r>
      <w:r>
        <w:rPr>
          <w:noProof/>
        </w:rPr>
        <w:t>アダプタ方式の</w:t>
      </w:r>
      <w:r>
        <w:rPr>
          <w:noProof/>
        </w:rPr>
        <w:t>execute</w:t>
      </w:r>
      <w:r>
        <w:rPr>
          <w:noProof/>
        </w:rPr>
        <w:t>メソッド</w:t>
      </w:r>
      <w:r>
        <w:rPr>
          <w:rFonts w:hint="eastAsia"/>
          <w:noProof/>
        </w:rPr>
        <w:t>]</w:t>
      </w:r>
      <w:bookmarkEnd w:id="4404"/>
      <w:bookmarkEnd w:id="4405"/>
    </w:p>
    <w:tbl>
      <w:tblPr>
        <w:tblStyle w:val="af4"/>
        <w:tblW w:w="0" w:type="auto"/>
        <w:jc w:val="center"/>
        <w:tblLook w:val="04A0" w:firstRow="1" w:lastRow="0" w:firstColumn="1" w:lastColumn="0" w:noHBand="0" w:noVBand="1"/>
        <w:tblPrChange w:id="4409" w:author="IRK" w:date="2020-04-14T15:49:00Z">
          <w:tblPr>
            <w:tblStyle w:val="af4"/>
            <w:tblW w:w="0" w:type="auto"/>
            <w:tblInd w:w="108" w:type="dxa"/>
            <w:tblLook w:val="04A0" w:firstRow="1" w:lastRow="0" w:firstColumn="1" w:lastColumn="0" w:noHBand="0" w:noVBand="1"/>
          </w:tblPr>
        </w:tblPrChange>
      </w:tblPr>
      <w:tblGrid>
        <w:gridCol w:w="9463"/>
        <w:tblGridChange w:id="4410">
          <w:tblGrid>
            <w:gridCol w:w="9463"/>
          </w:tblGrid>
        </w:tblGridChange>
      </w:tblGrid>
      <w:tr w:rsidR="001140F8" w14:paraId="4B467F23" w14:textId="77777777" w:rsidTr="00C054CD">
        <w:trPr>
          <w:jc w:val="center"/>
        </w:trPr>
        <w:tc>
          <w:tcPr>
            <w:tcW w:w="9463" w:type="dxa"/>
            <w:tcPrChange w:id="4411" w:author="IRK" w:date="2020-04-14T15:49:00Z">
              <w:tcPr>
                <w:tcW w:w="9463" w:type="dxa"/>
              </w:tcPr>
            </w:tcPrChange>
          </w:tcPr>
          <w:p w14:paraId="5B497BCC" w14:textId="77777777" w:rsidR="001140F8" w:rsidRDefault="001140F8">
            <w:pPr>
              <w:pStyle w:val="1b"/>
              <w:pPrChange w:id="4412" w:author="IRK" w:date="2020-04-14T13:54:00Z">
                <w:pPr>
                  <w:pStyle w:val="aff1"/>
                </w:pPr>
              </w:pPrChange>
            </w:pPr>
            <w:r>
              <w:t>1 namespace InnoRules.RulesClient;</w:t>
            </w:r>
          </w:p>
          <w:p w14:paraId="2D1F1DB9" w14:textId="77777777" w:rsidR="001140F8" w:rsidRDefault="001140F8">
            <w:pPr>
              <w:pStyle w:val="1b"/>
              <w:pPrChange w:id="4413" w:author="IRK" w:date="2020-04-14T13:54:00Z">
                <w:pPr>
                  <w:pStyle w:val="aff1"/>
                </w:pPr>
              </w:pPrChange>
            </w:pPr>
            <w:r>
              <w:t>2 {</w:t>
            </w:r>
          </w:p>
          <w:p w14:paraId="1DC4092B" w14:textId="77777777" w:rsidR="001140F8" w:rsidRDefault="001140F8">
            <w:pPr>
              <w:pStyle w:val="1b"/>
              <w:pPrChange w:id="4414" w:author="IRK" w:date="2020-04-14T13:54:00Z">
                <w:pPr>
                  <w:pStyle w:val="aff1"/>
                </w:pPr>
              </w:pPrChange>
            </w:pPr>
            <w:r>
              <w:t>3     public interface RuleInterface</w:t>
            </w:r>
          </w:p>
          <w:p w14:paraId="04A06AA0" w14:textId="474FC687" w:rsidR="001140F8" w:rsidRDefault="001140F8">
            <w:pPr>
              <w:pStyle w:val="1b"/>
              <w:pPrChange w:id="4415" w:author="IRK" w:date="2020-04-14T13:54:00Z">
                <w:pPr>
                  <w:pStyle w:val="aff1"/>
                </w:pPr>
              </w:pPrChange>
            </w:pPr>
            <w:del w:id="4416" w:author="IRK" w:date="2020-04-14T13:54:00Z">
              <w:r w:rsidDel="00FD41AE">
                <w:delText xml:space="preserve"> </w:delText>
              </w:r>
              <w:r w:rsidR="002F2048" w:rsidDel="00FD41AE">
                <w:delText xml:space="preserve"> </w:delText>
              </w:r>
            </w:del>
            <w:r>
              <w:t xml:space="preserve">4     { </w:t>
            </w:r>
          </w:p>
          <w:p w14:paraId="192731DA" w14:textId="77777777" w:rsidR="001140F8" w:rsidRPr="00450608" w:rsidRDefault="001140F8">
            <w:pPr>
              <w:pStyle w:val="1b"/>
              <w:pPrChange w:id="4417" w:author="IRK" w:date="2020-04-14T13:54:00Z">
                <w:pPr>
                  <w:pStyle w:val="aff1"/>
                </w:pPr>
              </w:pPrChange>
            </w:pPr>
            <w:r>
              <w:t xml:space="preserve">5        </w:t>
            </w:r>
            <w:r w:rsidRPr="00450608">
              <w:t xml:space="preserve">void Execute ( String rule, ItemProvider itemProvider, ResultConsumer consumer, </w:t>
            </w:r>
          </w:p>
          <w:p w14:paraId="0FB034BE" w14:textId="77777777" w:rsidR="001140F8" w:rsidRPr="001E781B" w:rsidRDefault="001140F8">
            <w:pPr>
              <w:pStyle w:val="1b"/>
              <w:pPrChange w:id="4418" w:author="IRK" w:date="2020-04-14T13:54:00Z">
                <w:pPr>
                  <w:pStyle w:val="aff1"/>
                </w:pPr>
              </w:pPrChange>
            </w:pPr>
            <w:del w:id="4419" w:author="IRK" w:date="2020-04-14T13:54:00Z">
              <w:r w:rsidDel="00FD41AE">
                <w:delText xml:space="preserve"> </w:delText>
              </w:r>
              <w:r w:rsidR="002F2048" w:rsidDel="00FD41AE">
                <w:delText xml:space="preserve"> </w:delText>
              </w:r>
            </w:del>
            <w:r>
              <w:t>6                           int codetype, String date, Object ctx );</w:t>
            </w:r>
          </w:p>
          <w:p w14:paraId="75E40781" w14:textId="77777777" w:rsidR="001140F8" w:rsidRPr="001E781B" w:rsidRDefault="001140F8">
            <w:pPr>
              <w:pStyle w:val="1b"/>
              <w:pPrChange w:id="4420" w:author="IRK" w:date="2020-04-14T13:54:00Z">
                <w:pPr>
                  <w:pStyle w:val="aff1"/>
                </w:pPr>
              </w:pPrChange>
            </w:pPr>
            <w:r>
              <w:t xml:space="preserve">7        </w:t>
            </w:r>
            <w:r w:rsidRPr="00450608">
              <w:t>void Execute ( String rule, ItemProvider itemProvider, ResultConsumer consumer,</w:t>
            </w:r>
          </w:p>
          <w:p w14:paraId="4800DFB1" w14:textId="77777777" w:rsidR="001140F8" w:rsidRDefault="001140F8">
            <w:pPr>
              <w:pStyle w:val="1b"/>
              <w:pPrChange w:id="4421" w:author="IRK" w:date="2020-04-14T13:54:00Z">
                <w:pPr>
                  <w:pStyle w:val="aff1"/>
                </w:pPr>
              </w:pPrChange>
            </w:pPr>
            <w:r>
              <w:t>8                          int codetype, String date, Object ctx, Trace trace,</w:t>
            </w:r>
            <w:del w:id="4422" w:author="IRK" w:date="2020-03-13T10:14:00Z">
              <w:r w:rsidDel="009C1958">
                <w:delText xml:space="preserve"> </w:delText>
              </w:r>
            </w:del>
          </w:p>
          <w:p w14:paraId="64925EA4" w14:textId="77777777" w:rsidR="001140F8" w:rsidRPr="001E781B" w:rsidRDefault="001140F8">
            <w:pPr>
              <w:pStyle w:val="1b"/>
              <w:pPrChange w:id="4423" w:author="IRK" w:date="2020-04-14T13:54:00Z">
                <w:pPr>
                  <w:pStyle w:val="aff1"/>
                </w:pPr>
              </w:pPrChange>
            </w:pPr>
            <w:r>
              <w:t>9                          HashMap&lt;Object, Object&gt; callctx );</w:t>
            </w:r>
          </w:p>
          <w:p w14:paraId="5E45B582" w14:textId="77777777" w:rsidR="001140F8" w:rsidRPr="003B1CAC" w:rsidRDefault="001140F8">
            <w:pPr>
              <w:pStyle w:val="1b"/>
              <w:pPrChange w:id="4424" w:author="IRK" w:date="2020-04-14T13:54:00Z">
                <w:pPr>
                  <w:pStyle w:val="aff1"/>
                </w:pPr>
              </w:pPrChange>
            </w:pPr>
            <w:r>
              <w:t>10     …</w:t>
            </w:r>
          </w:p>
          <w:p w14:paraId="335126B3" w14:textId="77777777" w:rsidR="001140F8" w:rsidRDefault="001140F8">
            <w:pPr>
              <w:pStyle w:val="1b"/>
              <w:pPrChange w:id="4425" w:author="IRK" w:date="2020-04-14T13:54:00Z">
                <w:pPr>
                  <w:pStyle w:val="aff1"/>
                </w:pPr>
              </w:pPrChange>
            </w:pPr>
            <w:r>
              <w:t>11 }</w:t>
            </w:r>
          </w:p>
        </w:tc>
      </w:tr>
    </w:tbl>
    <w:p w14:paraId="6A8840F2" w14:textId="77777777" w:rsidR="001140F8" w:rsidRDefault="001140F8" w:rsidP="00F93119"/>
    <w:p w14:paraId="08307EF3" w14:textId="77777777" w:rsidR="001140F8" w:rsidRDefault="001140F8" w:rsidP="00F93119">
      <w:pPr>
        <w:pStyle w:val="42"/>
      </w:pPr>
      <w:bookmarkStart w:id="4426" w:name="_Ref34928221"/>
      <w:r>
        <w:t>InnoRules.RulesClient.ItemProvider</w:t>
      </w:r>
      <w:bookmarkEnd w:id="4426"/>
    </w:p>
    <w:p w14:paraId="4782ED7E" w14:textId="3643AE68" w:rsidR="001140F8" w:rsidRPr="00AB3E22" w:rsidRDefault="001140F8" w:rsidP="00F93119">
      <w:r w:rsidRPr="00EB5228">
        <w:t>InnoRules.RulesClient.ItemProvider</w:t>
      </w:r>
      <w:r w:rsidRPr="00EB5228">
        <w:t>インタフェースは、ルール</w:t>
      </w:r>
      <w:r w:rsidR="00581D62">
        <w:rPr>
          <w:rFonts w:hint="eastAsia"/>
        </w:rPr>
        <w:t>エンジン</w:t>
      </w:r>
      <w:r w:rsidRPr="00EB5228">
        <w:t>に項目値を提供するために定義されたインタフェースである。</w:t>
      </w:r>
      <w:r w:rsidRPr="00EB5228">
        <w:t>ItemProvider</w:t>
      </w:r>
      <w:r w:rsidRPr="00EB5228">
        <w:t>には、項目のデータ</w:t>
      </w:r>
      <w:del w:id="4427" w:author="IRK" w:date="2020-04-13T12:22:00Z">
        <w:r w:rsidRPr="00EB5228" w:rsidDel="00610CCB">
          <w:delText>形式</w:delText>
        </w:r>
      </w:del>
      <w:ins w:id="4428" w:author="IRK" w:date="2020-04-13T12:22:00Z">
        <w:r w:rsidR="00610CCB">
          <w:rPr>
            <w:rFonts w:hint="eastAsia"/>
          </w:rPr>
          <w:t>型</w:t>
        </w:r>
      </w:ins>
      <w:r w:rsidRPr="00EB5228">
        <w:t>によってその値を提供するメソッドが定義されている。アプリケーションは</w:t>
      </w:r>
      <w:del w:id="4429" w:author="IRK" w:date="2020-03-13T09:09:00Z">
        <w:r w:rsidRPr="00EB5228" w:rsidDel="00D71F97">
          <w:delText>図</w:delText>
        </w:r>
        <w:r w:rsidR="003F3E79" w:rsidDel="00D71F97">
          <w:rPr>
            <w:rFonts w:hint="eastAsia"/>
          </w:rPr>
          <w:delText>10</w:delText>
        </w:r>
      </w:del>
      <w:ins w:id="4430" w:author="IRK" w:date="2020-03-13T09:09:00Z">
        <w:r w:rsidR="00D71F97">
          <w:rPr>
            <w:rFonts w:hint="eastAsia"/>
          </w:rPr>
          <w:t>次の図</w:t>
        </w:r>
      </w:ins>
      <w:r w:rsidRPr="00EB5228">
        <w:t>のようにアプリケーションデータオブジェクト</w:t>
      </w:r>
      <w:r w:rsidRPr="00EB5228">
        <w:rPr>
          <w:rFonts w:hint="eastAsia"/>
        </w:rPr>
        <w:t>の</w:t>
      </w:r>
      <w:r w:rsidRPr="00EB5228">
        <w:t>取得</w:t>
      </w:r>
      <w:r w:rsidRPr="00EB5228">
        <w:rPr>
          <w:rFonts w:hint="eastAsia"/>
        </w:rPr>
        <w:t>または</w:t>
      </w:r>
      <w:r w:rsidRPr="00EB5228">
        <w:t>データベースを取得して、項目値を提供する</w:t>
      </w:r>
      <w:r w:rsidRPr="00EB5228">
        <w:t>ItemProvider</w:t>
      </w:r>
      <w:r w:rsidRPr="00EB5228">
        <w:t>オブジェクトを生成し</w:t>
      </w:r>
      <w:r w:rsidRPr="00EB5228">
        <w:t>Execute</w:t>
      </w:r>
      <w:r w:rsidRPr="00AB3E22">
        <w:t>メソッドにパラメータとして引き渡す。</w:t>
      </w:r>
      <w:r w:rsidRPr="00EB5228">
        <w:t>ItemProvider</w:t>
      </w:r>
      <w:r w:rsidRPr="00EB5228">
        <w:t>は、業務データが保存されている場所または使用されるオブジェクトの形式などによって様々な</w:t>
      </w:r>
      <w:r w:rsidRPr="00E62C48">
        <w:rPr>
          <w:rFonts w:hint="eastAsia"/>
        </w:rPr>
        <w:t>形式</w:t>
      </w:r>
      <w:r w:rsidRPr="00EB5228">
        <w:t>で実装される。しかし、アプリケーションが使用するデータオブジェクトの形式が</w:t>
      </w:r>
      <w:r w:rsidRPr="00EB5228">
        <w:rPr>
          <w:rFonts w:hint="eastAsia"/>
        </w:rPr>
        <w:t>同一の</w:t>
      </w:r>
      <w:r w:rsidRPr="00EB5228">
        <w:t>場合、</w:t>
      </w:r>
      <w:r w:rsidRPr="00EB5228">
        <w:t>1</w:t>
      </w:r>
      <w:r w:rsidRPr="00EB5228">
        <w:t>つの</w:t>
      </w:r>
      <w:r w:rsidRPr="00EB5228">
        <w:t>ItemProvider</w:t>
      </w:r>
      <w:r w:rsidRPr="00EB5228">
        <w:t>実装クラスを作成してすべてのアプリケーションが共有することもできる。ルール</w:t>
      </w:r>
      <w:r w:rsidR="00581D62">
        <w:rPr>
          <w:rFonts w:hint="eastAsia"/>
        </w:rPr>
        <w:t>エンジン</w:t>
      </w:r>
      <w:r w:rsidRPr="00EB5228">
        <w:t>は、ルールの実行中に項目の値が必要な場合に</w:t>
      </w:r>
      <w:r w:rsidRPr="00EB5228">
        <w:t>ItemProvider</w:t>
      </w:r>
      <w:r w:rsidRPr="00AB3E22">
        <w:t>インタフェースを利用して値を</w:t>
      </w:r>
      <w:r w:rsidR="00E97E2F">
        <w:rPr>
          <w:rFonts w:hint="eastAsia"/>
        </w:rPr>
        <w:t>問い合わせ</w:t>
      </w:r>
      <w:r w:rsidRPr="00AB3E22">
        <w:t>する。</w:t>
      </w:r>
      <w:r w:rsidRPr="00AB3E22">
        <w:t xml:space="preserve"> </w:t>
      </w:r>
    </w:p>
    <w:p w14:paraId="04DDE3FA" w14:textId="77777777" w:rsidR="001140F8" w:rsidRDefault="001140F8" w:rsidP="00F93119"/>
    <w:p w14:paraId="4F7FA232" w14:textId="77777777" w:rsidR="00AB3E22" w:rsidRDefault="00581D62">
      <w:pPr>
        <w:pStyle w:val="af9"/>
        <w:ind w:left="380" w:hanging="380"/>
      </w:pPr>
      <w:r>
        <w:object w:dxaOrig="5981" w:dyaOrig="2352" w14:anchorId="74EE4977">
          <v:shape id="_x0000_i1032" type="#_x0000_t75" style="width:306pt;height:119.2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1" ShapeID="_x0000_i1032" DrawAspect="Content" ObjectID="_1652687001" r:id="rId29"/>
        </w:object>
      </w:r>
    </w:p>
    <w:p w14:paraId="6E7E30BA" w14:textId="53F88ADE" w:rsidR="001140F8" w:rsidRDefault="00AB3E22" w:rsidP="00F93119">
      <w:pPr>
        <w:pStyle w:val="af5"/>
      </w:pPr>
      <w:bookmarkStart w:id="4431" w:name="_Toc40799207"/>
      <w:r>
        <w:t>[</w:t>
      </w:r>
      <w:del w:id="4432" w:author="IRK" w:date="2020-03-12T15:11: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10</w:delText>
        </w:r>
        <w:r w:rsidR="00E65728" w:rsidDel="00E27ACD">
          <w:rPr>
            <w:noProof/>
          </w:rPr>
          <w:fldChar w:fldCharType="end"/>
        </w:r>
        <w:r w:rsidR="00872032" w:rsidDel="00E27ACD">
          <w:rPr>
            <w:rFonts w:hint="eastAsia"/>
          </w:rPr>
          <w:delText xml:space="preserve">　</w:delText>
        </w:r>
      </w:del>
      <w:ins w:id="4433" w:author="IRK" w:date="2020-03-12T15:11: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10</w:t>
      </w:r>
      <w:ins w:id="4434" w:author="IRK" w:date="2020-03-12T15:11:00Z">
        <w:r w:rsidR="00E27ACD">
          <w:fldChar w:fldCharType="end"/>
        </w:r>
        <w:r w:rsidR="00E27ACD">
          <w:rPr>
            <w:rFonts w:hint="eastAsia"/>
          </w:rPr>
          <w:t xml:space="preserve"> </w:t>
        </w:r>
      </w:ins>
      <w:r w:rsidR="00E35902">
        <w:rPr>
          <w:rFonts w:eastAsiaTheme="minorEastAsia" w:hint="eastAsia"/>
        </w:rPr>
        <w:t>I</w:t>
      </w:r>
      <w:r>
        <w:rPr>
          <w:noProof/>
        </w:rPr>
        <w:t>temProvider</w:t>
      </w:r>
      <w:r w:rsidR="009445B0">
        <w:rPr>
          <w:noProof/>
        </w:rPr>
        <w:t>ダイアグラム</w:t>
      </w:r>
      <w:r>
        <w:rPr>
          <w:rFonts w:hint="eastAsia"/>
          <w:noProof/>
        </w:rPr>
        <w:t>]</w:t>
      </w:r>
      <w:bookmarkEnd w:id="4431"/>
    </w:p>
    <w:p w14:paraId="5C6C6BE0" w14:textId="77777777" w:rsidR="001821EF" w:rsidRDefault="001821EF" w:rsidP="00F93119">
      <w:pPr>
        <w:rPr>
          <w:ins w:id="4435" w:author="IRK" w:date="2020-04-14T14:09:00Z"/>
        </w:rPr>
      </w:pPr>
    </w:p>
    <w:p w14:paraId="42E68498" w14:textId="0E894ED4" w:rsidR="001140F8" w:rsidRPr="005B0472" w:rsidRDefault="001140F8" w:rsidP="00F93119">
      <w:del w:id="4436" w:author="IRK" w:date="2020-03-12T17:52:00Z">
        <w:r w:rsidRPr="005B0472" w:rsidDel="008955F2">
          <w:delText>表</w:delText>
        </w:r>
        <w:r w:rsidR="0015391F" w:rsidDel="008955F2">
          <w:delText>77</w:delText>
        </w:r>
      </w:del>
      <w:ins w:id="4437" w:author="IRK" w:date="2020-03-12T17:52:00Z">
        <w:r w:rsidR="008955F2">
          <w:rPr>
            <w:rFonts w:hint="eastAsia"/>
          </w:rPr>
          <w:t>次の表</w:t>
        </w:r>
      </w:ins>
      <w:r w:rsidRPr="005B0472">
        <w:t>は</w:t>
      </w:r>
      <w:r w:rsidRPr="00EB5228">
        <w:t>、</w:t>
      </w:r>
      <w:r w:rsidRPr="00EB5228">
        <w:t>ItemProvider</w:t>
      </w:r>
      <w:r w:rsidRPr="005B0472">
        <w:t>に定義されたメソッドである。</w:t>
      </w:r>
    </w:p>
    <w:p w14:paraId="20798A1F" w14:textId="77777777" w:rsidR="001140F8" w:rsidRDefault="001140F8" w:rsidP="00F93119"/>
    <w:p w14:paraId="71B48500" w14:textId="4929DB5A" w:rsidR="00AB3E22" w:rsidRDefault="00AB3E22" w:rsidP="00F93119">
      <w:pPr>
        <w:pStyle w:val="af5"/>
        <w:rPr>
          <w:noProof/>
        </w:rPr>
      </w:pPr>
      <w:bookmarkStart w:id="4438" w:name="_Toc40799303"/>
      <w:r>
        <w:t>[</w:t>
      </w:r>
      <w:del w:id="4439" w:author="IRK" w:date="2020-03-12T15:12: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77</w:delText>
        </w:r>
        <w:r w:rsidR="00E65728" w:rsidDel="00E27ACD">
          <w:rPr>
            <w:noProof/>
          </w:rPr>
          <w:fldChar w:fldCharType="end"/>
        </w:r>
        <w:r w:rsidDel="00E27ACD">
          <w:rPr>
            <w:rFonts w:hint="eastAsia"/>
          </w:rPr>
          <w:delText xml:space="preserve">　</w:delText>
        </w:r>
      </w:del>
      <w:ins w:id="4440" w:author="IRK" w:date="2020-03-12T15:12: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80</w:t>
      </w:r>
      <w:ins w:id="4441" w:author="IRK" w:date="2020-03-12T15:12:00Z">
        <w:r w:rsidR="00E27ACD">
          <w:fldChar w:fldCharType="end"/>
        </w:r>
      </w:ins>
      <w:r w:rsidRPr="00AB3E22">
        <w:rPr>
          <w:noProof/>
        </w:rPr>
        <w:t xml:space="preserve"> </w:t>
      </w:r>
      <w:r>
        <w:rPr>
          <w:noProof/>
        </w:rPr>
        <w:t>InnoRules.RulesClient.ItemProvider</w:t>
      </w:r>
      <w:r>
        <w:rPr>
          <w:rFonts w:hint="eastAsia"/>
          <w:noProof/>
        </w:rPr>
        <w:t>]</w:t>
      </w:r>
      <w:bookmarkEnd w:id="4438"/>
    </w:p>
    <w:tbl>
      <w:tblPr>
        <w:tblStyle w:val="af4"/>
        <w:tblW w:w="0" w:type="auto"/>
        <w:jc w:val="center"/>
        <w:tblLook w:val="04A0" w:firstRow="1" w:lastRow="0" w:firstColumn="1" w:lastColumn="0" w:noHBand="0" w:noVBand="1"/>
        <w:tblPrChange w:id="4442" w:author="IRK" w:date="2020-04-14T15:49:00Z">
          <w:tblPr>
            <w:tblStyle w:val="af4"/>
            <w:tblW w:w="0" w:type="auto"/>
            <w:tblInd w:w="108" w:type="dxa"/>
            <w:tblLook w:val="04A0" w:firstRow="1" w:lastRow="0" w:firstColumn="1" w:lastColumn="0" w:noHBand="0" w:noVBand="1"/>
          </w:tblPr>
        </w:tblPrChange>
      </w:tblPr>
      <w:tblGrid>
        <w:gridCol w:w="9463"/>
        <w:tblGridChange w:id="4443">
          <w:tblGrid>
            <w:gridCol w:w="9463"/>
          </w:tblGrid>
        </w:tblGridChange>
      </w:tblGrid>
      <w:tr w:rsidR="001140F8" w14:paraId="5E3D70DD" w14:textId="77777777" w:rsidTr="00C054CD">
        <w:trPr>
          <w:jc w:val="center"/>
        </w:trPr>
        <w:tc>
          <w:tcPr>
            <w:tcW w:w="9463" w:type="dxa"/>
            <w:tcPrChange w:id="4444" w:author="IRK" w:date="2020-04-14T15:49:00Z">
              <w:tcPr>
                <w:tcW w:w="9463" w:type="dxa"/>
              </w:tcPr>
            </w:tcPrChange>
          </w:tcPr>
          <w:p w14:paraId="355F449E" w14:textId="7437DAC7" w:rsidR="001140F8" w:rsidRPr="003B1CAC" w:rsidRDefault="007E6E4B">
            <w:pPr>
              <w:pStyle w:val="1b"/>
              <w:pPrChange w:id="4445" w:author="IRK" w:date="2020-04-14T13:54:00Z">
                <w:pPr>
                  <w:pStyle w:val="aff1"/>
                </w:pPr>
              </w:pPrChange>
            </w:pPr>
            <w:ins w:id="4446" w:author="IRK" w:date="2020-04-14T16:14:00Z">
              <w:r>
                <w:t xml:space="preserve"> </w:t>
              </w:r>
            </w:ins>
            <w:r w:rsidR="001140F8">
              <w:t>1 namespace InnoRules.RulesClient</w:t>
            </w:r>
          </w:p>
          <w:p w14:paraId="22D81F5E" w14:textId="77777777" w:rsidR="001140F8" w:rsidRPr="003B1CAC" w:rsidRDefault="001140F8">
            <w:pPr>
              <w:pStyle w:val="1b"/>
              <w:pPrChange w:id="4447" w:author="IRK" w:date="2020-04-14T13:54:00Z">
                <w:pPr>
                  <w:pStyle w:val="aff1"/>
                </w:pPr>
              </w:pPrChange>
            </w:pPr>
            <w:r>
              <w:t xml:space="preserve"> 2 {</w:t>
            </w:r>
          </w:p>
          <w:p w14:paraId="583814F1" w14:textId="77777777" w:rsidR="001140F8" w:rsidRPr="003B1CAC" w:rsidRDefault="001140F8">
            <w:pPr>
              <w:pStyle w:val="1b"/>
              <w:pPrChange w:id="4448" w:author="IRK" w:date="2020-04-14T13:54:00Z">
                <w:pPr>
                  <w:pStyle w:val="aff1"/>
                </w:pPr>
              </w:pPrChange>
            </w:pPr>
            <w:r>
              <w:t xml:space="preserve"> 3    public interface ItemProvider</w:t>
            </w:r>
          </w:p>
          <w:p w14:paraId="7A883970" w14:textId="77777777" w:rsidR="001140F8" w:rsidRPr="003B1CAC" w:rsidRDefault="001140F8">
            <w:pPr>
              <w:pStyle w:val="1b"/>
              <w:pPrChange w:id="4449" w:author="IRK" w:date="2020-04-14T13:54:00Z">
                <w:pPr>
                  <w:pStyle w:val="aff1"/>
                </w:pPr>
              </w:pPrChange>
            </w:pPr>
            <w:r>
              <w:t xml:space="preserve"> 4    {</w:t>
            </w:r>
          </w:p>
          <w:p w14:paraId="5710805D" w14:textId="77777777" w:rsidR="001140F8" w:rsidRPr="003B1CAC" w:rsidRDefault="001140F8">
            <w:pPr>
              <w:pStyle w:val="1b"/>
              <w:pPrChange w:id="4450" w:author="IRK" w:date="2020-04-14T13:54:00Z">
                <w:pPr>
                  <w:pStyle w:val="aff1"/>
                </w:pPr>
              </w:pPrChange>
            </w:pPr>
            <w:r>
              <w:t xml:space="preserve"> 5       Object GetAsNumber( String itemCode ) ;</w:t>
            </w:r>
          </w:p>
          <w:p w14:paraId="2F19413C" w14:textId="77777777" w:rsidR="001140F8" w:rsidRPr="003B1CAC" w:rsidRDefault="001140F8">
            <w:pPr>
              <w:pStyle w:val="1b"/>
              <w:pPrChange w:id="4451" w:author="IRK" w:date="2020-04-14T13:54:00Z">
                <w:pPr>
                  <w:pStyle w:val="aff1"/>
                </w:pPr>
              </w:pPrChange>
            </w:pPr>
            <w:r>
              <w:t xml:space="preserve"> 6       Object GetAsString( String itemCode ) ;</w:t>
            </w:r>
          </w:p>
          <w:p w14:paraId="76E85F47" w14:textId="77777777" w:rsidR="001140F8" w:rsidRDefault="001140F8">
            <w:pPr>
              <w:pStyle w:val="1b"/>
              <w:pPrChange w:id="4452" w:author="IRK" w:date="2020-04-14T13:54:00Z">
                <w:pPr>
                  <w:pStyle w:val="aff1"/>
                </w:pPr>
              </w:pPrChange>
            </w:pPr>
            <w:r>
              <w:t xml:space="preserve"> 7       Object GetAsBoolean( String itemCode ) ;</w:t>
            </w:r>
          </w:p>
          <w:p w14:paraId="4B9C27BF" w14:textId="77777777" w:rsidR="001140F8" w:rsidRPr="003B1CAC" w:rsidRDefault="001140F8">
            <w:pPr>
              <w:pStyle w:val="1b"/>
              <w:pPrChange w:id="4453" w:author="IRK" w:date="2020-04-14T13:54:00Z">
                <w:pPr>
                  <w:pStyle w:val="aff1"/>
                </w:pPr>
              </w:pPrChange>
            </w:pPr>
            <w:r>
              <w:t xml:space="preserve"> 8    }</w:t>
            </w:r>
          </w:p>
          <w:p w14:paraId="40AD9517" w14:textId="77777777" w:rsidR="001140F8" w:rsidRDefault="001140F8">
            <w:pPr>
              <w:pStyle w:val="1b"/>
              <w:pPrChange w:id="4454" w:author="IRK" w:date="2020-04-14T13:54:00Z">
                <w:pPr>
                  <w:pStyle w:val="aff1"/>
                </w:pPr>
              </w:pPrChange>
            </w:pPr>
            <w:r>
              <w:t xml:space="preserve"> 9 }</w:t>
            </w:r>
          </w:p>
        </w:tc>
      </w:tr>
    </w:tbl>
    <w:p w14:paraId="761FC27F" w14:textId="77777777" w:rsidR="001140F8" w:rsidRPr="00AB3E22" w:rsidRDefault="001140F8" w:rsidP="00F93119"/>
    <w:p w14:paraId="3B7577C6" w14:textId="2E78BB63" w:rsidR="001140F8" w:rsidRPr="00AB3E22" w:rsidRDefault="00E97E2F" w:rsidP="00F93119">
      <w:del w:id="4455" w:author="IRK" w:date="2020-03-12T14:38:00Z">
        <w:r w:rsidDel="00A55E2C">
          <w:rPr>
            <w:rFonts w:hint="eastAsia"/>
          </w:rPr>
          <w:delText>以下</w:delText>
        </w:r>
      </w:del>
      <w:ins w:id="4456" w:author="IRK" w:date="2020-03-12T14:38:00Z">
        <w:r w:rsidR="00A55E2C">
          <w:rPr>
            <w:rFonts w:hint="eastAsia"/>
          </w:rPr>
          <w:t>次</w:t>
        </w:r>
      </w:ins>
      <w:r w:rsidR="001140F8" w:rsidRPr="00AB3E22">
        <w:t>は、各メソッドに関する説明である。</w:t>
      </w:r>
    </w:p>
    <w:p w14:paraId="2480C7AA" w14:textId="77777777" w:rsidR="001140F8" w:rsidRPr="00AB3E22" w:rsidRDefault="001140F8" w:rsidP="00F93119"/>
    <w:p w14:paraId="7B788B56" w14:textId="77777777" w:rsidR="001140F8" w:rsidRPr="00AB3E22" w:rsidRDefault="001140F8" w:rsidP="00F93119">
      <w:r w:rsidRPr="00AB3E22">
        <w:t xml:space="preserve">Object GetAsNumber( String itemCode )  </w:t>
      </w:r>
    </w:p>
    <w:p w14:paraId="5A86667D" w14:textId="49E6D328" w:rsidR="001140F8" w:rsidRPr="00AB3E22" w:rsidRDefault="001140F8" w:rsidP="00F93119">
      <w:r w:rsidRPr="00AB3E22">
        <w:t>ルール</w:t>
      </w:r>
      <w:r w:rsidR="00581D62">
        <w:rPr>
          <w:rFonts w:hint="eastAsia"/>
        </w:rPr>
        <w:t>エンジン</w:t>
      </w:r>
      <w:r w:rsidRPr="00AB3E22">
        <w:t>がルール実行中に数値型の項目の値を</w:t>
      </w:r>
      <w:r w:rsidR="00E97E2F">
        <w:rPr>
          <w:rFonts w:hint="eastAsia"/>
        </w:rPr>
        <w:t>問い合わせ</w:t>
      </w:r>
      <w:r w:rsidRPr="00AB3E22">
        <w:t>するために、このメソッドを呼び出す。項目のコードは、</w:t>
      </w:r>
      <w:r w:rsidRPr="00AB3E22">
        <w:t>itemCode</w:t>
      </w:r>
      <w:r w:rsidRPr="00AB3E22">
        <w:t>パラメータに引き渡される。項目のコードは、</w:t>
      </w:r>
      <w:r w:rsidRPr="00AB3E22">
        <w:t>RuleInterface.</w:t>
      </w:r>
      <w:r w:rsidR="00581D62">
        <w:rPr>
          <w:rFonts w:hint="eastAsia"/>
        </w:rPr>
        <w:t>E</w:t>
      </w:r>
      <w:r w:rsidRPr="00AB3E22">
        <w:t>xecute</w:t>
      </w:r>
      <w:r w:rsidRPr="00AB3E22">
        <w:t>に引き渡されたコード体系に基づくコードである。例えば、</w:t>
      </w:r>
      <w:r w:rsidR="00581D62">
        <w:t>E</w:t>
      </w:r>
      <w:r w:rsidRPr="00AB3E22">
        <w:t>xecute</w:t>
      </w:r>
      <w:r w:rsidRPr="00AB3E22">
        <w:t>メソッドにコード体系として</w:t>
      </w:r>
      <w:r w:rsidRPr="00AB3E22">
        <w:t>ID</w:t>
      </w:r>
      <w:r w:rsidRPr="00AB3E22">
        <w:t>を指定した場合、</w:t>
      </w:r>
      <w:r w:rsidRPr="00AB3E22">
        <w:t>itemCode</w:t>
      </w:r>
      <w:r w:rsidRPr="00AB3E22">
        <w:t>パラメータは項目の</w:t>
      </w:r>
      <w:r w:rsidRPr="00AB3E22">
        <w:t>ID</w:t>
      </w:r>
      <w:r w:rsidRPr="00AB3E22">
        <w:t>が引き渡される。</w:t>
      </w:r>
    </w:p>
    <w:p w14:paraId="7116BA2D" w14:textId="0AB998FE" w:rsidR="001140F8" w:rsidRPr="00AB3E22" w:rsidRDefault="001140F8" w:rsidP="00F93119">
      <w:r w:rsidRPr="00AB3E22">
        <w:t>このメソッドでは、要求された項目の値をアプリケーションデータオブジェクトなどから抽出し返す必要がある。</w:t>
      </w:r>
      <w:r w:rsidR="005A522A" w:rsidRPr="005A522A">
        <w:rPr>
          <w:rFonts w:hint="eastAsia"/>
        </w:rPr>
        <w:t>戻り値</w:t>
      </w:r>
      <w:r w:rsidRPr="00AB3E22">
        <w:t>の形式は</w:t>
      </w:r>
      <w:r w:rsidRPr="00EB5228">
        <w:t>double</w:t>
      </w:r>
      <w:r w:rsidRPr="00EB5228">
        <w:t>または</w:t>
      </w:r>
      <w:r w:rsidRPr="00EB5228">
        <w:t>double</w:t>
      </w:r>
      <w:r w:rsidR="002821A4" w:rsidRPr="00EB5228">
        <w:t>[]</w:t>
      </w:r>
      <w:r w:rsidRPr="00EB5228">
        <w:t>のみが許可される。そうでない場合は、ルール</w:t>
      </w:r>
      <w:r w:rsidR="00757101">
        <w:rPr>
          <w:rFonts w:hint="eastAsia"/>
        </w:rPr>
        <w:t>エンジン</w:t>
      </w:r>
      <w:r w:rsidRPr="00EB5228">
        <w:t>は例外</w:t>
      </w:r>
      <w:r w:rsidR="00757101">
        <w:rPr>
          <w:rFonts w:hint="eastAsia"/>
        </w:rPr>
        <w:t>(</w:t>
      </w:r>
      <w:r w:rsidR="00757101">
        <w:rPr>
          <w:rFonts w:hint="eastAsia"/>
        </w:rPr>
        <w:t>エラーコード</w:t>
      </w:r>
      <w:r w:rsidR="00757101">
        <w:rPr>
          <w:rFonts w:hint="eastAsia"/>
        </w:rPr>
        <w:t>1011)</w:t>
      </w:r>
      <w:r w:rsidRPr="00EB5228">
        <w:t>を</w:t>
      </w:r>
      <w:r w:rsidR="007D7C74">
        <w:rPr>
          <w:rFonts w:hint="eastAsia"/>
        </w:rPr>
        <w:t>投げ</w:t>
      </w:r>
      <w:r w:rsidRPr="00EB5228">
        <w:t>てルールの実行が終了</w:t>
      </w:r>
      <w:r w:rsidR="007D7C74">
        <w:rPr>
          <w:rFonts w:hint="eastAsia"/>
        </w:rPr>
        <w:t>す</w:t>
      </w:r>
      <w:r w:rsidRPr="00EB5228">
        <w:t>る。アプリケーションデータオブジェクトなどに保存された項目値が</w:t>
      </w:r>
      <w:r w:rsidRPr="00EB5228">
        <w:t>double</w:t>
      </w:r>
      <w:r w:rsidRPr="00EB5228">
        <w:t>または</w:t>
      </w:r>
      <w:r w:rsidRPr="00EB5228">
        <w:t>double</w:t>
      </w:r>
      <w:r w:rsidR="002821A4" w:rsidRPr="00EB5228">
        <w:t>[]</w:t>
      </w:r>
      <w:r w:rsidRPr="00EB5228">
        <w:t>でない場合は、</w:t>
      </w:r>
      <w:r w:rsidR="00E97E2F">
        <w:rPr>
          <w:rFonts w:hint="eastAsia"/>
        </w:rPr>
        <w:t>これら</w:t>
      </w:r>
      <w:r w:rsidRPr="00EB5228">
        <w:t>の形式で適切に</w:t>
      </w:r>
      <w:r w:rsidR="00E97E2F">
        <w:rPr>
          <w:rFonts w:hint="eastAsia"/>
        </w:rPr>
        <w:t>変換する</w:t>
      </w:r>
      <w:r w:rsidRPr="00EB5228">
        <w:t>必要がある。変換できない場合は、</w:t>
      </w:r>
      <w:r w:rsidRPr="00EB5228">
        <w:t>RulesException</w:t>
      </w:r>
      <w:r w:rsidRPr="00EB5228">
        <w:t>を</w:t>
      </w:r>
      <w:r w:rsidRPr="00EB5228">
        <w:rPr>
          <w:rFonts w:hint="eastAsia"/>
        </w:rPr>
        <w:t>投げる</w:t>
      </w:r>
      <w:r w:rsidRPr="00EB5228">
        <w:t>こともある。</w:t>
      </w:r>
      <w:r w:rsidRPr="00EB5228">
        <w:t>double</w:t>
      </w:r>
      <w:r w:rsidR="002821A4" w:rsidRPr="00EB5228">
        <w:t>[]</w:t>
      </w:r>
      <w:r w:rsidRPr="00AB3E22">
        <w:t>を返す場合は、配列の長さは</w:t>
      </w:r>
      <w:r w:rsidRPr="00AB3E22">
        <w:t>1</w:t>
      </w:r>
      <w:r w:rsidRPr="00AB3E22">
        <w:t>以上とする。そうでない場合は、ルールの実行が失敗して例外</w:t>
      </w:r>
      <w:r w:rsidR="009B0A36" w:rsidRPr="00F728C5">
        <w:rPr>
          <w:rFonts w:hint="eastAsia"/>
        </w:rPr>
        <w:t>を</w:t>
      </w:r>
      <w:r w:rsidRPr="00AB3E22">
        <w:rPr>
          <w:rFonts w:hint="eastAsia"/>
        </w:rPr>
        <w:t>投げる</w:t>
      </w:r>
      <w:r w:rsidRPr="00AB3E22">
        <w:t>可能性がある</w:t>
      </w:r>
      <w:r w:rsidR="00757101">
        <w:rPr>
          <w:rFonts w:hint="eastAsia"/>
        </w:rPr>
        <w:t>(</w:t>
      </w:r>
      <w:r w:rsidR="00757101">
        <w:rPr>
          <w:rFonts w:hint="eastAsia"/>
        </w:rPr>
        <w:t>エラーコード</w:t>
      </w:r>
      <w:r w:rsidR="00757101">
        <w:rPr>
          <w:rFonts w:hint="eastAsia"/>
        </w:rPr>
        <w:t>1011)</w:t>
      </w:r>
      <w:r w:rsidRPr="00AB3E22">
        <w:t>。</w:t>
      </w:r>
    </w:p>
    <w:p w14:paraId="0FF1385A" w14:textId="38D24B83" w:rsidR="001140F8" w:rsidRPr="00AB3E22" w:rsidRDefault="001140F8" w:rsidP="00F93119">
      <w:r w:rsidRPr="00AB3E22">
        <w:t>アプリケーションデータオブジェクトなどでこの項目の値が見つからない場合は、</w:t>
      </w:r>
      <w:r w:rsidRPr="00EB5228">
        <w:t>null</w:t>
      </w:r>
      <w:r w:rsidRPr="00EB5228">
        <w:t>を返すことがある。この時、ルール</w:t>
      </w:r>
      <w:r w:rsidR="00757101">
        <w:rPr>
          <w:rFonts w:hint="eastAsia"/>
        </w:rPr>
        <w:t>エンジン</w:t>
      </w:r>
      <w:r w:rsidRPr="00EB5228">
        <w:t>は項目値が</w:t>
      </w:r>
      <w:r w:rsidRPr="00EB5228">
        <w:rPr>
          <w:rFonts w:hint="eastAsia"/>
        </w:rPr>
        <w:t>未入力</w:t>
      </w:r>
      <w:r w:rsidRPr="00EB5228">
        <w:t>とみなし、例外を</w:t>
      </w:r>
      <w:r w:rsidRPr="00EB5228">
        <w:rPr>
          <w:rFonts w:hint="eastAsia"/>
        </w:rPr>
        <w:t>投げて</w:t>
      </w:r>
      <w:r w:rsidRPr="00EB5228">
        <w:t>ルールの実行は終了</w:t>
      </w:r>
      <w:r w:rsidR="007D7C74">
        <w:rPr>
          <w:rFonts w:hint="eastAsia"/>
        </w:rPr>
        <w:t>す</w:t>
      </w:r>
      <w:r w:rsidRPr="00EB5228">
        <w:t>る</w:t>
      </w:r>
      <w:r w:rsidR="00757101">
        <w:rPr>
          <w:rFonts w:hint="eastAsia"/>
        </w:rPr>
        <w:t>(</w:t>
      </w:r>
      <w:r w:rsidR="00757101">
        <w:rPr>
          <w:rFonts w:hint="eastAsia"/>
        </w:rPr>
        <w:t>エラーコード</w:t>
      </w:r>
      <w:r w:rsidR="00757101">
        <w:rPr>
          <w:rFonts w:hint="eastAsia"/>
        </w:rPr>
        <w:t>1000)</w:t>
      </w:r>
      <w:r w:rsidRPr="00EB5228">
        <w:t>。アプリケーションデータオブジェクトなどから項目値を</w:t>
      </w:r>
      <w:r w:rsidR="00E97E2F">
        <w:rPr>
          <w:rFonts w:hint="eastAsia"/>
        </w:rPr>
        <w:t>取得</w:t>
      </w:r>
      <w:r w:rsidRPr="00EB5228">
        <w:t>するプロセスでエラーが発生し項目値を提供できない場合は、</w:t>
      </w:r>
      <w:r w:rsidRPr="00EB5228">
        <w:t>RulesException</w:t>
      </w:r>
      <w:r w:rsidRPr="00AB3E22">
        <w:t>を</w:t>
      </w:r>
      <w:r w:rsidRPr="00AB3E22">
        <w:rPr>
          <w:rFonts w:hint="eastAsia"/>
        </w:rPr>
        <w:t>投げる</w:t>
      </w:r>
      <w:r w:rsidRPr="00AB3E22">
        <w:t>ことがある。この</w:t>
      </w:r>
      <w:r w:rsidR="00E97E2F">
        <w:rPr>
          <w:rFonts w:hint="eastAsia"/>
        </w:rPr>
        <w:t>場合</w:t>
      </w:r>
      <w:r w:rsidRPr="00AB3E22">
        <w:t>も、ルール</w:t>
      </w:r>
      <w:r w:rsidR="00E97E2F">
        <w:rPr>
          <w:rFonts w:hint="eastAsia"/>
        </w:rPr>
        <w:t>エンジン</w:t>
      </w:r>
      <w:r w:rsidRPr="00AB3E22">
        <w:t>は例外を</w:t>
      </w:r>
      <w:r w:rsidR="00A47A1D">
        <w:rPr>
          <w:rFonts w:hint="eastAsia"/>
        </w:rPr>
        <w:t>投げ</w:t>
      </w:r>
      <w:r w:rsidRPr="00AB3E22">
        <w:t>ルールの実行は終了</w:t>
      </w:r>
      <w:r w:rsidR="007D7C74">
        <w:rPr>
          <w:rFonts w:hint="eastAsia"/>
        </w:rPr>
        <w:t>す</w:t>
      </w:r>
      <w:r w:rsidRPr="00AB3E22">
        <w:t>る</w:t>
      </w:r>
      <w:r w:rsidR="00757101">
        <w:rPr>
          <w:rFonts w:hint="eastAsia"/>
        </w:rPr>
        <w:t>(</w:t>
      </w:r>
      <w:r w:rsidR="00757101">
        <w:rPr>
          <w:rFonts w:hint="eastAsia"/>
        </w:rPr>
        <w:t>エラーコード</w:t>
      </w:r>
      <w:r w:rsidR="00757101">
        <w:rPr>
          <w:rFonts w:hint="eastAsia"/>
        </w:rPr>
        <w:t>1000)</w:t>
      </w:r>
      <w:r w:rsidRPr="00AB3E22">
        <w:t>。</w:t>
      </w:r>
    </w:p>
    <w:p w14:paraId="340B8CAB" w14:textId="77777777" w:rsidR="00757101" w:rsidRDefault="00757101" w:rsidP="00F93119"/>
    <w:p w14:paraId="3A2049E6" w14:textId="77777777" w:rsidR="001140F8" w:rsidRPr="00AB3E22" w:rsidRDefault="001140F8" w:rsidP="00F93119">
      <w:r w:rsidRPr="00AB3E22">
        <w:t xml:space="preserve">Object GetAsString( String itemCode ) </w:t>
      </w:r>
    </w:p>
    <w:p w14:paraId="03BFC4DD" w14:textId="3483D575" w:rsidR="001140F8" w:rsidRPr="00AB3E22" w:rsidRDefault="001140F8" w:rsidP="00F93119">
      <w:r w:rsidRPr="00AB3E22">
        <w:t>ルール</w:t>
      </w:r>
      <w:r w:rsidR="00757101">
        <w:rPr>
          <w:rFonts w:hint="eastAsia"/>
        </w:rPr>
        <w:t>エンジン</w:t>
      </w:r>
      <w:r w:rsidRPr="00AB3E22">
        <w:t>がルール実行中に文字型の項目の値を</w:t>
      </w:r>
      <w:r w:rsidR="000269EE">
        <w:rPr>
          <w:rFonts w:hint="eastAsia"/>
        </w:rPr>
        <w:t>問い合わせ</w:t>
      </w:r>
      <w:r w:rsidRPr="00AB3E22">
        <w:t>実行するために、このメソッドを呼び出す。項目のコードは、</w:t>
      </w:r>
      <w:r w:rsidRPr="00AB3E22">
        <w:t>itemCode</w:t>
      </w:r>
      <w:r w:rsidRPr="00AB3E22">
        <w:t>パラメータに引き渡される。項目のコードは</w:t>
      </w:r>
      <w:r w:rsidRPr="00EB5228">
        <w:t>、</w:t>
      </w:r>
      <w:r w:rsidRPr="00EB5228">
        <w:t>RuleInterface.</w:t>
      </w:r>
      <w:r w:rsidR="00757101">
        <w:rPr>
          <w:rFonts w:hint="eastAsia"/>
        </w:rPr>
        <w:t>E</w:t>
      </w:r>
      <w:r w:rsidRPr="00EB5228">
        <w:t>xecute</w:t>
      </w:r>
      <w:r w:rsidRPr="00EB5228">
        <w:t>に引き渡されたコード体系に基づくコードである。このメソッドでは、要求された項目値をアプリケーションデータオブジェクトなどから</w:t>
      </w:r>
      <w:r w:rsidRPr="00EB5228">
        <w:t>String</w:t>
      </w:r>
      <w:r w:rsidRPr="00EB5228">
        <w:t>または</w:t>
      </w:r>
      <w:r w:rsidRPr="00EB5228">
        <w:t>String</w:t>
      </w:r>
      <w:r w:rsidR="002821A4" w:rsidRPr="00EB5228">
        <w:t>[]</w:t>
      </w:r>
      <w:r w:rsidRPr="00EB5228">
        <w:t>の形式で返す。この形式以外のオブジェクトを返すと、ルール</w:t>
      </w:r>
      <w:r w:rsidR="00757101">
        <w:rPr>
          <w:rFonts w:hint="eastAsia"/>
        </w:rPr>
        <w:t>エンジン</w:t>
      </w:r>
      <w:r w:rsidRPr="00EB5228">
        <w:t>は例外</w:t>
      </w:r>
      <w:r w:rsidR="00757101">
        <w:rPr>
          <w:rFonts w:hint="eastAsia"/>
        </w:rPr>
        <w:t>(</w:t>
      </w:r>
      <w:r w:rsidR="00757101">
        <w:rPr>
          <w:rFonts w:hint="eastAsia"/>
        </w:rPr>
        <w:t>エラーコード</w:t>
      </w:r>
      <w:r w:rsidR="00757101">
        <w:rPr>
          <w:rFonts w:hint="eastAsia"/>
        </w:rPr>
        <w:t>1011)</w:t>
      </w:r>
      <w:r w:rsidRPr="00EB5228">
        <w:t>を</w:t>
      </w:r>
      <w:r w:rsidR="007D7C74">
        <w:rPr>
          <w:rFonts w:hint="eastAsia"/>
        </w:rPr>
        <w:t>投げ、</w:t>
      </w:r>
      <w:r w:rsidRPr="00EB5228">
        <w:t>ルールの実行が終了</w:t>
      </w:r>
      <w:r w:rsidR="007D7C74">
        <w:rPr>
          <w:rFonts w:hint="eastAsia"/>
        </w:rPr>
        <w:t>す</w:t>
      </w:r>
      <w:r w:rsidRPr="00EB5228">
        <w:t>る。アプリケーションデータオブジェクトなどに保存された項目値</w:t>
      </w:r>
      <w:r w:rsidRPr="00EB5228">
        <w:t>String</w:t>
      </w:r>
      <w:r w:rsidRPr="00EB5228">
        <w:t>または</w:t>
      </w:r>
      <w:r w:rsidRPr="00EB5228">
        <w:t>String</w:t>
      </w:r>
      <w:r w:rsidR="002821A4" w:rsidRPr="00EB5228">
        <w:t>[]</w:t>
      </w:r>
      <w:r w:rsidRPr="00EB5228">
        <w:t>でない場合は、適切に返す必要がある。返すことができない場合は</w:t>
      </w:r>
      <w:r w:rsidRPr="00EB5228">
        <w:t>RulesException</w:t>
      </w:r>
      <w:r w:rsidRPr="00EB5228">
        <w:t>を</w:t>
      </w:r>
      <w:r w:rsidRPr="00EB5228">
        <w:rPr>
          <w:rFonts w:hint="eastAsia"/>
        </w:rPr>
        <w:t>投げる</w:t>
      </w:r>
      <w:r w:rsidRPr="00EB5228">
        <w:t>ことがある。</w:t>
      </w:r>
      <w:r w:rsidRPr="00EB5228">
        <w:t>String</w:t>
      </w:r>
      <w:r w:rsidR="002821A4" w:rsidRPr="00EB5228">
        <w:t>[]</w:t>
      </w:r>
      <w:r w:rsidRPr="00EB5228">
        <w:t>を</w:t>
      </w:r>
      <w:r w:rsidRPr="00AB3E22">
        <w:t>返す場合、配列の長さは</w:t>
      </w:r>
      <w:r w:rsidRPr="00AB3E22">
        <w:t>1</w:t>
      </w:r>
      <w:r w:rsidRPr="00AB3E22">
        <w:t>より大きくし、配列内の値が</w:t>
      </w:r>
      <w:r w:rsidRPr="00EB5228">
        <w:t>null</w:t>
      </w:r>
      <w:r w:rsidRPr="00EB5228">
        <w:t>である</w:t>
      </w:r>
      <w:r w:rsidRPr="00AB3E22">
        <w:t>要素がないようにする。そうでない場合は、ルールの実行が失敗して例外</w:t>
      </w:r>
      <w:r w:rsidRPr="00AB3E22">
        <w:rPr>
          <w:rFonts w:hint="eastAsia"/>
        </w:rPr>
        <w:t>を投げる</w:t>
      </w:r>
      <w:r w:rsidRPr="00AB3E22">
        <w:t>可能性がある</w:t>
      </w:r>
      <w:r w:rsidR="0086705F">
        <w:rPr>
          <w:rFonts w:hint="eastAsia"/>
        </w:rPr>
        <w:t>(</w:t>
      </w:r>
      <w:r w:rsidR="0086705F">
        <w:rPr>
          <w:rFonts w:hint="eastAsia"/>
        </w:rPr>
        <w:t>エラーコード</w:t>
      </w:r>
      <w:r w:rsidR="0086705F">
        <w:rPr>
          <w:rFonts w:hint="eastAsia"/>
        </w:rPr>
        <w:t>1011)</w:t>
      </w:r>
      <w:r w:rsidRPr="00AB3E22">
        <w:t>。</w:t>
      </w:r>
    </w:p>
    <w:p w14:paraId="6EF0109F" w14:textId="40A0BDCC" w:rsidR="001140F8" w:rsidRPr="00AB3E22" w:rsidRDefault="001140F8" w:rsidP="00F93119">
      <w:r w:rsidRPr="00AB3E22">
        <w:t>アプリケーションデータオブジェクトなどからこの項目の値が見つからない</w:t>
      </w:r>
      <w:r w:rsidRPr="00EB5228">
        <w:t>場合は</w:t>
      </w:r>
      <w:r w:rsidRPr="00EB5228">
        <w:t>null</w:t>
      </w:r>
      <w:r w:rsidRPr="00EB5228">
        <w:t>を</w:t>
      </w:r>
      <w:r w:rsidRPr="00AB3E22">
        <w:t>返すことがあり、この</w:t>
      </w:r>
      <w:r w:rsidR="000269EE">
        <w:rPr>
          <w:rFonts w:hint="eastAsia"/>
        </w:rPr>
        <w:t>場合</w:t>
      </w:r>
      <w:r w:rsidRPr="00AB3E22">
        <w:t>のルール</w:t>
      </w:r>
      <w:r w:rsidR="0086705F">
        <w:rPr>
          <w:rFonts w:hint="eastAsia"/>
        </w:rPr>
        <w:t>エンジン</w:t>
      </w:r>
      <w:r w:rsidRPr="00AB3E22">
        <w:t>の動作方式は</w:t>
      </w:r>
      <w:r w:rsidR="0086705F">
        <w:rPr>
          <w:rFonts w:hint="eastAsia"/>
        </w:rPr>
        <w:t>G</w:t>
      </w:r>
      <w:r w:rsidRPr="00AB3E22">
        <w:t>etAsNumber</w:t>
      </w:r>
      <w:r w:rsidRPr="00AB3E22">
        <w:t>メソッドと</w:t>
      </w:r>
      <w:r w:rsidRPr="00AB3E22">
        <w:rPr>
          <w:rFonts w:hint="eastAsia"/>
        </w:rPr>
        <w:t>同一</w:t>
      </w:r>
      <w:r w:rsidRPr="00AB3E22">
        <w:t>である。</w:t>
      </w:r>
      <w:r w:rsidRPr="00AB3E22">
        <w:t xml:space="preserve"> </w:t>
      </w:r>
    </w:p>
    <w:p w14:paraId="0ABAA8C3" w14:textId="77777777" w:rsidR="001140F8" w:rsidRPr="00AB3E22" w:rsidRDefault="001140F8" w:rsidP="00F93119"/>
    <w:p w14:paraId="35E90434" w14:textId="77777777" w:rsidR="001140F8" w:rsidRPr="00AB3E22" w:rsidRDefault="001140F8" w:rsidP="00F93119">
      <w:r w:rsidRPr="00AB3E22">
        <w:t xml:space="preserve">Object GetAsBoolean( String itemCode ) </w:t>
      </w:r>
    </w:p>
    <w:p w14:paraId="4752FDAE" w14:textId="75621E86" w:rsidR="001140F8" w:rsidRPr="00AB3E22" w:rsidRDefault="001140F8" w:rsidP="00F93119">
      <w:r w:rsidRPr="00AB3E22">
        <w:t>ルール</w:t>
      </w:r>
      <w:r w:rsidR="0086705F">
        <w:rPr>
          <w:rFonts w:hint="eastAsia"/>
        </w:rPr>
        <w:t>エンジン</w:t>
      </w:r>
      <w:r w:rsidRPr="00AB3E22">
        <w:t>がルール実行中に論理型の項目の値をクエリ実行するために、このメソッドを呼び出す。項目のコードは、</w:t>
      </w:r>
      <w:r w:rsidRPr="00EB5228">
        <w:t>itemCode</w:t>
      </w:r>
      <w:r w:rsidRPr="00EB5228">
        <w:t>パラメータに引き渡される。項目のコードは、</w:t>
      </w:r>
      <w:r w:rsidRPr="00EB5228">
        <w:t>RuleInterface.</w:t>
      </w:r>
      <w:r w:rsidR="0086705F">
        <w:rPr>
          <w:rFonts w:hint="eastAsia"/>
        </w:rPr>
        <w:t>E</w:t>
      </w:r>
      <w:r w:rsidRPr="00EB5228">
        <w:t>xecute</w:t>
      </w:r>
      <w:r w:rsidRPr="00EB5228">
        <w:t>に引き渡されたコード体系に基づくコードである。このメソッドでは、要求された項目値をアプリケーションデータオブジェクトなどから</w:t>
      </w:r>
      <w:r w:rsidRPr="00EB5228">
        <w:t>bool</w:t>
      </w:r>
      <w:r w:rsidRPr="00EB5228">
        <w:t>または</w:t>
      </w:r>
      <w:r w:rsidRPr="00EB5228">
        <w:t>bool</w:t>
      </w:r>
      <w:r w:rsidR="002821A4" w:rsidRPr="00EB5228">
        <w:t>[]</w:t>
      </w:r>
      <w:r w:rsidRPr="00EB5228">
        <w:t>の形式で返す。この形式以外のオブジェクトを返す</w:t>
      </w:r>
      <w:r w:rsidRPr="00EB5228">
        <w:rPr>
          <w:rFonts w:hint="eastAsia"/>
        </w:rPr>
        <w:t>場合</w:t>
      </w:r>
      <w:r w:rsidRPr="00EB5228">
        <w:t>、ルール</w:t>
      </w:r>
      <w:r w:rsidR="0086705F">
        <w:rPr>
          <w:rFonts w:hint="eastAsia"/>
        </w:rPr>
        <w:t>エンジン</w:t>
      </w:r>
      <w:r w:rsidRPr="00EB5228">
        <w:t>は例外</w:t>
      </w:r>
      <w:r w:rsidR="0086705F">
        <w:rPr>
          <w:rFonts w:hint="eastAsia"/>
        </w:rPr>
        <w:t>(</w:t>
      </w:r>
      <w:r w:rsidR="0086705F">
        <w:rPr>
          <w:rFonts w:hint="eastAsia"/>
        </w:rPr>
        <w:t>エラーコード</w:t>
      </w:r>
      <w:r w:rsidR="0086705F">
        <w:rPr>
          <w:rFonts w:hint="eastAsia"/>
        </w:rPr>
        <w:t>1011)</w:t>
      </w:r>
      <w:r w:rsidRPr="00EB5228">
        <w:t>を</w:t>
      </w:r>
      <w:r w:rsidRPr="00EB5228">
        <w:rPr>
          <w:rFonts w:hint="eastAsia"/>
        </w:rPr>
        <w:t>投げ</w:t>
      </w:r>
      <w:r w:rsidR="007C0E92">
        <w:rPr>
          <w:rFonts w:hint="eastAsia"/>
        </w:rPr>
        <w:t>、</w:t>
      </w:r>
      <w:r w:rsidRPr="00EB5228">
        <w:t>ルール実行が終了</w:t>
      </w:r>
      <w:r w:rsidR="007D7C74">
        <w:rPr>
          <w:rFonts w:hint="eastAsia"/>
        </w:rPr>
        <w:t>す</w:t>
      </w:r>
      <w:r w:rsidRPr="00EB5228">
        <w:t>る。アプリケーションデータオブジェクトなどに保存された項目値</w:t>
      </w:r>
      <w:r w:rsidRPr="00EB5228">
        <w:t>bool</w:t>
      </w:r>
      <w:r w:rsidRPr="00EB5228">
        <w:t>または</w:t>
      </w:r>
      <w:r w:rsidRPr="00EB5228">
        <w:t>bool</w:t>
      </w:r>
      <w:r w:rsidR="002821A4" w:rsidRPr="00EB5228">
        <w:t>[]</w:t>
      </w:r>
      <w:r w:rsidRPr="00EB5228">
        <w:t>でない場合は、適切に返す必要がある。返すことができない場合は</w:t>
      </w:r>
      <w:r w:rsidRPr="00EB5228">
        <w:t>RulesException</w:t>
      </w:r>
      <w:r w:rsidRPr="00EB5228">
        <w:t>を</w:t>
      </w:r>
      <w:r w:rsidRPr="00EB5228">
        <w:rPr>
          <w:rFonts w:hint="eastAsia"/>
        </w:rPr>
        <w:t>投げる</w:t>
      </w:r>
      <w:r w:rsidRPr="00EB5228">
        <w:t>ことがある。</w:t>
      </w:r>
      <w:r w:rsidRPr="00EB5228">
        <w:t>bool</w:t>
      </w:r>
      <w:r w:rsidR="0093490B" w:rsidRPr="00EB5228">
        <w:t>[]</w:t>
      </w:r>
      <w:r w:rsidRPr="00AB3E22">
        <w:t>を返す場合の配列の長さは</w:t>
      </w:r>
      <w:r w:rsidRPr="00AB3E22">
        <w:t>1</w:t>
      </w:r>
      <w:r w:rsidRPr="00AB3E22">
        <w:t>より大きい必要がある。そうでない場合は、ルールの実行が失敗して例外</w:t>
      </w:r>
      <w:r w:rsidRPr="00AB3E22">
        <w:rPr>
          <w:rFonts w:hint="eastAsia"/>
        </w:rPr>
        <w:t>を投げる</w:t>
      </w:r>
      <w:r w:rsidRPr="00AB3E22">
        <w:t>可能性がある</w:t>
      </w:r>
      <w:r w:rsidR="0086705F">
        <w:rPr>
          <w:rFonts w:hint="eastAsia"/>
        </w:rPr>
        <w:t>(</w:t>
      </w:r>
      <w:r w:rsidR="0086705F">
        <w:rPr>
          <w:rFonts w:hint="eastAsia"/>
        </w:rPr>
        <w:t>エラーコード</w:t>
      </w:r>
      <w:r w:rsidR="0086705F">
        <w:rPr>
          <w:rFonts w:hint="eastAsia"/>
        </w:rPr>
        <w:t>1011)</w:t>
      </w:r>
      <w:r w:rsidRPr="00AB3E22">
        <w:t>。</w:t>
      </w:r>
    </w:p>
    <w:p w14:paraId="55DADE4B" w14:textId="77777777" w:rsidR="001140F8" w:rsidRPr="00F728C5" w:rsidRDefault="001140F8" w:rsidP="00F93119">
      <w:r w:rsidRPr="00F728C5">
        <w:rPr>
          <w:rFonts w:hint="eastAsia"/>
        </w:rPr>
        <w:t>アプリケーションデータオブジェクトなどからこの項目の値が見つからない場合は</w:t>
      </w:r>
      <w:r w:rsidRPr="00F728C5">
        <w:t>null</w:t>
      </w:r>
      <w:r w:rsidRPr="00F728C5">
        <w:rPr>
          <w:rFonts w:hint="eastAsia"/>
        </w:rPr>
        <w:t>を返すことがあり、この時のルール</w:t>
      </w:r>
      <w:r w:rsidR="0086705F" w:rsidRPr="00F728C5">
        <w:rPr>
          <w:rFonts w:hint="eastAsia"/>
        </w:rPr>
        <w:t>エンジン</w:t>
      </w:r>
      <w:r w:rsidRPr="00F728C5">
        <w:rPr>
          <w:rFonts w:hint="eastAsia"/>
        </w:rPr>
        <w:t>の動作方式は</w:t>
      </w:r>
      <w:r w:rsidR="009B0A36">
        <w:rPr>
          <w:rFonts w:hint="eastAsia"/>
        </w:rPr>
        <w:t>G</w:t>
      </w:r>
      <w:r w:rsidRPr="00F728C5">
        <w:t>etAsNumber</w:t>
      </w:r>
      <w:r w:rsidRPr="00F728C5">
        <w:rPr>
          <w:rFonts w:hint="eastAsia"/>
        </w:rPr>
        <w:t>メソッドと同一である。</w:t>
      </w:r>
      <w:r w:rsidRPr="00F728C5">
        <w:t xml:space="preserve"> </w:t>
      </w:r>
    </w:p>
    <w:p w14:paraId="488EB42B" w14:textId="77777777" w:rsidR="001140F8" w:rsidRPr="00AB3E22" w:rsidRDefault="001140F8" w:rsidP="00F93119"/>
    <w:p w14:paraId="25A2B60E" w14:textId="3DC5CF27" w:rsidR="001140F8" w:rsidRPr="00AB3E22" w:rsidRDefault="001140F8" w:rsidP="00F93119">
      <w:r w:rsidRPr="00EB5228">
        <w:t>Hashtable</w:t>
      </w:r>
      <w:r w:rsidRPr="00EB5228">
        <w:t>をデータオブジェクトとして使用するアプリケーション</w:t>
      </w:r>
      <w:r w:rsidR="00924F92">
        <w:rPr>
          <w:rFonts w:hint="eastAsia"/>
        </w:rPr>
        <w:t>がある</w:t>
      </w:r>
      <w:r w:rsidR="00EA7AE9">
        <w:rPr>
          <w:rFonts w:hint="eastAsia"/>
        </w:rPr>
        <w:t>場合、</w:t>
      </w:r>
      <w:r w:rsidRPr="00EB5228">
        <w:t>このアプリケーションは、</w:t>
      </w:r>
      <w:del w:id="4457" w:author="IRK" w:date="2020-03-12T17:52:00Z">
        <w:r w:rsidRPr="00EB5228" w:rsidDel="008955F2">
          <w:delText>表</w:delText>
        </w:r>
        <w:r w:rsidR="0015391F" w:rsidDel="008955F2">
          <w:rPr>
            <w:rFonts w:eastAsia="Malgun Gothic" w:hint="eastAsia"/>
          </w:rPr>
          <w:delText>7</w:delText>
        </w:r>
        <w:r w:rsidR="0015391F" w:rsidDel="008955F2">
          <w:rPr>
            <w:rFonts w:hint="eastAsia"/>
          </w:rPr>
          <w:delText>8</w:delText>
        </w:r>
      </w:del>
      <w:ins w:id="4458" w:author="IRK" w:date="2020-03-12T17:52:00Z">
        <w:r w:rsidR="008955F2">
          <w:rPr>
            <w:rFonts w:hint="eastAsia"/>
          </w:rPr>
          <w:t>次の表</w:t>
        </w:r>
      </w:ins>
      <w:r w:rsidRPr="00EB5228">
        <w:t>のようなデータを</w:t>
      </w:r>
      <w:r w:rsidRPr="00EB5228">
        <w:t>Hashtable</w:t>
      </w:r>
      <w:r w:rsidRPr="00EB5228">
        <w:t>に</w:t>
      </w:r>
      <w:r w:rsidRPr="00AB3E22">
        <w:t>保存する。プロパティのキーが項目のエイリアスと一致すると</w:t>
      </w:r>
      <w:r w:rsidR="00DD23EA">
        <w:rPr>
          <w:rFonts w:hint="eastAsia"/>
        </w:rPr>
        <w:t>想定</w:t>
      </w:r>
      <w:r w:rsidR="00E92CC8" w:rsidRPr="00AB2487">
        <w:rPr>
          <w:rFonts w:ascii="ＭＳ Ｐゴシック" w:hAnsi="ＭＳ Ｐゴシック" w:hint="eastAsia"/>
        </w:rPr>
        <w:t>する</w:t>
      </w:r>
      <w:r w:rsidRPr="00AB2487">
        <w:rPr>
          <w:rFonts w:ascii="ＭＳ Ｐゴシック" w:hAnsi="ＭＳ Ｐゴシック" w:hint="eastAsia"/>
        </w:rPr>
        <w:t>。</w:t>
      </w:r>
    </w:p>
    <w:p w14:paraId="6E2F0828" w14:textId="77777777" w:rsidR="001140F8" w:rsidRPr="00AB3E22" w:rsidRDefault="001140F8" w:rsidP="00F93119"/>
    <w:p w14:paraId="1D58D4E7" w14:textId="1061C96C" w:rsidR="00AB3E22" w:rsidRDefault="00AB3E22" w:rsidP="00F93119">
      <w:pPr>
        <w:pStyle w:val="af5"/>
      </w:pPr>
      <w:bookmarkStart w:id="4459" w:name="_Ref34928006"/>
      <w:bookmarkStart w:id="4460" w:name="_Toc40799304"/>
      <w:r>
        <w:t>[</w:t>
      </w:r>
      <w:del w:id="4461" w:author="IRK" w:date="2020-03-12T15:12: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78</w:delText>
        </w:r>
        <w:r w:rsidR="00E65728" w:rsidDel="00E27ACD">
          <w:rPr>
            <w:noProof/>
          </w:rPr>
          <w:fldChar w:fldCharType="end"/>
        </w:r>
        <w:r w:rsidDel="00E27ACD">
          <w:rPr>
            <w:rFonts w:hint="eastAsia"/>
          </w:rPr>
          <w:delText xml:space="preserve">　</w:delText>
        </w:r>
      </w:del>
      <w:ins w:id="4462" w:author="IRK" w:date="2020-03-12T15:12: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81</w:t>
      </w:r>
      <w:ins w:id="4463" w:author="IRK" w:date="2020-03-12T15:12:00Z">
        <w:r w:rsidR="00E27ACD">
          <w:fldChar w:fldCharType="end"/>
        </w:r>
        <w:r w:rsidR="00E27ACD">
          <w:rPr>
            <w:rFonts w:hint="eastAsia"/>
          </w:rPr>
          <w:t xml:space="preserve"> </w:t>
        </w:r>
      </w:ins>
      <w:r>
        <w:rPr>
          <w:noProof/>
        </w:rPr>
        <w:t>アプリケーションデータオブジェクトの事例</w:t>
      </w:r>
      <w:del w:id="4464" w:author="IRK" w:date="2020-04-20T23:04:00Z">
        <w:r w:rsidDel="00FF4EA1">
          <w:rPr>
            <w:noProof/>
          </w:rPr>
          <w:delText xml:space="preserve"> - Java</w:delText>
        </w:r>
        <w:r w:rsidDel="00FF4EA1">
          <w:rPr>
            <w:noProof/>
          </w:rPr>
          <w:delText>プロパティ</w:delText>
        </w:r>
      </w:del>
      <w:r>
        <w:rPr>
          <w:rFonts w:hint="eastAsia"/>
          <w:noProof/>
        </w:rPr>
        <w:t>]</w:t>
      </w:r>
      <w:bookmarkEnd w:id="4459"/>
      <w:bookmarkEnd w:id="4460"/>
    </w:p>
    <w:tbl>
      <w:tblPr>
        <w:tblStyle w:val="af4"/>
        <w:tblW w:w="0" w:type="auto"/>
        <w:jc w:val="center"/>
        <w:tblLook w:val="04A0" w:firstRow="1" w:lastRow="0" w:firstColumn="1" w:lastColumn="0" w:noHBand="0" w:noVBand="1"/>
        <w:tblPrChange w:id="4465" w:author="IRK" w:date="2020-04-14T15:49:00Z">
          <w:tblPr>
            <w:tblStyle w:val="af4"/>
            <w:tblW w:w="0" w:type="auto"/>
            <w:tblInd w:w="108" w:type="dxa"/>
            <w:tblLook w:val="04A0" w:firstRow="1" w:lastRow="0" w:firstColumn="1" w:lastColumn="0" w:noHBand="0" w:noVBand="1"/>
          </w:tblPr>
        </w:tblPrChange>
      </w:tblPr>
      <w:tblGrid>
        <w:gridCol w:w="9463"/>
        <w:tblGridChange w:id="4466">
          <w:tblGrid>
            <w:gridCol w:w="9463"/>
          </w:tblGrid>
        </w:tblGridChange>
      </w:tblGrid>
      <w:tr w:rsidR="001140F8" w14:paraId="0A026891" w14:textId="77777777" w:rsidTr="00C054CD">
        <w:trPr>
          <w:jc w:val="center"/>
        </w:trPr>
        <w:tc>
          <w:tcPr>
            <w:tcW w:w="9463" w:type="dxa"/>
            <w:tcPrChange w:id="4467" w:author="IRK" w:date="2020-04-14T15:49:00Z">
              <w:tcPr>
                <w:tcW w:w="9463" w:type="dxa"/>
              </w:tcPr>
            </w:tcPrChange>
          </w:tcPr>
          <w:p w14:paraId="73EC6AD2" w14:textId="77777777" w:rsidR="001140F8" w:rsidRDefault="001140F8">
            <w:pPr>
              <w:pStyle w:val="1b"/>
              <w:pPrChange w:id="4468" w:author="IRK" w:date="2020-04-14T13:55:00Z">
                <w:pPr>
                  <w:pStyle w:val="aff1"/>
                </w:pPr>
              </w:pPrChange>
            </w:pPr>
            <w:r>
              <w:t>TRDTYPE=Lease</w:t>
            </w:r>
          </w:p>
          <w:p w14:paraId="4FCAF060" w14:textId="77777777" w:rsidR="001140F8" w:rsidRDefault="001140F8">
            <w:pPr>
              <w:pStyle w:val="1b"/>
              <w:pPrChange w:id="4469" w:author="IRK" w:date="2020-04-14T13:55:00Z">
                <w:pPr>
                  <w:pStyle w:val="aff1"/>
                </w:pPr>
              </w:pPrChange>
            </w:pPr>
            <w:r>
              <w:t>AMT=250000000</w:t>
            </w:r>
          </w:p>
          <w:p w14:paraId="377476E8" w14:textId="77777777" w:rsidR="001140F8" w:rsidRDefault="001140F8">
            <w:pPr>
              <w:pStyle w:val="1b"/>
              <w:pPrChange w:id="4470" w:author="IRK" w:date="2020-04-14T13:55:00Z">
                <w:pPr>
                  <w:pStyle w:val="aff1"/>
                </w:pPr>
              </w:pPrChange>
            </w:pPr>
            <w:r>
              <w:t>PROPTYPE=APARTMENT</w:t>
            </w:r>
          </w:p>
        </w:tc>
      </w:tr>
    </w:tbl>
    <w:p w14:paraId="197244B1" w14:textId="77777777" w:rsidR="001140F8" w:rsidRDefault="001140F8" w:rsidP="00F93119"/>
    <w:p w14:paraId="4FC1EEC0" w14:textId="2FB52F08" w:rsidR="001140F8" w:rsidRPr="00FD3AA7" w:rsidRDefault="001140F8" w:rsidP="00F93119">
      <w:del w:id="4471" w:author="IRK" w:date="2020-03-12T15:13:00Z">
        <w:r w:rsidRPr="00FD3AA7" w:rsidDel="00E27ACD">
          <w:delText>表</w:delText>
        </w:r>
        <w:r w:rsidR="0015391F" w:rsidDel="00E27ACD">
          <w:delText>7</w:delText>
        </w:r>
        <w:r w:rsidR="0015391F" w:rsidDel="00E27ACD">
          <w:rPr>
            <w:rFonts w:hint="eastAsia"/>
          </w:rPr>
          <w:delText>9</w:delText>
        </w:r>
      </w:del>
      <w:ins w:id="4472" w:author="IRK" w:date="2020-03-12T15:13:00Z">
        <w:r w:rsidR="00E27ACD">
          <w:rPr>
            <w:rFonts w:hint="eastAsia"/>
          </w:rPr>
          <w:t>次の表</w:t>
        </w:r>
      </w:ins>
      <w:r w:rsidRPr="00FD3AA7">
        <w:t>は、</w:t>
      </w:r>
      <w:del w:id="4473" w:author="IRK" w:date="2020-03-12T17:52:00Z">
        <w:r w:rsidRPr="00FD3AA7" w:rsidDel="008955F2">
          <w:delText>表</w:delText>
        </w:r>
        <w:r w:rsidR="0015391F" w:rsidDel="008955F2">
          <w:rPr>
            <w:rFonts w:hint="eastAsia"/>
          </w:rPr>
          <w:delText>78</w:delText>
        </w:r>
      </w:del>
      <w:ins w:id="4474" w:author="IRK" w:date="2020-03-12T17:53:00Z">
        <w:r w:rsidR="008955F2">
          <w:fldChar w:fldCharType="begin"/>
        </w:r>
        <w:r w:rsidR="008955F2">
          <w:instrText xml:space="preserve"> </w:instrText>
        </w:r>
        <w:r w:rsidR="008955F2">
          <w:rPr>
            <w:rFonts w:hint="eastAsia"/>
          </w:rPr>
          <w:instrText>REF _Ref34928006 \h</w:instrText>
        </w:r>
        <w:r w:rsidR="008955F2">
          <w:instrText xml:space="preserve"> </w:instrText>
        </w:r>
      </w:ins>
      <w:r w:rsidR="008955F2">
        <w:fldChar w:fldCharType="separate"/>
      </w:r>
      <w:r w:rsidR="0092459D">
        <w:t>[</w:t>
      </w:r>
      <w:ins w:id="4475" w:author="IRK" w:date="2020-03-12T15:12:00Z">
        <w:r w:rsidR="0092459D">
          <w:rPr>
            <w:rFonts w:hint="eastAsia"/>
          </w:rPr>
          <w:t>表</w:t>
        </w:r>
        <w:r w:rsidR="0092459D">
          <w:rPr>
            <w:rFonts w:hint="eastAsia"/>
          </w:rPr>
          <w:t xml:space="preserve"> </w:t>
        </w:r>
      </w:ins>
      <w:r w:rsidR="0092459D">
        <w:rPr>
          <w:noProof/>
        </w:rPr>
        <w:t>81</w:t>
      </w:r>
      <w:ins w:id="4476" w:author="IRK" w:date="2020-03-12T15:12:00Z">
        <w:r w:rsidR="0092459D">
          <w:rPr>
            <w:rFonts w:hint="eastAsia"/>
          </w:rPr>
          <w:t xml:space="preserve"> </w:t>
        </w:r>
      </w:ins>
      <w:r w:rsidR="0092459D">
        <w:rPr>
          <w:noProof/>
        </w:rPr>
        <w:t>アプリケーションデータオブジェクトの事例</w:t>
      </w:r>
      <w:r w:rsidR="0092459D">
        <w:rPr>
          <w:rFonts w:hint="eastAsia"/>
          <w:noProof/>
        </w:rPr>
        <w:t>]</w:t>
      </w:r>
      <w:ins w:id="4477" w:author="IRK" w:date="2020-03-12T17:53:00Z">
        <w:r w:rsidR="008955F2">
          <w:fldChar w:fldCharType="end"/>
        </w:r>
      </w:ins>
      <w:r w:rsidRPr="00FD3AA7">
        <w:t>のような</w:t>
      </w:r>
      <w:r w:rsidRPr="00EB5228">
        <w:t>Hashtable</w:t>
      </w:r>
      <w:r w:rsidRPr="00EB5228">
        <w:t>オブジェクトから項目値を提供する</w:t>
      </w:r>
      <w:r w:rsidRPr="00EB5228">
        <w:t>ItemProvider</w:t>
      </w:r>
      <w:r w:rsidRPr="00FD3AA7">
        <w:t>実装の事例である。</w:t>
      </w:r>
    </w:p>
    <w:p w14:paraId="5DF11B48" w14:textId="77777777" w:rsidR="001140F8" w:rsidRDefault="001140F8" w:rsidP="00F93119"/>
    <w:p w14:paraId="05B089B4" w14:textId="34D5FB49" w:rsidR="00AB3E22" w:rsidRDefault="00AB3E22" w:rsidP="00F93119">
      <w:pPr>
        <w:pStyle w:val="af5"/>
      </w:pPr>
      <w:bookmarkStart w:id="4478" w:name="_Ref34982032"/>
      <w:bookmarkStart w:id="4479" w:name="_Toc40799305"/>
      <w:r>
        <w:t>[</w:t>
      </w:r>
      <w:del w:id="4480" w:author="IRK" w:date="2020-03-12T15:12: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79</w:delText>
        </w:r>
        <w:r w:rsidR="00E65728" w:rsidDel="00E27ACD">
          <w:rPr>
            <w:noProof/>
          </w:rPr>
          <w:fldChar w:fldCharType="end"/>
        </w:r>
        <w:r w:rsidDel="00E27ACD">
          <w:rPr>
            <w:rFonts w:hint="eastAsia"/>
          </w:rPr>
          <w:delText xml:space="preserve">　</w:delText>
        </w:r>
      </w:del>
      <w:ins w:id="4481" w:author="IRK" w:date="2020-03-12T15:13: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82</w:t>
      </w:r>
      <w:ins w:id="4482" w:author="IRK" w:date="2020-03-12T15:13:00Z">
        <w:r w:rsidR="00E27ACD">
          <w:fldChar w:fldCharType="end"/>
        </w:r>
      </w:ins>
      <w:r w:rsidRPr="00AB3E22">
        <w:rPr>
          <w:noProof/>
        </w:rPr>
        <w:t xml:space="preserve"> </w:t>
      </w:r>
      <w:r>
        <w:rPr>
          <w:noProof/>
        </w:rPr>
        <w:t>ItemProvider</w:t>
      </w:r>
      <w:r>
        <w:rPr>
          <w:noProof/>
        </w:rPr>
        <w:t>の実装事例</w:t>
      </w:r>
      <w:r>
        <w:rPr>
          <w:noProof/>
        </w:rPr>
        <w:t xml:space="preserve"> – HashtableProvider</w:t>
      </w:r>
      <w:r>
        <w:rPr>
          <w:rFonts w:hint="eastAsia"/>
          <w:noProof/>
        </w:rPr>
        <w:t>]</w:t>
      </w:r>
      <w:bookmarkEnd w:id="4478"/>
      <w:bookmarkEnd w:id="4479"/>
    </w:p>
    <w:tbl>
      <w:tblPr>
        <w:tblStyle w:val="af4"/>
        <w:tblW w:w="0" w:type="auto"/>
        <w:jc w:val="center"/>
        <w:tblLook w:val="04A0" w:firstRow="1" w:lastRow="0" w:firstColumn="1" w:lastColumn="0" w:noHBand="0" w:noVBand="1"/>
        <w:tblPrChange w:id="4483" w:author="IRK" w:date="2020-04-14T15:49:00Z">
          <w:tblPr>
            <w:tblStyle w:val="af4"/>
            <w:tblW w:w="0" w:type="auto"/>
            <w:tblInd w:w="108" w:type="dxa"/>
            <w:tblLook w:val="04A0" w:firstRow="1" w:lastRow="0" w:firstColumn="1" w:lastColumn="0" w:noHBand="0" w:noVBand="1"/>
          </w:tblPr>
        </w:tblPrChange>
      </w:tblPr>
      <w:tblGrid>
        <w:gridCol w:w="9463"/>
        <w:tblGridChange w:id="4484">
          <w:tblGrid>
            <w:gridCol w:w="9463"/>
          </w:tblGrid>
        </w:tblGridChange>
      </w:tblGrid>
      <w:tr w:rsidR="001140F8" w14:paraId="2329EFCC" w14:textId="77777777" w:rsidTr="00C054CD">
        <w:trPr>
          <w:jc w:val="center"/>
        </w:trPr>
        <w:tc>
          <w:tcPr>
            <w:tcW w:w="9463" w:type="dxa"/>
            <w:tcPrChange w:id="4485" w:author="IRK" w:date="2020-04-14T15:49:00Z">
              <w:tcPr>
                <w:tcW w:w="9463" w:type="dxa"/>
              </w:tcPr>
            </w:tcPrChange>
          </w:tcPr>
          <w:p w14:paraId="609F6B1F" w14:textId="0503853D" w:rsidR="001140F8" w:rsidRDefault="007E6E4B">
            <w:pPr>
              <w:pStyle w:val="1b"/>
              <w:pPrChange w:id="4486" w:author="IRK" w:date="2020-04-14T13:55:00Z">
                <w:pPr>
                  <w:pStyle w:val="aff1"/>
                </w:pPr>
              </w:pPrChange>
            </w:pPr>
            <w:ins w:id="4487" w:author="IRK" w:date="2020-04-14T16:14:00Z">
              <w:r>
                <w:t xml:space="preserve"> </w:t>
              </w:r>
            </w:ins>
            <w:r w:rsidR="001140F8">
              <w:t>1 class HashtableProvider : ItemProvider</w:t>
            </w:r>
          </w:p>
          <w:p w14:paraId="5EDD6EF5" w14:textId="77777777" w:rsidR="001140F8" w:rsidRDefault="001140F8">
            <w:pPr>
              <w:pStyle w:val="1b"/>
              <w:pPrChange w:id="4488" w:author="IRK" w:date="2020-04-14T13:55:00Z">
                <w:pPr>
                  <w:pStyle w:val="aff1"/>
                </w:pPr>
              </w:pPrChange>
            </w:pPr>
            <w:r>
              <w:t xml:space="preserve"> 2   {</w:t>
            </w:r>
          </w:p>
          <w:p w14:paraId="6FF6A004" w14:textId="77777777" w:rsidR="001140F8" w:rsidRDefault="001140F8">
            <w:pPr>
              <w:pStyle w:val="1b"/>
              <w:pPrChange w:id="4489" w:author="IRK" w:date="2020-04-14T13:55:00Z">
                <w:pPr>
                  <w:pStyle w:val="aff1"/>
                </w:pPr>
              </w:pPrChange>
            </w:pPr>
            <w:r>
              <w:t xml:space="preserve"> 3       private Hashtable datas;</w:t>
            </w:r>
          </w:p>
          <w:p w14:paraId="6365B2AF" w14:textId="77777777" w:rsidR="001140F8" w:rsidRPr="00EB5365" w:rsidRDefault="001140F8">
            <w:pPr>
              <w:pStyle w:val="1b"/>
              <w:pPrChange w:id="4490" w:author="IRK" w:date="2020-04-14T13:55:00Z">
                <w:pPr>
                  <w:pStyle w:val="aff1"/>
                </w:pPr>
              </w:pPrChange>
            </w:pPr>
            <w:r>
              <w:t xml:space="preserve"> 4</w:t>
            </w:r>
          </w:p>
          <w:p w14:paraId="4F84DFE1" w14:textId="77777777" w:rsidR="001140F8" w:rsidRDefault="001140F8">
            <w:pPr>
              <w:pStyle w:val="1b"/>
              <w:pPrChange w:id="4491" w:author="IRK" w:date="2020-04-14T13:55:00Z">
                <w:pPr>
                  <w:pStyle w:val="aff1"/>
                </w:pPr>
              </w:pPrChange>
            </w:pPr>
            <w:r>
              <w:t xml:space="preserve"> 5       public HashtableProvider(Hashtable datas)</w:t>
            </w:r>
          </w:p>
          <w:p w14:paraId="378DA1B1" w14:textId="77777777" w:rsidR="001140F8" w:rsidRDefault="001140F8">
            <w:pPr>
              <w:pStyle w:val="1b"/>
              <w:pPrChange w:id="4492" w:author="IRK" w:date="2020-04-14T13:55:00Z">
                <w:pPr>
                  <w:pStyle w:val="aff1"/>
                </w:pPr>
              </w:pPrChange>
            </w:pPr>
            <w:r>
              <w:t xml:space="preserve"> 6       {</w:t>
            </w:r>
          </w:p>
          <w:p w14:paraId="4F80CCCE" w14:textId="77777777" w:rsidR="001140F8" w:rsidRDefault="001140F8">
            <w:pPr>
              <w:pStyle w:val="1b"/>
              <w:pPrChange w:id="4493" w:author="IRK" w:date="2020-04-14T13:55:00Z">
                <w:pPr>
                  <w:pStyle w:val="aff1"/>
                </w:pPr>
              </w:pPrChange>
            </w:pPr>
            <w:r>
              <w:t xml:space="preserve"> 7           this.datas = datas;</w:t>
            </w:r>
          </w:p>
          <w:p w14:paraId="1B3DDBF2" w14:textId="77777777" w:rsidR="001140F8" w:rsidRDefault="001140F8">
            <w:pPr>
              <w:pStyle w:val="1b"/>
              <w:pPrChange w:id="4494" w:author="IRK" w:date="2020-04-14T13:55:00Z">
                <w:pPr>
                  <w:pStyle w:val="aff1"/>
                </w:pPr>
              </w:pPrChange>
            </w:pPr>
            <w:r>
              <w:t xml:space="preserve"> 8       }</w:t>
            </w:r>
          </w:p>
          <w:p w14:paraId="2F2B95FA" w14:textId="77777777" w:rsidR="001140F8" w:rsidRDefault="001140F8">
            <w:pPr>
              <w:pStyle w:val="1b"/>
              <w:pPrChange w:id="4495" w:author="IRK" w:date="2020-04-14T13:55:00Z">
                <w:pPr>
                  <w:pStyle w:val="aff1"/>
                </w:pPr>
              </w:pPrChange>
            </w:pPr>
            <w:r>
              <w:t xml:space="preserve"> 9</w:t>
            </w:r>
          </w:p>
          <w:p w14:paraId="3625611A" w14:textId="77777777" w:rsidR="001140F8" w:rsidRDefault="001140F8">
            <w:pPr>
              <w:pStyle w:val="1b"/>
              <w:pPrChange w:id="4496" w:author="IRK" w:date="2020-04-14T13:55:00Z">
                <w:pPr>
                  <w:pStyle w:val="aff1"/>
                </w:pPr>
              </w:pPrChange>
            </w:pPr>
            <w:r>
              <w:t>10       public Object GetAsNumber(String code)</w:t>
            </w:r>
          </w:p>
          <w:p w14:paraId="530AEEA6" w14:textId="77777777" w:rsidR="001140F8" w:rsidRDefault="001140F8">
            <w:pPr>
              <w:pStyle w:val="1b"/>
              <w:pPrChange w:id="4497" w:author="IRK" w:date="2020-04-14T13:55:00Z">
                <w:pPr>
                  <w:pStyle w:val="aff1"/>
                </w:pPr>
              </w:pPrChange>
            </w:pPr>
            <w:r>
              <w:t>11        {</w:t>
            </w:r>
          </w:p>
          <w:p w14:paraId="657225BA" w14:textId="77777777" w:rsidR="001140F8" w:rsidRDefault="001140F8">
            <w:pPr>
              <w:pStyle w:val="1b"/>
              <w:pPrChange w:id="4498" w:author="IRK" w:date="2020-04-14T13:55:00Z">
                <w:pPr>
                  <w:pStyle w:val="aff1"/>
                </w:pPr>
              </w:pPrChange>
            </w:pPr>
            <w:r>
              <w:t>12            if (!datas.ContainsKey(code))</w:t>
            </w:r>
          </w:p>
          <w:p w14:paraId="671E3F16" w14:textId="77777777" w:rsidR="001140F8" w:rsidRDefault="001140F8">
            <w:pPr>
              <w:pStyle w:val="1b"/>
              <w:pPrChange w:id="4499" w:author="IRK" w:date="2020-04-14T13:55:00Z">
                <w:pPr>
                  <w:pStyle w:val="aff1"/>
                </w:pPr>
              </w:pPrChange>
            </w:pPr>
            <w:r>
              <w:t>13                return null;</w:t>
            </w:r>
          </w:p>
          <w:p w14:paraId="0E672C20" w14:textId="77777777" w:rsidR="001140F8" w:rsidRDefault="001140F8">
            <w:pPr>
              <w:pStyle w:val="1b"/>
              <w:pPrChange w:id="4500" w:author="IRK" w:date="2020-04-14T13:55:00Z">
                <w:pPr>
                  <w:pStyle w:val="aff1"/>
                </w:pPr>
              </w:pPrChange>
            </w:pPr>
            <w:r>
              <w:t>14            Object value = datas[code];</w:t>
            </w:r>
          </w:p>
          <w:p w14:paraId="27148824" w14:textId="77777777" w:rsidR="001140F8" w:rsidRDefault="001140F8">
            <w:pPr>
              <w:pStyle w:val="1b"/>
              <w:pPrChange w:id="4501" w:author="IRK" w:date="2020-04-14T13:55:00Z">
                <w:pPr>
                  <w:pStyle w:val="aff1"/>
                </w:pPr>
              </w:pPrChange>
            </w:pPr>
            <w:r>
              <w:t>15            try</w:t>
            </w:r>
          </w:p>
          <w:p w14:paraId="59B78F9D" w14:textId="77777777" w:rsidR="001140F8" w:rsidRDefault="001140F8">
            <w:pPr>
              <w:pStyle w:val="1b"/>
              <w:pPrChange w:id="4502" w:author="IRK" w:date="2020-04-14T13:55:00Z">
                <w:pPr>
                  <w:pStyle w:val="aff1"/>
                </w:pPr>
              </w:pPrChange>
            </w:pPr>
            <w:r>
              <w:t>16            {</w:t>
            </w:r>
          </w:p>
          <w:p w14:paraId="720D5F43" w14:textId="77777777" w:rsidR="001140F8" w:rsidRDefault="001140F8">
            <w:pPr>
              <w:pStyle w:val="1b"/>
              <w:pPrChange w:id="4503" w:author="IRK" w:date="2020-04-14T13:55:00Z">
                <w:pPr>
                  <w:pStyle w:val="aff1"/>
                </w:pPr>
              </w:pPrChange>
            </w:pPr>
            <w:r>
              <w:t>17                double retvalue = Convert.ToDouble(value);</w:t>
            </w:r>
          </w:p>
          <w:p w14:paraId="060C7665" w14:textId="77777777" w:rsidR="001140F8" w:rsidRDefault="001140F8">
            <w:pPr>
              <w:pStyle w:val="1b"/>
              <w:pPrChange w:id="4504" w:author="IRK" w:date="2020-04-14T13:55:00Z">
                <w:pPr>
                  <w:pStyle w:val="aff1"/>
                </w:pPr>
              </w:pPrChange>
            </w:pPr>
            <w:r>
              <w:t xml:space="preserve">18                return retvalue; </w:t>
            </w:r>
          </w:p>
          <w:p w14:paraId="2726A748" w14:textId="77777777" w:rsidR="001140F8" w:rsidRDefault="001140F8">
            <w:pPr>
              <w:pStyle w:val="1b"/>
              <w:pPrChange w:id="4505" w:author="IRK" w:date="2020-04-14T13:55:00Z">
                <w:pPr>
                  <w:pStyle w:val="aff1"/>
                </w:pPr>
              </w:pPrChange>
            </w:pPr>
            <w:r>
              <w:t>19            }</w:t>
            </w:r>
          </w:p>
          <w:p w14:paraId="10EC3D8A" w14:textId="77777777" w:rsidR="001140F8" w:rsidRDefault="001140F8">
            <w:pPr>
              <w:pStyle w:val="1b"/>
              <w:pPrChange w:id="4506" w:author="IRK" w:date="2020-04-14T13:55:00Z">
                <w:pPr>
                  <w:pStyle w:val="aff1"/>
                </w:pPr>
              </w:pPrChange>
            </w:pPr>
            <w:r>
              <w:t>20            catch (FormatException e)</w:t>
            </w:r>
          </w:p>
          <w:p w14:paraId="52019C71" w14:textId="77777777" w:rsidR="001140F8" w:rsidRDefault="001140F8">
            <w:pPr>
              <w:pStyle w:val="1b"/>
              <w:pPrChange w:id="4507" w:author="IRK" w:date="2020-04-14T13:55:00Z">
                <w:pPr>
                  <w:pStyle w:val="aff1"/>
                </w:pPr>
              </w:pPrChange>
            </w:pPr>
            <w:r>
              <w:t>21            {</w:t>
            </w:r>
          </w:p>
          <w:p w14:paraId="22DB7591" w14:textId="77777777" w:rsidR="001140F8" w:rsidRDefault="001140F8">
            <w:pPr>
              <w:pStyle w:val="1b"/>
              <w:pPrChange w:id="4508" w:author="IRK" w:date="2020-04-14T13:55:00Z">
                <w:pPr>
                  <w:pStyle w:val="aff1"/>
                </w:pPr>
              </w:pPrChange>
            </w:pPr>
            <w:r>
              <w:t>22                throw new RulesException(e.ToString());</w:t>
            </w:r>
          </w:p>
          <w:p w14:paraId="5839FF56" w14:textId="77777777" w:rsidR="001140F8" w:rsidRDefault="001140F8">
            <w:pPr>
              <w:pStyle w:val="1b"/>
              <w:pPrChange w:id="4509" w:author="IRK" w:date="2020-04-14T13:55:00Z">
                <w:pPr>
                  <w:pStyle w:val="aff1"/>
                </w:pPr>
              </w:pPrChange>
            </w:pPr>
            <w:r>
              <w:t>23            }</w:t>
            </w:r>
          </w:p>
          <w:p w14:paraId="440560E8" w14:textId="77777777" w:rsidR="001140F8" w:rsidRDefault="001140F8">
            <w:pPr>
              <w:pStyle w:val="1b"/>
              <w:pPrChange w:id="4510" w:author="IRK" w:date="2020-04-14T13:55:00Z">
                <w:pPr>
                  <w:pStyle w:val="aff1"/>
                </w:pPr>
              </w:pPrChange>
            </w:pPr>
            <w:r>
              <w:t>24        }</w:t>
            </w:r>
          </w:p>
          <w:p w14:paraId="1D6375E1" w14:textId="77777777" w:rsidR="001140F8" w:rsidRDefault="001140F8">
            <w:pPr>
              <w:pStyle w:val="1b"/>
              <w:pPrChange w:id="4511" w:author="IRK" w:date="2020-04-14T13:55:00Z">
                <w:pPr>
                  <w:pStyle w:val="aff1"/>
                </w:pPr>
              </w:pPrChange>
            </w:pPr>
            <w:r>
              <w:t>25</w:t>
            </w:r>
          </w:p>
          <w:p w14:paraId="0BAE0B2A" w14:textId="77777777" w:rsidR="001140F8" w:rsidRDefault="001140F8">
            <w:pPr>
              <w:pStyle w:val="1b"/>
              <w:pPrChange w:id="4512" w:author="IRK" w:date="2020-04-14T13:55:00Z">
                <w:pPr>
                  <w:pStyle w:val="aff1"/>
                </w:pPr>
              </w:pPrChange>
            </w:pPr>
            <w:r>
              <w:t>26        public Object GetAsString(String code)</w:t>
            </w:r>
            <w:del w:id="4513" w:author="IRK" w:date="2020-03-13T10:17:00Z">
              <w:r w:rsidDel="005C7246">
                <w:delText xml:space="preserve"> </w:delText>
              </w:r>
            </w:del>
          </w:p>
          <w:p w14:paraId="2EEEF63E" w14:textId="77777777" w:rsidR="001140F8" w:rsidRDefault="001140F8">
            <w:pPr>
              <w:pStyle w:val="1b"/>
              <w:pPrChange w:id="4514" w:author="IRK" w:date="2020-04-14T13:55:00Z">
                <w:pPr>
                  <w:pStyle w:val="aff1"/>
                </w:pPr>
              </w:pPrChange>
            </w:pPr>
            <w:r>
              <w:t>27        {</w:t>
            </w:r>
          </w:p>
          <w:p w14:paraId="206973E7" w14:textId="77777777" w:rsidR="001140F8" w:rsidRDefault="001140F8">
            <w:pPr>
              <w:pStyle w:val="1b"/>
              <w:pPrChange w:id="4515" w:author="IRK" w:date="2020-04-14T13:55:00Z">
                <w:pPr>
                  <w:pStyle w:val="aff1"/>
                </w:pPr>
              </w:pPrChange>
            </w:pPr>
            <w:r>
              <w:t>28            if (!datas.ContainsKey(code))</w:t>
            </w:r>
          </w:p>
          <w:p w14:paraId="0890346C" w14:textId="77777777" w:rsidR="001140F8" w:rsidRPr="00FF5328" w:rsidRDefault="001140F8">
            <w:pPr>
              <w:pStyle w:val="1b"/>
              <w:pPrChange w:id="4516" w:author="IRK" w:date="2020-04-14T13:55:00Z">
                <w:pPr>
                  <w:pStyle w:val="aff1"/>
                </w:pPr>
              </w:pPrChange>
            </w:pPr>
            <w:r>
              <w:t>29              return null;</w:t>
            </w:r>
          </w:p>
          <w:p w14:paraId="1F37BBFF" w14:textId="77777777" w:rsidR="001140F8" w:rsidRDefault="001140F8">
            <w:pPr>
              <w:pStyle w:val="1b"/>
              <w:pPrChange w:id="4517" w:author="IRK" w:date="2020-04-14T13:55:00Z">
                <w:pPr>
                  <w:pStyle w:val="aff1"/>
                </w:pPr>
              </w:pPrChange>
            </w:pPr>
            <w:r>
              <w:t>30            return datas[code];</w:t>
            </w:r>
          </w:p>
          <w:p w14:paraId="3833F849" w14:textId="77777777" w:rsidR="001140F8" w:rsidRDefault="001140F8">
            <w:pPr>
              <w:pStyle w:val="1b"/>
              <w:pPrChange w:id="4518" w:author="IRK" w:date="2020-04-14T13:55:00Z">
                <w:pPr>
                  <w:pStyle w:val="aff1"/>
                </w:pPr>
              </w:pPrChange>
            </w:pPr>
            <w:r>
              <w:t>31        }</w:t>
            </w:r>
          </w:p>
          <w:p w14:paraId="3CC8C968" w14:textId="77777777" w:rsidR="001140F8" w:rsidRDefault="001140F8">
            <w:pPr>
              <w:pStyle w:val="1b"/>
              <w:pPrChange w:id="4519" w:author="IRK" w:date="2020-04-14T13:55:00Z">
                <w:pPr>
                  <w:pStyle w:val="aff1"/>
                </w:pPr>
              </w:pPrChange>
            </w:pPr>
            <w:r>
              <w:t>32</w:t>
            </w:r>
          </w:p>
          <w:p w14:paraId="7DE38028" w14:textId="77777777" w:rsidR="001140F8" w:rsidRDefault="001140F8">
            <w:pPr>
              <w:pStyle w:val="1b"/>
              <w:pPrChange w:id="4520" w:author="IRK" w:date="2020-04-14T13:55:00Z">
                <w:pPr>
                  <w:pStyle w:val="aff1"/>
                </w:pPr>
              </w:pPrChange>
            </w:pPr>
            <w:r>
              <w:t>33        public Object GetAsBoolean(String code)</w:t>
            </w:r>
            <w:del w:id="4521" w:author="IRK" w:date="2020-03-13T10:17:00Z">
              <w:r w:rsidDel="005C7246">
                <w:delText xml:space="preserve">  </w:delText>
              </w:r>
            </w:del>
          </w:p>
          <w:p w14:paraId="1BB87585" w14:textId="77777777" w:rsidR="001140F8" w:rsidRDefault="001140F8">
            <w:pPr>
              <w:pStyle w:val="1b"/>
              <w:pPrChange w:id="4522" w:author="IRK" w:date="2020-04-14T13:55:00Z">
                <w:pPr>
                  <w:pStyle w:val="aff1"/>
                </w:pPr>
              </w:pPrChange>
            </w:pPr>
            <w:r>
              <w:t>34        {</w:t>
            </w:r>
          </w:p>
          <w:p w14:paraId="0E8133E1" w14:textId="77777777" w:rsidR="001140F8" w:rsidRDefault="001140F8">
            <w:pPr>
              <w:pStyle w:val="1b"/>
              <w:pPrChange w:id="4523" w:author="IRK" w:date="2020-04-14T13:55:00Z">
                <w:pPr>
                  <w:pStyle w:val="aff1"/>
                </w:pPr>
              </w:pPrChange>
            </w:pPr>
            <w:r>
              <w:t>35            return null;</w:t>
            </w:r>
          </w:p>
          <w:p w14:paraId="0DAFF9EF" w14:textId="77777777" w:rsidR="001140F8" w:rsidRDefault="001140F8">
            <w:pPr>
              <w:pStyle w:val="1b"/>
              <w:pPrChange w:id="4524" w:author="IRK" w:date="2020-04-14T13:55:00Z">
                <w:pPr>
                  <w:pStyle w:val="aff1"/>
                </w:pPr>
              </w:pPrChange>
            </w:pPr>
            <w:r>
              <w:t>36        }</w:t>
            </w:r>
          </w:p>
          <w:p w14:paraId="33140C55" w14:textId="77777777" w:rsidR="001140F8" w:rsidRDefault="001140F8">
            <w:pPr>
              <w:pStyle w:val="1b"/>
              <w:pPrChange w:id="4525" w:author="IRK" w:date="2020-04-14T13:55:00Z">
                <w:pPr>
                  <w:pStyle w:val="aff1"/>
                </w:pPr>
              </w:pPrChange>
            </w:pPr>
            <w:r>
              <w:t>37 }</w:t>
            </w:r>
          </w:p>
        </w:tc>
      </w:tr>
    </w:tbl>
    <w:p w14:paraId="1AE13390" w14:textId="77777777" w:rsidR="001140F8" w:rsidRPr="00AB3E22" w:rsidRDefault="001140F8" w:rsidP="00F93119"/>
    <w:p w14:paraId="51FC047F" w14:textId="6299AE88" w:rsidR="00205474" w:rsidRDefault="001140F8" w:rsidP="00F93119">
      <w:r w:rsidRPr="00AB3E22">
        <w:t>このクラスは</w:t>
      </w:r>
      <w:r w:rsidRPr="00EB5228">
        <w:t>InnoRules.RulesClient.ItemProvider</w:t>
      </w:r>
      <w:r w:rsidRPr="00EB5228">
        <w:t>インタフェースを実装しており</w:t>
      </w:r>
      <w:r w:rsidRPr="00EB5228">
        <w:t>(</w:t>
      </w:r>
      <w:ins w:id="4526" w:author="IRK" w:date="2020-05-12T14:36:00Z">
        <w:r w:rsidR="003F2FAC">
          <w:rPr>
            <w:rFonts w:hint="eastAsia"/>
          </w:rPr>
          <w:t>[</w:t>
        </w:r>
      </w:ins>
      <w:r w:rsidRPr="00EB5228">
        <w:t>1</w:t>
      </w:r>
      <w:r w:rsidR="00D13942">
        <w:t>行目</w:t>
      </w:r>
      <w:ins w:id="4527" w:author="IRK" w:date="2020-05-12T14:36:00Z">
        <w:r w:rsidR="003F2FAC">
          <w:rPr>
            <w:rFonts w:hint="eastAsia"/>
          </w:rPr>
          <w:t>]</w:t>
        </w:r>
      </w:ins>
      <w:r w:rsidRPr="00EB5228">
        <w:t>)</w:t>
      </w:r>
      <w:r w:rsidRPr="00EB5228">
        <w:t>、</w:t>
      </w:r>
      <w:r w:rsidRPr="00EB5228">
        <w:t>GetAsNumber</w:t>
      </w:r>
      <w:r w:rsidRPr="00EB5228">
        <w:t>、</w:t>
      </w:r>
      <w:r w:rsidRPr="00EB5228">
        <w:t>GetAs</w:t>
      </w:r>
    </w:p>
    <w:p w14:paraId="4C83D59B" w14:textId="4C455287" w:rsidR="001140F8" w:rsidRDefault="001140F8" w:rsidP="00F93119">
      <w:r w:rsidRPr="00EB5228">
        <w:t>String</w:t>
      </w:r>
      <w:r w:rsidRPr="00EB5228">
        <w:t>、</w:t>
      </w:r>
      <w:r w:rsidRPr="00EB5228">
        <w:t>GetAsBoolean</w:t>
      </w:r>
      <w:r w:rsidRPr="00EB5228">
        <w:t>の</w:t>
      </w:r>
      <w:r w:rsidRPr="00EB5228">
        <w:t>3</w:t>
      </w:r>
      <w:r w:rsidRPr="00EB5228">
        <w:t>つのメソッドを実装している。コンストラクタは、</w:t>
      </w:r>
      <w:r w:rsidRPr="00EB5228">
        <w:t>Hashtable</w:t>
      </w:r>
      <w:r w:rsidRPr="00EB5228">
        <w:t>オブジェクトをパラメータとして受け取る。アプリケーションは、自身が参照している</w:t>
      </w:r>
      <w:r w:rsidRPr="00EB5228">
        <w:t>Hashtable</w:t>
      </w:r>
      <w:r w:rsidRPr="00AB3E22">
        <w:t>オブジェクトをコンストラクタに渡し、これは</w:t>
      </w:r>
      <w:r w:rsidRPr="00F77E5C">
        <w:t>HashtableProvider</w:t>
      </w:r>
      <w:r w:rsidRPr="00AB3E22">
        <w:t>のコンストラクタでメンバ変数として参照される。</w:t>
      </w:r>
    </w:p>
    <w:p w14:paraId="78A68148" w14:textId="77777777" w:rsidR="0086705F" w:rsidRPr="00AB3E22" w:rsidRDefault="0086705F" w:rsidP="00F93119"/>
    <w:p w14:paraId="26BAAF87" w14:textId="17CDC6C4" w:rsidR="001140F8" w:rsidRPr="00AB3E22" w:rsidRDefault="001140F8" w:rsidP="00F93119">
      <w:r w:rsidRPr="00F77E5C">
        <w:t>GetAsNumber</w:t>
      </w:r>
      <w:r w:rsidRPr="00AB3E22">
        <w:t>では、</w:t>
      </w:r>
      <w:r w:rsidRPr="00AB3E22">
        <w:t>(</w:t>
      </w:r>
      <w:ins w:id="4528" w:author="IRK" w:date="2020-05-12T14:36:00Z">
        <w:r w:rsidR="003F2FAC">
          <w:rPr>
            <w:rFonts w:hint="eastAsia"/>
          </w:rPr>
          <w:t>[</w:t>
        </w:r>
      </w:ins>
      <w:r w:rsidRPr="00AB3E22">
        <w:t>10</w:t>
      </w:r>
      <w:r w:rsidR="001B7556">
        <w:t>~</w:t>
      </w:r>
      <w:r w:rsidRPr="00AB3E22">
        <w:t>24</w:t>
      </w:r>
      <w:r w:rsidR="00D13942">
        <w:t>行目</w:t>
      </w:r>
      <w:ins w:id="4529" w:author="IRK" w:date="2020-05-12T14:36:00Z">
        <w:r w:rsidR="003F2FAC">
          <w:rPr>
            <w:rFonts w:hint="eastAsia"/>
          </w:rPr>
          <w:t>]</w:t>
        </w:r>
      </w:ins>
      <w:r w:rsidRPr="00AB3E22">
        <w:t>)</w:t>
      </w:r>
      <w:r w:rsidRPr="00AB3E22">
        <w:t>パラメータとして引き渡されたコードをキーとして</w:t>
      </w:r>
      <w:r w:rsidRPr="00AB3E22">
        <w:rPr>
          <w:rFonts w:cs="ＭＳ Ｐゴシック"/>
        </w:rPr>
        <w:t>Hashtable</w:t>
      </w:r>
      <w:r w:rsidRPr="00AB3E22">
        <w:t>で検索する。コードに該当する値がな</w:t>
      </w:r>
      <w:r w:rsidRPr="00AB3E22">
        <w:rPr>
          <w:rFonts w:hint="eastAsia"/>
        </w:rPr>
        <w:t>い場合</w:t>
      </w:r>
      <w:r w:rsidRPr="00AB3E22">
        <w:t>null</w:t>
      </w:r>
      <w:r w:rsidRPr="00AB3E22">
        <w:t>を返し、項目が入力されていないものとみな</w:t>
      </w:r>
      <w:r w:rsidRPr="00AB3E22">
        <w:rPr>
          <w:rFonts w:hint="eastAsia"/>
        </w:rPr>
        <w:t>す</w:t>
      </w:r>
      <w:r w:rsidRPr="00AB3E22">
        <w:t>。</w:t>
      </w:r>
      <w:r w:rsidRPr="00EB5228">
        <w:t>Hashtable</w:t>
      </w:r>
      <w:r w:rsidRPr="00EB5228">
        <w:t>に保存された値が正しい数字形式の文字列でな</w:t>
      </w:r>
      <w:r w:rsidRPr="00EB5228">
        <w:rPr>
          <w:rFonts w:hint="eastAsia"/>
        </w:rPr>
        <w:t>い場合</w:t>
      </w:r>
      <w:r w:rsidRPr="00EB5228">
        <w:t>FormatException</w:t>
      </w:r>
      <w:r w:rsidRPr="00EB5228">
        <w:t>が</w:t>
      </w:r>
      <w:r w:rsidRPr="00EB5228">
        <w:rPr>
          <w:rFonts w:hint="eastAsia"/>
        </w:rPr>
        <w:t>投げられ</w:t>
      </w:r>
      <w:r w:rsidRPr="00EB5228">
        <w:t>、</w:t>
      </w:r>
      <w:r w:rsidRPr="00EB5228">
        <w:t>GetAsNumber</w:t>
      </w:r>
      <w:r w:rsidRPr="00EB5228">
        <w:t>はそれをキャッチして</w:t>
      </w:r>
      <w:r w:rsidRPr="00EB5228">
        <w:t>RulesException</w:t>
      </w:r>
      <w:r w:rsidRPr="00AB3E22">
        <w:t>に変換し再び</w:t>
      </w:r>
      <w:r w:rsidRPr="00AB3E22">
        <w:rPr>
          <w:rFonts w:hint="eastAsia"/>
        </w:rPr>
        <w:t>投げる</w:t>
      </w:r>
      <w:r w:rsidRPr="00AB3E22">
        <w:t>。</w:t>
      </w:r>
    </w:p>
    <w:p w14:paraId="62EC97FF" w14:textId="11C7F79F" w:rsidR="001140F8" w:rsidRPr="00AB3E22" w:rsidRDefault="001140F8" w:rsidP="00F93119">
      <w:r w:rsidRPr="00EB5228">
        <w:t>GetAsString</w:t>
      </w:r>
      <w:r w:rsidRPr="00EB5228">
        <w:t>では、</w:t>
      </w:r>
      <w:r w:rsidRPr="00EB5228">
        <w:t>(</w:t>
      </w:r>
      <w:ins w:id="4530" w:author="IRK" w:date="2020-05-12T14:36:00Z">
        <w:r w:rsidR="003F2FAC">
          <w:rPr>
            <w:rFonts w:hint="eastAsia"/>
          </w:rPr>
          <w:t>[</w:t>
        </w:r>
      </w:ins>
      <w:r w:rsidRPr="00EB5228">
        <w:t>26</w:t>
      </w:r>
      <w:r w:rsidR="001B7556" w:rsidRPr="00EB5228">
        <w:t>~</w:t>
      </w:r>
      <w:r w:rsidRPr="00EB5228">
        <w:t>31</w:t>
      </w:r>
      <w:r w:rsidR="00D13942">
        <w:t>行目</w:t>
      </w:r>
      <w:ins w:id="4531" w:author="IRK" w:date="2020-05-12T14:36:00Z">
        <w:r w:rsidR="003F2FAC">
          <w:rPr>
            <w:rFonts w:hint="eastAsia"/>
          </w:rPr>
          <w:t>]</w:t>
        </w:r>
      </w:ins>
      <w:r w:rsidRPr="00EB5228">
        <w:t>)</w:t>
      </w:r>
      <w:r w:rsidRPr="00EB5228">
        <w:t>パラメータとして引き渡されたコードをキーとして</w:t>
      </w:r>
      <w:r w:rsidRPr="00EB5228">
        <w:t>Hashtable</w:t>
      </w:r>
      <w:r w:rsidRPr="00EB5228">
        <w:t>で検索された文字値を返す。コードに該当する値がない</w:t>
      </w:r>
      <w:r w:rsidRPr="00EB5228">
        <w:rPr>
          <w:rFonts w:hint="eastAsia"/>
        </w:rPr>
        <w:t>場合</w:t>
      </w:r>
      <w:r w:rsidRPr="00EB5228">
        <w:t>、</w:t>
      </w:r>
      <w:r w:rsidRPr="00EB5228">
        <w:t>null</w:t>
      </w:r>
      <w:r w:rsidRPr="00EB5228">
        <w:t>を返し</w:t>
      </w:r>
      <w:ins w:id="4532" w:author="IRK" w:date="2020-04-14T14:09:00Z">
        <w:r w:rsidR="001821EF">
          <w:rPr>
            <w:rFonts w:hint="eastAsia"/>
          </w:rPr>
          <w:t>、</w:t>
        </w:r>
      </w:ins>
      <w:r w:rsidRPr="00EB5228">
        <w:t>項目が入力されていないと見なして処理する。例を簡略化するために、</w:t>
      </w:r>
      <w:r w:rsidRPr="00EB5228">
        <w:t>getAsBoolean</w:t>
      </w:r>
      <w:r w:rsidRPr="00AB3E22">
        <w:t>は常に</w:t>
      </w:r>
      <w:r w:rsidRPr="00AB3E22">
        <w:t>null</w:t>
      </w:r>
      <w:r w:rsidRPr="00AB3E22">
        <w:t>を返している。この</w:t>
      </w:r>
      <w:r w:rsidRPr="00EB5228">
        <w:t>ItemProvider</w:t>
      </w:r>
      <w:r w:rsidRPr="00EB5228">
        <w:t>は、論理型の項目</w:t>
      </w:r>
      <w:r w:rsidRPr="00AB3E22">
        <w:t>は常に入力されていないものとして処理する。</w:t>
      </w:r>
    </w:p>
    <w:p w14:paraId="298FF631" w14:textId="77777777" w:rsidR="001140F8" w:rsidRPr="00AB3E22" w:rsidRDefault="001140F8" w:rsidP="00F93119"/>
    <w:p w14:paraId="6408A807" w14:textId="135B213C" w:rsidR="001140F8" w:rsidRDefault="001140F8" w:rsidP="00F93119">
      <w:r w:rsidRPr="00EB5228">
        <w:t>Hashtable</w:t>
      </w:r>
      <w:r w:rsidRPr="00EB5228">
        <w:t>のキーが項目のエイリアスと一致しているので、この</w:t>
      </w:r>
      <w:r w:rsidRPr="00EB5228">
        <w:t>HashtableProvider</w:t>
      </w:r>
      <w:r w:rsidRPr="00EB5228">
        <w:t>を使用する場合、</w:t>
      </w:r>
      <w:r w:rsidRPr="00EB5228">
        <w:t>RuleInterface.Execute</w:t>
      </w:r>
      <w:r w:rsidRPr="00AB3E22">
        <w:t>の呼び出しの際にはコード体系としてエイリアスを使う。</w:t>
      </w:r>
    </w:p>
    <w:p w14:paraId="3B22F1FB" w14:textId="77777777" w:rsidR="00FD3AA7" w:rsidRPr="00AB3E22" w:rsidRDefault="00FD3AA7" w:rsidP="00F93119"/>
    <w:p w14:paraId="46A9F111" w14:textId="77777777" w:rsidR="001140F8" w:rsidRDefault="001140F8" w:rsidP="00F93119">
      <w:pPr>
        <w:pStyle w:val="42"/>
      </w:pPr>
      <w:bookmarkStart w:id="4533" w:name="_Ref34928239"/>
      <w:r>
        <w:t>InnoRules.RulesClient.ResultConsumer</w:t>
      </w:r>
      <w:bookmarkEnd w:id="4533"/>
    </w:p>
    <w:p w14:paraId="0091EC93" w14:textId="77777777" w:rsidR="001140F8" w:rsidRPr="00AB3E22" w:rsidRDefault="001140F8" w:rsidP="00F93119">
      <w:r w:rsidRPr="00EB5228">
        <w:t>InnoRules.RulesClient.ResultConsumer</w:t>
      </w:r>
      <w:r w:rsidRPr="00EB5228">
        <w:t>インタフェースは、ルール</w:t>
      </w:r>
      <w:r w:rsidR="0086705F">
        <w:rPr>
          <w:rFonts w:hint="eastAsia"/>
        </w:rPr>
        <w:t>エンジン</w:t>
      </w:r>
      <w:r w:rsidRPr="00EB5228">
        <w:t>がルールの実行結果をアプリケーションデータ領域に設定するために定義されたインタフェース</w:t>
      </w:r>
      <w:r w:rsidRPr="00AB3E22">
        <w:t>である。</w:t>
      </w:r>
    </w:p>
    <w:p w14:paraId="792D7D3E" w14:textId="77777777" w:rsidR="001140F8" w:rsidRPr="00AB3E22" w:rsidRDefault="001140F8" w:rsidP="00F93119"/>
    <w:p w14:paraId="612ABC6B" w14:textId="2936EE08" w:rsidR="001140F8" w:rsidRPr="00AB3E22" w:rsidRDefault="001140F8" w:rsidP="00F93119">
      <w:r w:rsidRPr="00EB5228">
        <w:t>ResultConsumer</w:t>
      </w:r>
      <w:r w:rsidRPr="00EB5228">
        <w:t>のメソッドを</w:t>
      </w:r>
      <w:r w:rsidRPr="00AB3E22">
        <w:t>理解するためには、ルールのデータ</w:t>
      </w:r>
      <w:del w:id="4534" w:author="IRK" w:date="2020-04-13T12:22:00Z">
        <w:r w:rsidRPr="00AB3E22" w:rsidDel="00610CCB">
          <w:delText>形式</w:delText>
        </w:r>
      </w:del>
      <w:ins w:id="4535" w:author="IRK" w:date="2020-04-13T12:22:00Z">
        <w:r w:rsidR="00610CCB">
          <w:rPr>
            <w:rFonts w:hint="eastAsia"/>
          </w:rPr>
          <w:t>型</w:t>
        </w:r>
      </w:ins>
      <w:r w:rsidRPr="00AB3E22">
        <w:t>への理解が必要である。ルールは、</w:t>
      </w:r>
      <w:r w:rsidRPr="00AB3E22">
        <w:t>1</w:t>
      </w:r>
      <w:r w:rsidRPr="00AB3E22">
        <w:t>つ以上のリターン項目を持つ。各リターン項目には名前が付けられており、</w:t>
      </w:r>
      <w:del w:id="4536" w:author="IRK" w:date="2020-04-08T17:33:00Z">
        <w:r w:rsidRPr="00AB3E22" w:rsidDel="00F97F4D">
          <w:delText>選択的に</w:delText>
        </w:r>
      </w:del>
      <w:ins w:id="4537" w:author="IRK" w:date="2020-04-08T17:33:00Z">
        <w:r w:rsidR="00F97F4D" w:rsidRPr="00F97F4D">
          <w:rPr>
            <w:rFonts w:hint="eastAsia"/>
          </w:rPr>
          <w:t>任意で</w:t>
        </w:r>
      </w:ins>
      <w:r w:rsidRPr="00AB3E22">
        <w:t>エイリアスが付けられることもある。また、各リターン項目には数値型、文字型、論理型のうちの</w:t>
      </w:r>
      <w:r w:rsidRPr="00AB3E22">
        <w:t>1</w:t>
      </w:r>
      <w:r w:rsidRPr="00AB3E22">
        <w:t>つのデータ</w:t>
      </w:r>
      <w:del w:id="4538" w:author="IRK" w:date="2020-04-13T12:22:00Z">
        <w:r w:rsidRPr="00AB3E22" w:rsidDel="00610CCB">
          <w:delText>形式</w:delText>
        </w:r>
      </w:del>
      <w:ins w:id="4539" w:author="IRK" w:date="2020-04-13T12:22:00Z">
        <w:r w:rsidR="00610CCB">
          <w:rPr>
            <w:rFonts w:hint="eastAsia"/>
          </w:rPr>
          <w:t>型</w:t>
        </w:r>
      </w:ins>
      <w:r w:rsidRPr="00AB3E22">
        <w:t>が指定されている。ルールはリターン形式で、単一または多重のどちらか</w:t>
      </w:r>
      <w:r w:rsidRPr="00AB3E22">
        <w:t>1</w:t>
      </w:r>
      <w:r w:rsidRPr="00AB3E22">
        <w:t>つの形式を持つ。単一ルールは、ルール実行結果の</w:t>
      </w:r>
      <w:r w:rsidR="00594315">
        <w:t>行数</w:t>
      </w:r>
      <w:r w:rsidRPr="00AB3E22">
        <w:t>が常に</w:t>
      </w:r>
      <w:r w:rsidRPr="00AB3E22">
        <w:t>1</w:t>
      </w:r>
      <w:r w:rsidRPr="00AB3E22">
        <w:t>つのルールである。一方、多重ルールはルール実行結果の</w:t>
      </w:r>
      <w:r w:rsidR="00594315">
        <w:t>行数</w:t>
      </w:r>
      <w:r w:rsidRPr="00AB3E22">
        <w:t>が</w:t>
      </w:r>
      <w:r w:rsidRPr="00AB3E22">
        <w:t>0</w:t>
      </w:r>
      <w:r w:rsidRPr="00AB3E22">
        <w:t>または</w:t>
      </w:r>
      <w:r w:rsidRPr="00AB3E22">
        <w:t>1</w:t>
      </w:r>
      <w:r w:rsidRPr="00AB3E22">
        <w:t>つ以上の場合もあるルールである。</w:t>
      </w:r>
    </w:p>
    <w:p w14:paraId="3F8B34DB" w14:textId="77777777" w:rsidR="001140F8" w:rsidRPr="00AB3E22" w:rsidRDefault="001140F8" w:rsidP="00F93119"/>
    <w:p w14:paraId="5A77832F" w14:textId="35EDEAD7" w:rsidR="001140F8" w:rsidRPr="00AB3E22" w:rsidRDefault="001140F8" w:rsidP="00F93119">
      <w:r w:rsidRPr="00AB3E22">
        <w:t>ルール実行結果のデータ</w:t>
      </w:r>
      <w:del w:id="4540" w:author="IRK" w:date="2020-04-13T12:22:00Z">
        <w:r w:rsidRPr="00AB3E22" w:rsidDel="00610CCB">
          <w:delText>形式</w:delText>
        </w:r>
      </w:del>
      <w:ins w:id="4541" w:author="IRK" w:date="2020-04-13T12:22:00Z">
        <w:r w:rsidR="00610CCB">
          <w:rPr>
            <w:rFonts w:hint="eastAsia"/>
          </w:rPr>
          <w:t>型</w:t>
        </w:r>
      </w:ins>
      <w:r w:rsidRPr="00AB3E22">
        <w:t>は、ルールのリターン項目の形式とリターン形式によって決定される。実行結果は</w:t>
      </w:r>
      <w:r w:rsidRPr="00AB3E22">
        <w:t>1</w:t>
      </w:r>
      <w:r w:rsidRPr="00AB3E22">
        <w:t>つ以上のカラムで構成されるが、各カラムはルールのリターン項目に対応する。</w:t>
      </w:r>
      <w:r w:rsidR="00594315">
        <w:t>カラム数</w:t>
      </w:r>
      <w:r w:rsidRPr="00AB3E22">
        <w:t>は、ルールのリターン項目の数と</w:t>
      </w:r>
      <w:r w:rsidRPr="00AB3E22">
        <w:rPr>
          <w:rFonts w:hint="eastAsia"/>
        </w:rPr>
        <w:t>同一</w:t>
      </w:r>
      <w:r w:rsidRPr="00AB3E22">
        <w:t>である。カラム値のデータ</w:t>
      </w:r>
      <w:del w:id="4542" w:author="IRK" w:date="2020-04-13T12:22:00Z">
        <w:r w:rsidRPr="00AB3E22" w:rsidDel="00610CCB">
          <w:delText>形式</w:delText>
        </w:r>
      </w:del>
      <w:ins w:id="4543" w:author="IRK" w:date="2020-04-13T12:22:00Z">
        <w:r w:rsidR="00610CCB">
          <w:rPr>
            <w:rFonts w:hint="eastAsia"/>
          </w:rPr>
          <w:t>型</w:t>
        </w:r>
      </w:ins>
      <w:r w:rsidRPr="00AB3E22">
        <w:t>は、ルールが単一ルールまたは多重ルールによって異なる。カラム値のデータ</w:t>
      </w:r>
      <w:del w:id="4544" w:author="IRK" w:date="2020-04-13T12:22:00Z">
        <w:r w:rsidRPr="00AB3E22" w:rsidDel="00610CCB">
          <w:delText>形式</w:delText>
        </w:r>
      </w:del>
      <w:ins w:id="4545" w:author="IRK" w:date="2020-04-13T12:22:00Z">
        <w:r w:rsidR="00610CCB">
          <w:rPr>
            <w:rFonts w:hint="eastAsia"/>
          </w:rPr>
          <w:t>型</w:t>
        </w:r>
      </w:ins>
      <w:r w:rsidRPr="00AB3E22">
        <w:t>は、単一ルールの場合はルールリターン項目の形式が数値型、文字型、論理型の時にそれ</w:t>
      </w:r>
      <w:r w:rsidRPr="00EB5228">
        <w:t>ぞれ</w:t>
      </w:r>
      <w:r w:rsidRPr="00EB5228">
        <w:t xml:space="preserve">double, </w:t>
      </w:r>
      <w:r w:rsidR="00977E64">
        <w:t>S</w:t>
      </w:r>
      <w:r w:rsidRPr="00EB5228">
        <w:t>tring, bool</w:t>
      </w:r>
      <w:r w:rsidRPr="00EB5228">
        <w:t>であり、多重ルールの場合はそれぞれ</w:t>
      </w:r>
      <w:r w:rsidRPr="00EB5228">
        <w:t>double</w:t>
      </w:r>
      <w:r w:rsidR="002821A4" w:rsidRPr="00EB5228">
        <w:t>[]</w:t>
      </w:r>
      <w:r w:rsidR="00EA7AE9">
        <w:rPr>
          <w:rFonts w:hint="eastAsia"/>
        </w:rPr>
        <w:t>、</w:t>
      </w:r>
      <w:r w:rsidRPr="00EB5228">
        <w:t>String</w:t>
      </w:r>
      <w:r w:rsidR="002821A4" w:rsidRPr="00EB5228">
        <w:t>[]</w:t>
      </w:r>
      <w:r w:rsidR="00EA7AE9">
        <w:rPr>
          <w:rFonts w:hint="eastAsia"/>
        </w:rPr>
        <w:t>、</w:t>
      </w:r>
      <w:r w:rsidRPr="00EB5228">
        <w:t>bool</w:t>
      </w:r>
      <w:r w:rsidR="002821A4" w:rsidRPr="00EB5228">
        <w:t>[]</w:t>
      </w:r>
      <w:r w:rsidRPr="00EB5228">
        <w:t>である。</w:t>
      </w:r>
    </w:p>
    <w:p w14:paraId="35F082CF" w14:textId="77777777" w:rsidR="001140F8" w:rsidRPr="00AB3E22" w:rsidRDefault="001140F8" w:rsidP="00F93119"/>
    <w:p w14:paraId="66D705C8" w14:textId="183E4066" w:rsidR="001140F8" w:rsidRPr="00FD3AA7" w:rsidRDefault="001140F8" w:rsidP="00F93119">
      <w:r w:rsidRPr="00EB5228">
        <w:t>ResultConsumer</w:t>
      </w:r>
      <w:r w:rsidRPr="00EB5228">
        <w:t>には、単一ルールと多重ルールに対し数値型、文字型、論理型リターン項目の結果を設定できる</w:t>
      </w:r>
      <w:del w:id="4546" w:author="IRK" w:date="2020-05-08T15:57:00Z">
        <w:r w:rsidRPr="00EB5228" w:rsidDel="00F70E2E">
          <w:delText>6</w:delText>
        </w:r>
      </w:del>
      <w:ins w:id="4547" w:author="IRK" w:date="2020-05-08T15:57:00Z">
        <w:r w:rsidR="00F70E2E">
          <w:rPr>
            <w:rFonts w:hint="eastAsia"/>
          </w:rPr>
          <w:t>8</w:t>
        </w:r>
      </w:ins>
      <w:r w:rsidRPr="00EB5228">
        <w:t>つの</w:t>
      </w:r>
      <w:r w:rsidRPr="00EB5228">
        <w:t>set</w:t>
      </w:r>
      <w:r w:rsidRPr="00EB5228">
        <w:t>メソッド</w:t>
      </w:r>
      <w:r w:rsidRPr="00FD3AA7">
        <w:t>が存在する。ルールサーバはルールの実行後、各結果カラム別</w:t>
      </w:r>
      <w:r w:rsidRPr="00EB5228">
        <w:t>に</w:t>
      </w:r>
      <w:r w:rsidRPr="00EB5228">
        <w:t>ResultConsumer.set</w:t>
      </w:r>
      <w:r w:rsidRPr="00EB5228">
        <w:t>を呼び出して</w:t>
      </w:r>
      <w:r w:rsidRPr="00FD3AA7">
        <w:t>アプリケーションデータ領域にルールの結果を設定する。</w:t>
      </w:r>
    </w:p>
    <w:p w14:paraId="6205A78A" w14:textId="77777777" w:rsidR="001140F8" w:rsidRPr="00FD3AA7" w:rsidRDefault="001140F8" w:rsidP="00F93119"/>
    <w:p w14:paraId="0DF949D4" w14:textId="3AB008B1" w:rsidR="001140F8" w:rsidRPr="00FD3AA7" w:rsidRDefault="001140F8" w:rsidP="00F93119">
      <w:r w:rsidRPr="00FD3AA7">
        <w:t>ルール</w:t>
      </w:r>
      <w:r w:rsidR="0086705F">
        <w:rPr>
          <w:rFonts w:hint="eastAsia"/>
        </w:rPr>
        <w:t>エンジン</w:t>
      </w:r>
      <w:r w:rsidRPr="00FD3AA7">
        <w:t>がルールの実行結果をアプリケーションデータ領域に設定するプロセスは、</w:t>
      </w:r>
      <w:del w:id="4548" w:author="IRK" w:date="2020-03-12T14:44:00Z">
        <w:r w:rsidR="00FD3AA7" w:rsidRPr="00FD3AA7" w:rsidDel="00985441">
          <w:delText>図</w:delText>
        </w:r>
        <w:r w:rsidR="00FD3AA7" w:rsidRPr="00FD3AA7" w:rsidDel="00985441">
          <w:delText>11</w:delText>
        </w:r>
      </w:del>
      <w:ins w:id="4549" w:author="IRK" w:date="2020-03-12T14:44:00Z">
        <w:r w:rsidR="00985441">
          <w:rPr>
            <w:rFonts w:hint="eastAsia"/>
          </w:rPr>
          <w:t>次の図</w:t>
        </w:r>
      </w:ins>
      <w:r w:rsidRPr="00FD3AA7">
        <w:t>の</w:t>
      </w:r>
      <w:del w:id="4550" w:author="IRK" w:date="2020-03-12T14:44:00Z">
        <w:r w:rsidRPr="00FD3AA7" w:rsidDel="00985441">
          <w:delText>通り</w:delText>
        </w:r>
      </w:del>
      <w:ins w:id="4551" w:author="IRK" w:date="2020-03-12T14:44:00Z">
        <w:r w:rsidR="00985441">
          <w:rPr>
            <w:rFonts w:hint="eastAsia"/>
          </w:rPr>
          <w:t>とおり</w:t>
        </w:r>
      </w:ins>
      <w:r w:rsidRPr="00FD3AA7">
        <w:t>である。</w:t>
      </w:r>
      <w:del w:id="4552" w:author="IRK" w:date="2020-03-12T14:44:00Z">
        <w:r w:rsidR="00FD3AA7" w:rsidRPr="00FD3AA7" w:rsidDel="00985441">
          <w:delText>図</w:delText>
        </w:r>
        <w:r w:rsidR="00FD3AA7" w:rsidRPr="00FD3AA7" w:rsidDel="00985441">
          <w:delText>11</w:delText>
        </w:r>
      </w:del>
      <w:ins w:id="4553" w:author="IRK" w:date="2020-03-12T14:44:00Z">
        <w:r w:rsidR="00985441">
          <w:rPr>
            <w:rFonts w:hint="eastAsia"/>
          </w:rPr>
          <w:t>次の図</w:t>
        </w:r>
      </w:ins>
      <w:r w:rsidRPr="00FD3AA7">
        <w:t>で例としてあげたルールは</w:t>
      </w:r>
      <w:r w:rsidRPr="00FD3AA7">
        <w:t>2</w:t>
      </w:r>
      <w:r w:rsidRPr="00FD3AA7">
        <w:t>つのリターン項目を</w:t>
      </w:r>
      <w:r w:rsidRPr="00FD3AA7">
        <w:rPr>
          <w:rFonts w:hint="eastAsia"/>
        </w:rPr>
        <w:t>保持しており</w:t>
      </w:r>
      <w:r w:rsidRPr="00FD3AA7">
        <w:t>、リターン項目の名前</w:t>
      </w:r>
      <w:r w:rsidRPr="00EB5228">
        <w:t>は</w:t>
      </w:r>
      <w:r w:rsidRPr="00EB5228">
        <w:t>Rate</w:t>
      </w:r>
      <w:r w:rsidR="00814899" w:rsidRPr="00AB2487">
        <w:rPr>
          <w:rFonts w:ascii="ＭＳ Ｐゴシック" w:hAnsi="ＭＳ Ｐゴシック" w:hint="eastAsia"/>
        </w:rPr>
        <w:t>、</w:t>
      </w:r>
      <w:r w:rsidRPr="00EB5228">
        <w:t>Amount</w:t>
      </w:r>
      <w:r w:rsidRPr="00EB5228">
        <w:t>でリターン項目の形式はそれぞれ文字型と数値型である。このルールのリターン形式が単一である</w:t>
      </w:r>
      <w:r w:rsidRPr="00EB5228">
        <w:rPr>
          <w:rFonts w:hint="eastAsia"/>
        </w:rPr>
        <w:t>場合、</w:t>
      </w:r>
      <w:r w:rsidRPr="00EB5228">
        <w:t>アプリケーションは、このルールを呼び出すために</w:t>
      </w:r>
      <w:r w:rsidRPr="00EB5228">
        <w:t>RuleInterface.execute</w:t>
      </w:r>
      <w:r w:rsidRPr="00EB5228">
        <w:t>メソッド</w:t>
      </w:r>
      <w:r w:rsidRPr="00FD3AA7">
        <w:t>に</w:t>
      </w:r>
      <w:r w:rsidRPr="00FD3AA7">
        <w:t>ResultConsumer</w:t>
      </w:r>
      <w:r w:rsidRPr="00FD3AA7">
        <w:t>実装オブジェクトを引き渡す。</w:t>
      </w:r>
      <w:r w:rsidRPr="00FD3AA7">
        <w:t>ResultConsumer</w:t>
      </w:r>
      <w:r w:rsidRPr="00FD3AA7">
        <w:t>の</w:t>
      </w:r>
      <w:r w:rsidRPr="00FD3AA7">
        <w:t>set</w:t>
      </w:r>
      <w:r w:rsidRPr="00FD3AA7">
        <w:t>メソッドは、ルール</w:t>
      </w:r>
      <w:r w:rsidR="0086705F">
        <w:rPr>
          <w:rFonts w:hint="eastAsia"/>
        </w:rPr>
        <w:t>エンジン</w:t>
      </w:r>
      <w:r w:rsidRPr="00FD3AA7">
        <w:t>が設定したカラム値を適切に変換し、アプリケーションデータ領域に保存するよう実装される。</w:t>
      </w:r>
    </w:p>
    <w:p w14:paraId="279F6786" w14:textId="77777777" w:rsidR="005C7246" w:rsidRDefault="001140F8" w:rsidP="00F93119">
      <w:pPr>
        <w:rPr>
          <w:ins w:id="4554" w:author="IRK" w:date="2020-03-13T10:18:00Z"/>
        </w:rPr>
      </w:pPr>
      <w:r w:rsidRPr="00AB3E22">
        <w:t>ルールリターン項目が</w:t>
      </w:r>
      <w:r w:rsidRPr="00AB3E22">
        <w:t>2</w:t>
      </w:r>
      <w:r w:rsidRPr="00AB3E22">
        <w:t>つ</w:t>
      </w:r>
      <w:r w:rsidR="00DD23EA">
        <w:rPr>
          <w:rFonts w:hint="eastAsia"/>
        </w:rPr>
        <w:t>あるため</w:t>
      </w:r>
      <w:r w:rsidRPr="00AB3E22">
        <w:t>、ルールの実行結果は</w:t>
      </w:r>
      <w:r w:rsidRPr="00AB3E22">
        <w:t>2</w:t>
      </w:r>
      <w:r w:rsidRPr="00AB3E22">
        <w:t>つのカラムを持つ。ルールのリターン形式が単一なので最初のカラム値の形式</w:t>
      </w:r>
      <w:r w:rsidRPr="00EB5228">
        <w:t>は</w:t>
      </w:r>
      <w:r w:rsidRPr="00EB5228">
        <w:t>String</w:t>
      </w:r>
      <w:r w:rsidRPr="00EB5228">
        <w:t>、</w:t>
      </w:r>
      <w:r w:rsidRPr="00EB5228">
        <w:t>2</w:t>
      </w:r>
      <w:r w:rsidRPr="00EB5228">
        <w:t>番目のカラム値の形式は</w:t>
      </w:r>
      <w:r w:rsidRPr="00EB5228">
        <w:t>double</w:t>
      </w:r>
      <w:r w:rsidRPr="00EB5228">
        <w:t>になる。</w:t>
      </w:r>
      <w:r w:rsidRPr="00AB3E22">
        <w:t>ルール</w:t>
      </w:r>
      <w:r w:rsidR="0086705F">
        <w:rPr>
          <w:rFonts w:hint="eastAsia"/>
        </w:rPr>
        <w:t>エンジン</w:t>
      </w:r>
      <w:r w:rsidRPr="00AB3E22">
        <w:t>は、最初のリターン項目の名前と</w:t>
      </w:r>
      <w:r w:rsidR="0000243C">
        <w:t>カラム値</w:t>
      </w:r>
      <w:r w:rsidRPr="00AB3E22">
        <w:t>をパラメータとし、これをアプリケーションデータ領域に設定する。設定が成功すると、</w:t>
      </w:r>
      <w:r w:rsidRPr="00AB3E22">
        <w:t>2</w:t>
      </w:r>
      <w:r w:rsidRPr="00AB3E22">
        <w:t>番目のリターン項目の名前と</w:t>
      </w:r>
      <w:r w:rsidR="0000243C">
        <w:t>カラム値</w:t>
      </w:r>
      <w:r w:rsidRPr="00AB3E22">
        <w:t>をパラメータとし、結果の</w:t>
      </w:r>
      <w:r w:rsidRPr="00AB3E22">
        <w:t>2</w:t>
      </w:r>
      <w:r w:rsidRPr="00AB3E22">
        <w:t>番目の</w:t>
      </w:r>
      <w:r w:rsidR="0000243C">
        <w:t>カラム値</w:t>
      </w:r>
      <w:r w:rsidRPr="00AB3E22">
        <w:t>をアプリケーションデータ領域に設定する。</w:t>
      </w:r>
    </w:p>
    <w:p w14:paraId="2F9204B0" w14:textId="295346CA" w:rsidR="001140F8" w:rsidRPr="00AB3E22" w:rsidRDefault="001140F8" w:rsidP="00F93119">
      <w:del w:id="4555" w:author="IRK" w:date="2020-03-13T10:18:00Z">
        <w:r w:rsidRPr="00AB3E22" w:rsidDel="005C7246">
          <w:delText xml:space="preserve"> </w:delText>
        </w:r>
      </w:del>
    </w:p>
    <w:p w14:paraId="6904504E" w14:textId="25125163" w:rsidR="00AB3E22" w:rsidRDefault="00BC3441">
      <w:pPr>
        <w:pStyle w:val="af9"/>
        <w:ind w:left="380" w:hanging="380"/>
      </w:pPr>
      <w:r>
        <w:object w:dxaOrig="8092" w:dyaOrig="2690" w14:anchorId="74854693">
          <v:shape id="_x0000_i1033" type="#_x0000_t75" style="width:404.25pt;height:139.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5" ShapeID="_x0000_i1033" DrawAspect="Content" ObjectID="_1652687002" r:id="rId30"/>
        </w:object>
      </w:r>
    </w:p>
    <w:p w14:paraId="6589B286" w14:textId="1E49CCBE" w:rsidR="001140F8" w:rsidRDefault="00AB3E22" w:rsidP="00F93119">
      <w:pPr>
        <w:pStyle w:val="af5"/>
      </w:pPr>
      <w:bookmarkStart w:id="4556" w:name="_Toc40799208"/>
      <w:r>
        <w:t>[</w:t>
      </w:r>
      <w:del w:id="4557" w:author="IRK" w:date="2020-03-12T15:13: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11</w:delText>
        </w:r>
        <w:r w:rsidR="00E65728" w:rsidDel="00E27ACD">
          <w:rPr>
            <w:noProof/>
          </w:rPr>
          <w:fldChar w:fldCharType="end"/>
        </w:r>
        <w:r w:rsidR="00872032" w:rsidDel="00E27ACD">
          <w:rPr>
            <w:rFonts w:hint="eastAsia"/>
          </w:rPr>
          <w:delText xml:space="preserve">　</w:delText>
        </w:r>
      </w:del>
      <w:ins w:id="4558" w:author="IRK" w:date="2020-03-12T15:13: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11</w:t>
      </w:r>
      <w:ins w:id="4559" w:author="IRK" w:date="2020-03-12T15:13:00Z">
        <w:r w:rsidR="00E27ACD">
          <w:fldChar w:fldCharType="end"/>
        </w:r>
        <w:r w:rsidR="00E27ACD">
          <w:rPr>
            <w:rFonts w:hint="eastAsia"/>
          </w:rPr>
          <w:t xml:space="preserve"> </w:t>
        </w:r>
      </w:ins>
      <w:r>
        <w:t>ResultConsumer</w:t>
      </w:r>
      <w:r w:rsidR="009445B0">
        <w:t>ダイアグラム</w:t>
      </w:r>
      <w:r>
        <w:rPr>
          <w:rFonts w:hint="eastAsia"/>
        </w:rPr>
        <w:t>]</w:t>
      </w:r>
      <w:bookmarkEnd w:id="4556"/>
    </w:p>
    <w:p w14:paraId="6E92B7FC" w14:textId="77777777" w:rsidR="001140F8" w:rsidRPr="00981597" w:rsidRDefault="001140F8" w:rsidP="00F93119"/>
    <w:p w14:paraId="0DA941AD" w14:textId="1854B9B0" w:rsidR="001140F8" w:rsidRPr="00D939D4" w:rsidRDefault="001140F8" w:rsidP="00F93119">
      <w:pPr>
        <w:rPr>
          <w:rFonts w:eastAsia="Malgun Gothic"/>
        </w:rPr>
      </w:pPr>
      <w:del w:id="4560" w:author="IRK" w:date="2020-03-12T17:53:00Z">
        <w:r w:rsidRPr="00D939D4" w:rsidDel="008955F2">
          <w:delText>表</w:delText>
        </w:r>
        <w:r w:rsidR="0015391F" w:rsidDel="008955F2">
          <w:rPr>
            <w:rFonts w:hint="eastAsia"/>
          </w:rPr>
          <w:delText>80</w:delText>
        </w:r>
      </w:del>
      <w:ins w:id="4561" w:author="IRK" w:date="2020-03-12T17:53:00Z">
        <w:r w:rsidR="008955F2">
          <w:rPr>
            <w:rFonts w:hint="eastAsia"/>
          </w:rPr>
          <w:t>次の表</w:t>
        </w:r>
      </w:ins>
      <w:r w:rsidRPr="00EB5228">
        <w:t>は、</w:t>
      </w:r>
      <w:r w:rsidRPr="00EB5228">
        <w:t>ResultConsumer</w:t>
      </w:r>
      <w:r w:rsidRPr="00EB5228">
        <w:t>インタフェース</w:t>
      </w:r>
      <w:r w:rsidRPr="00D939D4">
        <w:t>に定義されたメソッドである。</w:t>
      </w:r>
    </w:p>
    <w:p w14:paraId="31493887" w14:textId="77777777" w:rsidR="001140F8" w:rsidRPr="00981597" w:rsidRDefault="001140F8" w:rsidP="00F93119"/>
    <w:p w14:paraId="610A7319" w14:textId="62533EB0" w:rsidR="00AB3E22" w:rsidRDefault="00AB3E22" w:rsidP="00F93119">
      <w:pPr>
        <w:pStyle w:val="af5"/>
      </w:pPr>
      <w:bookmarkStart w:id="4562" w:name="_Toc40799306"/>
      <w:r>
        <w:t>[</w:t>
      </w:r>
      <w:del w:id="4563" w:author="IRK" w:date="2020-03-12T15:13: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80</w:delText>
        </w:r>
        <w:r w:rsidR="00E65728" w:rsidDel="00E27ACD">
          <w:rPr>
            <w:noProof/>
          </w:rPr>
          <w:fldChar w:fldCharType="end"/>
        </w:r>
        <w:r w:rsidDel="00E27ACD">
          <w:rPr>
            <w:rFonts w:hint="eastAsia"/>
          </w:rPr>
          <w:delText xml:space="preserve">　</w:delText>
        </w:r>
      </w:del>
      <w:ins w:id="4564" w:author="IRK" w:date="2020-03-12T15:13: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83</w:t>
      </w:r>
      <w:ins w:id="4565" w:author="IRK" w:date="2020-03-12T15:13:00Z">
        <w:r w:rsidR="00E27ACD">
          <w:fldChar w:fldCharType="end"/>
        </w:r>
      </w:ins>
      <w:r w:rsidRPr="00AB3E22">
        <w:t xml:space="preserve"> </w:t>
      </w:r>
      <w:r>
        <w:t>InnoRules.RulesClient.ResultConsumer</w:t>
      </w:r>
      <w:r>
        <w:rPr>
          <w:rFonts w:hint="eastAsia"/>
        </w:rPr>
        <w:t>]</w:t>
      </w:r>
      <w:bookmarkEnd w:id="4562"/>
    </w:p>
    <w:tbl>
      <w:tblPr>
        <w:tblStyle w:val="af4"/>
        <w:tblW w:w="0" w:type="auto"/>
        <w:jc w:val="center"/>
        <w:tblLook w:val="04A0" w:firstRow="1" w:lastRow="0" w:firstColumn="1" w:lastColumn="0" w:noHBand="0" w:noVBand="1"/>
        <w:tblPrChange w:id="4566" w:author="IRK" w:date="2020-04-14T15:49:00Z">
          <w:tblPr>
            <w:tblStyle w:val="af4"/>
            <w:tblW w:w="0" w:type="auto"/>
            <w:tblInd w:w="108" w:type="dxa"/>
            <w:tblLook w:val="04A0" w:firstRow="1" w:lastRow="0" w:firstColumn="1" w:lastColumn="0" w:noHBand="0" w:noVBand="1"/>
          </w:tblPr>
        </w:tblPrChange>
      </w:tblPr>
      <w:tblGrid>
        <w:gridCol w:w="9463"/>
        <w:tblGridChange w:id="4567">
          <w:tblGrid>
            <w:gridCol w:w="9463"/>
          </w:tblGrid>
        </w:tblGridChange>
      </w:tblGrid>
      <w:tr w:rsidR="001140F8" w14:paraId="10599A66" w14:textId="77777777" w:rsidTr="00C054CD">
        <w:trPr>
          <w:jc w:val="center"/>
        </w:trPr>
        <w:tc>
          <w:tcPr>
            <w:tcW w:w="9463" w:type="dxa"/>
            <w:tcPrChange w:id="4568" w:author="IRK" w:date="2020-04-14T15:49:00Z">
              <w:tcPr>
                <w:tcW w:w="9463" w:type="dxa"/>
              </w:tcPr>
            </w:tcPrChange>
          </w:tcPr>
          <w:p w14:paraId="68EE810A" w14:textId="651C1D28" w:rsidR="001140F8" w:rsidRPr="008F37A6" w:rsidRDefault="007E6E4B">
            <w:pPr>
              <w:pStyle w:val="1b"/>
              <w:pPrChange w:id="4569" w:author="IRK" w:date="2020-04-14T13:55:00Z">
                <w:pPr>
                  <w:pStyle w:val="aff1"/>
                </w:pPr>
              </w:pPrChange>
            </w:pPr>
            <w:ins w:id="4570" w:author="IRK" w:date="2020-04-14T16:14:00Z">
              <w:r>
                <w:t xml:space="preserve"> </w:t>
              </w:r>
            </w:ins>
            <w:r w:rsidR="001140F8">
              <w:t>1 namespace InnoRules.RulesClient</w:t>
            </w:r>
          </w:p>
          <w:p w14:paraId="20D9393F" w14:textId="77777777" w:rsidR="001140F8" w:rsidRPr="008F37A6" w:rsidRDefault="001140F8">
            <w:pPr>
              <w:pStyle w:val="1b"/>
              <w:pPrChange w:id="4571" w:author="IRK" w:date="2020-04-14T13:55:00Z">
                <w:pPr>
                  <w:pStyle w:val="aff1"/>
                </w:pPr>
              </w:pPrChange>
            </w:pPr>
            <w:r>
              <w:t xml:space="preserve"> 2 {</w:t>
            </w:r>
          </w:p>
          <w:p w14:paraId="4875ECD8" w14:textId="77777777" w:rsidR="001140F8" w:rsidRPr="008F37A6" w:rsidRDefault="001140F8">
            <w:pPr>
              <w:pStyle w:val="1b"/>
              <w:pPrChange w:id="4572" w:author="IRK" w:date="2020-04-14T13:55:00Z">
                <w:pPr>
                  <w:pStyle w:val="aff1"/>
                </w:pPr>
              </w:pPrChange>
            </w:pPr>
            <w:r>
              <w:t xml:space="preserve"> 3    public interface ResultConsumer</w:t>
            </w:r>
          </w:p>
          <w:p w14:paraId="6F0BF4D4" w14:textId="77777777" w:rsidR="001140F8" w:rsidRPr="008F37A6" w:rsidRDefault="001140F8">
            <w:pPr>
              <w:pStyle w:val="1b"/>
              <w:pPrChange w:id="4573" w:author="IRK" w:date="2020-04-14T13:55:00Z">
                <w:pPr>
                  <w:pStyle w:val="aff1"/>
                </w:pPr>
              </w:pPrChange>
            </w:pPr>
            <w:r>
              <w:t xml:space="preserve"> 4    {</w:t>
            </w:r>
          </w:p>
          <w:p w14:paraId="38BC6B77" w14:textId="77777777" w:rsidR="001140F8" w:rsidRPr="008F37A6" w:rsidRDefault="001140F8">
            <w:pPr>
              <w:pStyle w:val="1b"/>
              <w:pPrChange w:id="4574" w:author="IRK" w:date="2020-04-14T13:55:00Z">
                <w:pPr>
                  <w:pStyle w:val="aff1"/>
                </w:pPr>
              </w:pPrChange>
            </w:pPr>
            <w:r>
              <w:t xml:space="preserve"> 5       void Set( String column, double value );</w:t>
            </w:r>
          </w:p>
          <w:p w14:paraId="2F739736" w14:textId="77777777" w:rsidR="001140F8" w:rsidRPr="008F37A6" w:rsidRDefault="001140F8">
            <w:pPr>
              <w:pStyle w:val="1b"/>
              <w:pPrChange w:id="4575" w:author="IRK" w:date="2020-04-14T13:55:00Z">
                <w:pPr>
                  <w:pStyle w:val="aff1"/>
                </w:pPr>
              </w:pPrChange>
            </w:pPr>
            <w:r>
              <w:t xml:space="preserve"> 6       void Set( String column, double</w:t>
            </w:r>
            <w:r w:rsidR="002821A4">
              <w:t>[ ]</w:t>
            </w:r>
            <w:r>
              <w:t xml:space="preserve"> arr, int offset, int size );</w:t>
            </w:r>
          </w:p>
          <w:p w14:paraId="007CCA70" w14:textId="77777777" w:rsidR="001140F8" w:rsidRPr="008F37A6" w:rsidRDefault="001140F8">
            <w:pPr>
              <w:pStyle w:val="1b"/>
              <w:pPrChange w:id="4576" w:author="IRK" w:date="2020-04-14T13:55:00Z">
                <w:pPr>
                  <w:pStyle w:val="aff1"/>
                </w:pPr>
              </w:pPrChange>
            </w:pPr>
            <w:r>
              <w:t xml:space="preserve"> 7       void Set( String column, String value )  ;</w:t>
            </w:r>
            <w:del w:id="4577" w:author="IRK" w:date="2020-03-13T10:18:00Z">
              <w:r w:rsidDel="005C7246">
                <w:delText xml:space="preserve">      </w:delText>
              </w:r>
            </w:del>
          </w:p>
          <w:p w14:paraId="4E6ED9AB" w14:textId="77777777" w:rsidR="001140F8" w:rsidRPr="008F37A6" w:rsidRDefault="001140F8">
            <w:pPr>
              <w:pStyle w:val="1b"/>
              <w:pPrChange w:id="4578" w:author="IRK" w:date="2020-04-14T13:55:00Z">
                <w:pPr>
                  <w:pStyle w:val="aff1"/>
                </w:pPr>
              </w:pPrChange>
            </w:pPr>
            <w:r>
              <w:t xml:space="preserve"> 8       void Set( String column, String</w:t>
            </w:r>
            <w:r w:rsidR="002821A4">
              <w:t>[ ]</w:t>
            </w:r>
            <w:r>
              <w:t xml:space="preserve"> arr, int offset, int size );</w:t>
            </w:r>
          </w:p>
          <w:p w14:paraId="0DA14AB2" w14:textId="77777777" w:rsidR="001140F8" w:rsidRPr="008F37A6" w:rsidRDefault="001140F8">
            <w:pPr>
              <w:pStyle w:val="1b"/>
              <w:pPrChange w:id="4579" w:author="IRK" w:date="2020-04-14T13:55:00Z">
                <w:pPr>
                  <w:pStyle w:val="aff1"/>
                </w:pPr>
              </w:pPrChange>
            </w:pPr>
            <w:r>
              <w:t xml:space="preserve"> 9       void Set( String column, bool value );</w:t>
            </w:r>
          </w:p>
          <w:p w14:paraId="7FBB37DF" w14:textId="77777777" w:rsidR="001140F8" w:rsidRPr="008F37A6" w:rsidRDefault="001140F8">
            <w:pPr>
              <w:pStyle w:val="1b"/>
              <w:pPrChange w:id="4580" w:author="IRK" w:date="2020-04-14T13:55:00Z">
                <w:pPr>
                  <w:pStyle w:val="aff1"/>
                </w:pPr>
              </w:pPrChange>
            </w:pPr>
            <w:r>
              <w:t>10       void Set( String column, bool</w:t>
            </w:r>
            <w:r w:rsidR="002821A4">
              <w:t>[ ]</w:t>
            </w:r>
            <w:r>
              <w:t xml:space="preserve"> value, int offset, int size )</w:t>
            </w:r>
          </w:p>
          <w:p w14:paraId="4C5B6278" w14:textId="77777777" w:rsidR="001140F8" w:rsidRPr="008F37A6" w:rsidRDefault="001140F8">
            <w:pPr>
              <w:pStyle w:val="1b"/>
              <w:pPrChange w:id="4581" w:author="IRK" w:date="2020-04-14T13:55:00Z">
                <w:pPr>
                  <w:pStyle w:val="aff1"/>
                </w:pPr>
              </w:pPrChange>
            </w:pPr>
            <w:r>
              <w:t>11    }</w:t>
            </w:r>
          </w:p>
          <w:p w14:paraId="68DD6431" w14:textId="77777777" w:rsidR="001140F8" w:rsidRDefault="001140F8">
            <w:pPr>
              <w:pStyle w:val="1b"/>
              <w:pPrChange w:id="4582" w:author="IRK" w:date="2020-04-14T13:55:00Z">
                <w:pPr>
                  <w:pStyle w:val="aff1"/>
                </w:pPr>
              </w:pPrChange>
            </w:pPr>
            <w:r>
              <w:t>12 }</w:t>
            </w:r>
          </w:p>
        </w:tc>
      </w:tr>
    </w:tbl>
    <w:p w14:paraId="5884F26D" w14:textId="77777777" w:rsidR="001140F8" w:rsidRPr="00DD38D7" w:rsidRDefault="001140F8" w:rsidP="00F93119"/>
    <w:p w14:paraId="7F552259" w14:textId="5C88BFE9" w:rsidR="001140F8" w:rsidRPr="00DD38D7" w:rsidRDefault="001140F8" w:rsidP="00F93119">
      <w:r w:rsidRPr="00DD38D7">
        <w:t>ResultConsumer</w:t>
      </w:r>
      <w:r w:rsidRPr="00DD38D7">
        <w:t>には</w:t>
      </w:r>
      <w:del w:id="4583" w:author="IRK" w:date="2020-05-08T15:57:00Z">
        <w:r w:rsidRPr="00DD38D7" w:rsidDel="00F70E2E">
          <w:delText>6</w:delText>
        </w:r>
      </w:del>
      <w:ins w:id="4584" w:author="IRK" w:date="2020-05-08T15:57:00Z">
        <w:r w:rsidR="00F70E2E">
          <w:rPr>
            <w:rFonts w:hint="eastAsia"/>
          </w:rPr>
          <w:t>8</w:t>
        </w:r>
      </w:ins>
      <w:r w:rsidRPr="00DD38D7">
        <w:t>つの</w:t>
      </w:r>
      <w:r w:rsidRPr="00DD38D7">
        <w:t>Set</w:t>
      </w:r>
      <w:r w:rsidRPr="00DD38D7">
        <w:t>メソッドが存在し、どの</w:t>
      </w:r>
      <w:r w:rsidRPr="00DD38D7">
        <w:t>Set</w:t>
      </w:r>
      <w:r w:rsidRPr="00DD38D7">
        <w:t>メソッドが呼び出されるのかはルールのリターン項目のデータ</w:t>
      </w:r>
      <w:del w:id="4585" w:author="IRK" w:date="2020-04-13T12:23:00Z">
        <w:r w:rsidRPr="00DD38D7" w:rsidDel="00610CCB">
          <w:delText>形式</w:delText>
        </w:r>
      </w:del>
      <w:ins w:id="4586" w:author="IRK" w:date="2020-04-13T12:23:00Z">
        <w:r w:rsidR="00610CCB">
          <w:rPr>
            <w:rFonts w:hint="eastAsia"/>
          </w:rPr>
          <w:t>型</w:t>
        </w:r>
      </w:ins>
      <w:r w:rsidRPr="00DD38D7">
        <w:t>によって決定される。次は、各メソッドに関する説明</w:t>
      </w:r>
      <w:r w:rsidRPr="00EB5228">
        <w:t>である。</w:t>
      </w:r>
    </w:p>
    <w:p w14:paraId="0013BFF9" w14:textId="77777777" w:rsidR="00EB5228" w:rsidRPr="00DD38D7" w:rsidRDefault="00EB5228" w:rsidP="00F93119"/>
    <w:p w14:paraId="10B86EE1" w14:textId="77777777" w:rsidR="001140F8" w:rsidRPr="00DD38D7" w:rsidRDefault="001140F8" w:rsidP="00F93119">
      <w:r w:rsidRPr="00DD38D7">
        <w:t>void Set( String c</w:t>
      </w:r>
      <w:r w:rsidR="0086705F">
        <w:rPr>
          <w:rFonts w:hint="eastAsia"/>
        </w:rPr>
        <w:t>o</w:t>
      </w:r>
      <w:r w:rsidRPr="00DD38D7">
        <w:t xml:space="preserve">lumn, double value ) </w:t>
      </w:r>
    </w:p>
    <w:p w14:paraId="0E8262CB" w14:textId="7197B5A3" w:rsidR="001140F8" w:rsidRPr="00DD38D7" w:rsidRDefault="001140F8" w:rsidP="00F93119">
      <w:r w:rsidRPr="00DD38D7">
        <w:t>単一形式のルールで数値型のリターン項目の結果を設定するためのメソッドである。</w:t>
      </w:r>
      <w:r w:rsidRPr="00DD38D7">
        <w:t>value</w:t>
      </w:r>
      <w:r w:rsidRPr="00DD38D7">
        <w:t>パラメータに結果が引き渡される。</w:t>
      </w:r>
      <w:r w:rsidRPr="00DD38D7">
        <w:t>ResultConsumer</w:t>
      </w:r>
      <w:r w:rsidRPr="00DD38D7">
        <w:t>は、アプリケーションデータ領域に値を設定中</w:t>
      </w:r>
      <w:del w:id="4587" w:author="IRK" w:date="2020-04-14T14:14:00Z">
        <w:r w:rsidRPr="00DD38D7" w:rsidDel="00E319FE">
          <w:delText>で</w:delText>
        </w:r>
      </w:del>
      <w:ins w:id="4588" w:author="IRK" w:date="2020-04-14T14:14:00Z">
        <w:r w:rsidR="00E319FE">
          <w:rPr>
            <w:rFonts w:hint="eastAsia"/>
          </w:rPr>
          <w:t>に</w:t>
        </w:r>
      </w:ins>
      <w:r w:rsidRPr="00DD38D7">
        <w:t>エラーが発生</w:t>
      </w:r>
      <w:r w:rsidRPr="00DD38D7">
        <w:rPr>
          <w:rFonts w:hint="eastAsia"/>
        </w:rPr>
        <w:t>した場合</w:t>
      </w:r>
      <w:ins w:id="4589" w:author="IRK" w:date="2020-04-14T14:15:00Z">
        <w:r w:rsidR="00E319FE">
          <w:rPr>
            <w:rFonts w:hint="eastAsia"/>
          </w:rPr>
          <w:t>に</w:t>
        </w:r>
      </w:ins>
      <w:r w:rsidRPr="00DD38D7">
        <w:t>RulesException</w:t>
      </w:r>
      <w:r w:rsidRPr="00DD38D7">
        <w:t>を</w:t>
      </w:r>
      <w:r w:rsidRPr="00DD38D7">
        <w:rPr>
          <w:rFonts w:hint="eastAsia"/>
        </w:rPr>
        <w:t>投げる</w:t>
      </w:r>
      <w:r w:rsidRPr="00DD38D7">
        <w:t>ことがある。</w:t>
      </w:r>
    </w:p>
    <w:p w14:paraId="3B14B798" w14:textId="77777777" w:rsidR="001140F8" w:rsidRPr="00DD38D7" w:rsidRDefault="001140F8" w:rsidP="00F93119"/>
    <w:p w14:paraId="24D40C32" w14:textId="77777777" w:rsidR="001140F8" w:rsidRPr="00DD38D7" w:rsidRDefault="001140F8" w:rsidP="00F93119">
      <w:r w:rsidRPr="00DD38D7">
        <w:t>void Set( String column, double</w:t>
      </w:r>
      <w:r w:rsidR="002821A4">
        <w:t>[ ]</w:t>
      </w:r>
      <w:r w:rsidRPr="00DD38D7">
        <w:t xml:space="preserve"> arr, int offset, int size )</w:t>
      </w:r>
    </w:p>
    <w:p w14:paraId="75E4907C" w14:textId="5CAD98CC" w:rsidR="001140F8" w:rsidRPr="00DD38D7" w:rsidRDefault="001140F8" w:rsidP="00F93119">
      <w:r w:rsidRPr="00DD38D7">
        <w:t>多重形式のルールで数値型のリターン項目の結果を設定するためのメソッドである。</w:t>
      </w:r>
      <w:r w:rsidRPr="00DD38D7">
        <w:t>arr</w:t>
      </w:r>
      <w:r w:rsidRPr="00DD38D7">
        <w:t>パラメータが参照する配列の</w:t>
      </w:r>
      <w:r w:rsidRPr="00DD38D7">
        <w:t>offset</w:t>
      </w:r>
      <w:r w:rsidRPr="00DD38D7">
        <w:t>番目から</w:t>
      </w:r>
      <w:r w:rsidRPr="00DD38D7">
        <w:t>size</w:t>
      </w:r>
      <w:r w:rsidRPr="00DD38D7">
        <w:t>分のみの要素が有効な結果値である。アプリケーションデータ領域に値を設定中</w:t>
      </w:r>
      <w:del w:id="4590" w:author="IRK" w:date="2020-04-13T13:23:00Z">
        <w:r w:rsidRPr="00DD38D7" w:rsidDel="00D44565">
          <w:delText>で</w:delText>
        </w:r>
      </w:del>
      <w:ins w:id="4591" w:author="IRK" w:date="2020-04-13T13:23:00Z">
        <w:r w:rsidR="00D44565">
          <w:rPr>
            <w:rFonts w:hint="eastAsia"/>
          </w:rPr>
          <w:t>に</w:t>
        </w:r>
      </w:ins>
      <w:r w:rsidRPr="00DD38D7">
        <w:t>エラーが発生する</w:t>
      </w:r>
      <w:del w:id="4592" w:author="IRK" w:date="2020-04-14T14:15:00Z">
        <w:r w:rsidRPr="00DD38D7" w:rsidDel="00E319FE">
          <w:delText>と、</w:delText>
        </w:r>
      </w:del>
      <w:ins w:id="4593" w:author="IRK" w:date="2020-04-14T14:15:00Z">
        <w:r w:rsidR="00E319FE">
          <w:rPr>
            <w:rFonts w:hint="eastAsia"/>
          </w:rPr>
          <w:t>場合に</w:t>
        </w:r>
      </w:ins>
      <w:r w:rsidRPr="00DD38D7">
        <w:t>RulesException</w:t>
      </w:r>
      <w:r w:rsidRPr="00DD38D7">
        <w:t>を</w:t>
      </w:r>
      <w:r w:rsidRPr="00DD38D7">
        <w:rPr>
          <w:rFonts w:hint="eastAsia"/>
        </w:rPr>
        <w:t>投げる</w:t>
      </w:r>
      <w:r w:rsidRPr="00DD38D7">
        <w:t>ことがある。</w:t>
      </w:r>
    </w:p>
    <w:p w14:paraId="5C87D956" w14:textId="77777777" w:rsidR="001140F8" w:rsidRPr="00DD38D7" w:rsidRDefault="001140F8" w:rsidP="00F93119"/>
    <w:p w14:paraId="62A98E7C" w14:textId="77777777" w:rsidR="001140F8" w:rsidRPr="00DD38D7" w:rsidRDefault="001140F8" w:rsidP="00F93119">
      <w:r w:rsidRPr="00DD38D7">
        <w:t xml:space="preserve">void Set( String column, String value ) </w:t>
      </w:r>
    </w:p>
    <w:p w14:paraId="1DCC0783" w14:textId="643D873F" w:rsidR="001140F8" w:rsidRPr="00DD38D7" w:rsidRDefault="001140F8" w:rsidP="00F93119">
      <w:r w:rsidRPr="00DD38D7">
        <w:t>単一形式のルールで文字型のリターン項目の結果を設定するためのメソッドである。</w:t>
      </w:r>
      <w:r w:rsidRPr="00DD38D7">
        <w:t>value</w:t>
      </w:r>
      <w:r w:rsidRPr="00DD38D7">
        <w:t>パラメータに結果が引き渡される。</w:t>
      </w:r>
      <w:r w:rsidRPr="00DD38D7">
        <w:t>ResultConsumer</w:t>
      </w:r>
      <w:r w:rsidRPr="00DD38D7">
        <w:t>は、アプリケーションデータ領域に値を設定中</w:t>
      </w:r>
      <w:del w:id="4594" w:author="IRK" w:date="2020-04-13T13:23:00Z">
        <w:r w:rsidRPr="00DD38D7" w:rsidDel="00D44565">
          <w:delText>で</w:delText>
        </w:r>
      </w:del>
      <w:ins w:id="4595" w:author="IRK" w:date="2020-04-13T13:23:00Z">
        <w:r w:rsidR="00D44565">
          <w:rPr>
            <w:rFonts w:hint="eastAsia"/>
          </w:rPr>
          <w:t>に</w:t>
        </w:r>
      </w:ins>
      <w:r w:rsidRPr="00DD38D7">
        <w:t>エラーが発生する</w:t>
      </w:r>
      <w:del w:id="4596" w:author="IRK" w:date="2020-04-14T14:15:00Z">
        <w:r w:rsidRPr="00DD38D7" w:rsidDel="00E319FE">
          <w:delText>と</w:delText>
        </w:r>
      </w:del>
      <w:ins w:id="4597" w:author="IRK" w:date="2020-04-14T14:15:00Z">
        <w:r w:rsidR="00E319FE">
          <w:rPr>
            <w:rFonts w:hint="eastAsia"/>
          </w:rPr>
          <w:t>場合に</w:t>
        </w:r>
      </w:ins>
      <w:r w:rsidRPr="00DD38D7">
        <w:t>RulesException</w:t>
      </w:r>
      <w:r w:rsidRPr="00DD38D7">
        <w:t>を</w:t>
      </w:r>
      <w:r w:rsidRPr="00DD38D7">
        <w:rPr>
          <w:rFonts w:hint="eastAsia"/>
        </w:rPr>
        <w:t>投げる</w:t>
      </w:r>
      <w:r w:rsidRPr="00DD38D7">
        <w:t>ことがある。</w:t>
      </w:r>
    </w:p>
    <w:p w14:paraId="3748E59C" w14:textId="77777777" w:rsidR="001140F8" w:rsidRPr="00DD38D7" w:rsidRDefault="001140F8" w:rsidP="00F93119"/>
    <w:p w14:paraId="029D7448" w14:textId="77777777" w:rsidR="001140F8" w:rsidRPr="00DD38D7" w:rsidRDefault="001140F8" w:rsidP="00F93119">
      <w:r w:rsidRPr="00DD38D7">
        <w:t>void Set( String column, String</w:t>
      </w:r>
      <w:r w:rsidR="002821A4">
        <w:t>[ ]</w:t>
      </w:r>
      <w:r w:rsidRPr="00DD38D7">
        <w:t xml:space="preserve"> arr, int offset, int size ) </w:t>
      </w:r>
    </w:p>
    <w:p w14:paraId="6D82A321" w14:textId="513550C4" w:rsidR="001140F8" w:rsidRPr="00DD38D7" w:rsidRDefault="001140F8" w:rsidP="00F93119">
      <w:r w:rsidRPr="00DD38D7">
        <w:t>多重形式のルールで文字型のリターン項目の結果を設定するためのメソッドである。</w:t>
      </w:r>
      <w:r w:rsidRPr="00DD38D7">
        <w:t>arr</w:t>
      </w:r>
      <w:r w:rsidRPr="00DD38D7">
        <w:t>パラメータが参照する配列の</w:t>
      </w:r>
      <w:r w:rsidRPr="00DD38D7">
        <w:t>offset</w:t>
      </w:r>
      <w:r w:rsidRPr="00DD38D7">
        <w:t>番目から</w:t>
      </w:r>
      <w:r w:rsidRPr="00DD38D7">
        <w:t>size</w:t>
      </w:r>
      <w:r w:rsidRPr="00DD38D7">
        <w:t>分のみの要素が有効な結果値である。アプリケーションデータ領域に値を設定中</w:t>
      </w:r>
      <w:del w:id="4598" w:author="IRK" w:date="2020-04-13T13:23:00Z">
        <w:r w:rsidRPr="00DD38D7" w:rsidDel="00D44565">
          <w:delText>で</w:delText>
        </w:r>
      </w:del>
      <w:ins w:id="4599" w:author="IRK" w:date="2020-04-13T13:23:00Z">
        <w:r w:rsidR="00D44565">
          <w:rPr>
            <w:rFonts w:hint="eastAsia"/>
          </w:rPr>
          <w:t>に</w:t>
        </w:r>
      </w:ins>
      <w:r w:rsidRPr="00DD38D7">
        <w:t>エラーが発生する</w:t>
      </w:r>
      <w:del w:id="4600" w:author="IRK" w:date="2020-04-14T14:15:00Z">
        <w:r w:rsidRPr="00DD38D7" w:rsidDel="00E319FE">
          <w:delText>と、</w:delText>
        </w:r>
      </w:del>
      <w:ins w:id="4601" w:author="IRK" w:date="2020-04-14T14:15:00Z">
        <w:r w:rsidR="00E319FE">
          <w:rPr>
            <w:rFonts w:hint="eastAsia"/>
          </w:rPr>
          <w:t>場合に</w:t>
        </w:r>
      </w:ins>
      <w:r w:rsidRPr="00DD38D7">
        <w:t>RulesException</w:t>
      </w:r>
      <w:r w:rsidRPr="00DD38D7">
        <w:t>を</w:t>
      </w:r>
      <w:r w:rsidRPr="00DD38D7">
        <w:rPr>
          <w:rFonts w:hint="eastAsia"/>
        </w:rPr>
        <w:t>投げる</w:t>
      </w:r>
      <w:r w:rsidRPr="00DD38D7">
        <w:t>ことがある。</w:t>
      </w:r>
    </w:p>
    <w:p w14:paraId="47B912F0" w14:textId="77777777" w:rsidR="001140F8" w:rsidRPr="00DD38D7" w:rsidRDefault="001140F8" w:rsidP="00F93119"/>
    <w:p w14:paraId="22186BF6" w14:textId="77777777" w:rsidR="001140F8" w:rsidRPr="00DD38D7" w:rsidRDefault="001140F8" w:rsidP="00F93119">
      <w:r w:rsidRPr="00DD38D7">
        <w:t xml:space="preserve">void Set( String column, bool value )  </w:t>
      </w:r>
    </w:p>
    <w:p w14:paraId="1DF28FFD" w14:textId="0C73A06C" w:rsidR="001140F8" w:rsidRDefault="001140F8" w:rsidP="00F93119">
      <w:r w:rsidRPr="00DD38D7">
        <w:t>単一形式のルールで論理型のリターン項目の結果を設定するためのメソッドである。</w:t>
      </w:r>
      <w:r w:rsidRPr="00DD38D7">
        <w:t>value</w:t>
      </w:r>
      <w:r w:rsidRPr="00DD38D7">
        <w:t>パラメータに結果が引き渡される。</w:t>
      </w:r>
      <w:r w:rsidRPr="00DD38D7">
        <w:t>ResultConsumer</w:t>
      </w:r>
      <w:r w:rsidRPr="00DD38D7">
        <w:t>は、アプリケーションデータ領域に値を設定中</w:t>
      </w:r>
      <w:del w:id="4602" w:author="IRK" w:date="2020-04-13T13:23:00Z">
        <w:r w:rsidRPr="00DD38D7" w:rsidDel="00D44565">
          <w:delText>で</w:delText>
        </w:r>
      </w:del>
      <w:ins w:id="4603" w:author="IRK" w:date="2020-04-13T13:23:00Z">
        <w:r w:rsidR="00D44565">
          <w:rPr>
            <w:rFonts w:hint="eastAsia"/>
          </w:rPr>
          <w:t>に</w:t>
        </w:r>
      </w:ins>
      <w:r w:rsidRPr="00DD38D7">
        <w:t>エラーが発生する</w:t>
      </w:r>
      <w:del w:id="4604" w:author="IRK" w:date="2020-04-14T14:15:00Z">
        <w:r w:rsidRPr="00DD38D7" w:rsidDel="00E319FE">
          <w:delText>と</w:delText>
        </w:r>
      </w:del>
      <w:ins w:id="4605" w:author="IRK" w:date="2020-04-14T14:15:00Z">
        <w:r w:rsidR="00E319FE">
          <w:rPr>
            <w:rFonts w:hint="eastAsia"/>
          </w:rPr>
          <w:t>場合に</w:t>
        </w:r>
      </w:ins>
      <w:r w:rsidRPr="00DD38D7">
        <w:t>RulesException</w:t>
      </w:r>
      <w:r w:rsidRPr="00DD38D7">
        <w:t>を</w:t>
      </w:r>
      <w:r w:rsidRPr="00DD38D7">
        <w:rPr>
          <w:rFonts w:hint="eastAsia"/>
        </w:rPr>
        <w:t>投げる</w:t>
      </w:r>
      <w:r w:rsidRPr="00DD38D7">
        <w:t>ことがある。</w:t>
      </w:r>
    </w:p>
    <w:p w14:paraId="7D8AABA8" w14:textId="77777777" w:rsidR="0086705F" w:rsidRPr="00DD38D7" w:rsidRDefault="0086705F" w:rsidP="00F93119"/>
    <w:p w14:paraId="4BE84890" w14:textId="77777777" w:rsidR="001140F8" w:rsidRPr="00345CC8" w:rsidRDefault="001140F8" w:rsidP="00F93119">
      <w:r w:rsidRPr="00345CC8">
        <w:t>void Set( String column, bool</w:t>
      </w:r>
      <w:r w:rsidR="002821A4" w:rsidRPr="00345CC8">
        <w:t>[ ]</w:t>
      </w:r>
      <w:r w:rsidRPr="00345CC8">
        <w:t xml:space="preserve"> value, int offset, int size ) </w:t>
      </w:r>
      <w:r w:rsidRPr="00DC5585">
        <w:t>throws RulesException</w:t>
      </w:r>
    </w:p>
    <w:p w14:paraId="293491F5" w14:textId="6E82F7FA" w:rsidR="001140F8" w:rsidRPr="00DD38D7" w:rsidRDefault="001140F8" w:rsidP="00F93119">
      <w:r w:rsidRPr="00DD38D7">
        <w:t>多重形式のルールで論理型のリターン項目の結果を設定するためのメソッドである。</w:t>
      </w:r>
      <w:r w:rsidR="00ED2327" w:rsidRPr="00F728C5">
        <w:t>value</w:t>
      </w:r>
      <w:r w:rsidRPr="00DD38D7">
        <w:t>パラメータが参照する配列の</w:t>
      </w:r>
      <w:r w:rsidRPr="00DD38D7">
        <w:t>offset</w:t>
      </w:r>
      <w:r w:rsidRPr="00DD38D7">
        <w:t>番目</w:t>
      </w:r>
      <w:r w:rsidRPr="00EB5228">
        <w:t>から</w:t>
      </w:r>
      <w:r w:rsidRPr="00EB5228">
        <w:t>size</w:t>
      </w:r>
      <w:r w:rsidRPr="00EB5228">
        <w:t>分</w:t>
      </w:r>
      <w:r w:rsidRPr="00DD38D7">
        <w:t>のみの要素が有効な結果値である。アプリケーションデータ領域に値を設定中</w:t>
      </w:r>
      <w:del w:id="4606" w:author="IRK" w:date="2020-04-13T13:23:00Z">
        <w:r w:rsidRPr="00DD38D7" w:rsidDel="00D44565">
          <w:delText>で</w:delText>
        </w:r>
      </w:del>
      <w:ins w:id="4607" w:author="IRK" w:date="2020-04-13T13:23:00Z">
        <w:r w:rsidR="00D44565">
          <w:rPr>
            <w:rFonts w:hint="eastAsia"/>
          </w:rPr>
          <w:t>に</w:t>
        </w:r>
      </w:ins>
      <w:r w:rsidRPr="00DD38D7">
        <w:t>エラーが発生する</w:t>
      </w:r>
      <w:del w:id="4608" w:author="IRK" w:date="2020-04-14T14:15:00Z">
        <w:r w:rsidRPr="00DD38D7" w:rsidDel="00E319FE">
          <w:delText>と、</w:delText>
        </w:r>
      </w:del>
      <w:ins w:id="4609" w:author="IRK" w:date="2020-04-14T14:15:00Z">
        <w:r w:rsidR="00E319FE">
          <w:rPr>
            <w:rFonts w:hint="eastAsia"/>
          </w:rPr>
          <w:t>場合に</w:t>
        </w:r>
      </w:ins>
      <w:r w:rsidRPr="00DD38D7">
        <w:t>RulesException</w:t>
      </w:r>
      <w:r w:rsidRPr="00DD38D7">
        <w:t>を</w:t>
      </w:r>
      <w:r w:rsidRPr="00DD38D7">
        <w:rPr>
          <w:rFonts w:hint="eastAsia"/>
        </w:rPr>
        <w:t>投げる</w:t>
      </w:r>
      <w:r w:rsidRPr="00DD38D7">
        <w:t>ことがある。</w:t>
      </w:r>
    </w:p>
    <w:p w14:paraId="60D02F15" w14:textId="77777777" w:rsidR="001140F8" w:rsidRPr="00DD38D7" w:rsidRDefault="001140F8" w:rsidP="00F93119"/>
    <w:p w14:paraId="2DAB129F" w14:textId="77777777" w:rsidR="001140F8" w:rsidRPr="00DD38D7" w:rsidRDefault="001140F8" w:rsidP="00F93119">
      <w:r w:rsidRPr="00DD38D7">
        <w:t>多重形式のルールでの各カラム値の配列の長さはすべて</w:t>
      </w:r>
      <w:r w:rsidRPr="00DD38D7">
        <w:rPr>
          <w:rFonts w:hint="eastAsia"/>
        </w:rPr>
        <w:t>同一</w:t>
      </w:r>
      <w:r w:rsidRPr="00DD38D7">
        <w:t>である。言い換えれば、カラムが複数の多重ルールを呼び出すと、その結果を設定するために呼び出される</w:t>
      </w:r>
      <w:r w:rsidRPr="00DD38D7">
        <w:t>set</w:t>
      </w:r>
      <w:r w:rsidRPr="00DD38D7">
        <w:t>メソッドの</w:t>
      </w:r>
      <w:r w:rsidRPr="00DD38D7">
        <w:t>size</w:t>
      </w:r>
      <w:r w:rsidRPr="00DD38D7">
        <w:t>パラメータはすべて</w:t>
      </w:r>
      <w:r w:rsidRPr="00DD38D7">
        <w:rPr>
          <w:rFonts w:hint="eastAsia"/>
        </w:rPr>
        <w:t>同一</w:t>
      </w:r>
      <w:r w:rsidRPr="00DD38D7">
        <w:t>である。</w:t>
      </w:r>
    </w:p>
    <w:p w14:paraId="79DD78DF" w14:textId="77777777" w:rsidR="001140F8" w:rsidRPr="00DD38D7" w:rsidRDefault="001140F8" w:rsidP="00F93119">
      <w:r w:rsidRPr="00DD38D7">
        <w:t>各</w:t>
      </w:r>
      <w:r w:rsidRPr="00DD38D7">
        <w:t>set</w:t>
      </w:r>
      <w:r w:rsidRPr="00DD38D7">
        <w:t>メソッドには、設定するカラムがどのリターン項目の結果なのかを指定する</w:t>
      </w:r>
      <w:r w:rsidRPr="00DD38D7">
        <w:t>column</w:t>
      </w:r>
      <w:r w:rsidRPr="00DD38D7">
        <w:t>パラメータがある。</w:t>
      </w:r>
      <w:r w:rsidRPr="00DD38D7">
        <w:t>column</w:t>
      </w:r>
      <w:r w:rsidRPr="00DD38D7">
        <w:t>パラメータの値は、ルールを呼び出す時に指定されたコード体系によって異なる方式で指定される。指定されたコード体系が</w:t>
      </w:r>
      <w:r w:rsidRPr="00DD38D7">
        <w:t>ID</w:t>
      </w:r>
      <w:r w:rsidRPr="00DD38D7">
        <w:t>または名前の場合はリターン項目の名前が指定され、コード体系がエイリアスの場合はリターン項目のエイリアスが指定される。リターン項目によっては、エイリアスが指定されない場合がある。コード体系がエイリアスの場合、エイリアスが指定されていないリターン項目には</w:t>
      </w:r>
      <w:r w:rsidRPr="00DD38D7">
        <w:t>set</w:t>
      </w:r>
      <w:r w:rsidRPr="00DD38D7">
        <w:t>メソッドは呼び出されない。</w:t>
      </w:r>
    </w:p>
    <w:p w14:paraId="4072F85A" w14:textId="77777777" w:rsidR="00996962" w:rsidRDefault="00996962" w:rsidP="00F93119"/>
    <w:p w14:paraId="15AE598F" w14:textId="7D1F7C19" w:rsidR="001140F8" w:rsidRPr="00DD38D7" w:rsidRDefault="001140F8" w:rsidP="00F93119">
      <w:del w:id="4610" w:author="IRK" w:date="2020-03-12T15:13:00Z">
        <w:r w:rsidRPr="00DD38D7" w:rsidDel="00E27ACD">
          <w:delText>表</w:delText>
        </w:r>
        <w:r w:rsidR="0015391F" w:rsidDel="00E27ACD">
          <w:rPr>
            <w:rFonts w:hint="eastAsia"/>
          </w:rPr>
          <w:delText>81</w:delText>
        </w:r>
      </w:del>
      <w:ins w:id="4611" w:author="IRK" w:date="2020-03-12T15:13:00Z">
        <w:r w:rsidR="00E27ACD">
          <w:rPr>
            <w:rFonts w:hint="eastAsia"/>
          </w:rPr>
          <w:t>次の表</w:t>
        </w:r>
      </w:ins>
      <w:r w:rsidRPr="00DD38D7">
        <w:t>は、</w:t>
      </w:r>
      <w:del w:id="4612" w:author="IRK" w:date="2020-03-12T17:53:00Z">
        <w:r w:rsidRPr="00DD38D7" w:rsidDel="008955F2">
          <w:delText>表</w:delText>
        </w:r>
        <w:r w:rsidR="0015391F" w:rsidDel="008955F2">
          <w:rPr>
            <w:rFonts w:hint="eastAsia"/>
          </w:rPr>
          <w:delText>79</w:delText>
        </w:r>
      </w:del>
      <w:ins w:id="4613" w:author="IRK" w:date="2020-03-12T17:53:00Z">
        <w:r w:rsidR="008955F2">
          <w:fldChar w:fldCharType="begin"/>
        </w:r>
        <w:r w:rsidR="008955F2">
          <w:instrText xml:space="preserve"> </w:instrText>
        </w:r>
        <w:r w:rsidR="008955F2">
          <w:rPr>
            <w:rFonts w:hint="eastAsia"/>
          </w:rPr>
          <w:instrText>REF _Ref34928006 \h</w:instrText>
        </w:r>
        <w:r w:rsidR="008955F2">
          <w:instrText xml:space="preserve"> </w:instrText>
        </w:r>
      </w:ins>
      <w:r w:rsidR="008955F2">
        <w:fldChar w:fldCharType="separate"/>
      </w:r>
      <w:r w:rsidR="0092459D">
        <w:t>[</w:t>
      </w:r>
      <w:ins w:id="4614" w:author="IRK" w:date="2020-03-12T15:12:00Z">
        <w:r w:rsidR="0092459D">
          <w:rPr>
            <w:rFonts w:hint="eastAsia"/>
          </w:rPr>
          <w:t>表</w:t>
        </w:r>
        <w:r w:rsidR="0092459D">
          <w:rPr>
            <w:rFonts w:hint="eastAsia"/>
          </w:rPr>
          <w:t xml:space="preserve"> </w:t>
        </w:r>
      </w:ins>
      <w:r w:rsidR="0092459D">
        <w:rPr>
          <w:noProof/>
        </w:rPr>
        <w:t>81</w:t>
      </w:r>
      <w:ins w:id="4615" w:author="IRK" w:date="2020-03-12T15:12:00Z">
        <w:r w:rsidR="0092459D">
          <w:rPr>
            <w:rFonts w:hint="eastAsia"/>
          </w:rPr>
          <w:t xml:space="preserve"> </w:t>
        </w:r>
      </w:ins>
      <w:r w:rsidR="0092459D">
        <w:rPr>
          <w:noProof/>
        </w:rPr>
        <w:t>アプリケーションデータオブジェクトの事例</w:t>
      </w:r>
      <w:r w:rsidR="0092459D">
        <w:rPr>
          <w:rFonts w:hint="eastAsia"/>
          <w:noProof/>
        </w:rPr>
        <w:t>]</w:t>
      </w:r>
      <w:ins w:id="4616" w:author="IRK" w:date="2020-03-12T17:53:00Z">
        <w:r w:rsidR="008955F2">
          <w:fldChar w:fldCharType="end"/>
        </w:r>
      </w:ins>
      <w:r w:rsidRPr="00DD38D7">
        <w:t>のような</w:t>
      </w:r>
      <w:r w:rsidRPr="00EB5228">
        <w:t>Hashtable</w:t>
      </w:r>
      <w:r w:rsidRPr="00EB5228">
        <w:t>オブジェクトにルール実行結果を設定する</w:t>
      </w:r>
      <w:r w:rsidRPr="00EB5228">
        <w:t>ResultConsumer</w:t>
      </w:r>
      <w:r w:rsidRPr="00EB5228">
        <w:t>実装の</w:t>
      </w:r>
      <w:r w:rsidRPr="00DD38D7">
        <w:t>事例である。</w:t>
      </w:r>
    </w:p>
    <w:p w14:paraId="5CAE73A7" w14:textId="77777777" w:rsidR="001140F8" w:rsidRDefault="001140F8" w:rsidP="00F93119"/>
    <w:p w14:paraId="2B97AA0E" w14:textId="6C19BE1F" w:rsidR="00915045" w:rsidRPr="00915045" w:rsidRDefault="00915045" w:rsidP="00F93119">
      <w:pPr>
        <w:pStyle w:val="af5"/>
        <w:rPr>
          <w:noProof/>
        </w:rPr>
      </w:pPr>
      <w:bookmarkStart w:id="4617" w:name="_Ref34982047"/>
      <w:bookmarkStart w:id="4618" w:name="_Toc40799307"/>
      <w:r>
        <w:t>[</w:t>
      </w:r>
      <w:del w:id="4619" w:author="IRK" w:date="2020-03-12T15:13: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81</w:delText>
        </w:r>
        <w:r w:rsidR="00E65728" w:rsidDel="00E27ACD">
          <w:rPr>
            <w:noProof/>
          </w:rPr>
          <w:fldChar w:fldCharType="end"/>
        </w:r>
        <w:r w:rsidDel="00E27ACD">
          <w:rPr>
            <w:rFonts w:hint="eastAsia"/>
          </w:rPr>
          <w:delText xml:space="preserve">　</w:delText>
        </w:r>
      </w:del>
      <w:ins w:id="4620" w:author="IRK" w:date="2020-03-12T15:13: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84</w:t>
      </w:r>
      <w:ins w:id="4621" w:author="IRK" w:date="2020-03-12T15:13:00Z">
        <w:r w:rsidR="00E27ACD">
          <w:fldChar w:fldCharType="end"/>
        </w:r>
      </w:ins>
      <w:r w:rsidRPr="00915045">
        <w:rPr>
          <w:noProof/>
        </w:rPr>
        <w:t xml:space="preserve"> </w:t>
      </w:r>
      <w:r>
        <w:rPr>
          <w:noProof/>
        </w:rPr>
        <w:t>ResultConsumer</w:t>
      </w:r>
      <w:r>
        <w:rPr>
          <w:noProof/>
        </w:rPr>
        <w:t>の実装事例</w:t>
      </w:r>
      <w:r>
        <w:rPr>
          <w:noProof/>
        </w:rPr>
        <w:t xml:space="preserve"> – HashtableConsumer</w:t>
      </w:r>
      <w:r>
        <w:rPr>
          <w:rFonts w:hint="eastAsia"/>
          <w:noProof/>
        </w:rPr>
        <w:t>]</w:t>
      </w:r>
      <w:bookmarkEnd w:id="4617"/>
      <w:bookmarkEnd w:id="4618"/>
    </w:p>
    <w:tbl>
      <w:tblPr>
        <w:tblStyle w:val="af4"/>
        <w:tblW w:w="0" w:type="auto"/>
        <w:jc w:val="center"/>
        <w:tblLook w:val="04A0" w:firstRow="1" w:lastRow="0" w:firstColumn="1" w:lastColumn="0" w:noHBand="0" w:noVBand="1"/>
        <w:tblPrChange w:id="4622" w:author="IRK" w:date="2020-04-14T15:50:00Z">
          <w:tblPr>
            <w:tblStyle w:val="af4"/>
            <w:tblW w:w="0" w:type="auto"/>
            <w:tblInd w:w="108" w:type="dxa"/>
            <w:tblLook w:val="04A0" w:firstRow="1" w:lastRow="0" w:firstColumn="1" w:lastColumn="0" w:noHBand="0" w:noVBand="1"/>
          </w:tblPr>
        </w:tblPrChange>
      </w:tblPr>
      <w:tblGrid>
        <w:gridCol w:w="9463"/>
        <w:tblGridChange w:id="4623">
          <w:tblGrid>
            <w:gridCol w:w="9463"/>
          </w:tblGrid>
        </w:tblGridChange>
      </w:tblGrid>
      <w:tr w:rsidR="001140F8" w14:paraId="615F5D2D" w14:textId="77777777" w:rsidTr="00C054CD">
        <w:trPr>
          <w:jc w:val="center"/>
        </w:trPr>
        <w:tc>
          <w:tcPr>
            <w:tcW w:w="9463" w:type="dxa"/>
            <w:tcPrChange w:id="4624" w:author="IRK" w:date="2020-04-14T15:50:00Z">
              <w:tcPr>
                <w:tcW w:w="9463" w:type="dxa"/>
              </w:tcPr>
            </w:tcPrChange>
          </w:tcPr>
          <w:p w14:paraId="7463B380" w14:textId="77777777" w:rsidR="001140F8" w:rsidRPr="00EB5365" w:rsidRDefault="001140F8">
            <w:pPr>
              <w:pStyle w:val="1b"/>
              <w:pPrChange w:id="4625" w:author="IRK" w:date="2020-04-14T13:55:00Z">
                <w:pPr>
                  <w:pStyle w:val="aff1"/>
                </w:pPr>
              </w:pPrChange>
            </w:pPr>
            <w:r>
              <w:t xml:space="preserve"> 1 class HashtableConsumer : ResultConsumer</w:t>
            </w:r>
          </w:p>
          <w:p w14:paraId="2FEA1C3A" w14:textId="77777777" w:rsidR="001140F8" w:rsidRPr="00EB5365" w:rsidRDefault="001140F8">
            <w:pPr>
              <w:pStyle w:val="1b"/>
              <w:pPrChange w:id="4626" w:author="IRK" w:date="2020-04-14T13:55:00Z">
                <w:pPr>
                  <w:pStyle w:val="aff1"/>
                </w:pPr>
              </w:pPrChange>
            </w:pPr>
            <w:r>
              <w:t xml:space="preserve"> 2  {</w:t>
            </w:r>
          </w:p>
          <w:p w14:paraId="4349B81C" w14:textId="77777777" w:rsidR="001140F8" w:rsidRPr="00EB5365" w:rsidRDefault="001140F8">
            <w:pPr>
              <w:pStyle w:val="1b"/>
              <w:pPrChange w:id="4627" w:author="IRK" w:date="2020-04-14T13:55:00Z">
                <w:pPr>
                  <w:pStyle w:val="aff1"/>
                </w:pPr>
              </w:pPrChange>
            </w:pPr>
            <w:r>
              <w:t xml:space="preserve"> 3       private Hashtable datas;</w:t>
            </w:r>
          </w:p>
          <w:p w14:paraId="7E28D83E" w14:textId="77777777" w:rsidR="001140F8" w:rsidRPr="00EB5365" w:rsidRDefault="001140F8">
            <w:pPr>
              <w:pStyle w:val="1b"/>
              <w:pPrChange w:id="4628" w:author="IRK" w:date="2020-04-14T13:55:00Z">
                <w:pPr>
                  <w:pStyle w:val="aff1"/>
                </w:pPr>
              </w:pPrChange>
            </w:pPr>
            <w:r>
              <w:t xml:space="preserve"> 4       public HashtableConsumer(Hashtable datas)</w:t>
            </w:r>
          </w:p>
          <w:p w14:paraId="7FFCCD10" w14:textId="77777777" w:rsidR="001140F8" w:rsidRPr="00EB5365" w:rsidRDefault="001140F8">
            <w:pPr>
              <w:pStyle w:val="1b"/>
              <w:pPrChange w:id="4629" w:author="IRK" w:date="2020-04-14T13:55:00Z">
                <w:pPr>
                  <w:pStyle w:val="aff1"/>
                </w:pPr>
              </w:pPrChange>
            </w:pPr>
            <w:r>
              <w:t xml:space="preserve"> 5       {</w:t>
            </w:r>
          </w:p>
          <w:p w14:paraId="2053D979" w14:textId="77777777" w:rsidR="001140F8" w:rsidRPr="00EB5365" w:rsidRDefault="001140F8">
            <w:pPr>
              <w:pStyle w:val="1b"/>
              <w:pPrChange w:id="4630" w:author="IRK" w:date="2020-04-14T13:55:00Z">
                <w:pPr>
                  <w:pStyle w:val="aff1"/>
                </w:pPr>
              </w:pPrChange>
            </w:pPr>
            <w:r>
              <w:t xml:space="preserve"> 6           this.datas = datas;</w:t>
            </w:r>
          </w:p>
          <w:p w14:paraId="4BCAB7C5" w14:textId="77777777" w:rsidR="001140F8" w:rsidRDefault="001140F8">
            <w:pPr>
              <w:pStyle w:val="1b"/>
              <w:pPrChange w:id="4631" w:author="IRK" w:date="2020-04-14T13:55:00Z">
                <w:pPr>
                  <w:pStyle w:val="aff1"/>
                </w:pPr>
              </w:pPrChange>
            </w:pPr>
            <w:r>
              <w:t xml:space="preserve"> 7       }</w:t>
            </w:r>
          </w:p>
          <w:p w14:paraId="3AF8DEFA" w14:textId="77777777" w:rsidR="001140F8" w:rsidRPr="00EB5365" w:rsidRDefault="001140F8">
            <w:pPr>
              <w:pStyle w:val="1b"/>
              <w:pPrChange w:id="4632" w:author="IRK" w:date="2020-04-14T13:55:00Z">
                <w:pPr>
                  <w:pStyle w:val="aff1"/>
                </w:pPr>
              </w:pPrChange>
            </w:pPr>
            <w:r>
              <w:t xml:space="preserve"> 8</w:t>
            </w:r>
          </w:p>
          <w:p w14:paraId="788EF190" w14:textId="77777777" w:rsidR="001140F8" w:rsidRPr="00EB5365" w:rsidRDefault="001140F8">
            <w:pPr>
              <w:pStyle w:val="1b"/>
              <w:pPrChange w:id="4633" w:author="IRK" w:date="2020-04-14T13:55:00Z">
                <w:pPr>
                  <w:pStyle w:val="aff1"/>
                </w:pPr>
              </w:pPrChange>
            </w:pPr>
            <w:r>
              <w:t xml:space="preserve"> 9       public void Set(String key, double value)</w:t>
            </w:r>
          </w:p>
          <w:p w14:paraId="1ED60BDD" w14:textId="77777777" w:rsidR="001140F8" w:rsidRPr="00EB5365" w:rsidRDefault="001140F8">
            <w:pPr>
              <w:pStyle w:val="1b"/>
              <w:pPrChange w:id="4634" w:author="IRK" w:date="2020-04-14T13:55:00Z">
                <w:pPr>
                  <w:pStyle w:val="aff1"/>
                </w:pPr>
              </w:pPrChange>
            </w:pPr>
            <w:r>
              <w:t>10        {</w:t>
            </w:r>
          </w:p>
          <w:p w14:paraId="1491DC27" w14:textId="77777777" w:rsidR="001140F8" w:rsidRPr="00EB5365" w:rsidRDefault="001140F8">
            <w:pPr>
              <w:pStyle w:val="1b"/>
              <w:pPrChange w:id="4635" w:author="IRK" w:date="2020-04-14T13:55:00Z">
                <w:pPr>
                  <w:pStyle w:val="aff1"/>
                </w:pPr>
              </w:pPrChange>
            </w:pPr>
            <w:r>
              <w:t>11            if (datas.ContainsKey(key))</w:t>
            </w:r>
          </w:p>
          <w:p w14:paraId="3AB786DB" w14:textId="77777777" w:rsidR="001140F8" w:rsidRPr="00EB5365" w:rsidRDefault="001140F8">
            <w:pPr>
              <w:pStyle w:val="1b"/>
              <w:pPrChange w:id="4636" w:author="IRK" w:date="2020-04-14T13:55:00Z">
                <w:pPr>
                  <w:pStyle w:val="aff1"/>
                </w:pPr>
              </w:pPrChange>
            </w:pPr>
            <w:r>
              <w:t>12                datas[key] = value;</w:t>
            </w:r>
          </w:p>
          <w:p w14:paraId="2DBD4C5D" w14:textId="77777777" w:rsidR="001140F8" w:rsidRPr="00EB5365" w:rsidRDefault="001140F8">
            <w:pPr>
              <w:pStyle w:val="1b"/>
              <w:pPrChange w:id="4637" w:author="IRK" w:date="2020-04-14T13:55:00Z">
                <w:pPr>
                  <w:pStyle w:val="aff1"/>
                </w:pPr>
              </w:pPrChange>
            </w:pPr>
            <w:r>
              <w:t>13            else</w:t>
            </w:r>
          </w:p>
          <w:p w14:paraId="5227463A" w14:textId="77777777" w:rsidR="001140F8" w:rsidRPr="00EB5365" w:rsidRDefault="001140F8">
            <w:pPr>
              <w:pStyle w:val="1b"/>
              <w:pPrChange w:id="4638" w:author="IRK" w:date="2020-04-14T13:55:00Z">
                <w:pPr>
                  <w:pStyle w:val="aff1"/>
                </w:pPr>
              </w:pPrChange>
            </w:pPr>
            <w:r>
              <w:t>14                datas.Add(key, value);</w:t>
            </w:r>
          </w:p>
          <w:p w14:paraId="47BE12FC" w14:textId="77777777" w:rsidR="001140F8" w:rsidRPr="00EB5365" w:rsidRDefault="001140F8">
            <w:pPr>
              <w:pStyle w:val="1b"/>
              <w:pPrChange w:id="4639" w:author="IRK" w:date="2020-04-14T13:55:00Z">
                <w:pPr>
                  <w:pStyle w:val="aff1"/>
                </w:pPr>
              </w:pPrChange>
            </w:pPr>
            <w:r>
              <w:t>15        }</w:t>
            </w:r>
          </w:p>
          <w:p w14:paraId="61EB274F" w14:textId="77777777" w:rsidR="001140F8" w:rsidRPr="00EB5365" w:rsidRDefault="001140F8">
            <w:pPr>
              <w:pStyle w:val="1b"/>
              <w:pPrChange w:id="4640" w:author="IRK" w:date="2020-04-14T13:55:00Z">
                <w:pPr>
                  <w:pStyle w:val="aff1"/>
                </w:pPr>
              </w:pPrChange>
            </w:pPr>
            <w:r>
              <w:t>16        public void Set(String key, String value)</w:t>
            </w:r>
          </w:p>
          <w:p w14:paraId="154FF2C5" w14:textId="77777777" w:rsidR="001140F8" w:rsidRPr="00EB5365" w:rsidRDefault="001140F8">
            <w:pPr>
              <w:pStyle w:val="1b"/>
              <w:pPrChange w:id="4641" w:author="IRK" w:date="2020-04-14T13:55:00Z">
                <w:pPr>
                  <w:pStyle w:val="aff1"/>
                </w:pPr>
              </w:pPrChange>
            </w:pPr>
            <w:r>
              <w:t>17        {</w:t>
            </w:r>
          </w:p>
          <w:p w14:paraId="372126B7" w14:textId="77777777" w:rsidR="001140F8" w:rsidRPr="00EB5365" w:rsidRDefault="001140F8">
            <w:pPr>
              <w:pStyle w:val="1b"/>
              <w:pPrChange w:id="4642" w:author="IRK" w:date="2020-04-14T13:55:00Z">
                <w:pPr>
                  <w:pStyle w:val="aff1"/>
                </w:pPr>
              </w:pPrChange>
            </w:pPr>
            <w:r>
              <w:t>18            if (datas.ContainsKey(key))</w:t>
            </w:r>
          </w:p>
          <w:p w14:paraId="0DD70856" w14:textId="77777777" w:rsidR="001140F8" w:rsidRPr="00EB5365" w:rsidRDefault="001140F8">
            <w:pPr>
              <w:pStyle w:val="1b"/>
              <w:pPrChange w:id="4643" w:author="IRK" w:date="2020-04-14T13:55:00Z">
                <w:pPr>
                  <w:pStyle w:val="aff1"/>
                </w:pPr>
              </w:pPrChange>
            </w:pPr>
            <w:r>
              <w:t>19                datas[key] = value;</w:t>
            </w:r>
          </w:p>
          <w:p w14:paraId="0D677428" w14:textId="77777777" w:rsidR="001140F8" w:rsidRPr="00EB5365" w:rsidRDefault="001140F8">
            <w:pPr>
              <w:pStyle w:val="1b"/>
              <w:pPrChange w:id="4644" w:author="IRK" w:date="2020-04-14T13:55:00Z">
                <w:pPr>
                  <w:pStyle w:val="aff1"/>
                </w:pPr>
              </w:pPrChange>
            </w:pPr>
            <w:r>
              <w:t>20            else</w:t>
            </w:r>
          </w:p>
          <w:p w14:paraId="54DFDCC0" w14:textId="77777777" w:rsidR="001140F8" w:rsidRPr="00EB5365" w:rsidRDefault="001140F8">
            <w:pPr>
              <w:pStyle w:val="1b"/>
              <w:pPrChange w:id="4645" w:author="IRK" w:date="2020-04-14T13:55:00Z">
                <w:pPr>
                  <w:pStyle w:val="aff1"/>
                </w:pPr>
              </w:pPrChange>
            </w:pPr>
            <w:r>
              <w:t>21                datas.Add(key, value);</w:t>
            </w:r>
          </w:p>
          <w:p w14:paraId="2B2490C3" w14:textId="77777777" w:rsidR="001140F8" w:rsidRDefault="001140F8">
            <w:pPr>
              <w:pStyle w:val="1b"/>
              <w:pPrChange w:id="4646" w:author="IRK" w:date="2020-04-14T13:55:00Z">
                <w:pPr>
                  <w:pStyle w:val="aff1"/>
                </w:pPr>
              </w:pPrChange>
            </w:pPr>
            <w:r>
              <w:t>22        }</w:t>
            </w:r>
          </w:p>
          <w:p w14:paraId="34D2489B" w14:textId="77777777" w:rsidR="001140F8" w:rsidRPr="00EB5365" w:rsidRDefault="001140F8">
            <w:pPr>
              <w:pStyle w:val="1b"/>
              <w:pPrChange w:id="4647" w:author="IRK" w:date="2020-04-14T13:55:00Z">
                <w:pPr>
                  <w:pStyle w:val="aff1"/>
                </w:pPr>
              </w:pPrChange>
            </w:pPr>
            <w:r>
              <w:t>23        public void Set(String column, bool value)</w:t>
            </w:r>
          </w:p>
          <w:p w14:paraId="02382BE4" w14:textId="77777777" w:rsidR="001140F8" w:rsidRPr="00EB5365" w:rsidRDefault="001140F8">
            <w:pPr>
              <w:pStyle w:val="1b"/>
              <w:pPrChange w:id="4648" w:author="IRK" w:date="2020-04-14T13:55:00Z">
                <w:pPr>
                  <w:pStyle w:val="aff1"/>
                </w:pPr>
              </w:pPrChange>
            </w:pPr>
            <w:r>
              <w:t>24        {</w:t>
            </w:r>
          </w:p>
          <w:p w14:paraId="3FF88B8A" w14:textId="77777777" w:rsidR="001140F8" w:rsidRPr="00EB5365" w:rsidRDefault="001140F8">
            <w:pPr>
              <w:pStyle w:val="1b"/>
              <w:pPrChange w:id="4649" w:author="IRK" w:date="2020-04-14T13:55:00Z">
                <w:pPr>
                  <w:pStyle w:val="aff1"/>
                </w:pPr>
              </w:pPrChange>
            </w:pPr>
            <w:r>
              <w:t>25            /* ignore */</w:t>
            </w:r>
            <w:del w:id="4650" w:author="IRK" w:date="2020-03-13T10:19:00Z">
              <w:r w:rsidDel="005C7246">
                <w:delText xml:space="preserve"> </w:delText>
              </w:r>
            </w:del>
          </w:p>
          <w:p w14:paraId="3D0E1270" w14:textId="77777777" w:rsidR="001140F8" w:rsidRDefault="001140F8">
            <w:pPr>
              <w:pStyle w:val="1b"/>
              <w:pPrChange w:id="4651" w:author="IRK" w:date="2020-04-14T13:55:00Z">
                <w:pPr>
                  <w:pStyle w:val="aff1"/>
                </w:pPr>
              </w:pPrChange>
            </w:pPr>
            <w:r>
              <w:t>26        }</w:t>
            </w:r>
          </w:p>
          <w:p w14:paraId="5FE63358" w14:textId="77777777" w:rsidR="001140F8" w:rsidRPr="00EB5365" w:rsidRDefault="001140F8">
            <w:pPr>
              <w:pStyle w:val="1b"/>
              <w:pPrChange w:id="4652" w:author="IRK" w:date="2020-04-14T13:55:00Z">
                <w:pPr>
                  <w:pStyle w:val="aff1"/>
                </w:pPr>
              </w:pPrChange>
            </w:pPr>
            <w:r>
              <w:t>27        public void Set(String key, double</w:t>
            </w:r>
            <w:r w:rsidR="002821A4">
              <w:t>[ ]</w:t>
            </w:r>
            <w:r>
              <w:t xml:space="preserve"> arr, int offset, int size)</w:t>
            </w:r>
          </w:p>
          <w:p w14:paraId="1D4C9CF3" w14:textId="77777777" w:rsidR="001140F8" w:rsidRPr="00EB5365" w:rsidRDefault="001140F8">
            <w:pPr>
              <w:pStyle w:val="1b"/>
              <w:pPrChange w:id="4653" w:author="IRK" w:date="2020-04-14T13:55:00Z">
                <w:pPr>
                  <w:pStyle w:val="aff1"/>
                </w:pPr>
              </w:pPrChange>
            </w:pPr>
            <w:r>
              <w:t>28        {</w:t>
            </w:r>
          </w:p>
          <w:p w14:paraId="1F2DD1EC" w14:textId="77777777" w:rsidR="001140F8" w:rsidRPr="00EB5365" w:rsidRDefault="001140F8">
            <w:pPr>
              <w:pStyle w:val="1b"/>
              <w:pPrChange w:id="4654" w:author="IRK" w:date="2020-04-14T13:55:00Z">
                <w:pPr>
                  <w:pStyle w:val="aff1"/>
                </w:pPr>
              </w:pPrChange>
            </w:pPr>
            <w:r>
              <w:t>29            StringBuilder buff = new StringBuilder();</w:t>
            </w:r>
          </w:p>
          <w:p w14:paraId="3BDB14B0" w14:textId="77777777" w:rsidR="001140F8" w:rsidRPr="00EB5365" w:rsidRDefault="001140F8">
            <w:pPr>
              <w:pStyle w:val="1b"/>
              <w:pPrChange w:id="4655" w:author="IRK" w:date="2020-04-14T13:55:00Z">
                <w:pPr>
                  <w:pStyle w:val="aff1"/>
                </w:pPr>
              </w:pPrChange>
            </w:pPr>
            <w:r>
              <w:t>30            for (int i = offset; size &gt; 0; size--)</w:t>
            </w:r>
          </w:p>
          <w:p w14:paraId="5EB5887D" w14:textId="77777777" w:rsidR="001140F8" w:rsidRPr="00EB5365" w:rsidRDefault="001140F8">
            <w:pPr>
              <w:pStyle w:val="1b"/>
              <w:pPrChange w:id="4656" w:author="IRK" w:date="2020-04-14T13:55:00Z">
                <w:pPr>
                  <w:pStyle w:val="aff1"/>
                </w:pPr>
              </w:pPrChange>
            </w:pPr>
            <w:r>
              <w:t>31               buff.Append(arr[i]).Append(',');</w:t>
            </w:r>
          </w:p>
          <w:p w14:paraId="75421A78" w14:textId="77777777" w:rsidR="001140F8" w:rsidRPr="00EB5365" w:rsidRDefault="001140F8">
            <w:pPr>
              <w:pStyle w:val="1b"/>
              <w:pPrChange w:id="4657" w:author="IRK" w:date="2020-04-14T13:55:00Z">
                <w:pPr>
                  <w:pStyle w:val="aff1"/>
                </w:pPr>
              </w:pPrChange>
            </w:pPr>
            <w:r>
              <w:t>32            Set(key, buff.ToString());</w:t>
            </w:r>
          </w:p>
          <w:p w14:paraId="03FE5F7D" w14:textId="77777777" w:rsidR="001140F8" w:rsidRPr="00EB5365" w:rsidRDefault="001140F8">
            <w:pPr>
              <w:pStyle w:val="1b"/>
              <w:pPrChange w:id="4658" w:author="IRK" w:date="2020-04-14T13:55:00Z">
                <w:pPr>
                  <w:pStyle w:val="aff1"/>
                </w:pPr>
              </w:pPrChange>
            </w:pPr>
            <w:r>
              <w:t>33        }</w:t>
            </w:r>
          </w:p>
          <w:p w14:paraId="50A1F57B" w14:textId="77777777" w:rsidR="001140F8" w:rsidRPr="00EB5365" w:rsidRDefault="001140F8">
            <w:pPr>
              <w:pStyle w:val="1b"/>
              <w:pPrChange w:id="4659" w:author="IRK" w:date="2020-04-14T13:55:00Z">
                <w:pPr>
                  <w:pStyle w:val="aff1"/>
                </w:pPr>
              </w:pPrChange>
            </w:pPr>
            <w:r>
              <w:t>34        public void Set(String key, String</w:t>
            </w:r>
            <w:r w:rsidR="002821A4">
              <w:t>[ ]</w:t>
            </w:r>
            <w:r>
              <w:t xml:space="preserve"> arr, int offset, int size)</w:t>
            </w:r>
          </w:p>
          <w:p w14:paraId="70535CED" w14:textId="77777777" w:rsidR="001140F8" w:rsidRPr="00EB5365" w:rsidRDefault="001140F8">
            <w:pPr>
              <w:pStyle w:val="1b"/>
              <w:pPrChange w:id="4660" w:author="IRK" w:date="2020-04-14T13:55:00Z">
                <w:pPr>
                  <w:pStyle w:val="aff1"/>
                </w:pPr>
              </w:pPrChange>
            </w:pPr>
            <w:r>
              <w:t>35        {</w:t>
            </w:r>
          </w:p>
          <w:p w14:paraId="4920E9DB" w14:textId="77777777" w:rsidR="001140F8" w:rsidRPr="00EB5365" w:rsidRDefault="001140F8">
            <w:pPr>
              <w:pStyle w:val="1b"/>
              <w:pPrChange w:id="4661" w:author="IRK" w:date="2020-04-14T13:55:00Z">
                <w:pPr>
                  <w:pStyle w:val="aff1"/>
                </w:pPr>
              </w:pPrChange>
            </w:pPr>
            <w:r>
              <w:t>36            StringBuilder buff = new StringBuilder();</w:t>
            </w:r>
          </w:p>
          <w:p w14:paraId="0EB856D8" w14:textId="77777777" w:rsidR="001140F8" w:rsidRPr="00EB5365" w:rsidRDefault="001140F8">
            <w:pPr>
              <w:pStyle w:val="1b"/>
              <w:pPrChange w:id="4662" w:author="IRK" w:date="2020-04-14T13:55:00Z">
                <w:pPr>
                  <w:pStyle w:val="aff1"/>
                </w:pPr>
              </w:pPrChange>
            </w:pPr>
            <w:r>
              <w:t>37            for( int i = offset; size &gt; 0; size-- )</w:t>
            </w:r>
          </w:p>
          <w:p w14:paraId="50E85F9B" w14:textId="77777777" w:rsidR="001140F8" w:rsidRPr="00EB5365" w:rsidRDefault="001140F8">
            <w:pPr>
              <w:pStyle w:val="1b"/>
              <w:pPrChange w:id="4663" w:author="IRK" w:date="2020-04-14T13:55:00Z">
                <w:pPr>
                  <w:pStyle w:val="aff1"/>
                </w:pPr>
              </w:pPrChange>
            </w:pPr>
            <w:r>
              <w:t>38                buff.Append(arr[i]).Append(',');</w:t>
            </w:r>
          </w:p>
          <w:p w14:paraId="7DA88D8E" w14:textId="77777777" w:rsidR="001140F8" w:rsidRPr="00EB5365" w:rsidRDefault="001140F8">
            <w:pPr>
              <w:pStyle w:val="1b"/>
              <w:pPrChange w:id="4664" w:author="IRK" w:date="2020-04-14T13:55:00Z">
                <w:pPr>
                  <w:pStyle w:val="aff1"/>
                </w:pPr>
              </w:pPrChange>
            </w:pPr>
            <w:r>
              <w:t>39            Set(key, buff.ToString());</w:t>
            </w:r>
          </w:p>
          <w:p w14:paraId="464B6F08" w14:textId="77777777" w:rsidR="001140F8" w:rsidRDefault="001140F8">
            <w:pPr>
              <w:pStyle w:val="1b"/>
              <w:pPrChange w:id="4665" w:author="IRK" w:date="2020-04-14T13:55:00Z">
                <w:pPr>
                  <w:pStyle w:val="aff1"/>
                </w:pPr>
              </w:pPrChange>
            </w:pPr>
            <w:r>
              <w:t>40        }</w:t>
            </w:r>
          </w:p>
          <w:p w14:paraId="56EF55DB" w14:textId="77777777" w:rsidR="001140F8" w:rsidRPr="00EB5365" w:rsidRDefault="001140F8">
            <w:pPr>
              <w:pStyle w:val="1b"/>
              <w:pPrChange w:id="4666" w:author="IRK" w:date="2020-04-14T13:55:00Z">
                <w:pPr>
                  <w:pStyle w:val="aff1"/>
                </w:pPr>
              </w:pPrChange>
            </w:pPr>
            <w:r>
              <w:t>41        public void Set(String column, bool</w:t>
            </w:r>
            <w:r w:rsidR="002821A4">
              <w:t>[ ]</w:t>
            </w:r>
            <w:r>
              <w:t xml:space="preserve"> value, int offset, int size)</w:t>
            </w:r>
          </w:p>
          <w:p w14:paraId="36BD8521" w14:textId="77777777" w:rsidR="001140F8" w:rsidRPr="00EB5365" w:rsidRDefault="001140F8">
            <w:pPr>
              <w:pStyle w:val="1b"/>
              <w:rPr>
                <w:lang w:val="fr-FR"/>
              </w:rPr>
              <w:pPrChange w:id="4667" w:author="IRK" w:date="2020-04-14T13:55:00Z">
                <w:pPr>
                  <w:pStyle w:val="aff1"/>
                </w:pPr>
              </w:pPrChange>
            </w:pPr>
            <w:r>
              <w:t>42       {</w:t>
            </w:r>
          </w:p>
          <w:p w14:paraId="1FA92346" w14:textId="77777777" w:rsidR="001140F8" w:rsidRPr="00EB5365" w:rsidRDefault="001140F8">
            <w:pPr>
              <w:pStyle w:val="1b"/>
              <w:rPr>
                <w:lang w:val="fr-FR"/>
              </w:rPr>
              <w:pPrChange w:id="4668" w:author="IRK" w:date="2020-04-14T13:55:00Z">
                <w:pPr>
                  <w:pStyle w:val="aff1"/>
                </w:pPr>
              </w:pPrChange>
            </w:pPr>
            <w:r>
              <w:t>43            /* ignore */</w:t>
            </w:r>
            <w:del w:id="4669" w:author="IRK" w:date="2020-03-13T10:19:00Z">
              <w:r w:rsidDel="005C7246">
                <w:delText xml:space="preserve"> </w:delText>
              </w:r>
            </w:del>
          </w:p>
          <w:p w14:paraId="36BAF791" w14:textId="77777777" w:rsidR="001140F8" w:rsidRPr="00EB5365" w:rsidRDefault="001140F8">
            <w:pPr>
              <w:pStyle w:val="1b"/>
              <w:rPr>
                <w:lang w:val="fr-FR"/>
              </w:rPr>
              <w:pPrChange w:id="4670" w:author="IRK" w:date="2020-04-14T13:55:00Z">
                <w:pPr>
                  <w:pStyle w:val="aff1"/>
                </w:pPr>
              </w:pPrChange>
            </w:pPr>
            <w:r>
              <w:t>44        }</w:t>
            </w:r>
          </w:p>
          <w:p w14:paraId="3DB845ED" w14:textId="77777777" w:rsidR="001140F8" w:rsidRPr="00EB5365" w:rsidRDefault="001140F8">
            <w:pPr>
              <w:pStyle w:val="1b"/>
              <w:rPr>
                <w:lang w:val="fr-FR"/>
              </w:rPr>
              <w:pPrChange w:id="4671" w:author="IRK" w:date="2020-04-14T13:55:00Z">
                <w:pPr>
                  <w:pStyle w:val="aff1"/>
                </w:pPr>
              </w:pPrChange>
            </w:pPr>
            <w:r>
              <w:t>45   }</w:t>
            </w:r>
          </w:p>
        </w:tc>
      </w:tr>
    </w:tbl>
    <w:p w14:paraId="22867D83" w14:textId="77777777" w:rsidR="001140F8" w:rsidRDefault="001140F8" w:rsidP="00F93119"/>
    <w:p w14:paraId="1C89CF3A" w14:textId="45FFD5F7" w:rsidR="001140F8" w:rsidRPr="004D5845" w:rsidRDefault="001140F8" w:rsidP="00F93119">
      <w:r w:rsidRPr="004D5845">
        <w:t>このクラス</w:t>
      </w:r>
      <w:r w:rsidRPr="00EB5228">
        <w:t>は</w:t>
      </w:r>
      <w:r w:rsidRPr="00EB5228">
        <w:t>InnoRules.RulesClient.ResultConsumer</w:t>
      </w:r>
      <w:r w:rsidRPr="00EB5228">
        <w:t>インタフェースを実装しており</w:t>
      </w:r>
      <w:r w:rsidRPr="00EB5228">
        <w:t>(</w:t>
      </w:r>
      <w:ins w:id="4672" w:author="IRK" w:date="2020-05-12T14:36:00Z">
        <w:r w:rsidR="003F2FAC">
          <w:rPr>
            <w:rFonts w:hint="eastAsia"/>
          </w:rPr>
          <w:t>[</w:t>
        </w:r>
      </w:ins>
      <w:r w:rsidRPr="00EB5228">
        <w:t>1</w:t>
      </w:r>
      <w:r w:rsidR="00D13942">
        <w:t>行目</w:t>
      </w:r>
      <w:ins w:id="4673" w:author="IRK" w:date="2020-05-12T14:36:00Z">
        <w:r w:rsidR="003F2FAC">
          <w:rPr>
            <w:rFonts w:hint="eastAsia"/>
          </w:rPr>
          <w:t>]</w:t>
        </w:r>
      </w:ins>
      <w:r w:rsidRPr="00EB5228">
        <w:t>)</w:t>
      </w:r>
      <w:r w:rsidRPr="00EB5228">
        <w:t>、</w:t>
      </w:r>
      <w:del w:id="4674" w:author="IRK" w:date="2020-05-08T15:57:00Z">
        <w:r w:rsidRPr="00EB5228" w:rsidDel="00F70E2E">
          <w:delText>6</w:delText>
        </w:r>
      </w:del>
      <w:ins w:id="4675" w:author="IRK" w:date="2020-05-08T15:58:00Z">
        <w:r w:rsidR="00F70E2E">
          <w:rPr>
            <w:rFonts w:hint="eastAsia"/>
          </w:rPr>
          <w:t>8</w:t>
        </w:r>
      </w:ins>
      <w:r w:rsidRPr="00EB5228">
        <w:t>つの</w:t>
      </w:r>
      <w:r w:rsidRPr="00EB5228">
        <w:t>Set</w:t>
      </w:r>
      <w:r w:rsidRPr="00EB5228">
        <w:t>メソッドを実装している。コンストラクタは、</w:t>
      </w:r>
      <w:r w:rsidRPr="00EB5228">
        <w:t>Hashtable</w:t>
      </w:r>
      <w:r w:rsidRPr="00EB5228">
        <w:t>オブジェクトをパラメータとして受け取る。アプリケーションは自身が参照している</w:t>
      </w:r>
      <w:r w:rsidRPr="00EB5228">
        <w:t>Hashtable</w:t>
      </w:r>
      <w:r w:rsidRPr="00EB5228">
        <w:t>オブジェクトをコンストラクタに引き渡し、これは</w:t>
      </w:r>
      <w:r w:rsidRPr="00EB5228">
        <w:t>HashtableConsumer</w:t>
      </w:r>
      <w:r w:rsidRPr="004D5845">
        <w:t>のコンストラクタでメンバ変数として参照される。</w:t>
      </w:r>
    </w:p>
    <w:p w14:paraId="6DDFA63B" w14:textId="77777777" w:rsidR="001140F8" w:rsidRPr="004D5845" w:rsidRDefault="001140F8" w:rsidP="00F93119"/>
    <w:p w14:paraId="37F90E2F" w14:textId="520F6FC5" w:rsidR="001140F8" w:rsidRPr="004D5845" w:rsidRDefault="003F2FAC" w:rsidP="00F93119">
      <w:ins w:id="4676" w:author="IRK" w:date="2020-05-12T14:36:00Z">
        <w:r>
          <w:rPr>
            <w:rFonts w:hint="eastAsia"/>
          </w:rPr>
          <w:t>[</w:t>
        </w:r>
      </w:ins>
      <w:r w:rsidR="001140F8" w:rsidRPr="004D5845">
        <w:t>9</w:t>
      </w:r>
      <w:r w:rsidR="001B7556">
        <w:t>~</w:t>
      </w:r>
      <w:r w:rsidR="001140F8" w:rsidRPr="004D5845">
        <w:t>15</w:t>
      </w:r>
      <w:r w:rsidR="00D13942">
        <w:t>行目</w:t>
      </w:r>
      <w:ins w:id="4677" w:author="IRK" w:date="2020-05-12T14:36:00Z">
        <w:r>
          <w:rPr>
            <w:rFonts w:hint="eastAsia"/>
          </w:rPr>
          <w:t>]</w:t>
        </w:r>
      </w:ins>
      <w:r w:rsidR="001140F8" w:rsidRPr="004D5845">
        <w:t>は、単一ルールの数値型リターン項目の結果を設定するメソッドである。ルール</w:t>
      </w:r>
      <w:r w:rsidR="0086705F">
        <w:rPr>
          <w:rFonts w:hint="eastAsia"/>
        </w:rPr>
        <w:t>エンジン</w:t>
      </w:r>
      <w:r w:rsidR="001140F8" w:rsidRPr="004D5845">
        <w:t>から引き渡された数値を文字列に変換しプロパティに設定する。</w:t>
      </w:r>
      <w:ins w:id="4678" w:author="IRK" w:date="2020-05-12T14:36:00Z">
        <w:r>
          <w:rPr>
            <w:rFonts w:hint="eastAsia"/>
          </w:rPr>
          <w:t>[</w:t>
        </w:r>
      </w:ins>
      <w:r w:rsidR="001140F8" w:rsidRPr="004D5845">
        <w:t>16</w:t>
      </w:r>
      <w:r w:rsidR="001B7556">
        <w:t>~</w:t>
      </w:r>
      <w:r w:rsidR="001140F8" w:rsidRPr="004D5845">
        <w:t>22</w:t>
      </w:r>
      <w:r w:rsidR="00D13942">
        <w:t>行目</w:t>
      </w:r>
      <w:ins w:id="4679" w:author="IRK" w:date="2020-05-12T14:36:00Z">
        <w:r>
          <w:rPr>
            <w:rFonts w:hint="eastAsia"/>
          </w:rPr>
          <w:t>]</w:t>
        </w:r>
      </w:ins>
      <w:r w:rsidR="001140F8" w:rsidRPr="004D5845">
        <w:t>は、単一ルールの文字型リターン項目の結果を設定するメソッドである。ルール</w:t>
      </w:r>
      <w:r w:rsidR="0086705F">
        <w:rPr>
          <w:rFonts w:hint="eastAsia"/>
        </w:rPr>
        <w:t>エンジン</w:t>
      </w:r>
      <w:r w:rsidR="001140F8" w:rsidRPr="004D5845">
        <w:t>から引き渡されたリターン項目名と</w:t>
      </w:r>
      <w:r w:rsidR="001140F8" w:rsidRPr="004D5845">
        <w:t>String</w:t>
      </w:r>
      <w:r w:rsidR="001140F8" w:rsidRPr="004D5845">
        <w:t>値をプロパティに設定する。</w:t>
      </w:r>
    </w:p>
    <w:p w14:paraId="68A1F883" w14:textId="77777777" w:rsidR="001140F8" w:rsidRPr="004D5845" w:rsidRDefault="001140F8" w:rsidP="00F93119"/>
    <w:p w14:paraId="28C7B8D2" w14:textId="2AB2E9D4" w:rsidR="001140F8" w:rsidRPr="004D5845" w:rsidRDefault="003F2FAC" w:rsidP="00F93119">
      <w:ins w:id="4680" w:author="IRK" w:date="2020-05-12T14:36:00Z">
        <w:r>
          <w:rPr>
            <w:rFonts w:hint="eastAsia"/>
          </w:rPr>
          <w:t>[</w:t>
        </w:r>
      </w:ins>
      <w:r w:rsidR="001140F8" w:rsidRPr="004D5845">
        <w:t>27</w:t>
      </w:r>
      <w:r w:rsidR="001B7556">
        <w:t>~</w:t>
      </w:r>
      <w:r w:rsidR="001140F8" w:rsidRPr="004D5845">
        <w:t>33</w:t>
      </w:r>
      <w:r w:rsidR="00D13942">
        <w:t>行目</w:t>
      </w:r>
      <w:ins w:id="4681" w:author="IRK" w:date="2020-05-12T14:36:00Z">
        <w:r>
          <w:rPr>
            <w:rFonts w:hint="eastAsia"/>
          </w:rPr>
          <w:t>]</w:t>
        </w:r>
      </w:ins>
      <w:r w:rsidR="001140F8" w:rsidRPr="004D5845">
        <w:t>は、多重ルールの数値型リターン項目の結果を設定するメソッドである。数</w:t>
      </w:r>
      <w:r w:rsidR="00814899" w:rsidRPr="00AB2487">
        <w:rPr>
          <w:rFonts w:ascii="ＭＳ Ｐゴシック" w:hAnsi="ＭＳ Ｐゴシック" w:hint="eastAsia"/>
        </w:rPr>
        <w:t>値</w:t>
      </w:r>
      <w:r w:rsidR="001140F8" w:rsidRPr="00AB2487">
        <w:rPr>
          <w:rFonts w:ascii="ＭＳ Ｐゴシック" w:hAnsi="ＭＳ Ｐゴシック" w:hint="eastAsia"/>
        </w:rPr>
        <w:t>配</w:t>
      </w:r>
      <w:r w:rsidR="001140F8" w:rsidRPr="004D5845">
        <w:t>列の</w:t>
      </w:r>
      <w:r w:rsidR="001140F8" w:rsidRPr="004D5845">
        <w:t>offset</w:t>
      </w:r>
      <w:r w:rsidR="001140F8" w:rsidRPr="004D5845">
        <w:t>番目の要素から</w:t>
      </w:r>
      <w:r w:rsidR="001140F8" w:rsidRPr="004D5845">
        <w:t>size</w:t>
      </w:r>
      <w:r w:rsidR="001140F8" w:rsidRPr="004D5845">
        <w:t>分のみの要素を</w:t>
      </w:r>
      <w:r w:rsidR="001140F8" w:rsidRPr="004D5845">
        <w:t>‘,’</w:t>
      </w:r>
      <w:r w:rsidR="001140F8" w:rsidRPr="004D5845">
        <w:t>を区切り記号として</w:t>
      </w:r>
      <w:r w:rsidR="001140F8" w:rsidRPr="004D5845">
        <w:t>1</w:t>
      </w:r>
      <w:r w:rsidR="001140F8" w:rsidRPr="004D5845">
        <w:t>つの文字列に変換している。変換された文字列は、リターン項目名をキーとしてプロパティに設定される。</w:t>
      </w:r>
      <w:ins w:id="4682" w:author="IRK" w:date="2020-05-12T14:36:00Z">
        <w:r>
          <w:rPr>
            <w:rFonts w:hint="eastAsia"/>
          </w:rPr>
          <w:t>[</w:t>
        </w:r>
      </w:ins>
      <w:r w:rsidR="001140F8" w:rsidRPr="004D5845">
        <w:t>34</w:t>
      </w:r>
      <w:r w:rsidR="001B7556">
        <w:t>~</w:t>
      </w:r>
      <w:r w:rsidR="001140F8" w:rsidRPr="004D5845">
        <w:t>40</w:t>
      </w:r>
      <w:r w:rsidR="00D13942">
        <w:t>行目</w:t>
      </w:r>
      <w:ins w:id="4683" w:author="IRK" w:date="2020-05-12T14:36:00Z">
        <w:r>
          <w:rPr>
            <w:rFonts w:hint="eastAsia"/>
          </w:rPr>
          <w:t>]</w:t>
        </w:r>
      </w:ins>
      <w:r w:rsidR="001140F8" w:rsidRPr="004D5845">
        <w:t>は、多重ルールの文字型リターン項目の結果を設定するメソッドである。</w:t>
      </w:r>
      <w:r w:rsidR="001140F8" w:rsidRPr="004D5845">
        <w:rPr>
          <w:rFonts w:hint="eastAsia"/>
        </w:rPr>
        <w:t>同様に</w:t>
      </w:r>
      <w:r w:rsidR="001140F8" w:rsidRPr="004D5845">
        <w:t>、配列の</w:t>
      </w:r>
      <w:r w:rsidR="001140F8" w:rsidRPr="004D5845">
        <w:t>offset</w:t>
      </w:r>
      <w:r w:rsidR="001140F8" w:rsidRPr="004D5845">
        <w:t>番目から</w:t>
      </w:r>
      <w:r w:rsidR="001140F8" w:rsidRPr="004D5845">
        <w:t>size</w:t>
      </w:r>
      <w:r w:rsidR="001140F8" w:rsidRPr="004D5845">
        <w:t>分のみの文字列を</w:t>
      </w:r>
      <w:r w:rsidR="001140F8" w:rsidRPr="004D5845">
        <w:t>1</w:t>
      </w:r>
      <w:r w:rsidR="001140F8" w:rsidRPr="004D5845">
        <w:t>つの文字列に変換し、リターン項目名をキーとしてプロパティに設定する。</w:t>
      </w:r>
    </w:p>
    <w:p w14:paraId="110A141A" w14:textId="77777777" w:rsidR="001140F8" w:rsidRPr="004D5845" w:rsidRDefault="001140F8" w:rsidP="00F93119"/>
    <w:p w14:paraId="4AB1EBAE" w14:textId="5BE1AF26" w:rsidR="001140F8" w:rsidRPr="004D5845" w:rsidRDefault="001140F8" w:rsidP="00F93119">
      <w:r w:rsidRPr="004D5845">
        <w:t>この例では、</w:t>
      </w:r>
      <w:r w:rsidRPr="004D5845">
        <w:rPr>
          <w:rFonts w:hint="eastAsia"/>
        </w:rPr>
        <w:t>簡略化</w:t>
      </w:r>
      <w:r w:rsidRPr="004D5845">
        <w:t>するために論理型リターン項目の結果</w:t>
      </w:r>
      <w:r w:rsidR="00461E45">
        <w:rPr>
          <w:rFonts w:hint="eastAsia"/>
        </w:rPr>
        <w:t>は省略</w:t>
      </w:r>
      <w:r w:rsidRPr="004D5845">
        <w:rPr>
          <w:rFonts w:hint="eastAsia"/>
        </w:rPr>
        <w:t>する</w:t>
      </w:r>
      <w:r w:rsidRPr="004D5845">
        <w:t>。</w:t>
      </w:r>
    </w:p>
    <w:p w14:paraId="26AB61EE" w14:textId="77777777" w:rsidR="001140F8" w:rsidRDefault="001140F8" w:rsidP="00F93119"/>
    <w:p w14:paraId="17D8BAA2" w14:textId="77777777" w:rsidR="001140F8" w:rsidRDefault="001140F8" w:rsidP="00F93119">
      <w:pPr>
        <w:pStyle w:val="42"/>
      </w:pPr>
      <w:r>
        <w:t>execute</w:t>
      </w:r>
      <w:r>
        <w:t>メソッドのその他のパラメータ</w:t>
      </w:r>
    </w:p>
    <w:p w14:paraId="707CA427" w14:textId="4BBD2C85" w:rsidR="001140F8" w:rsidRPr="004D5845" w:rsidRDefault="001140F8" w:rsidP="00F93119">
      <w:del w:id="4684" w:author="IRK" w:date="2020-03-12T15:14:00Z">
        <w:r w:rsidRPr="004D5845" w:rsidDel="00E27ACD">
          <w:delText>表</w:delText>
        </w:r>
        <w:r w:rsidR="0015391F" w:rsidDel="00E27ACD">
          <w:delText>82</w:delText>
        </w:r>
      </w:del>
      <w:ins w:id="4685" w:author="IRK" w:date="2020-03-12T15:14:00Z">
        <w:r w:rsidR="00E27ACD">
          <w:rPr>
            <w:rFonts w:hint="eastAsia"/>
          </w:rPr>
          <w:t>次の表</w:t>
        </w:r>
      </w:ins>
      <w:r w:rsidRPr="004D5845">
        <w:t>に、</w:t>
      </w:r>
      <w:del w:id="4686" w:author="IRK" w:date="2020-03-12T17:54:00Z">
        <w:r w:rsidRPr="004D5845" w:rsidDel="008955F2">
          <w:delText>表</w:delText>
        </w:r>
        <w:r w:rsidR="0015391F" w:rsidDel="008955F2">
          <w:delText>76</w:delText>
        </w:r>
      </w:del>
      <w:ins w:id="4687" w:author="IRK" w:date="2020-03-12T17:55:00Z">
        <w:r w:rsidR="008955F2">
          <w:fldChar w:fldCharType="begin"/>
        </w:r>
        <w:r w:rsidR="008955F2">
          <w:instrText xml:space="preserve"> REF _Ref34928160 \h </w:instrText>
        </w:r>
      </w:ins>
      <w:r w:rsidR="008955F2">
        <w:fldChar w:fldCharType="separate"/>
      </w:r>
      <w:r w:rsidR="0092459D">
        <w:t>[</w:t>
      </w:r>
      <w:ins w:id="4688" w:author="IRK" w:date="2020-03-12T15:11:00Z">
        <w:r w:rsidR="0092459D">
          <w:rPr>
            <w:rFonts w:hint="eastAsia"/>
          </w:rPr>
          <w:t>表</w:t>
        </w:r>
        <w:r w:rsidR="0092459D">
          <w:rPr>
            <w:rFonts w:hint="eastAsia"/>
          </w:rPr>
          <w:t xml:space="preserve"> </w:t>
        </w:r>
      </w:ins>
      <w:r w:rsidR="0092459D">
        <w:rPr>
          <w:noProof/>
        </w:rPr>
        <w:t>79</w:t>
      </w:r>
      <w:r w:rsidR="0092459D" w:rsidRPr="00AB3E22">
        <w:rPr>
          <w:noProof/>
        </w:rPr>
        <w:t xml:space="preserve"> </w:t>
      </w:r>
      <w:r w:rsidR="0092459D">
        <w:rPr>
          <w:noProof/>
        </w:rPr>
        <w:t>I/O</w:t>
      </w:r>
      <w:r w:rsidR="0092459D">
        <w:rPr>
          <w:noProof/>
        </w:rPr>
        <w:t>アダプタ方式の</w:t>
      </w:r>
      <w:r w:rsidR="0092459D">
        <w:rPr>
          <w:noProof/>
        </w:rPr>
        <w:t>execute</w:t>
      </w:r>
      <w:r w:rsidR="0092459D">
        <w:rPr>
          <w:noProof/>
        </w:rPr>
        <w:t>メソッド</w:t>
      </w:r>
      <w:r w:rsidR="0092459D">
        <w:rPr>
          <w:rFonts w:hint="eastAsia"/>
          <w:noProof/>
        </w:rPr>
        <w:t>]</w:t>
      </w:r>
      <w:ins w:id="4689" w:author="IRK" w:date="2020-03-12T17:55:00Z">
        <w:r w:rsidR="008955F2">
          <w:fldChar w:fldCharType="end"/>
        </w:r>
      </w:ins>
      <w:r w:rsidRPr="004D5845">
        <w:t>の</w:t>
      </w:r>
      <w:r w:rsidRPr="00222CB8">
        <w:t>Execute</w:t>
      </w:r>
      <w:r w:rsidRPr="004D5845">
        <w:t>メソッドを再び</w:t>
      </w:r>
      <w:r w:rsidR="00A2316A" w:rsidRPr="00AB2487">
        <w:rPr>
          <w:rFonts w:ascii="ＭＳ Ｐゴシック" w:hAnsi="ＭＳ Ｐゴシック" w:hint="eastAsia"/>
        </w:rPr>
        <w:t>示す</w:t>
      </w:r>
      <w:r w:rsidRPr="004D5845">
        <w:t>。</w:t>
      </w:r>
    </w:p>
    <w:p w14:paraId="78B25B0F" w14:textId="77777777" w:rsidR="001140F8" w:rsidRPr="00611B7A" w:rsidRDefault="001140F8" w:rsidP="00F93119"/>
    <w:p w14:paraId="6D5C480E" w14:textId="17912264" w:rsidR="004D5845" w:rsidRDefault="004D5845" w:rsidP="00F93119">
      <w:pPr>
        <w:pStyle w:val="af5"/>
      </w:pPr>
      <w:bookmarkStart w:id="4690" w:name="_Ref34928090"/>
      <w:bookmarkStart w:id="4691" w:name="_Toc40799308"/>
      <w:r>
        <w:t>[</w:t>
      </w:r>
      <w:del w:id="4692" w:author="IRK" w:date="2020-03-12T15:14: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82</w:delText>
        </w:r>
        <w:r w:rsidR="00E65728" w:rsidDel="00E27ACD">
          <w:rPr>
            <w:noProof/>
          </w:rPr>
          <w:fldChar w:fldCharType="end"/>
        </w:r>
        <w:r w:rsidDel="00E27ACD">
          <w:rPr>
            <w:rFonts w:hint="eastAsia"/>
          </w:rPr>
          <w:delText xml:space="preserve">　</w:delText>
        </w:r>
      </w:del>
      <w:ins w:id="4693" w:author="IRK" w:date="2020-03-12T15:14: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85</w:t>
      </w:r>
      <w:ins w:id="4694" w:author="IRK" w:date="2020-03-12T15:14:00Z">
        <w:r w:rsidR="00E27ACD">
          <w:fldChar w:fldCharType="end"/>
        </w:r>
      </w:ins>
      <w:r w:rsidRPr="004D5845">
        <w:rPr>
          <w:noProof/>
        </w:rPr>
        <w:t xml:space="preserve"> </w:t>
      </w:r>
      <w:r>
        <w:rPr>
          <w:noProof/>
        </w:rPr>
        <w:t>I/O</w:t>
      </w:r>
      <w:r>
        <w:rPr>
          <w:noProof/>
        </w:rPr>
        <w:t>アダプタ方式の</w:t>
      </w:r>
      <w:r>
        <w:rPr>
          <w:noProof/>
        </w:rPr>
        <w:t>Execute</w:t>
      </w:r>
      <w:r>
        <w:rPr>
          <w:noProof/>
        </w:rPr>
        <w:t>メソッド</w:t>
      </w:r>
      <w:r>
        <w:rPr>
          <w:rFonts w:hint="eastAsia"/>
          <w:noProof/>
        </w:rPr>
        <w:t>]</w:t>
      </w:r>
      <w:bookmarkEnd w:id="4690"/>
      <w:bookmarkEnd w:id="4691"/>
    </w:p>
    <w:tbl>
      <w:tblPr>
        <w:tblStyle w:val="af4"/>
        <w:tblW w:w="0" w:type="auto"/>
        <w:jc w:val="center"/>
        <w:tblLook w:val="04A0" w:firstRow="1" w:lastRow="0" w:firstColumn="1" w:lastColumn="0" w:noHBand="0" w:noVBand="1"/>
        <w:tblPrChange w:id="4695" w:author="IRK" w:date="2020-04-14T15:50:00Z">
          <w:tblPr>
            <w:tblStyle w:val="af4"/>
            <w:tblW w:w="0" w:type="auto"/>
            <w:tblInd w:w="108" w:type="dxa"/>
            <w:tblLook w:val="04A0" w:firstRow="1" w:lastRow="0" w:firstColumn="1" w:lastColumn="0" w:noHBand="0" w:noVBand="1"/>
          </w:tblPr>
        </w:tblPrChange>
      </w:tblPr>
      <w:tblGrid>
        <w:gridCol w:w="9463"/>
        <w:tblGridChange w:id="4696">
          <w:tblGrid>
            <w:gridCol w:w="9463"/>
          </w:tblGrid>
        </w:tblGridChange>
      </w:tblGrid>
      <w:tr w:rsidR="001140F8" w14:paraId="435BC4B6" w14:textId="77777777" w:rsidTr="00C054CD">
        <w:trPr>
          <w:jc w:val="center"/>
        </w:trPr>
        <w:tc>
          <w:tcPr>
            <w:tcW w:w="9463" w:type="dxa"/>
            <w:tcPrChange w:id="4697" w:author="IRK" w:date="2020-04-14T15:50:00Z">
              <w:tcPr>
                <w:tcW w:w="9463" w:type="dxa"/>
              </w:tcPr>
            </w:tcPrChange>
          </w:tcPr>
          <w:p w14:paraId="084539CD" w14:textId="77777777" w:rsidR="0086705F" w:rsidRDefault="0086705F">
            <w:pPr>
              <w:pStyle w:val="1b"/>
              <w:pPrChange w:id="4698" w:author="IRK" w:date="2020-04-14T13:55:00Z">
                <w:pPr>
                  <w:pStyle w:val="aff1"/>
                </w:pPr>
              </w:pPrChange>
            </w:pPr>
            <w:r>
              <w:t>1 namespace InnoRules.RulesClient;</w:t>
            </w:r>
          </w:p>
          <w:p w14:paraId="62C7128F" w14:textId="77777777" w:rsidR="0086705F" w:rsidRDefault="0086705F">
            <w:pPr>
              <w:pStyle w:val="1b"/>
              <w:pPrChange w:id="4699" w:author="IRK" w:date="2020-04-14T13:55:00Z">
                <w:pPr>
                  <w:pStyle w:val="aff1"/>
                </w:pPr>
              </w:pPrChange>
            </w:pPr>
            <w:r>
              <w:t>2 {</w:t>
            </w:r>
          </w:p>
          <w:p w14:paraId="0A1FF4C9" w14:textId="77777777" w:rsidR="0086705F" w:rsidRDefault="0086705F">
            <w:pPr>
              <w:pStyle w:val="1b"/>
              <w:pPrChange w:id="4700" w:author="IRK" w:date="2020-04-14T13:55:00Z">
                <w:pPr>
                  <w:pStyle w:val="aff1"/>
                </w:pPr>
              </w:pPrChange>
            </w:pPr>
            <w:r>
              <w:t>3     public interface RuleInterface</w:t>
            </w:r>
          </w:p>
          <w:p w14:paraId="06FE67AA" w14:textId="77777777" w:rsidR="0086705F" w:rsidRDefault="0086705F">
            <w:pPr>
              <w:pStyle w:val="1b"/>
              <w:pPrChange w:id="4701" w:author="IRK" w:date="2020-04-14T13:55:00Z">
                <w:pPr>
                  <w:pStyle w:val="aff1"/>
                </w:pPr>
              </w:pPrChange>
            </w:pPr>
            <w:r>
              <w:t xml:space="preserve">4     { </w:t>
            </w:r>
          </w:p>
          <w:p w14:paraId="68DB916A" w14:textId="77777777" w:rsidR="0086705F" w:rsidRDefault="0086705F">
            <w:pPr>
              <w:pStyle w:val="1b"/>
              <w:pPrChange w:id="4702" w:author="IRK" w:date="2020-04-14T13:55:00Z">
                <w:pPr>
                  <w:pStyle w:val="aff1"/>
                </w:pPr>
              </w:pPrChange>
            </w:pPr>
            <w:r>
              <w:t xml:space="preserve">5        void Execute ( String rule, ItemProvider itemProvider, ResultConsumer consumer, </w:t>
            </w:r>
          </w:p>
          <w:p w14:paraId="4A66733D" w14:textId="77777777" w:rsidR="0086705F" w:rsidRDefault="0086705F">
            <w:pPr>
              <w:pStyle w:val="1b"/>
              <w:pPrChange w:id="4703" w:author="IRK" w:date="2020-04-14T13:55:00Z">
                <w:pPr>
                  <w:pStyle w:val="aff1"/>
                </w:pPr>
              </w:pPrChange>
            </w:pPr>
            <w:r>
              <w:t>6                           int codetype, String date, Object ctx );</w:t>
            </w:r>
          </w:p>
          <w:p w14:paraId="575FBBEF" w14:textId="77777777" w:rsidR="0086705F" w:rsidRDefault="0086705F">
            <w:pPr>
              <w:pStyle w:val="1b"/>
              <w:pPrChange w:id="4704" w:author="IRK" w:date="2020-04-14T13:55:00Z">
                <w:pPr>
                  <w:pStyle w:val="aff1"/>
                </w:pPr>
              </w:pPrChange>
            </w:pPr>
            <w:r>
              <w:t>7        void Execute ( String rule, ItemProvider itemProvider, ResultConsumer consumer,</w:t>
            </w:r>
          </w:p>
          <w:p w14:paraId="0EB99253" w14:textId="77777777" w:rsidR="0086705F" w:rsidRDefault="0086705F">
            <w:pPr>
              <w:pStyle w:val="1b"/>
              <w:pPrChange w:id="4705" w:author="IRK" w:date="2020-04-14T13:55:00Z">
                <w:pPr>
                  <w:pStyle w:val="aff1"/>
                </w:pPr>
              </w:pPrChange>
            </w:pPr>
            <w:r>
              <w:t>8                          int codetype, String date, Object ctx, Trace trace,</w:t>
            </w:r>
            <w:del w:id="4706" w:author="IRK" w:date="2020-03-13T10:19:00Z">
              <w:r w:rsidDel="005C7246">
                <w:delText xml:space="preserve"> </w:delText>
              </w:r>
            </w:del>
          </w:p>
          <w:p w14:paraId="002F2D1C" w14:textId="77777777" w:rsidR="0086705F" w:rsidRDefault="0086705F">
            <w:pPr>
              <w:pStyle w:val="1b"/>
              <w:pPrChange w:id="4707" w:author="IRK" w:date="2020-04-14T13:55:00Z">
                <w:pPr>
                  <w:pStyle w:val="aff1"/>
                </w:pPr>
              </w:pPrChange>
            </w:pPr>
            <w:r>
              <w:t>9                          HashMap&lt;Object, Object&gt; callctx );</w:t>
            </w:r>
          </w:p>
          <w:p w14:paraId="2CE22C11" w14:textId="77777777" w:rsidR="0086705F" w:rsidRDefault="0086705F">
            <w:pPr>
              <w:pStyle w:val="1b"/>
              <w:pPrChange w:id="4708" w:author="IRK" w:date="2020-04-14T13:55:00Z">
                <w:pPr>
                  <w:pStyle w:val="aff1"/>
                </w:pPr>
              </w:pPrChange>
            </w:pPr>
            <w:r>
              <w:t>10     …</w:t>
            </w:r>
          </w:p>
          <w:p w14:paraId="7BC1580C" w14:textId="77777777" w:rsidR="001140F8" w:rsidRDefault="0086705F">
            <w:pPr>
              <w:pStyle w:val="1b"/>
              <w:pPrChange w:id="4709" w:author="IRK" w:date="2020-04-14T13:55:00Z">
                <w:pPr>
                  <w:pStyle w:val="aff1"/>
                </w:pPr>
              </w:pPrChange>
            </w:pPr>
            <w:r>
              <w:t>11 }</w:t>
            </w:r>
          </w:p>
        </w:tc>
      </w:tr>
    </w:tbl>
    <w:p w14:paraId="329659CD" w14:textId="234DA49F" w:rsidR="00654319" w:rsidRDefault="00654319" w:rsidP="00F93119"/>
    <w:p w14:paraId="74E3B733" w14:textId="0DB5D7D2" w:rsidR="001140F8" w:rsidRPr="006379F0" w:rsidRDefault="00654319" w:rsidP="00F93119">
      <w:del w:id="4710" w:author="IRK" w:date="2020-04-13T10:12:00Z">
        <w:r w:rsidDel="004651A8">
          <w:br w:type="page"/>
        </w:r>
      </w:del>
      <w:r w:rsidR="00275AA0">
        <w:rPr>
          <w:rFonts w:hint="eastAsia"/>
        </w:rPr>
        <w:t>E</w:t>
      </w:r>
      <w:r w:rsidR="001140F8" w:rsidRPr="006379F0">
        <w:t>xecute</w:t>
      </w:r>
      <w:r w:rsidR="001140F8" w:rsidRPr="006379F0">
        <w:t>メソッドの最初のパラメータである</w:t>
      </w:r>
      <w:r w:rsidR="001140F8" w:rsidRPr="006379F0">
        <w:t>rule</w:t>
      </w:r>
      <w:r w:rsidR="001140F8" w:rsidRPr="006379F0">
        <w:t>には、呼び出すルールのコードを引き渡す。コード体系によって、ルールの</w:t>
      </w:r>
      <w:r w:rsidR="001140F8" w:rsidRPr="006379F0">
        <w:t>ID</w:t>
      </w:r>
      <w:r w:rsidR="001140F8" w:rsidRPr="006379F0">
        <w:t>や名前またはエイリアスを使用できる。使用するコード体系は、</w:t>
      </w:r>
      <w:r w:rsidR="001140F8" w:rsidRPr="006379F0">
        <w:t>4</w:t>
      </w:r>
      <w:r w:rsidR="001140F8" w:rsidRPr="006379F0">
        <w:t>番目のパラメータである</w:t>
      </w:r>
      <w:r w:rsidR="001140F8" w:rsidRPr="00EB5228">
        <w:t>codetype</w:t>
      </w:r>
      <w:r w:rsidR="001140F8" w:rsidRPr="00EB5228">
        <w:t>に定義する。</w:t>
      </w:r>
      <w:r w:rsidR="001140F8" w:rsidRPr="00EB5228">
        <w:t>codetype</w:t>
      </w:r>
      <w:r w:rsidR="001140F8" w:rsidRPr="00EB5228">
        <w:t>の値として、</w:t>
      </w:r>
      <w:del w:id="4711" w:author="IRK" w:date="2020-03-12T17:56:00Z">
        <w:r w:rsidR="001140F8" w:rsidRPr="00EB5228" w:rsidDel="008955F2">
          <w:delText>表</w:delText>
        </w:r>
        <w:r w:rsidR="0015391F" w:rsidDel="008955F2">
          <w:rPr>
            <w:rFonts w:hint="eastAsia"/>
          </w:rPr>
          <w:delText>56</w:delText>
        </w:r>
      </w:del>
      <w:ins w:id="4712" w:author="IRK" w:date="2020-03-12T17:56:00Z">
        <w:r w:rsidR="008955F2">
          <w:fldChar w:fldCharType="begin"/>
        </w:r>
        <w:r w:rsidR="008955F2">
          <w:instrText xml:space="preserve"> </w:instrText>
        </w:r>
        <w:r w:rsidR="008955F2">
          <w:rPr>
            <w:rFonts w:hint="eastAsia"/>
          </w:rPr>
          <w:instrText>REF _Ref34928195 \h</w:instrText>
        </w:r>
        <w:r w:rsidR="008955F2">
          <w:instrText xml:space="preserve"> </w:instrText>
        </w:r>
      </w:ins>
      <w:r w:rsidR="008955F2">
        <w:fldChar w:fldCharType="separate"/>
      </w:r>
      <w:r w:rsidR="0092459D">
        <w:t>[</w:t>
      </w:r>
      <w:ins w:id="4713" w:author="IRK" w:date="2020-03-12T15:08:00Z">
        <w:r w:rsidR="0092459D">
          <w:rPr>
            <w:rFonts w:hint="eastAsia"/>
          </w:rPr>
          <w:t>表</w:t>
        </w:r>
        <w:r w:rsidR="0092459D">
          <w:rPr>
            <w:rFonts w:hint="eastAsia"/>
          </w:rPr>
          <w:t xml:space="preserve"> </w:t>
        </w:r>
      </w:ins>
      <w:r w:rsidR="0092459D">
        <w:rPr>
          <w:noProof/>
        </w:rPr>
        <w:t>69</w:t>
      </w:r>
      <w:ins w:id="4714" w:author="IRK" w:date="2020-03-12T15:08:00Z">
        <w:r w:rsidR="0092459D">
          <w:rPr>
            <w:rFonts w:hint="eastAsia"/>
          </w:rPr>
          <w:t xml:space="preserve"> </w:t>
        </w:r>
      </w:ins>
      <w:r w:rsidR="0092459D">
        <w:rPr>
          <w:noProof/>
        </w:rPr>
        <w:t>コード体系を指定する定数の値</w:t>
      </w:r>
      <w:r w:rsidR="0092459D">
        <w:rPr>
          <w:rFonts w:hint="eastAsia"/>
          <w:noProof/>
        </w:rPr>
        <w:t>]</w:t>
      </w:r>
      <w:ins w:id="4715" w:author="IRK" w:date="2020-03-12T17:56:00Z">
        <w:r w:rsidR="008955F2">
          <w:fldChar w:fldCharType="end"/>
        </w:r>
      </w:ins>
      <w:r w:rsidR="001140F8" w:rsidRPr="00EB5228">
        <w:t>の定数が使用できる。指定されたコード体系は、ルールコードのみでなく、</w:t>
      </w:r>
      <w:r w:rsidR="001140F8" w:rsidRPr="00EB5228">
        <w:t>ItemProvider</w:t>
      </w:r>
      <w:r w:rsidR="001140F8" w:rsidRPr="00EB5228">
        <w:t>の</w:t>
      </w:r>
      <w:r w:rsidR="001140F8" w:rsidRPr="00EB5228">
        <w:t>GetXXX</w:t>
      </w:r>
      <w:r w:rsidR="001140F8" w:rsidRPr="00EB5228">
        <w:t>メソッドに引き渡される項目コードや</w:t>
      </w:r>
      <w:r w:rsidR="001140F8" w:rsidRPr="00EB5228">
        <w:t>ResultConsumer</w:t>
      </w:r>
      <w:r w:rsidR="001140F8" w:rsidRPr="00EB5228">
        <w:t>の</w:t>
      </w:r>
      <w:r w:rsidR="001140F8" w:rsidRPr="00EB5228">
        <w:t>set</w:t>
      </w:r>
      <w:r w:rsidR="001140F8" w:rsidRPr="00EB5228">
        <w:t>メソッドに引き渡されるリターン項目の名前にも適用される。コード体系によって</w:t>
      </w:r>
      <w:r w:rsidR="001140F8" w:rsidRPr="00EB5228">
        <w:t>ItemProvider</w:t>
      </w:r>
      <w:r w:rsidR="001140F8" w:rsidRPr="00EB5228">
        <w:rPr>
          <w:rFonts w:hint="eastAsia"/>
        </w:rPr>
        <w:t>および</w:t>
      </w:r>
      <w:r w:rsidR="001140F8" w:rsidRPr="00EB5228">
        <w:t>ResultConsumer</w:t>
      </w:r>
      <w:r w:rsidR="001140F8" w:rsidRPr="00EB5228">
        <w:t>のメソッドに引き渡されるコードの類型については、</w:t>
      </w:r>
      <w:del w:id="4716" w:author="IRK" w:date="2020-03-12T17:56:00Z">
        <w:r w:rsidR="001140F8" w:rsidRPr="00EB5228" w:rsidDel="008955F2">
          <w:delText>3.3.6.1</w:delText>
        </w:r>
        <w:r w:rsidR="001140F8" w:rsidRPr="00EB5228" w:rsidDel="008955F2">
          <w:rPr>
            <w:rFonts w:hint="eastAsia"/>
          </w:rPr>
          <w:delText xml:space="preserve"> InnoRules.RulesClient.ItemProvider</w:delText>
        </w:r>
      </w:del>
      <w:ins w:id="4717" w:author="IRK" w:date="2020-03-12T17:56:00Z">
        <w:r w:rsidR="008955F2">
          <w:rPr>
            <w:rFonts w:hint="eastAsia"/>
          </w:rPr>
          <w:t>「</w:t>
        </w:r>
        <w:r w:rsidR="008955F2">
          <w:fldChar w:fldCharType="begin"/>
        </w:r>
        <w:r w:rsidR="008955F2">
          <w:instrText xml:space="preserve"> </w:instrText>
        </w:r>
        <w:r w:rsidR="008955F2">
          <w:rPr>
            <w:rFonts w:hint="eastAsia"/>
          </w:rPr>
          <w:instrText>REF _Ref34928221 \r \h</w:instrText>
        </w:r>
        <w:r w:rsidR="008955F2">
          <w:instrText xml:space="preserve"> </w:instrText>
        </w:r>
      </w:ins>
      <w:r w:rsidR="008955F2">
        <w:fldChar w:fldCharType="separate"/>
      </w:r>
      <w:r w:rsidR="0092459D">
        <w:t>3.3.6.1</w:t>
      </w:r>
      <w:ins w:id="4718" w:author="IRK" w:date="2020-03-12T17:56:00Z">
        <w:r w:rsidR="008955F2">
          <w:fldChar w:fldCharType="end"/>
        </w:r>
      </w:ins>
      <w:ins w:id="4719" w:author="IRK" w:date="2020-04-13T12:42:00Z">
        <w:r w:rsidR="001E0234">
          <w:rPr>
            <w:rFonts w:hint="eastAsia"/>
          </w:rPr>
          <w:t xml:space="preserve"> </w:t>
        </w:r>
      </w:ins>
      <w:ins w:id="4720" w:author="IRK" w:date="2020-03-12T17:56:00Z">
        <w:r w:rsidR="008955F2">
          <w:fldChar w:fldCharType="begin"/>
        </w:r>
        <w:r w:rsidR="008955F2">
          <w:instrText xml:space="preserve"> REF _Ref34928221 \h </w:instrText>
        </w:r>
      </w:ins>
      <w:r w:rsidR="008955F2">
        <w:fldChar w:fldCharType="separate"/>
      </w:r>
      <w:r w:rsidR="0092459D">
        <w:t>InnoRules.RulesClient.ItemProvider</w:t>
      </w:r>
      <w:ins w:id="4721" w:author="IRK" w:date="2020-03-12T17:56:00Z">
        <w:r w:rsidR="008955F2">
          <w:fldChar w:fldCharType="end"/>
        </w:r>
        <w:r w:rsidR="008955F2">
          <w:rPr>
            <w:rFonts w:hint="eastAsia"/>
          </w:rPr>
          <w:t>」</w:t>
        </w:r>
      </w:ins>
      <w:r w:rsidR="001140F8" w:rsidRPr="006379F0">
        <w:t>と</w:t>
      </w:r>
      <w:del w:id="4722" w:author="IRK" w:date="2020-03-12T17:56:00Z">
        <w:r w:rsidR="001140F8" w:rsidRPr="006379F0" w:rsidDel="008955F2">
          <w:delText>3.3.6.2</w:delText>
        </w:r>
        <w:r w:rsidR="001140F8" w:rsidRPr="006379F0" w:rsidDel="008955F2">
          <w:rPr>
            <w:rFonts w:hint="eastAsia"/>
          </w:rPr>
          <w:delText xml:space="preserve"> </w:delText>
        </w:r>
        <w:r w:rsidR="001140F8" w:rsidRPr="00EB5228" w:rsidDel="008955F2">
          <w:rPr>
            <w:rFonts w:hint="eastAsia"/>
          </w:rPr>
          <w:delText>InnoRules.RulesClient.ResultConsumer</w:delText>
        </w:r>
      </w:del>
      <w:ins w:id="4723" w:author="IRK" w:date="2020-03-12T17:56:00Z">
        <w:r w:rsidR="008955F2">
          <w:rPr>
            <w:rFonts w:hint="eastAsia"/>
          </w:rPr>
          <w:t>「</w:t>
        </w:r>
      </w:ins>
      <w:ins w:id="4724" w:author="IRK" w:date="2020-03-12T17:57:00Z">
        <w:r w:rsidR="008955F2">
          <w:fldChar w:fldCharType="begin"/>
        </w:r>
        <w:r w:rsidR="008955F2">
          <w:instrText xml:space="preserve"> </w:instrText>
        </w:r>
        <w:r w:rsidR="008955F2">
          <w:rPr>
            <w:rFonts w:hint="eastAsia"/>
          </w:rPr>
          <w:instrText>REF _Ref34928239 \r \h</w:instrText>
        </w:r>
        <w:r w:rsidR="008955F2">
          <w:instrText xml:space="preserve"> </w:instrText>
        </w:r>
      </w:ins>
      <w:r w:rsidR="008955F2">
        <w:fldChar w:fldCharType="separate"/>
      </w:r>
      <w:r w:rsidR="0092459D">
        <w:t>3.3.6.2</w:t>
      </w:r>
      <w:ins w:id="4725" w:author="IRK" w:date="2020-03-12T17:57:00Z">
        <w:r w:rsidR="008955F2">
          <w:fldChar w:fldCharType="end"/>
        </w:r>
      </w:ins>
      <w:ins w:id="4726" w:author="IRK" w:date="2020-04-13T12:42:00Z">
        <w:r w:rsidR="001E0234">
          <w:rPr>
            <w:rFonts w:hint="eastAsia"/>
          </w:rPr>
          <w:t xml:space="preserve"> </w:t>
        </w:r>
      </w:ins>
      <w:ins w:id="4727" w:author="IRK" w:date="2020-03-12T17:57:00Z">
        <w:r w:rsidR="008955F2">
          <w:fldChar w:fldCharType="begin"/>
        </w:r>
        <w:r w:rsidR="008955F2">
          <w:instrText xml:space="preserve"> REF _Ref34928239 \h </w:instrText>
        </w:r>
      </w:ins>
      <w:r w:rsidR="008955F2">
        <w:fldChar w:fldCharType="separate"/>
      </w:r>
      <w:r w:rsidR="0092459D">
        <w:t>InnoRules.RulesClient.ResultConsumer</w:t>
      </w:r>
      <w:ins w:id="4728" w:author="IRK" w:date="2020-03-12T17:57:00Z">
        <w:r w:rsidR="008955F2">
          <w:fldChar w:fldCharType="end"/>
        </w:r>
      </w:ins>
      <w:ins w:id="4729" w:author="IRK" w:date="2020-03-12T17:56:00Z">
        <w:r w:rsidR="008955F2">
          <w:rPr>
            <w:rFonts w:hint="eastAsia"/>
          </w:rPr>
          <w:t>」</w:t>
        </w:r>
      </w:ins>
      <w:r w:rsidR="001140F8" w:rsidRPr="00EB5228">
        <w:t>をそれぞれ参照のこと。メソッドの</w:t>
      </w:r>
      <w:r w:rsidR="001140F8" w:rsidRPr="00EB5228">
        <w:t>2</w:t>
      </w:r>
      <w:r w:rsidR="001140F8" w:rsidRPr="00EB5228">
        <w:t>番目と</w:t>
      </w:r>
      <w:r w:rsidR="001140F8" w:rsidRPr="00EB5228">
        <w:t>3</w:t>
      </w:r>
      <w:r w:rsidR="001140F8" w:rsidRPr="00EB5228">
        <w:t>番目のパラメータは、</w:t>
      </w:r>
      <w:r w:rsidR="001140F8" w:rsidRPr="00EB5228">
        <w:t>ItemProvider</w:t>
      </w:r>
      <w:r w:rsidR="001140F8" w:rsidRPr="00EB5228">
        <w:t>オブジェクトと</w:t>
      </w:r>
      <w:r w:rsidR="001140F8" w:rsidRPr="00EB5228">
        <w:t>ResultConsumer</w:t>
      </w:r>
      <w:r w:rsidR="001140F8" w:rsidRPr="00EB5228">
        <w:t>オブジェクトである。</w:t>
      </w:r>
      <w:r w:rsidR="001140F8" w:rsidRPr="00EB5228">
        <w:t>date</w:t>
      </w:r>
      <w:r w:rsidR="001140F8" w:rsidRPr="00EB5228">
        <w:t>パラメータはルール呼び出しの基準日で、</w:t>
      </w:r>
      <w:r w:rsidR="001140F8" w:rsidRPr="00EB5228">
        <w:t>‘yyyy-MM-dd’</w:t>
      </w:r>
      <w:r w:rsidR="001140F8" w:rsidRPr="00EB5228">
        <w:t>または</w:t>
      </w:r>
      <w:r w:rsidR="001140F8" w:rsidRPr="00EB5228">
        <w:t>‘yyyyMMdd’</w:t>
      </w:r>
      <w:r w:rsidR="001140F8" w:rsidRPr="00EB5228">
        <w:t>形式の文字列、</w:t>
      </w:r>
      <w:del w:id="4730" w:author="IRK" w:date="2020-03-12T13:54:00Z">
        <w:r w:rsidR="001140F8" w:rsidRPr="00EB5228" w:rsidDel="008A7A8D">
          <w:delText>あるいは</w:delText>
        </w:r>
      </w:del>
      <w:ins w:id="4731" w:author="IRK" w:date="2020-03-12T13:54:00Z">
        <w:r w:rsidR="008A7A8D">
          <w:rPr>
            <w:rFonts w:hint="eastAsia"/>
          </w:rPr>
          <w:t>または</w:t>
        </w:r>
      </w:ins>
      <w:r w:rsidR="001140F8" w:rsidRPr="00EB5228">
        <w:t>null</w:t>
      </w:r>
      <w:r w:rsidR="001140F8" w:rsidRPr="00EB5228">
        <w:t>を指定できる。</w:t>
      </w:r>
      <w:r w:rsidR="001140F8" w:rsidRPr="00EB5228">
        <w:t>null</w:t>
      </w:r>
      <w:r w:rsidR="001140F8" w:rsidRPr="00EB5228">
        <w:t>を指定すると、ルール呼び出しの基準日としてルール</w:t>
      </w:r>
      <w:r w:rsidR="000C219E">
        <w:rPr>
          <w:rFonts w:hint="eastAsia"/>
        </w:rPr>
        <w:t>エンジン</w:t>
      </w:r>
      <w:r w:rsidR="001140F8" w:rsidRPr="00EB5228">
        <w:t>のシステム日付が使用される。</w:t>
      </w:r>
      <w:r w:rsidR="001140F8" w:rsidRPr="00EB5228">
        <w:t>trace</w:t>
      </w:r>
      <w:r w:rsidR="001140F8" w:rsidRPr="00EB5228">
        <w:t>パラメータはルール</w:t>
      </w:r>
      <w:r w:rsidR="00A95C6C">
        <w:t>実行経路トレースの</w:t>
      </w:r>
      <w:r w:rsidR="001140F8" w:rsidRPr="00EB5228">
        <w:t>結果を作成するためのパラメータで、この文書では扱っていない。このパラメータを</w:t>
      </w:r>
      <w:r w:rsidR="001140F8" w:rsidRPr="00EB5228">
        <w:t>null</w:t>
      </w:r>
      <w:r w:rsidR="001140F8" w:rsidRPr="00EB5228">
        <w:t>として設定し、トレースを無効にすることができる。</w:t>
      </w:r>
      <w:r w:rsidR="001140F8" w:rsidRPr="00EB5228">
        <w:t>callctx</w:t>
      </w:r>
      <w:r w:rsidR="001140F8" w:rsidRPr="00EB5228">
        <w:t>オブジェクトもこの文書では扱っていないので、</w:t>
      </w:r>
      <w:r w:rsidR="001140F8" w:rsidRPr="00EB5228">
        <w:t>null</w:t>
      </w:r>
      <w:r w:rsidR="001140F8" w:rsidRPr="00EB5228">
        <w:t>に</w:t>
      </w:r>
      <w:r w:rsidR="001140F8" w:rsidRPr="006379F0">
        <w:t>設定することを</w:t>
      </w:r>
      <w:r w:rsidR="001140F8" w:rsidRPr="006379F0">
        <w:rPr>
          <w:rFonts w:hint="eastAsia"/>
        </w:rPr>
        <w:t>推奨する</w:t>
      </w:r>
      <w:r w:rsidR="00A162A7">
        <w:rPr>
          <w:rFonts w:hint="eastAsia"/>
        </w:rPr>
        <w:t>。</w:t>
      </w:r>
    </w:p>
    <w:p w14:paraId="5EF80B7F" w14:textId="77777777" w:rsidR="001140F8" w:rsidRDefault="001140F8" w:rsidP="00F93119"/>
    <w:p w14:paraId="6CDDFD99" w14:textId="77777777" w:rsidR="001140F8" w:rsidRDefault="001140F8" w:rsidP="00F93119">
      <w:pPr>
        <w:pStyle w:val="42"/>
      </w:pPr>
      <w:r>
        <w:t>ルールサービス呼び出し例</w:t>
      </w:r>
    </w:p>
    <w:p w14:paraId="1B56B718" w14:textId="3CD47FD3" w:rsidR="001140F8" w:rsidRPr="006379F0" w:rsidRDefault="001140F8" w:rsidP="00F93119">
      <w:del w:id="4732" w:author="IRK" w:date="2020-03-13T10:19:00Z">
        <w:r w:rsidRPr="006379F0" w:rsidDel="005C7246">
          <w:delText>表</w:delText>
        </w:r>
        <w:r w:rsidR="0015391F" w:rsidDel="005C7246">
          <w:delText>83</w:delText>
        </w:r>
      </w:del>
      <w:ins w:id="4733" w:author="IRK" w:date="2020-03-13T10:19:00Z">
        <w:r w:rsidR="005C7246">
          <w:rPr>
            <w:rFonts w:hint="eastAsia"/>
          </w:rPr>
          <w:t>次の表</w:t>
        </w:r>
      </w:ins>
      <w:r w:rsidRPr="006379F0">
        <w:t>は、</w:t>
      </w:r>
      <w:r w:rsidRPr="006379F0">
        <w:t>I/O</w:t>
      </w:r>
      <w:r w:rsidRPr="006379F0">
        <w:t>オブジェクト方式のルールサービス呼び出しの例である</w:t>
      </w:r>
      <w:del w:id="4734" w:author="IRK" w:date="2020-03-13T08:52:00Z">
        <w:r w:rsidRPr="006379F0" w:rsidDel="00650793">
          <w:delText>表</w:delText>
        </w:r>
        <w:r w:rsidR="0015391F" w:rsidDel="00650793">
          <w:delText>73</w:delText>
        </w:r>
      </w:del>
      <w:ins w:id="4735" w:author="IRK" w:date="2020-03-13T08:53:00Z">
        <w:r w:rsidR="00650793">
          <w:fldChar w:fldCharType="begin"/>
        </w:r>
        <w:r w:rsidR="00650793">
          <w:instrText xml:space="preserve"> REF _Ref34982001 \h </w:instrText>
        </w:r>
      </w:ins>
      <w:r w:rsidR="00650793">
        <w:fldChar w:fldCharType="separate"/>
      </w:r>
      <w:r w:rsidR="0092459D">
        <w:t>[</w:t>
      </w:r>
      <w:ins w:id="4736" w:author="IRK" w:date="2020-03-12T15:11:00Z">
        <w:r w:rsidR="0092459D">
          <w:rPr>
            <w:rFonts w:hint="eastAsia"/>
          </w:rPr>
          <w:t>表</w:t>
        </w:r>
        <w:r w:rsidR="0092459D">
          <w:rPr>
            <w:rFonts w:hint="eastAsia"/>
          </w:rPr>
          <w:t xml:space="preserve"> </w:t>
        </w:r>
      </w:ins>
      <w:r w:rsidR="0092459D">
        <w:rPr>
          <w:noProof/>
        </w:rPr>
        <w:t>78</w:t>
      </w:r>
      <w:ins w:id="4737" w:author="IRK" w:date="2020-03-12T15:11:00Z">
        <w:r w:rsidR="0092459D">
          <w:rPr>
            <w:rFonts w:hint="eastAsia"/>
          </w:rPr>
          <w:t xml:space="preserve"> </w:t>
        </w:r>
      </w:ins>
      <w:r w:rsidR="0092459D">
        <w:rPr>
          <w:noProof/>
        </w:rPr>
        <w:t>ルールサービス呼び出し例</w:t>
      </w:r>
      <w:r w:rsidR="0092459D">
        <w:rPr>
          <w:rFonts w:hint="eastAsia"/>
          <w:noProof/>
        </w:rPr>
        <w:t>]</w:t>
      </w:r>
      <w:ins w:id="4738" w:author="IRK" w:date="2020-03-13T08:53:00Z">
        <w:r w:rsidR="00650793">
          <w:fldChar w:fldCharType="end"/>
        </w:r>
      </w:ins>
      <w:r w:rsidRPr="006379F0">
        <w:t>のコードを</w:t>
      </w:r>
      <w:r w:rsidRPr="006379F0">
        <w:t>I/O</w:t>
      </w:r>
      <w:r w:rsidRPr="006379F0">
        <w:t>アダプタ方式に変更したコードである。このコードには、</w:t>
      </w:r>
      <w:del w:id="4739" w:author="IRK" w:date="2020-03-13T08:53:00Z">
        <w:r w:rsidRPr="006379F0" w:rsidDel="00650793">
          <w:delText>表</w:delText>
        </w:r>
        <w:r w:rsidR="0015391F" w:rsidDel="00650793">
          <w:delText>79</w:delText>
        </w:r>
      </w:del>
      <w:ins w:id="4740" w:author="IRK" w:date="2020-03-13T08:53:00Z">
        <w:r w:rsidR="00650793">
          <w:fldChar w:fldCharType="begin"/>
        </w:r>
        <w:r w:rsidR="00650793">
          <w:instrText xml:space="preserve"> REF _Ref34982032 \h </w:instrText>
        </w:r>
      </w:ins>
      <w:r w:rsidR="00650793">
        <w:fldChar w:fldCharType="separate"/>
      </w:r>
      <w:r w:rsidR="0092459D">
        <w:t>[</w:t>
      </w:r>
      <w:ins w:id="4741" w:author="IRK" w:date="2020-03-12T15:13:00Z">
        <w:r w:rsidR="0092459D">
          <w:rPr>
            <w:rFonts w:hint="eastAsia"/>
          </w:rPr>
          <w:t>表</w:t>
        </w:r>
        <w:r w:rsidR="0092459D">
          <w:rPr>
            <w:rFonts w:hint="eastAsia"/>
          </w:rPr>
          <w:t xml:space="preserve"> </w:t>
        </w:r>
      </w:ins>
      <w:r w:rsidR="0092459D">
        <w:rPr>
          <w:noProof/>
        </w:rPr>
        <w:t>82</w:t>
      </w:r>
      <w:r w:rsidR="0092459D" w:rsidRPr="00AB3E22">
        <w:rPr>
          <w:noProof/>
        </w:rPr>
        <w:t xml:space="preserve"> </w:t>
      </w:r>
      <w:r w:rsidR="0092459D">
        <w:rPr>
          <w:noProof/>
        </w:rPr>
        <w:t>ItemProvider</w:t>
      </w:r>
      <w:r w:rsidR="0092459D">
        <w:rPr>
          <w:noProof/>
        </w:rPr>
        <w:t>の実装事例</w:t>
      </w:r>
      <w:r w:rsidR="0092459D">
        <w:rPr>
          <w:noProof/>
        </w:rPr>
        <w:t xml:space="preserve"> – HashtableProvider</w:t>
      </w:r>
      <w:r w:rsidR="0092459D">
        <w:rPr>
          <w:rFonts w:hint="eastAsia"/>
          <w:noProof/>
        </w:rPr>
        <w:t>]</w:t>
      </w:r>
      <w:ins w:id="4742" w:author="IRK" w:date="2020-03-13T08:53:00Z">
        <w:r w:rsidR="00650793">
          <w:fldChar w:fldCharType="end"/>
        </w:r>
      </w:ins>
      <w:r w:rsidRPr="006379F0">
        <w:t>と</w:t>
      </w:r>
      <w:del w:id="4743" w:author="IRK" w:date="2020-03-13T08:53:00Z">
        <w:r w:rsidRPr="006379F0" w:rsidDel="00650793">
          <w:delText>表</w:delText>
        </w:r>
        <w:r w:rsidR="0015391F" w:rsidDel="00650793">
          <w:rPr>
            <w:rFonts w:hint="eastAsia"/>
          </w:rPr>
          <w:delText>81</w:delText>
        </w:r>
      </w:del>
      <w:ins w:id="4744" w:author="IRK" w:date="2020-03-13T08:53:00Z">
        <w:r w:rsidR="00650793">
          <w:fldChar w:fldCharType="begin"/>
        </w:r>
        <w:r w:rsidR="00650793">
          <w:instrText xml:space="preserve"> </w:instrText>
        </w:r>
        <w:r w:rsidR="00650793">
          <w:rPr>
            <w:rFonts w:hint="eastAsia"/>
          </w:rPr>
          <w:instrText>REF _Ref34982047 \h</w:instrText>
        </w:r>
        <w:r w:rsidR="00650793">
          <w:instrText xml:space="preserve"> </w:instrText>
        </w:r>
      </w:ins>
      <w:r w:rsidR="00650793">
        <w:fldChar w:fldCharType="separate"/>
      </w:r>
      <w:r w:rsidR="0092459D">
        <w:t>[</w:t>
      </w:r>
      <w:ins w:id="4745" w:author="IRK" w:date="2020-03-12T15:13:00Z">
        <w:r w:rsidR="0092459D">
          <w:rPr>
            <w:rFonts w:hint="eastAsia"/>
          </w:rPr>
          <w:t>表</w:t>
        </w:r>
        <w:r w:rsidR="0092459D">
          <w:rPr>
            <w:rFonts w:hint="eastAsia"/>
          </w:rPr>
          <w:t xml:space="preserve"> </w:t>
        </w:r>
      </w:ins>
      <w:r w:rsidR="0092459D">
        <w:rPr>
          <w:noProof/>
        </w:rPr>
        <w:t>84</w:t>
      </w:r>
      <w:r w:rsidR="0092459D" w:rsidRPr="00915045">
        <w:rPr>
          <w:noProof/>
        </w:rPr>
        <w:t xml:space="preserve"> </w:t>
      </w:r>
      <w:r w:rsidR="0092459D">
        <w:rPr>
          <w:noProof/>
        </w:rPr>
        <w:t>ResultConsumer</w:t>
      </w:r>
      <w:r w:rsidR="0092459D">
        <w:rPr>
          <w:noProof/>
        </w:rPr>
        <w:t>の実装事例</w:t>
      </w:r>
      <w:r w:rsidR="0092459D">
        <w:rPr>
          <w:noProof/>
        </w:rPr>
        <w:t xml:space="preserve"> – HashtableConsumer</w:t>
      </w:r>
      <w:r w:rsidR="0092459D">
        <w:rPr>
          <w:rFonts w:hint="eastAsia"/>
          <w:noProof/>
        </w:rPr>
        <w:t>]</w:t>
      </w:r>
      <w:ins w:id="4746" w:author="IRK" w:date="2020-03-13T08:53:00Z">
        <w:r w:rsidR="00650793">
          <w:fldChar w:fldCharType="end"/>
        </w:r>
      </w:ins>
      <w:r w:rsidRPr="00EB5228">
        <w:t>の</w:t>
      </w:r>
      <w:r w:rsidRPr="00EB5228">
        <w:t>HashtableProvider</w:t>
      </w:r>
      <w:r w:rsidRPr="00EB5228">
        <w:t>と</w:t>
      </w:r>
      <w:r w:rsidRPr="00EB5228">
        <w:t>HashtableConsumer</w:t>
      </w:r>
      <w:r w:rsidRPr="00EB5228">
        <w:t>が使用されている。この例では、アプリケーションがデータを保存するための標準クラスとして</w:t>
      </w:r>
      <w:r w:rsidRPr="00EB5228">
        <w:t>Hashtable</w:t>
      </w:r>
      <w:r w:rsidRPr="00EB5228">
        <w:t>を使用する。データ保存クラスとして他のクラスの値オブジェクトを使用する場合は、これらクラスのための</w:t>
      </w:r>
      <w:r w:rsidRPr="00EB5228">
        <w:t>ItemProvider</w:t>
      </w:r>
      <w:r w:rsidRPr="00EB5228">
        <w:t>と</w:t>
      </w:r>
      <w:r w:rsidRPr="00EB5228">
        <w:t>ResultConsumer</w:t>
      </w:r>
      <w:r w:rsidRPr="006379F0">
        <w:t>を作成</w:t>
      </w:r>
      <w:r w:rsidRPr="006379F0">
        <w:rPr>
          <w:rFonts w:hint="eastAsia"/>
        </w:rPr>
        <w:t>する</w:t>
      </w:r>
      <w:r w:rsidRPr="006379F0">
        <w:t>。</w:t>
      </w:r>
      <w:r w:rsidRPr="006379F0">
        <w:t xml:space="preserve"> </w:t>
      </w:r>
    </w:p>
    <w:p w14:paraId="68BAC565" w14:textId="77777777" w:rsidR="001140F8" w:rsidRPr="00BC5E4A" w:rsidRDefault="001140F8" w:rsidP="00F93119"/>
    <w:p w14:paraId="60339DF0" w14:textId="7434E5B1" w:rsidR="006379F0" w:rsidRDefault="006379F0" w:rsidP="00F93119">
      <w:pPr>
        <w:pStyle w:val="af5"/>
      </w:pPr>
      <w:bookmarkStart w:id="4747" w:name="_Toc40799309"/>
      <w:r>
        <w:t>[</w:t>
      </w:r>
      <w:del w:id="4748" w:author="IRK" w:date="2020-03-12T15:14: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83</w:delText>
        </w:r>
        <w:r w:rsidR="00E65728" w:rsidDel="00E27ACD">
          <w:rPr>
            <w:noProof/>
          </w:rPr>
          <w:fldChar w:fldCharType="end"/>
        </w:r>
        <w:r w:rsidDel="00E27ACD">
          <w:rPr>
            <w:rFonts w:hint="eastAsia"/>
          </w:rPr>
          <w:delText xml:space="preserve">　</w:delText>
        </w:r>
      </w:del>
      <w:ins w:id="4749" w:author="IRK" w:date="2020-03-12T15:14: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86</w:t>
      </w:r>
      <w:ins w:id="4750" w:author="IRK" w:date="2020-03-12T15:14:00Z">
        <w:r w:rsidR="00E27ACD">
          <w:fldChar w:fldCharType="end"/>
        </w:r>
        <w:r w:rsidR="00E27ACD">
          <w:rPr>
            <w:rFonts w:hint="eastAsia"/>
          </w:rPr>
          <w:t xml:space="preserve"> </w:t>
        </w:r>
      </w:ins>
      <w:r>
        <w:rPr>
          <w:noProof/>
        </w:rPr>
        <w:t>ルールサービス呼び出し例</w:t>
      </w:r>
      <w:r>
        <w:rPr>
          <w:rFonts w:hint="eastAsia"/>
          <w:noProof/>
        </w:rPr>
        <w:t>]</w:t>
      </w:r>
      <w:bookmarkEnd w:id="4747"/>
    </w:p>
    <w:tbl>
      <w:tblPr>
        <w:tblStyle w:val="af4"/>
        <w:tblW w:w="0" w:type="auto"/>
        <w:jc w:val="center"/>
        <w:tblLook w:val="04A0" w:firstRow="1" w:lastRow="0" w:firstColumn="1" w:lastColumn="0" w:noHBand="0" w:noVBand="1"/>
        <w:tblPrChange w:id="4751" w:author="IRK" w:date="2020-04-14T15:50:00Z">
          <w:tblPr>
            <w:tblStyle w:val="af4"/>
            <w:tblW w:w="0" w:type="auto"/>
            <w:tblInd w:w="108" w:type="dxa"/>
            <w:tblLook w:val="04A0" w:firstRow="1" w:lastRow="0" w:firstColumn="1" w:lastColumn="0" w:noHBand="0" w:noVBand="1"/>
          </w:tblPr>
        </w:tblPrChange>
      </w:tblPr>
      <w:tblGrid>
        <w:gridCol w:w="9463"/>
        <w:tblGridChange w:id="4752">
          <w:tblGrid>
            <w:gridCol w:w="9463"/>
          </w:tblGrid>
        </w:tblGridChange>
      </w:tblGrid>
      <w:tr w:rsidR="001140F8" w14:paraId="1049E16D" w14:textId="77777777" w:rsidTr="00C054CD">
        <w:trPr>
          <w:jc w:val="center"/>
        </w:trPr>
        <w:tc>
          <w:tcPr>
            <w:tcW w:w="9463" w:type="dxa"/>
            <w:tcPrChange w:id="4753" w:author="IRK" w:date="2020-04-14T15:50:00Z">
              <w:tcPr>
                <w:tcW w:w="9463" w:type="dxa"/>
              </w:tcPr>
            </w:tcPrChange>
          </w:tcPr>
          <w:p w14:paraId="373EEFC2" w14:textId="77777777" w:rsidR="001140F8" w:rsidRDefault="001140F8">
            <w:pPr>
              <w:pStyle w:val="1b"/>
              <w:pPrChange w:id="4754" w:author="IRK" w:date="2020-04-14T13:55:00Z">
                <w:pPr>
                  <w:pStyle w:val="aff1"/>
                </w:pPr>
              </w:pPrChange>
            </w:pPr>
            <w:r>
              <w:t xml:space="preserve"> 1</w:t>
            </w:r>
            <w:del w:id="4755" w:author="IRK" w:date="2020-03-13T10:20:00Z">
              <w:r w:rsidDel="005C7246">
                <w:delText xml:space="preserve">         </w:delText>
              </w:r>
            </w:del>
          </w:p>
          <w:p w14:paraId="0480AAB7" w14:textId="61EEF92C" w:rsidR="001140F8" w:rsidRDefault="00C054CD">
            <w:pPr>
              <w:pStyle w:val="1b"/>
              <w:pPrChange w:id="4756" w:author="IRK" w:date="2020-04-14T15:50:00Z">
                <w:pPr>
                  <w:pStyle w:val="aff1"/>
                </w:pPr>
              </w:pPrChange>
            </w:pPr>
            <w:ins w:id="4757" w:author="IRK" w:date="2020-04-14T15:50:00Z">
              <w:r>
                <w:t xml:space="preserve"> </w:t>
              </w:r>
            </w:ins>
            <w:r w:rsidR="001140F8">
              <w:t>2 static String service()</w:t>
            </w:r>
          </w:p>
          <w:p w14:paraId="5721DBA9" w14:textId="77777777" w:rsidR="001140F8" w:rsidRDefault="001140F8">
            <w:pPr>
              <w:pStyle w:val="1b"/>
              <w:pPrChange w:id="4758" w:author="IRK" w:date="2020-04-14T13:55:00Z">
                <w:pPr>
                  <w:pStyle w:val="aff1"/>
                </w:pPr>
              </w:pPrChange>
            </w:pPr>
            <w:r>
              <w:t xml:space="preserve"> 3  {</w:t>
            </w:r>
          </w:p>
          <w:p w14:paraId="48F4D08A" w14:textId="77777777" w:rsidR="001140F8" w:rsidRDefault="001140F8">
            <w:pPr>
              <w:pStyle w:val="1b"/>
              <w:pPrChange w:id="4759" w:author="IRK" w:date="2020-04-14T13:55:00Z">
                <w:pPr>
                  <w:pStyle w:val="aff1"/>
                </w:pPr>
              </w:pPrChange>
            </w:pPr>
            <w:r>
              <w:t xml:space="preserve"> 4</w:t>
            </w:r>
            <w:del w:id="4760" w:author="IRK" w:date="2020-03-13T10:20:00Z">
              <w:r w:rsidDel="005C7246">
                <w:delText xml:space="preserve">   </w:delText>
              </w:r>
            </w:del>
          </w:p>
          <w:p w14:paraId="72F1186B" w14:textId="77777777" w:rsidR="001140F8" w:rsidRDefault="001140F8">
            <w:pPr>
              <w:pStyle w:val="1b"/>
              <w:pPrChange w:id="4761" w:author="IRK" w:date="2020-04-14T13:55:00Z">
                <w:pPr>
                  <w:pStyle w:val="aff1"/>
                </w:pPr>
              </w:pPrChange>
            </w:pPr>
            <w:r>
              <w:t xml:space="preserve"> 5      Hashtable datas = new Hashtable();</w:t>
            </w:r>
          </w:p>
          <w:p w14:paraId="2642BC5B" w14:textId="77777777" w:rsidR="001140F8" w:rsidRDefault="001140F8">
            <w:pPr>
              <w:pStyle w:val="1b"/>
              <w:pPrChange w:id="4762" w:author="IRK" w:date="2020-04-14T13:55:00Z">
                <w:pPr>
                  <w:pStyle w:val="aff1"/>
                </w:pPr>
              </w:pPrChange>
            </w:pPr>
            <w:r>
              <w:t xml:space="preserve"> 6      datas.Add("AMT", 10000000);</w:t>
            </w:r>
          </w:p>
          <w:p w14:paraId="6940AFB8" w14:textId="77777777" w:rsidR="001140F8" w:rsidRDefault="001140F8">
            <w:pPr>
              <w:pStyle w:val="1b"/>
              <w:pPrChange w:id="4763" w:author="IRK" w:date="2020-04-14T13:55:00Z">
                <w:pPr>
                  <w:pStyle w:val="aff1"/>
                </w:pPr>
              </w:pPrChange>
            </w:pPr>
            <w:r>
              <w:t xml:space="preserve"> 7      datas.Add("TRDTYP", "A");</w:t>
            </w:r>
          </w:p>
          <w:p w14:paraId="71A21CAD" w14:textId="77777777" w:rsidR="001140F8" w:rsidRPr="00153C46" w:rsidRDefault="001140F8">
            <w:pPr>
              <w:pStyle w:val="1b"/>
              <w:pPrChange w:id="4764" w:author="IRK" w:date="2020-04-14T13:55:00Z">
                <w:pPr>
                  <w:pStyle w:val="aff1"/>
                </w:pPr>
              </w:pPrChange>
            </w:pPr>
            <w:r>
              <w:t xml:space="preserve"> 8</w:t>
            </w:r>
          </w:p>
          <w:p w14:paraId="73331C32" w14:textId="77777777" w:rsidR="001140F8" w:rsidRDefault="001140F8">
            <w:pPr>
              <w:pStyle w:val="1b"/>
              <w:pPrChange w:id="4765" w:author="IRK" w:date="2020-04-14T13:55:00Z">
                <w:pPr>
                  <w:pStyle w:val="aff1"/>
                </w:pPr>
              </w:pPrChange>
            </w:pPr>
            <w:r>
              <w:t xml:space="preserve"> 9      String message = null;</w:t>
            </w:r>
          </w:p>
          <w:p w14:paraId="0ACD940B" w14:textId="77777777" w:rsidR="001140F8" w:rsidRDefault="001140F8">
            <w:pPr>
              <w:pStyle w:val="1b"/>
              <w:pPrChange w:id="4766" w:author="IRK" w:date="2020-04-14T13:55:00Z">
                <w:pPr>
                  <w:pStyle w:val="aff1"/>
                </w:pPr>
              </w:pPrChange>
            </w:pPr>
            <w:r>
              <w:t>10      RuleInterface intf = null;</w:t>
            </w:r>
          </w:p>
          <w:p w14:paraId="0BB51070" w14:textId="77777777" w:rsidR="001140F8" w:rsidRPr="00153C46" w:rsidRDefault="001140F8">
            <w:pPr>
              <w:pStyle w:val="1b"/>
              <w:pPrChange w:id="4767" w:author="IRK" w:date="2020-04-14T13:55:00Z">
                <w:pPr>
                  <w:pStyle w:val="aff1"/>
                </w:pPr>
              </w:pPrChange>
            </w:pPr>
            <w:r>
              <w:t>11</w:t>
            </w:r>
          </w:p>
          <w:p w14:paraId="3C445322" w14:textId="77777777" w:rsidR="001140F8" w:rsidRDefault="001140F8">
            <w:pPr>
              <w:pStyle w:val="1b"/>
              <w:pPrChange w:id="4768" w:author="IRK" w:date="2020-04-14T13:55:00Z">
                <w:pPr>
                  <w:pStyle w:val="aff1"/>
                </w:pPr>
              </w:pPrChange>
            </w:pPr>
            <w:r>
              <w:t>12      try</w:t>
            </w:r>
          </w:p>
          <w:p w14:paraId="24360CE8" w14:textId="77777777" w:rsidR="001140F8" w:rsidRDefault="001140F8">
            <w:pPr>
              <w:pStyle w:val="1b"/>
              <w:pPrChange w:id="4769" w:author="IRK" w:date="2020-04-14T13:55:00Z">
                <w:pPr>
                  <w:pStyle w:val="aff1"/>
                </w:pPr>
              </w:pPrChange>
            </w:pPr>
            <w:r>
              <w:t>13      {</w:t>
            </w:r>
          </w:p>
          <w:p w14:paraId="4899D3AF" w14:textId="77777777" w:rsidR="001140F8" w:rsidRDefault="001140F8">
            <w:pPr>
              <w:pStyle w:val="1b"/>
              <w:pPrChange w:id="4770" w:author="IRK" w:date="2020-04-14T13:55:00Z">
                <w:pPr>
                  <w:pStyle w:val="aff1"/>
                </w:pPr>
              </w:pPrChange>
            </w:pPr>
            <w:r>
              <w:t>14         ItemProvider prov = new HashtableProvider(datas);</w:t>
            </w:r>
          </w:p>
          <w:p w14:paraId="505AAB47" w14:textId="77777777" w:rsidR="001140F8" w:rsidRDefault="001140F8">
            <w:pPr>
              <w:pStyle w:val="1b"/>
              <w:pPrChange w:id="4771" w:author="IRK" w:date="2020-04-14T13:55:00Z">
                <w:pPr>
                  <w:pStyle w:val="aff1"/>
                </w:pPr>
              </w:pPrChange>
            </w:pPr>
            <w:r>
              <w:t>15         ResultConsumer cons = new HashtableConsumer(datas);</w:t>
            </w:r>
          </w:p>
          <w:p w14:paraId="4169A04E" w14:textId="77777777" w:rsidR="001140F8" w:rsidRDefault="001140F8">
            <w:pPr>
              <w:pStyle w:val="1b"/>
              <w:pPrChange w:id="4772" w:author="IRK" w:date="2020-04-14T13:55:00Z">
                <w:pPr>
                  <w:pStyle w:val="aff1"/>
                </w:pPr>
              </w:pPrChange>
            </w:pPr>
            <w:r>
              <w:t>16</w:t>
            </w:r>
            <w:del w:id="4773" w:author="IRK" w:date="2020-03-13T10:20:00Z">
              <w:r w:rsidDel="005C7246">
                <w:delText xml:space="preserve">               </w:delText>
              </w:r>
            </w:del>
          </w:p>
          <w:p w14:paraId="0C379E31" w14:textId="77777777" w:rsidR="001140F8" w:rsidRDefault="001140F8">
            <w:pPr>
              <w:pStyle w:val="1b"/>
              <w:pPrChange w:id="4774" w:author="IRK" w:date="2020-04-14T13:55:00Z">
                <w:pPr>
                  <w:pStyle w:val="aff1"/>
                </w:pPr>
              </w:pPrChange>
            </w:pPr>
            <w:r>
              <w:t>17         intf = ClusterManager.GetInterface();</w:t>
            </w:r>
          </w:p>
          <w:p w14:paraId="4CBC66B6" w14:textId="77777777" w:rsidR="001140F8" w:rsidRPr="00E764BA" w:rsidRDefault="001140F8">
            <w:pPr>
              <w:pStyle w:val="1b"/>
              <w:pPrChange w:id="4775" w:author="IRK" w:date="2020-04-14T13:55:00Z">
                <w:pPr>
                  <w:pStyle w:val="aff1"/>
                </w:pPr>
              </w:pPrChange>
            </w:pPr>
            <w:r>
              <w:t xml:space="preserve">18         </w:t>
            </w:r>
            <w:r w:rsidRPr="00E764BA">
              <w:t>intf.Execute("COMMISSION", prov, cons, Constants.CODETYPE_ALIAS, "2013-07-01",</w:t>
            </w:r>
          </w:p>
          <w:p w14:paraId="72BD34B2" w14:textId="77777777" w:rsidR="001140F8" w:rsidRDefault="001140F8">
            <w:pPr>
              <w:pStyle w:val="1b"/>
              <w:pPrChange w:id="4776" w:author="IRK" w:date="2020-04-14T13:55:00Z">
                <w:pPr>
                  <w:pStyle w:val="aff1"/>
                </w:pPr>
              </w:pPrChange>
            </w:pPr>
            <w:r>
              <w:t>19                        null);</w:t>
            </w:r>
          </w:p>
          <w:p w14:paraId="5F9B9609" w14:textId="77777777" w:rsidR="001140F8" w:rsidRDefault="001140F8">
            <w:pPr>
              <w:pStyle w:val="1b"/>
              <w:pPrChange w:id="4777" w:author="IRK" w:date="2020-04-14T13:55:00Z">
                <w:pPr>
                  <w:pStyle w:val="aff1"/>
                </w:pPr>
              </w:pPrChange>
            </w:pPr>
            <w:r>
              <w:t>20      }</w:t>
            </w:r>
          </w:p>
          <w:p w14:paraId="6ED7BD65" w14:textId="77777777" w:rsidR="001140F8" w:rsidRDefault="001140F8">
            <w:pPr>
              <w:pStyle w:val="1b"/>
              <w:pPrChange w:id="4778" w:author="IRK" w:date="2020-04-14T13:55:00Z">
                <w:pPr>
                  <w:pStyle w:val="aff1"/>
                </w:pPr>
              </w:pPrChange>
            </w:pPr>
            <w:r>
              <w:t>21     catch (Exception e)</w:t>
            </w:r>
          </w:p>
          <w:p w14:paraId="6589BBA2" w14:textId="77777777" w:rsidR="001140F8" w:rsidRDefault="001140F8">
            <w:pPr>
              <w:pStyle w:val="1b"/>
              <w:pPrChange w:id="4779" w:author="IRK" w:date="2020-04-14T13:55:00Z">
                <w:pPr>
                  <w:pStyle w:val="aff1"/>
                </w:pPr>
              </w:pPrChange>
            </w:pPr>
            <w:r>
              <w:t>22     {</w:t>
            </w:r>
          </w:p>
          <w:p w14:paraId="6FF01E13" w14:textId="77777777" w:rsidR="001140F8" w:rsidRDefault="001140F8">
            <w:pPr>
              <w:pStyle w:val="1b"/>
              <w:pPrChange w:id="4780" w:author="IRK" w:date="2020-04-14T13:55:00Z">
                <w:pPr>
                  <w:pStyle w:val="aff1"/>
                </w:pPr>
              </w:pPrChange>
            </w:pPr>
            <w:r>
              <w:t>23         message = "ERROR: " + e.Message;</w:t>
            </w:r>
          </w:p>
          <w:p w14:paraId="69BEB224" w14:textId="77777777" w:rsidR="001140F8" w:rsidRDefault="001140F8">
            <w:pPr>
              <w:pStyle w:val="1b"/>
              <w:pPrChange w:id="4781" w:author="IRK" w:date="2020-04-14T13:55:00Z">
                <w:pPr>
                  <w:pStyle w:val="aff1"/>
                </w:pPr>
              </w:pPrChange>
            </w:pPr>
            <w:r>
              <w:t>24     }</w:t>
            </w:r>
          </w:p>
          <w:p w14:paraId="53C4F701" w14:textId="77777777" w:rsidR="001140F8" w:rsidRDefault="001140F8">
            <w:pPr>
              <w:pStyle w:val="1b"/>
              <w:pPrChange w:id="4782" w:author="IRK" w:date="2020-04-14T13:55:00Z">
                <w:pPr>
                  <w:pStyle w:val="aff1"/>
                </w:pPr>
              </w:pPrChange>
            </w:pPr>
            <w:r>
              <w:t>25     finally</w:t>
            </w:r>
          </w:p>
          <w:p w14:paraId="4644B8BB" w14:textId="77777777" w:rsidR="001140F8" w:rsidRDefault="001140F8">
            <w:pPr>
              <w:pStyle w:val="1b"/>
              <w:pPrChange w:id="4783" w:author="IRK" w:date="2020-04-14T13:55:00Z">
                <w:pPr>
                  <w:pStyle w:val="aff1"/>
                </w:pPr>
              </w:pPrChange>
            </w:pPr>
            <w:r>
              <w:t>26     {</w:t>
            </w:r>
          </w:p>
          <w:p w14:paraId="556FAFD4" w14:textId="77777777" w:rsidR="001140F8" w:rsidRDefault="001140F8">
            <w:pPr>
              <w:pStyle w:val="1b"/>
              <w:pPrChange w:id="4784" w:author="IRK" w:date="2020-04-14T13:55:00Z">
                <w:pPr>
                  <w:pStyle w:val="aff1"/>
                </w:pPr>
              </w:pPrChange>
            </w:pPr>
            <w:r>
              <w:t>27         if (intf != null)</w:t>
            </w:r>
          </w:p>
          <w:p w14:paraId="38B94650" w14:textId="77777777" w:rsidR="001140F8" w:rsidRDefault="001140F8">
            <w:pPr>
              <w:pStyle w:val="1b"/>
              <w:pPrChange w:id="4785" w:author="IRK" w:date="2020-04-14T13:55:00Z">
                <w:pPr>
                  <w:pStyle w:val="aff1"/>
                </w:pPr>
              </w:pPrChange>
            </w:pPr>
            <w:r>
              <w:t>28             intf.Close();</w:t>
            </w:r>
          </w:p>
          <w:p w14:paraId="36CB2CED" w14:textId="77777777" w:rsidR="001140F8" w:rsidRDefault="001140F8">
            <w:pPr>
              <w:pStyle w:val="1b"/>
              <w:pPrChange w:id="4786" w:author="IRK" w:date="2020-04-14T13:55:00Z">
                <w:pPr>
                  <w:pStyle w:val="aff1"/>
                </w:pPr>
              </w:pPrChange>
            </w:pPr>
            <w:r>
              <w:t>29     }</w:t>
            </w:r>
          </w:p>
          <w:p w14:paraId="2B874CFA" w14:textId="77777777" w:rsidR="001140F8" w:rsidRDefault="001140F8">
            <w:pPr>
              <w:pStyle w:val="1b"/>
              <w:pPrChange w:id="4787" w:author="IRK" w:date="2020-04-14T13:55:00Z">
                <w:pPr>
                  <w:pStyle w:val="aff1"/>
                </w:pPr>
              </w:pPrChange>
            </w:pPr>
            <w:r>
              <w:t>30     if (message==null)</w:t>
            </w:r>
          </w:p>
          <w:p w14:paraId="00A0D43D" w14:textId="77777777" w:rsidR="001140F8" w:rsidRDefault="001140F8">
            <w:pPr>
              <w:pStyle w:val="1b"/>
              <w:pPrChange w:id="4788" w:author="IRK" w:date="2020-04-14T13:55:00Z">
                <w:pPr>
                  <w:pStyle w:val="aff1"/>
                </w:pPr>
              </w:pPrChange>
            </w:pPr>
            <w:r>
              <w:t>31     {</w:t>
            </w:r>
          </w:p>
          <w:p w14:paraId="34FACB3A" w14:textId="77777777" w:rsidR="001140F8" w:rsidRDefault="001140F8">
            <w:pPr>
              <w:pStyle w:val="1b"/>
              <w:pPrChange w:id="4789" w:author="IRK" w:date="2020-04-14T13:55:00Z">
                <w:pPr>
                  <w:pStyle w:val="aff1"/>
                </w:pPr>
              </w:pPrChange>
            </w:pPr>
            <w:r>
              <w:t>32         String rate = Convert.ToString(datas["CMSRATE"]);</w:t>
            </w:r>
          </w:p>
          <w:p w14:paraId="14534A37" w14:textId="77777777" w:rsidR="001140F8" w:rsidRDefault="001140F8">
            <w:pPr>
              <w:pStyle w:val="1b"/>
              <w:pPrChange w:id="4790" w:author="IRK" w:date="2020-04-14T13:55:00Z">
                <w:pPr>
                  <w:pStyle w:val="aff1"/>
                </w:pPr>
              </w:pPrChange>
            </w:pPr>
            <w:r>
              <w:t>33           String commission = Convert.ToString(datas["CMSAMT"]);</w:t>
            </w:r>
          </w:p>
          <w:p w14:paraId="5A52CC4D" w14:textId="77777777" w:rsidR="001140F8" w:rsidRDefault="001140F8">
            <w:pPr>
              <w:pStyle w:val="1b"/>
              <w:pPrChange w:id="4791" w:author="IRK" w:date="2020-04-14T13:55:00Z">
                <w:pPr>
                  <w:pStyle w:val="aff1"/>
                </w:pPr>
              </w:pPrChange>
            </w:pPr>
            <w:r>
              <w:t>34           message = "Commission is " + commission + ". Rate is " + rate + ".";</w:t>
            </w:r>
          </w:p>
          <w:p w14:paraId="35747D87" w14:textId="77777777" w:rsidR="001140F8" w:rsidRDefault="001140F8">
            <w:pPr>
              <w:pStyle w:val="1b"/>
              <w:pPrChange w:id="4792" w:author="IRK" w:date="2020-04-14T13:55:00Z">
                <w:pPr>
                  <w:pStyle w:val="aff1"/>
                </w:pPr>
              </w:pPrChange>
            </w:pPr>
            <w:r>
              <w:t>35      }</w:t>
            </w:r>
          </w:p>
          <w:p w14:paraId="51007437" w14:textId="77777777" w:rsidR="001140F8" w:rsidRDefault="001140F8">
            <w:pPr>
              <w:pStyle w:val="1b"/>
              <w:pPrChange w:id="4793" w:author="IRK" w:date="2020-04-14T13:55:00Z">
                <w:pPr>
                  <w:pStyle w:val="aff1"/>
                </w:pPr>
              </w:pPrChange>
            </w:pPr>
            <w:r>
              <w:t>36      return message;</w:t>
            </w:r>
          </w:p>
          <w:p w14:paraId="19774976" w14:textId="77777777" w:rsidR="001140F8" w:rsidRDefault="001140F8">
            <w:pPr>
              <w:pStyle w:val="1b"/>
              <w:pPrChange w:id="4794" w:author="IRK" w:date="2020-04-14T13:55:00Z">
                <w:pPr>
                  <w:pStyle w:val="aff1"/>
                </w:pPr>
              </w:pPrChange>
            </w:pPr>
            <w:r>
              <w:t>37   }</w:t>
            </w:r>
          </w:p>
        </w:tc>
      </w:tr>
    </w:tbl>
    <w:p w14:paraId="7D59D6DB" w14:textId="77777777" w:rsidR="001140F8" w:rsidRDefault="001140F8" w:rsidP="00F93119"/>
    <w:p w14:paraId="7A947B9A" w14:textId="51CE0A7A" w:rsidR="003B5FD7" w:rsidRDefault="001140F8" w:rsidP="00F93119">
      <w:r w:rsidRPr="006379F0">
        <w:t>例では、</w:t>
      </w:r>
      <w:ins w:id="4795" w:author="IRK" w:date="2020-05-12T14:36:00Z">
        <w:r w:rsidR="003F2FAC">
          <w:rPr>
            <w:rFonts w:hint="eastAsia"/>
          </w:rPr>
          <w:t>[</w:t>
        </w:r>
      </w:ins>
      <w:r w:rsidRPr="006379F0">
        <w:t>5</w:t>
      </w:r>
      <w:r w:rsidR="001B7556">
        <w:t>~</w:t>
      </w:r>
      <w:r w:rsidRPr="006379F0">
        <w:t>7</w:t>
      </w:r>
      <w:r w:rsidR="00D13942">
        <w:t>行目</w:t>
      </w:r>
      <w:ins w:id="4796" w:author="IRK" w:date="2020-05-12T14:37:00Z">
        <w:r w:rsidR="003F2FAC">
          <w:rPr>
            <w:rFonts w:hint="eastAsia"/>
          </w:rPr>
          <w:t>]</w:t>
        </w:r>
      </w:ins>
      <w:r w:rsidRPr="006379F0">
        <w:t>で入力値</w:t>
      </w:r>
      <w:r w:rsidRPr="00EB5228">
        <w:t>を</w:t>
      </w:r>
      <w:r w:rsidRPr="00EB5228">
        <w:t>Hashtable</w:t>
      </w:r>
      <w:r w:rsidRPr="00EB5228">
        <w:t>オブジェクトに適用している。</w:t>
      </w:r>
      <w:ins w:id="4797" w:author="IRK" w:date="2020-05-12T14:37:00Z">
        <w:r w:rsidR="003F2FAC">
          <w:rPr>
            <w:rFonts w:hint="eastAsia"/>
          </w:rPr>
          <w:t>[</w:t>
        </w:r>
      </w:ins>
      <w:r w:rsidRPr="00EB5228">
        <w:t>14</w:t>
      </w:r>
      <w:r w:rsidR="00D13942">
        <w:t>行目</w:t>
      </w:r>
      <w:ins w:id="4798" w:author="IRK" w:date="2020-05-12T14:37:00Z">
        <w:r w:rsidR="003F2FAC">
          <w:rPr>
            <w:rFonts w:hint="eastAsia"/>
          </w:rPr>
          <w:t>]</w:t>
        </w:r>
      </w:ins>
      <w:r w:rsidRPr="00EB5228">
        <w:t>と</w:t>
      </w:r>
      <w:ins w:id="4799" w:author="IRK" w:date="2020-05-12T14:37:00Z">
        <w:r w:rsidR="003F2FAC">
          <w:rPr>
            <w:rFonts w:hint="eastAsia"/>
          </w:rPr>
          <w:t>[</w:t>
        </w:r>
      </w:ins>
      <w:r w:rsidRPr="00EB5228">
        <w:t>15</w:t>
      </w:r>
      <w:r w:rsidR="00D13942">
        <w:t>行目</w:t>
      </w:r>
      <w:ins w:id="4800" w:author="IRK" w:date="2020-05-12T14:37:00Z">
        <w:r w:rsidR="003F2FAC">
          <w:rPr>
            <w:rFonts w:hint="eastAsia"/>
          </w:rPr>
          <w:t>]</w:t>
        </w:r>
      </w:ins>
      <w:r w:rsidRPr="00EB5228">
        <w:t>ではそれぞれ</w:t>
      </w:r>
      <w:r w:rsidRPr="00EB5228">
        <w:t>Hashtable</w:t>
      </w:r>
    </w:p>
    <w:p w14:paraId="2D56C074" w14:textId="12D7FB0D" w:rsidR="001140F8" w:rsidRPr="006379F0" w:rsidRDefault="001140F8" w:rsidP="00F93119">
      <w:r w:rsidRPr="00EB5228">
        <w:t>Provider</w:t>
      </w:r>
      <w:r w:rsidRPr="00EB5228">
        <w:t>と</w:t>
      </w:r>
      <w:r w:rsidRPr="00EB5228">
        <w:t>HashtableConsumer</w:t>
      </w:r>
      <w:r w:rsidRPr="00EB5228">
        <w:t>を生成しており、そのコンストラクタに</w:t>
      </w:r>
      <w:r w:rsidRPr="00EB5228">
        <w:t>Hashtable</w:t>
      </w:r>
      <w:r w:rsidRPr="00EB5228">
        <w:t>オブジェクトを引き渡している。</w:t>
      </w:r>
      <w:ins w:id="4801" w:author="IRK" w:date="2020-05-12T14:37:00Z">
        <w:r w:rsidR="003F2FAC">
          <w:rPr>
            <w:rFonts w:hint="eastAsia"/>
          </w:rPr>
          <w:t>[</w:t>
        </w:r>
      </w:ins>
      <w:r w:rsidRPr="00EB5228">
        <w:t>18</w:t>
      </w:r>
      <w:r w:rsidR="00D13942">
        <w:t>行目</w:t>
      </w:r>
      <w:ins w:id="4802" w:author="IRK" w:date="2020-05-12T14:37:00Z">
        <w:r w:rsidR="003F2FAC">
          <w:rPr>
            <w:rFonts w:hint="eastAsia"/>
          </w:rPr>
          <w:t>]</w:t>
        </w:r>
      </w:ins>
      <w:r w:rsidRPr="00EB5228">
        <w:t>で</w:t>
      </w:r>
      <w:r w:rsidRPr="00EB5228">
        <w:t>Execute</w:t>
      </w:r>
      <w:r w:rsidRPr="00EB5228">
        <w:t>メソッドが呼び出されている。このメソッド内でルールが呼び出され、ルール</w:t>
      </w:r>
      <w:r w:rsidR="000C219E">
        <w:rPr>
          <w:rFonts w:hint="eastAsia"/>
        </w:rPr>
        <w:t>エンジン</w:t>
      </w:r>
      <w:r w:rsidRPr="00EB5228">
        <w:t>は項目値を調べるために</w:t>
      </w:r>
      <w:r w:rsidRPr="00EB5228">
        <w:t>ItemProvider</w:t>
      </w:r>
      <w:r w:rsidRPr="00EB5228">
        <w:t>に</w:t>
      </w:r>
      <w:r w:rsidR="00461E45">
        <w:rPr>
          <w:rFonts w:hint="eastAsia"/>
        </w:rPr>
        <w:t>問い合わせ</w:t>
      </w:r>
      <w:r w:rsidRPr="00EB5228">
        <w:t>する。ルール</w:t>
      </w:r>
      <w:r w:rsidR="000C219E">
        <w:rPr>
          <w:rFonts w:hint="eastAsia"/>
        </w:rPr>
        <w:t>エンジン</w:t>
      </w:r>
      <w:r w:rsidRPr="00EB5228">
        <w:t>がルールの実行を終わらせると、その結果は</w:t>
      </w:r>
      <w:r w:rsidRPr="00EB5228">
        <w:t>ResultConsumer</w:t>
      </w:r>
      <w:r w:rsidRPr="00EB5228">
        <w:t>の</w:t>
      </w:r>
      <w:r w:rsidRPr="00EB5228">
        <w:t>Set</w:t>
      </w:r>
      <w:r w:rsidRPr="00EB5228">
        <w:t>メソッドにより</w:t>
      </w:r>
      <w:r w:rsidRPr="00EB5228">
        <w:t>Hashtable</w:t>
      </w:r>
      <w:r w:rsidRPr="006379F0">
        <w:t>オブジェクトに適用され</w:t>
      </w:r>
      <w:r w:rsidRPr="00EB5228">
        <w:t>Execute</w:t>
      </w:r>
      <w:r w:rsidRPr="00EB5228">
        <w:t>メソッドが終了する。つまり、</w:t>
      </w:r>
      <w:r w:rsidRPr="00EB5228">
        <w:t>Execute</w:t>
      </w:r>
      <w:r w:rsidRPr="00EB5228">
        <w:t>メソッドが終了した時点では既に</w:t>
      </w:r>
      <w:r w:rsidRPr="00EB5228">
        <w:t>Hashtable</w:t>
      </w:r>
      <w:r w:rsidRPr="00EB5228">
        <w:t>オブジェクトにルール結果が格納されている。</w:t>
      </w:r>
      <w:ins w:id="4803" w:author="IRK" w:date="2020-05-12T14:37:00Z">
        <w:r w:rsidR="00AD48B4">
          <w:rPr>
            <w:rFonts w:hint="eastAsia"/>
          </w:rPr>
          <w:t>[</w:t>
        </w:r>
      </w:ins>
      <w:r w:rsidRPr="00EB5228">
        <w:t>30</w:t>
      </w:r>
      <w:r w:rsidR="001B7556" w:rsidRPr="00EB5228">
        <w:t>~</w:t>
      </w:r>
      <w:r w:rsidRPr="00EB5228">
        <w:t>35</w:t>
      </w:r>
      <w:r w:rsidR="00D13942">
        <w:t>行目</w:t>
      </w:r>
      <w:ins w:id="4804" w:author="IRK" w:date="2020-05-12T14:37:00Z">
        <w:r w:rsidR="00AD48B4">
          <w:rPr>
            <w:rFonts w:hint="eastAsia"/>
          </w:rPr>
          <w:t>]</w:t>
        </w:r>
      </w:ins>
      <w:r w:rsidRPr="00EB5228">
        <w:t>は、</w:t>
      </w:r>
      <w:r w:rsidRPr="00EB5228">
        <w:t>Hashtable</w:t>
      </w:r>
      <w:r w:rsidRPr="00EB5228">
        <w:t>に</w:t>
      </w:r>
      <w:r w:rsidRPr="006379F0">
        <w:t>適用された結果を使用するコードである。</w:t>
      </w:r>
    </w:p>
    <w:p w14:paraId="7421DF34" w14:textId="34F81886" w:rsidR="003D69F4" w:rsidRDefault="00205474">
      <w:pPr>
        <w:autoSpaceDE/>
        <w:autoSpaceDN/>
        <w:jc w:val="left"/>
        <w:rPr>
          <w:ins w:id="4805" w:author="IRK" w:date="2020-05-11T14:28:00Z"/>
        </w:rPr>
      </w:pPr>
      <w:r>
        <w:br w:type="page"/>
      </w:r>
    </w:p>
    <w:p w14:paraId="70546DBD" w14:textId="77777777" w:rsidR="003D69F4" w:rsidRDefault="003D69F4">
      <w:pPr>
        <w:pStyle w:val="11"/>
        <w:numPr>
          <w:ilvl w:val="0"/>
          <w:numId w:val="45"/>
        </w:numPr>
        <w:rPr>
          <w:ins w:id="4806" w:author="IRK" w:date="2020-05-11T14:28:00Z"/>
          <w:lang w:eastAsia="ja-JP"/>
        </w:rPr>
        <w:pPrChange w:id="4807" w:author="IRK" w:date="2020-05-11T14:29:00Z">
          <w:pPr>
            <w:pStyle w:val="11"/>
            <w:pageBreakBefore w:val="0"/>
            <w:numPr>
              <w:numId w:val="18"/>
            </w:numPr>
            <w:spacing w:before="60" w:after="60" w:line="240" w:lineRule="auto"/>
          </w:pPr>
        </w:pPrChange>
      </w:pPr>
      <w:bookmarkStart w:id="4808" w:name="_Toc34750942"/>
      <w:bookmarkStart w:id="4809" w:name="_Toc40799144"/>
      <w:ins w:id="4810" w:author="IRK" w:date="2020-05-11T14:28:00Z">
        <w:r>
          <w:rPr>
            <w:lang w:eastAsia="ja-JP"/>
          </w:rPr>
          <w:t>REST API</w:t>
        </w:r>
        <w:bookmarkEnd w:id="4808"/>
        <w:bookmarkEnd w:id="4809"/>
      </w:ins>
    </w:p>
    <w:p w14:paraId="7202E8B6" w14:textId="44E78005" w:rsidR="003D69F4" w:rsidRDefault="003D69F4">
      <w:pPr>
        <w:rPr>
          <w:ins w:id="4811" w:author="IRK" w:date="2020-05-11T14:28:00Z"/>
        </w:rPr>
        <w:pPrChange w:id="4812" w:author="IRK" w:date="2020-05-11T14:29:00Z">
          <w:pPr>
            <w:jc w:val="left"/>
          </w:pPr>
        </w:pPrChange>
      </w:pPr>
      <w:ins w:id="4813" w:author="IRK" w:date="2020-05-11T14:28:00Z">
        <w:r w:rsidRPr="009F4DCB">
          <w:rPr>
            <w:rFonts w:hint="eastAsia"/>
          </w:rPr>
          <w:t>Java</w:t>
        </w:r>
        <w:r w:rsidRPr="009F4DCB">
          <w:rPr>
            <w:rFonts w:hint="eastAsia"/>
          </w:rPr>
          <w:t>や</w:t>
        </w:r>
        <w:r>
          <w:rPr>
            <w:rFonts w:hint="eastAsia"/>
          </w:rPr>
          <w:t>C/</w:t>
        </w:r>
        <w:r w:rsidRPr="009F4DCB">
          <w:rPr>
            <w:rFonts w:hint="eastAsia"/>
          </w:rPr>
          <w:t>C</w:t>
        </w:r>
      </w:ins>
      <w:ins w:id="4814" w:author="IRK" w:date="2020-05-13T15:56:00Z">
        <w:r w:rsidR="00CF6110">
          <w:rPr>
            <w:rFonts w:hint="eastAsia"/>
          </w:rPr>
          <w:t>#</w:t>
        </w:r>
      </w:ins>
      <w:ins w:id="4815" w:author="IRK" w:date="2020-05-11T14:28:00Z">
        <w:r w:rsidRPr="009F4DCB">
          <w:rPr>
            <w:rFonts w:hint="eastAsia"/>
          </w:rPr>
          <w:t>アプリケーション開発者は、ルールサービスを呼び出すために</w:t>
        </w:r>
        <w:r w:rsidRPr="009F4DCB">
          <w:rPr>
            <w:rFonts w:hint="eastAsia"/>
          </w:rPr>
          <w:t>Java</w:t>
        </w:r>
        <w:r w:rsidRPr="009F4DCB">
          <w:rPr>
            <w:rFonts w:hint="eastAsia"/>
          </w:rPr>
          <w:t>や</w:t>
        </w:r>
        <w:r w:rsidRPr="009F4DCB">
          <w:rPr>
            <w:rFonts w:hint="eastAsia"/>
          </w:rPr>
          <w:t>C/C</w:t>
        </w:r>
      </w:ins>
      <w:ins w:id="4816" w:author="IRK" w:date="2020-05-13T15:55:00Z">
        <w:r w:rsidR="00CF6110">
          <w:rPr>
            <w:rFonts w:hint="eastAsia"/>
          </w:rPr>
          <w:t>#</w:t>
        </w:r>
      </w:ins>
      <w:ins w:id="4817" w:author="IRK" w:date="2020-05-11T14:28:00Z">
        <w:r w:rsidRPr="009F4DCB">
          <w:rPr>
            <w:rFonts w:hint="eastAsia"/>
          </w:rPr>
          <w:t>の</w:t>
        </w:r>
        <w:r>
          <w:rPr>
            <w:rFonts w:hint="eastAsia"/>
          </w:rPr>
          <w:t>R</w:t>
        </w:r>
        <w:r>
          <w:t xml:space="preserve">ule </w:t>
        </w:r>
        <w:r w:rsidRPr="009F4DCB">
          <w:rPr>
            <w:rFonts w:hint="eastAsia"/>
          </w:rPr>
          <w:t>API</w:t>
        </w:r>
        <w:r w:rsidRPr="009F4DCB">
          <w:rPr>
            <w:rFonts w:hint="eastAsia"/>
          </w:rPr>
          <w:t>を使用</w:t>
        </w:r>
        <w:r>
          <w:rPr>
            <w:rFonts w:hint="eastAsia"/>
          </w:rPr>
          <w:t>することが</w:t>
        </w:r>
        <w:r w:rsidRPr="009F4DCB">
          <w:rPr>
            <w:rFonts w:hint="eastAsia"/>
          </w:rPr>
          <w:t>できる。</w:t>
        </w:r>
        <w:r>
          <w:rPr>
            <w:rFonts w:hint="eastAsia"/>
          </w:rPr>
          <w:t>しかし</w:t>
        </w:r>
        <w:r w:rsidRPr="009F4DCB">
          <w:rPr>
            <w:rFonts w:hint="eastAsia"/>
          </w:rPr>
          <w:t>、</w:t>
        </w:r>
      </w:ins>
      <w:ins w:id="4818" w:author="IRK" w:date="2020-05-15T10:51:00Z">
        <w:r w:rsidR="00FC3A77" w:rsidRPr="009F4DCB">
          <w:rPr>
            <w:rFonts w:hint="eastAsia"/>
          </w:rPr>
          <w:t>Java</w:t>
        </w:r>
        <w:r w:rsidR="00FC3A77" w:rsidRPr="009F4DCB">
          <w:rPr>
            <w:rFonts w:hint="eastAsia"/>
          </w:rPr>
          <w:t>や</w:t>
        </w:r>
        <w:r w:rsidR="00FC3A77" w:rsidRPr="009F4DCB">
          <w:rPr>
            <w:rFonts w:hint="eastAsia"/>
          </w:rPr>
          <w:t>C/C</w:t>
        </w:r>
        <w:r w:rsidR="00FC3A77">
          <w:rPr>
            <w:rFonts w:hint="eastAsia"/>
          </w:rPr>
          <w:t>#</w:t>
        </w:r>
      </w:ins>
      <w:ins w:id="4819" w:author="IRK" w:date="2020-05-15T10:54:00Z">
        <w:r w:rsidR="00FC3A77">
          <w:rPr>
            <w:rFonts w:hint="eastAsia"/>
          </w:rPr>
          <w:t>アプリケーションでないため、</w:t>
        </w:r>
      </w:ins>
      <w:ins w:id="4820" w:author="IRK" w:date="2020-05-11T14:28:00Z">
        <w:r>
          <w:rPr>
            <w:rFonts w:hint="eastAsia"/>
          </w:rPr>
          <w:t>R</w:t>
        </w:r>
        <w:r>
          <w:t xml:space="preserve">ule </w:t>
        </w:r>
        <w:r w:rsidRPr="009F4DCB">
          <w:rPr>
            <w:rFonts w:hint="eastAsia"/>
          </w:rPr>
          <w:t>API</w:t>
        </w:r>
        <w:r w:rsidRPr="009F4DCB">
          <w:rPr>
            <w:rFonts w:hint="eastAsia"/>
          </w:rPr>
          <w:t>を</w:t>
        </w:r>
        <w:r>
          <w:rPr>
            <w:rFonts w:hint="eastAsia"/>
          </w:rPr>
          <w:t>使用できない</w:t>
        </w:r>
        <w:r w:rsidRPr="009F4DCB">
          <w:rPr>
            <w:rFonts w:hint="eastAsia"/>
          </w:rPr>
          <w:t>場合</w:t>
        </w:r>
      </w:ins>
      <w:ins w:id="4821" w:author="IRK" w:date="2020-05-15T10:55:00Z">
        <w:r w:rsidR="00FC3A77">
          <w:rPr>
            <w:rFonts w:hint="eastAsia"/>
          </w:rPr>
          <w:t>や</w:t>
        </w:r>
      </w:ins>
      <w:ins w:id="4822" w:author="IRK" w:date="2020-05-15T10:54:00Z">
        <w:r w:rsidR="00FC3A77">
          <w:rPr>
            <w:rFonts w:hint="eastAsia"/>
          </w:rPr>
          <w:t>セキュリティポーリシー</w:t>
        </w:r>
      </w:ins>
      <w:ins w:id="4823" w:author="IRK" w:date="2020-05-15T10:55:00Z">
        <w:r w:rsidR="00FC3A77">
          <w:rPr>
            <w:rFonts w:hint="eastAsia"/>
          </w:rPr>
          <w:t>などの事由で</w:t>
        </w:r>
      </w:ins>
      <w:ins w:id="4824" w:author="IRK" w:date="2020-05-11T14:28:00Z">
        <w:r>
          <w:rPr>
            <w:rFonts w:hint="eastAsia"/>
          </w:rPr>
          <w:t>使用しない場合が</w:t>
        </w:r>
        <w:r w:rsidRPr="009F4DCB">
          <w:rPr>
            <w:rFonts w:hint="eastAsia"/>
          </w:rPr>
          <w:t>あ</w:t>
        </w:r>
        <w:r>
          <w:rPr>
            <w:rFonts w:hint="eastAsia"/>
          </w:rPr>
          <w:t>る</w:t>
        </w:r>
        <w:r w:rsidRPr="009F4DCB">
          <w:rPr>
            <w:rFonts w:hint="eastAsia"/>
          </w:rPr>
          <w:t>。</w:t>
        </w:r>
        <w:r w:rsidRPr="00DD14BB">
          <w:rPr>
            <w:rFonts w:cs="Arial" w:hint="eastAsia"/>
          </w:rPr>
          <w:t>InnoRules</w:t>
        </w:r>
        <w:r>
          <w:rPr>
            <w:rFonts w:hint="eastAsia"/>
          </w:rPr>
          <w:t>はこの場合に備えて、</w:t>
        </w:r>
        <w:r w:rsidRPr="009F4DCB">
          <w:rPr>
            <w:rFonts w:hint="eastAsia"/>
          </w:rPr>
          <w:t>HTTP</w:t>
        </w:r>
        <w:r w:rsidRPr="009F4DCB">
          <w:rPr>
            <w:rFonts w:hint="eastAsia"/>
          </w:rPr>
          <w:t>メッセージを使用してルールを</w:t>
        </w:r>
        <w:r>
          <w:rPr>
            <w:rFonts w:hint="eastAsia"/>
          </w:rPr>
          <w:t>呼び出す</w:t>
        </w:r>
        <w:r w:rsidRPr="009F4DCB">
          <w:rPr>
            <w:rFonts w:hint="eastAsia"/>
          </w:rPr>
          <w:t>REST</w:t>
        </w:r>
        <w:r>
          <w:t xml:space="preserve"> API</w:t>
        </w:r>
        <w:r w:rsidRPr="009F4DCB">
          <w:rPr>
            <w:rFonts w:hint="eastAsia"/>
          </w:rPr>
          <w:t>を</w:t>
        </w:r>
        <w:r>
          <w:rPr>
            <w:rFonts w:hint="eastAsia"/>
          </w:rPr>
          <w:t>提供する</w:t>
        </w:r>
        <w:r w:rsidRPr="009F4DCB">
          <w:rPr>
            <w:rFonts w:hint="eastAsia"/>
          </w:rPr>
          <w:t>。</w:t>
        </w:r>
      </w:ins>
    </w:p>
    <w:p w14:paraId="74A69476" w14:textId="77777777" w:rsidR="003D69F4" w:rsidRDefault="003D69F4">
      <w:pPr>
        <w:rPr>
          <w:ins w:id="4825" w:author="IRK" w:date="2020-05-11T14:28:00Z"/>
        </w:rPr>
        <w:pPrChange w:id="4826" w:author="IRK" w:date="2020-05-11T14:30:00Z">
          <w:pPr>
            <w:jc w:val="left"/>
          </w:pPr>
        </w:pPrChange>
      </w:pPr>
    </w:p>
    <w:p w14:paraId="359A66EF" w14:textId="4E32660F" w:rsidR="003D69F4" w:rsidRDefault="003D69F4">
      <w:pPr>
        <w:rPr>
          <w:ins w:id="4827" w:author="IRK" w:date="2020-05-11T14:28:00Z"/>
        </w:rPr>
        <w:pPrChange w:id="4828" w:author="IRK" w:date="2020-05-11T14:30:00Z">
          <w:pPr>
            <w:jc w:val="left"/>
          </w:pPr>
        </w:pPrChange>
      </w:pPr>
      <w:ins w:id="4829" w:author="IRK" w:date="2020-05-11T14:28:00Z">
        <w:r w:rsidRPr="009F4DCB">
          <w:rPr>
            <w:rFonts w:hint="eastAsia"/>
          </w:rPr>
          <w:t>REST API</w:t>
        </w:r>
        <w:r w:rsidRPr="009F4DCB">
          <w:rPr>
            <w:rFonts w:hint="eastAsia"/>
          </w:rPr>
          <w:t>はアプリケーション開発者が</w:t>
        </w:r>
        <w:r w:rsidRPr="009F4DCB">
          <w:rPr>
            <w:rFonts w:hint="eastAsia"/>
          </w:rPr>
          <w:t>JSON</w:t>
        </w:r>
        <w:r>
          <w:rPr>
            <w:rFonts w:hint="eastAsia"/>
          </w:rPr>
          <w:t>形式</w:t>
        </w:r>
        <w:r w:rsidRPr="009F4DCB">
          <w:rPr>
            <w:rFonts w:hint="eastAsia"/>
          </w:rPr>
          <w:t>の</w:t>
        </w:r>
        <w:r w:rsidRPr="009F4DCB">
          <w:rPr>
            <w:rFonts w:hint="eastAsia"/>
          </w:rPr>
          <w:t>HTTP</w:t>
        </w:r>
        <w:r w:rsidRPr="009F4DCB">
          <w:rPr>
            <w:rFonts w:hint="eastAsia"/>
          </w:rPr>
          <w:t>メッセージ</w:t>
        </w:r>
        <w:r>
          <w:rPr>
            <w:rFonts w:hint="eastAsia"/>
          </w:rPr>
          <w:t>を使い、</w:t>
        </w:r>
        <w:r w:rsidRPr="009F4DCB">
          <w:rPr>
            <w:rFonts w:hint="eastAsia"/>
          </w:rPr>
          <w:t>ルールサービスを呼び出す方法を提供する。</w:t>
        </w:r>
        <w:r>
          <w:rPr>
            <w:rFonts w:hint="eastAsia"/>
          </w:rPr>
          <w:t>REST</w:t>
        </w:r>
        <w:r>
          <w:t xml:space="preserve"> </w:t>
        </w:r>
        <w:r w:rsidRPr="009F4DCB">
          <w:rPr>
            <w:rFonts w:hint="eastAsia"/>
          </w:rPr>
          <w:t>API</w:t>
        </w:r>
        <w:r w:rsidRPr="009F4DCB">
          <w:rPr>
            <w:rFonts w:hint="eastAsia"/>
          </w:rPr>
          <w:t>が正常に動作するためには</w:t>
        </w:r>
        <w:r>
          <w:rPr>
            <w:rFonts w:hint="eastAsia"/>
          </w:rPr>
          <w:t>、</w:t>
        </w:r>
        <w:r w:rsidRPr="009F4DCB">
          <w:rPr>
            <w:rFonts w:hint="eastAsia"/>
          </w:rPr>
          <w:t>ルールシステムでルール</w:t>
        </w:r>
        <w:r w:rsidRPr="009F4DCB">
          <w:rPr>
            <w:rFonts w:hint="eastAsia"/>
          </w:rPr>
          <w:t>REST</w:t>
        </w:r>
        <w:r w:rsidRPr="009F4DCB">
          <w:rPr>
            <w:rFonts w:hint="eastAsia"/>
          </w:rPr>
          <w:t>サービスを</w:t>
        </w:r>
        <w:r>
          <w:rPr>
            <w:rFonts w:hint="eastAsia"/>
          </w:rPr>
          <w:t>有効にす</w:t>
        </w:r>
        <w:r w:rsidRPr="009F4DCB">
          <w:rPr>
            <w:rFonts w:hint="eastAsia"/>
          </w:rPr>
          <w:t>る必要があ</w:t>
        </w:r>
        <w:r>
          <w:rPr>
            <w:rFonts w:hint="eastAsia"/>
          </w:rPr>
          <w:t>る</w:t>
        </w:r>
        <w:r w:rsidRPr="009F4DCB">
          <w:rPr>
            <w:rFonts w:hint="eastAsia"/>
          </w:rPr>
          <w:t>。ルール</w:t>
        </w:r>
        <w:r w:rsidRPr="009F4DCB">
          <w:rPr>
            <w:rFonts w:hint="eastAsia"/>
          </w:rPr>
          <w:t>REST</w:t>
        </w:r>
        <w:r w:rsidRPr="009F4DCB">
          <w:rPr>
            <w:rFonts w:hint="eastAsia"/>
          </w:rPr>
          <w:t>サービスを有効にする方法は</w:t>
        </w:r>
      </w:ins>
      <w:ins w:id="4830" w:author="IRK" w:date="2020-05-11T14:30:00Z">
        <w:r>
          <w:rPr>
            <w:rFonts w:hint="eastAsia"/>
          </w:rPr>
          <w:t>「</w:t>
        </w:r>
        <w:r>
          <w:rPr>
            <w:rFonts w:hint="eastAsia"/>
          </w:rPr>
          <w:t xml:space="preserve">InnoRules </w:t>
        </w:r>
      </w:ins>
      <w:ins w:id="4831" w:author="IRK" w:date="2020-05-11T14:28:00Z">
        <w:r w:rsidRPr="009F4DCB">
          <w:rPr>
            <w:rFonts w:hint="eastAsia"/>
          </w:rPr>
          <w:t>Installation and Operation Guide</w:t>
        </w:r>
      </w:ins>
      <w:ins w:id="4832" w:author="IRK" w:date="2020-05-11T14:30:00Z">
        <w:r>
          <w:rPr>
            <w:rFonts w:hint="eastAsia"/>
          </w:rPr>
          <w:t>」</w:t>
        </w:r>
      </w:ins>
      <w:ins w:id="4833" w:author="IRK" w:date="2020-05-11T14:28:00Z">
        <w:r w:rsidRPr="009F4DCB">
          <w:rPr>
            <w:rFonts w:hint="eastAsia"/>
          </w:rPr>
          <w:t>を</w:t>
        </w:r>
        <w:r>
          <w:rPr>
            <w:rFonts w:hint="eastAsia"/>
          </w:rPr>
          <w:t>参照のこと。</w:t>
        </w:r>
      </w:ins>
    </w:p>
    <w:p w14:paraId="7F6BA03C" w14:textId="77777777" w:rsidR="003D69F4" w:rsidRDefault="003D69F4" w:rsidP="003D69F4">
      <w:pPr>
        <w:rPr>
          <w:ins w:id="4834" w:author="IRK" w:date="2020-05-11T14:28:00Z"/>
          <w:rFonts w:cs="Arial"/>
        </w:rPr>
      </w:pPr>
    </w:p>
    <w:p w14:paraId="5EEF0D97" w14:textId="77777777" w:rsidR="003D69F4" w:rsidRDefault="003D69F4" w:rsidP="003D69F4">
      <w:pPr>
        <w:rPr>
          <w:ins w:id="4835" w:author="IRK" w:date="2020-05-11T14:28:00Z"/>
        </w:rPr>
      </w:pPr>
      <w:ins w:id="4836" w:author="IRK" w:date="2020-05-11T14:28:00Z">
        <w:r w:rsidRPr="00DD14BB">
          <w:rPr>
            <w:rFonts w:hint="eastAsia"/>
          </w:rPr>
          <w:t>InnoRules</w:t>
        </w:r>
        <w:r w:rsidRPr="000070E8">
          <w:rPr>
            <w:rFonts w:hint="eastAsia"/>
          </w:rPr>
          <w:t>の</w:t>
        </w:r>
        <w:r w:rsidRPr="000070E8">
          <w:rPr>
            <w:rFonts w:hint="eastAsia"/>
          </w:rPr>
          <w:t>REST API</w:t>
        </w:r>
        <w:r w:rsidRPr="000070E8">
          <w:rPr>
            <w:rFonts w:hint="eastAsia"/>
          </w:rPr>
          <w:t>で使用される</w:t>
        </w:r>
        <w:r w:rsidRPr="000070E8">
          <w:rPr>
            <w:rFonts w:hint="eastAsia"/>
          </w:rPr>
          <w:t>JSON</w:t>
        </w:r>
        <w:r w:rsidRPr="000070E8">
          <w:rPr>
            <w:rFonts w:hint="eastAsia"/>
          </w:rPr>
          <w:t>は、</w:t>
        </w:r>
        <w:r w:rsidRPr="000070E8">
          <w:rPr>
            <w:rFonts w:hint="eastAsia"/>
          </w:rPr>
          <w:t>JSON</w:t>
        </w:r>
        <w:r w:rsidRPr="000070E8">
          <w:rPr>
            <w:rFonts w:hint="eastAsia"/>
          </w:rPr>
          <w:t>メッセージ</w:t>
        </w:r>
        <w:r>
          <w:rPr>
            <w:rFonts w:hint="eastAsia"/>
          </w:rPr>
          <w:t>規格を</w:t>
        </w:r>
        <w:r w:rsidRPr="000070E8">
          <w:rPr>
            <w:rFonts w:hint="eastAsia"/>
          </w:rPr>
          <w:t>遵守する</w:t>
        </w:r>
        <w:r>
          <w:rPr>
            <w:rFonts w:hint="eastAsia"/>
          </w:rPr>
          <w:t>必要がある</w:t>
        </w:r>
        <w:r w:rsidRPr="000070E8">
          <w:rPr>
            <w:rFonts w:hint="eastAsia"/>
          </w:rPr>
          <w:t>。</w:t>
        </w:r>
        <w:r w:rsidRPr="000070E8">
          <w:rPr>
            <w:rFonts w:hint="eastAsia"/>
          </w:rPr>
          <w:t>JSON</w:t>
        </w:r>
        <w:r w:rsidRPr="000070E8">
          <w:rPr>
            <w:rFonts w:hint="eastAsia"/>
          </w:rPr>
          <w:t>メッセージ規格は次のサイトを</w:t>
        </w:r>
        <w:r>
          <w:rPr>
            <w:rFonts w:hint="eastAsia"/>
          </w:rPr>
          <w:t>参照のこと。</w:t>
        </w:r>
      </w:ins>
    </w:p>
    <w:p w14:paraId="13E933FF" w14:textId="77777777" w:rsidR="003D69F4" w:rsidRDefault="003D69F4">
      <w:pPr>
        <w:pStyle w:val="10"/>
        <w:rPr>
          <w:ins w:id="4837" w:author="IRK" w:date="2020-05-11T14:28:00Z"/>
        </w:rPr>
        <w:pPrChange w:id="4838" w:author="IRK" w:date="2020-05-11T14:30:00Z">
          <w:pPr>
            <w:numPr>
              <w:ilvl w:val="1"/>
              <w:numId w:val="68"/>
            </w:numPr>
            <w:tabs>
              <w:tab w:val="num" w:pos="737"/>
            </w:tabs>
            <w:ind w:left="784" w:hanging="392"/>
          </w:pPr>
        </w:pPrChange>
      </w:pPr>
      <w:ins w:id="4839" w:author="IRK" w:date="2020-05-11T14:28:00Z">
        <w:r w:rsidRPr="002514BA">
          <w:t>https://www.json.org</w:t>
        </w:r>
      </w:ins>
    </w:p>
    <w:p w14:paraId="747C84D1" w14:textId="77777777" w:rsidR="003D69F4" w:rsidRPr="000070E8" w:rsidRDefault="003D69F4" w:rsidP="003D69F4">
      <w:pPr>
        <w:rPr>
          <w:ins w:id="4840" w:author="IRK" w:date="2020-05-11T14:28:00Z"/>
        </w:rPr>
      </w:pPr>
    </w:p>
    <w:p w14:paraId="68003531" w14:textId="77777777" w:rsidR="003D69F4" w:rsidRPr="00DD14BB" w:rsidRDefault="003D69F4">
      <w:pPr>
        <w:pStyle w:val="22"/>
        <w:numPr>
          <w:ilvl w:val="1"/>
          <w:numId w:val="72"/>
        </w:numPr>
        <w:rPr>
          <w:ins w:id="4841" w:author="IRK" w:date="2020-05-11T14:28:00Z"/>
          <w:lang w:eastAsia="ja-JP"/>
        </w:rPr>
        <w:pPrChange w:id="4842" w:author="IRK" w:date="2020-05-11T14:31:00Z">
          <w:pPr>
            <w:pStyle w:val="22"/>
            <w:numPr>
              <w:numId w:val="72"/>
            </w:numPr>
            <w:wordWrap w:val="0"/>
            <w:spacing w:before="60" w:after="60" w:line="240" w:lineRule="auto"/>
            <w:jc w:val="left"/>
          </w:pPr>
        </w:pPrChange>
      </w:pPr>
      <w:bookmarkStart w:id="4843" w:name="_Toc34750943"/>
      <w:bookmarkStart w:id="4844" w:name="_Toc40799145"/>
      <w:ins w:id="4845" w:author="IRK" w:date="2020-05-11T14:28:00Z">
        <w:r w:rsidRPr="00DD14BB">
          <w:t xml:space="preserve">HTTP </w:t>
        </w:r>
        <w:r w:rsidRPr="00DD14BB">
          <w:rPr>
            <w:rFonts w:hint="eastAsia"/>
            <w:lang w:eastAsia="ja-JP"/>
          </w:rPr>
          <w:t>C</w:t>
        </w:r>
        <w:r w:rsidRPr="00DD14BB">
          <w:rPr>
            <w:lang w:eastAsia="ja-JP"/>
          </w:rPr>
          <w:t>lient</w:t>
        </w:r>
        <w:bookmarkEnd w:id="4843"/>
        <w:bookmarkEnd w:id="4844"/>
      </w:ins>
    </w:p>
    <w:p w14:paraId="6B058EF6" w14:textId="00959851" w:rsidR="003D69F4" w:rsidRPr="00DD14BB" w:rsidRDefault="003D69F4" w:rsidP="003D69F4">
      <w:pPr>
        <w:rPr>
          <w:ins w:id="4846" w:author="IRK" w:date="2020-05-11T14:28:00Z"/>
          <w:rFonts w:cs="Arial"/>
        </w:rPr>
      </w:pPr>
      <w:ins w:id="4847" w:author="IRK" w:date="2020-05-11T14:28:00Z">
        <w:r w:rsidRPr="00DD14BB">
          <w:rPr>
            <w:rFonts w:cs="Arial" w:hint="eastAsia"/>
          </w:rPr>
          <w:t>HTTP</w:t>
        </w:r>
        <w:r w:rsidRPr="00DD14BB">
          <w:rPr>
            <w:rFonts w:cs="Arial"/>
          </w:rPr>
          <w:t xml:space="preserve"> Client</w:t>
        </w:r>
        <w:r w:rsidRPr="00DD14BB">
          <w:rPr>
            <w:rFonts w:cs="Arial" w:hint="eastAsia"/>
          </w:rPr>
          <w:t>とは</w:t>
        </w:r>
        <w:r w:rsidRPr="00DD14BB">
          <w:rPr>
            <w:rFonts w:cs="Arial" w:hint="eastAsia"/>
          </w:rPr>
          <w:t>I</w:t>
        </w:r>
        <w:r w:rsidRPr="00DD14BB">
          <w:rPr>
            <w:rFonts w:cs="Arial"/>
          </w:rPr>
          <w:t>nnoRules Server</w:t>
        </w:r>
        <w:r w:rsidRPr="00DD14BB">
          <w:rPr>
            <w:rFonts w:cs="Arial" w:hint="eastAsia"/>
          </w:rPr>
          <w:t>と</w:t>
        </w:r>
        <w:r w:rsidRPr="00DD14BB">
          <w:rPr>
            <w:rFonts w:cs="Arial" w:hint="eastAsia"/>
          </w:rPr>
          <w:t>HTTP</w:t>
        </w:r>
        <w:r w:rsidRPr="00DD14BB">
          <w:rPr>
            <w:rFonts w:cs="Arial" w:hint="eastAsia"/>
          </w:rPr>
          <w:t>メッセ</w:t>
        </w:r>
        <w:r w:rsidRPr="00DD14BB">
          <w:rPr>
            <w:rFonts w:cs="ＭＳ ゴシック" w:hint="eastAsia"/>
          </w:rPr>
          <w:t>ー</w:t>
        </w:r>
        <w:r w:rsidRPr="00DD14BB">
          <w:rPr>
            <w:rFonts w:hint="eastAsia"/>
          </w:rPr>
          <w:t>ジを送受信できる</w:t>
        </w:r>
      </w:ins>
      <w:ins w:id="4848" w:author="IRK" w:date="2020-05-13T15:37:00Z">
        <w:r w:rsidR="00D27690">
          <w:rPr>
            <w:rFonts w:hint="eastAsia"/>
          </w:rPr>
          <w:t>すべ</w:t>
        </w:r>
      </w:ins>
      <w:ins w:id="4849" w:author="IRK" w:date="2020-05-11T14:28:00Z">
        <w:r w:rsidRPr="00DD14BB">
          <w:rPr>
            <w:rFonts w:hint="eastAsia"/>
          </w:rPr>
          <w:t>てのアプリケ</w:t>
        </w:r>
        <w:r w:rsidRPr="00DD14BB">
          <w:rPr>
            <w:rFonts w:cs="ＭＳ ゴシック" w:hint="eastAsia"/>
          </w:rPr>
          <w:t>ー</w:t>
        </w:r>
        <w:r w:rsidRPr="00DD14BB">
          <w:rPr>
            <w:rFonts w:hint="eastAsia"/>
          </w:rPr>
          <w:t>ション、</w:t>
        </w:r>
      </w:ins>
      <w:ins w:id="4850" w:author="IRK" w:date="2020-05-13T15:38:00Z">
        <w:r w:rsidR="00D27690">
          <w:rPr>
            <w:rFonts w:hint="eastAsia"/>
          </w:rPr>
          <w:t>また</w:t>
        </w:r>
      </w:ins>
      <w:ins w:id="4851" w:author="IRK" w:date="2020-05-11T14:28:00Z">
        <w:r w:rsidRPr="00DD14BB">
          <w:rPr>
            <w:rFonts w:hint="eastAsia"/>
          </w:rPr>
          <w:t>はシステムを意味する。</w:t>
        </w:r>
        <w:r w:rsidRPr="00DD14BB">
          <w:rPr>
            <w:rFonts w:cs="Arial" w:hint="eastAsia"/>
          </w:rPr>
          <w:t>HTTP</w:t>
        </w:r>
        <w:r w:rsidRPr="00DD14BB">
          <w:rPr>
            <w:rFonts w:cs="Arial"/>
          </w:rPr>
          <w:t xml:space="preserve"> Client</w:t>
        </w:r>
        <w:r w:rsidRPr="00DD14BB">
          <w:rPr>
            <w:rFonts w:cs="Arial" w:hint="eastAsia"/>
          </w:rPr>
          <w:t>が</w:t>
        </w:r>
        <w:r w:rsidRPr="00DD14BB">
          <w:rPr>
            <w:rFonts w:cs="Arial" w:hint="eastAsia"/>
          </w:rPr>
          <w:t>REST</w:t>
        </w:r>
        <w:r w:rsidRPr="00DD14BB">
          <w:rPr>
            <w:rFonts w:cs="Arial" w:hint="eastAsia"/>
          </w:rPr>
          <w:t>ル</w:t>
        </w:r>
        <w:r w:rsidRPr="00DD14BB">
          <w:rPr>
            <w:rFonts w:cs="ＭＳ ゴシック" w:hint="eastAsia"/>
          </w:rPr>
          <w:t>ー</w:t>
        </w:r>
        <w:r w:rsidRPr="00DD14BB">
          <w:rPr>
            <w:rFonts w:hint="eastAsia"/>
          </w:rPr>
          <w:t>ルサ</w:t>
        </w:r>
        <w:r w:rsidRPr="00DD14BB">
          <w:rPr>
            <w:rFonts w:cs="ＭＳ ゴシック" w:hint="eastAsia"/>
          </w:rPr>
          <w:t>ー</w:t>
        </w:r>
        <w:r w:rsidRPr="00DD14BB">
          <w:rPr>
            <w:rFonts w:hint="eastAsia"/>
          </w:rPr>
          <w:t>ビスを利用するためには次を遵守するべきである。</w:t>
        </w:r>
      </w:ins>
    </w:p>
    <w:p w14:paraId="4F4A5E5D" w14:textId="77777777" w:rsidR="003D69F4" w:rsidRPr="000070E8" w:rsidRDefault="003D69F4">
      <w:pPr>
        <w:rPr>
          <w:ins w:id="4852" w:author="IRK" w:date="2020-05-11T14:28:00Z"/>
        </w:rPr>
        <w:pPrChange w:id="4853" w:author="IRK" w:date="2020-05-11T14:31:00Z">
          <w:pPr>
            <w:jc w:val="left"/>
          </w:pPr>
        </w:pPrChange>
      </w:pPr>
    </w:p>
    <w:p w14:paraId="7312FE4F" w14:textId="77777777" w:rsidR="003D69F4" w:rsidRPr="00DD14BB" w:rsidRDefault="003D69F4">
      <w:pPr>
        <w:pStyle w:val="32"/>
        <w:numPr>
          <w:ilvl w:val="2"/>
          <w:numId w:val="45"/>
        </w:numPr>
        <w:rPr>
          <w:ins w:id="4854" w:author="IRK" w:date="2020-05-11T14:28:00Z"/>
          <w:lang w:eastAsia="ja-JP"/>
        </w:rPr>
        <w:pPrChange w:id="4855" w:author="IRK" w:date="2020-05-11T14:31:00Z">
          <w:pPr>
            <w:pStyle w:val="32"/>
            <w:numPr>
              <w:numId w:val="18"/>
            </w:numPr>
            <w:wordWrap w:val="0"/>
            <w:spacing w:before="60" w:after="60" w:line="240" w:lineRule="auto"/>
          </w:pPr>
        </w:pPrChange>
      </w:pPr>
      <w:bookmarkStart w:id="4856" w:name="_Toc30666600"/>
      <w:bookmarkStart w:id="4857" w:name="_Toc34750944"/>
      <w:bookmarkStart w:id="4858" w:name="_Toc40799146"/>
      <w:ins w:id="4859" w:author="IRK" w:date="2020-05-11T14:28:00Z">
        <w:r w:rsidRPr="00DD14BB">
          <w:t>URL</w:t>
        </w:r>
        <w:bookmarkEnd w:id="4856"/>
        <w:bookmarkEnd w:id="4857"/>
        <w:bookmarkEnd w:id="4858"/>
      </w:ins>
    </w:p>
    <w:p w14:paraId="3AB30573" w14:textId="77777777" w:rsidR="003D69F4" w:rsidRPr="00DD14BB" w:rsidRDefault="003D69F4" w:rsidP="003D69F4">
      <w:pPr>
        <w:rPr>
          <w:ins w:id="4860" w:author="IRK" w:date="2020-05-11T14:28:00Z"/>
          <w:rFonts w:cs="Malgun Gothic"/>
        </w:rPr>
      </w:pPr>
      <w:ins w:id="4861" w:author="IRK" w:date="2020-05-11T14:28:00Z">
        <w:r w:rsidRPr="00DD14BB">
          <w:rPr>
            <w:rFonts w:hint="eastAsia"/>
          </w:rPr>
          <w:t>REST</w:t>
        </w:r>
        <w:r w:rsidRPr="00DD14BB">
          <w:rPr>
            <w:rFonts w:hint="eastAsia"/>
          </w:rPr>
          <w:t>ル</w:t>
        </w:r>
        <w:r w:rsidRPr="00DD14BB">
          <w:rPr>
            <w:rFonts w:cs="ＭＳ ゴシック" w:hint="eastAsia"/>
          </w:rPr>
          <w:t>ー</w:t>
        </w:r>
        <w:r w:rsidRPr="00DD14BB">
          <w:rPr>
            <w:rFonts w:cs="Malgun Gothic" w:hint="eastAsia"/>
          </w:rPr>
          <w:t>ルサ</w:t>
        </w:r>
        <w:r w:rsidRPr="00DD14BB">
          <w:rPr>
            <w:rFonts w:cs="ＭＳ ゴシック" w:hint="eastAsia"/>
          </w:rPr>
          <w:t>ー</w:t>
        </w:r>
        <w:r w:rsidRPr="00DD14BB">
          <w:rPr>
            <w:rFonts w:cs="Malgun Gothic" w:hint="eastAsia"/>
          </w:rPr>
          <w:t>ビスを利用するため</w:t>
        </w:r>
        <w:r w:rsidRPr="00DD14BB">
          <w:rPr>
            <w:rFonts w:hint="eastAsia"/>
          </w:rPr>
          <w:t>に、</w:t>
        </w:r>
        <w:r w:rsidRPr="00DD14BB">
          <w:rPr>
            <w:rFonts w:hint="eastAsia"/>
          </w:rPr>
          <w:t xml:space="preserve">HTTP </w:t>
        </w:r>
        <w:r w:rsidRPr="00DD14BB">
          <w:t>Client</w:t>
        </w:r>
        <w:r w:rsidRPr="00DD14BB">
          <w:rPr>
            <w:rFonts w:hint="eastAsia"/>
          </w:rPr>
          <w:t>は</w:t>
        </w:r>
        <w:r w:rsidRPr="00DD14BB">
          <w:rPr>
            <w:rFonts w:hint="eastAsia"/>
          </w:rPr>
          <w:t>URL</w:t>
        </w:r>
        <w:r w:rsidRPr="00DD14BB">
          <w:rPr>
            <w:rFonts w:hint="eastAsia"/>
          </w:rPr>
          <w:t>を指定してアクセスする必要がある。</w:t>
        </w:r>
        <w:r w:rsidRPr="00DD14BB">
          <w:rPr>
            <w:rFonts w:hint="eastAsia"/>
          </w:rPr>
          <w:t>URL</w:t>
        </w:r>
        <w:r w:rsidRPr="00DD14BB">
          <w:rPr>
            <w:rFonts w:hint="eastAsia"/>
          </w:rPr>
          <w:t>の構成要素の一部はル</w:t>
        </w:r>
        <w:r w:rsidRPr="00DD14BB">
          <w:rPr>
            <w:rFonts w:cs="ＭＳ ゴシック" w:hint="eastAsia"/>
          </w:rPr>
          <w:t>ー</w:t>
        </w:r>
        <w:r w:rsidRPr="00DD14BB">
          <w:rPr>
            <w:rFonts w:cs="Malgun Gothic" w:hint="eastAsia"/>
          </w:rPr>
          <w:t>ルシステム管理者がサービスウィザードを使い</w:t>
        </w:r>
        <w:r w:rsidRPr="00DD14BB">
          <w:rPr>
            <w:rFonts w:cs="Malgun Gothic" w:hint="eastAsia"/>
          </w:rPr>
          <w:t>InnoRules Server</w:t>
        </w:r>
        <w:r w:rsidRPr="00DD14BB">
          <w:rPr>
            <w:rFonts w:cs="Malgun Gothic" w:hint="eastAsia"/>
          </w:rPr>
          <w:t>上に</w:t>
        </w:r>
        <w:r w:rsidRPr="00DD14BB">
          <w:rPr>
            <w:rFonts w:hint="eastAsia"/>
          </w:rPr>
          <w:t xml:space="preserve">REST </w:t>
        </w:r>
        <w:r w:rsidRPr="00DD14BB">
          <w:t>Service</w:t>
        </w:r>
        <w:r w:rsidRPr="00DD14BB">
          <w:rPr>
            <w:rFonts w:cs="Malgun Gothic" w:hint="eastAsia"/>
          </w:rPr>
          <w:t>を設定</w:t>
        </w:r>
        <w:r w:rsidRPr="00DD14BB">
          <w:rPr>
            <w:rFonts w:hint="eastAsia"/>
          </w:rPr>
          <w:t>する時、指定する必要がある。</w:t>
        </w:r>
      </w:ins>
    </w:p>
    <w:p w14:paraId="00E4E413" w14:textId="77777777" w:rsidR="003D69F4" w:rsidRPr="00DD14BB" w:rsidRDefault="003D69F4" w:rsidP="00475A55">
      <w:pPr>
        <w:rPr>
          <w:ins w:id="4862" w:author="IRK" w:date="2020-05-11T14:28:00Z"/>
          <w:rFonts w:cs="Batang"/>
        </w:rPr>
      </w:pPr>
    </w:p>
    <w:p w14:paraId="680E5177" w14:textId="5D602BA4" w:rsidR="003D69F4" w:rsidRPr="00DD14BB" w:rsidRDefault="003D69F4">
      <w:pPr>
        <w:rPr>
          <w:ins w:id="4863" w:author="IRK" w:date="2020-05-11T14:28:00Z"/>
        </w:rPr>
      </w:pPr>
      <w:ins w:id="4864" w:author="IRK" w:date="2020-05-11T14:28:00Z">
        <w:r w:rsidRPr="00DD14BB">
          <w:rPr>
            <w:rFonts w:hint="eastAsia"/>
          </w:rPr>
          <w:t>URL</w:t>
        </w:r>
        <w:r w:rsidRPr="00DD14BB">
          <w:rPr>
            <w:rFonts w:hint="eastAsia"/>
          </w:rPr>
          <w:t>の構成は以下の</w:t>
        </w:r>
      </w:ins>
      <w:ins w:id="4865" w:author="IRK" w:date="2020-05-13T15:57:00Z">
        <w:r w:rsidR="00CF6110">
          <w:rPr>
            <w:rFonts w:hint="eastAsia"/>
          </w:rPr>
          <w:t>とお</w:t>
        </w:r>
      </w:ins>
      <w:ins w:id="4866" w:author="IRK" w:date="2020-05-11T14:28:00Z">
        <w:r w:rsidRPr="00DD14BB">
          <w:rPr>
            <w:rFonts w:hint="eastAsia"/>
          </w:rPr>
          <w:t>り</w:t>
        </w:r>
        <w:r>
          <w:rPr>
            <w:rFonts w:hint="eastAsia"/>
          </w:rPr>
          <w:t>である</w:t>
        </w:r>
        <w:r w:rsidRPr="00DD14BB">
          <w:rPr>
            <w:rFonts w:hint="eastAsia"/>
          </w:rPr>
          <w:t>。</w:t>
        </w:r>
      </w:ins>
    </w:p>
    <w:p w14:paraId="085834A7" w14:textId="0E8FEB70" w:rsidR="003D69F4" w:rsidRPr="00DD14BB" w:rsidRDefault="003D69F4">
      <w:pPr>
        <w:pStyle w:val="10"/>
        <w:rPr>
          <w:ins w:id="4867" w:author="IRK" w:date="2020-05-11T14:28:00Z"/>
        </w:rPr>
        <w:pPrChange w:id="4868" w:author="IRK" w:date="2020-05-11T14:31:00Z">
          <w:pPr>
            <w:numPr>
              <w:ilvl w:val="1"/>
              <w:numId w:val="68"/>
            </w:numPr>
            <w:tabs>
              <w:tab w:val="num" w:pos="737"/>
            </w:tabs>
            <w:ind w:left="784" w:hanging="392"/>
          </w:pPr>
        </w:pPrChange>
      </w:pPr>
      <w:ins w:id="4869" w:author="IRK" w:date="2020-05-11T14:28:00Z">
        <w:r w:rsidRPr="00DD14BB">
          <w:t>http://ip-address:port/innorules/services/rest/system-alias/rule-code[/date]</w:t>
        </w:r>
      </w:ins>
    </w:p>
    <w:p w14:paraId="3AE89142" w14:textId="77777777" w:rsidR="003D69F4" w:rsidRPr="00475A55" w:rsidRDefault="003D69F4">
      <w:pPr>
        <w:rPr>
          <w:ins w:id="4870" w:author="IRK" w:date="2020-05-11T14:28:00Z"/>
        </w:rPr>
      </w:pPr>
    </w:p>
    <w:p w14:paraId="0719595C" w14:textId="091F6C48" w:rsidR="003D69F4" w:rsidRPr="003F2FAC" w:rsidRDefault="003D69F4">
      <w:pPr>
        <w:pStyle w:val="23"/>
        <w:rPr>
          <w:ins w:id="4871" w:author="IRK" w:date="2020-05-11T14:28:00Z"/>
        </w:rPr>
        <w:pPrChange w:id="4872" w:author="IRK" w:date="2020-05-11T14:34:00Z">
          <w:pPr/>
        </w:pPrChange>
      </w:pPr>
      <w:ins w:id="4873" w:author="IRK" w:date="2020-05-11T14:28:00Z">
        <w:r w:rsidRPr="00475A55">
          <w:rPr>
            <w:rPrChange w:id="4874" w:author="IRK" w:date="2020-05-11T14:34:00Z">
              <w:rPr>
                <w:rFonts w:cs="Arial"/>
                <w:i/>
              </w:rPr>
            </w:rPrChange>
          </w:rPr>
          <w:t>ip-address</w:t>
        </w:r>
        <w:r w:rsidRPr="00D36EBC">
          <w:rPr>
            <w:rFonts w:hint="eastAsia"/>
          </w:rPr>
          <w:t>と</w:t>
        </w:r>
        <w:r w:rsidRPr="00475A55">
          <w:rPr>
            <w:rPrChange w:id="4875" w:author="IRK" w:date="2020-05-11T14:34:00Z">
              <w:rPr>
                <w:rFonts w:cs="Arial"/>
                <w:i/>
              </w:rPr>
            </w:rPrChange>
          </w:rPr>
          <w:t>port</w:t>
        </w:r>
      </w:ins>
      <w:ins w:id="4876" w:author="IRK" w:date="2020-05-11T14:36:00Z">
        <w:r w:rsidR="00475A55" w:rsidRPr="004F78F1">
          <w:t>:</w:t>
        </w:r>
      </w:ins>
      <w:ins w:id="4877" w:author="IRK" w:date="2020-05-11T14:28:00Z">
        <w:r w:rsidRPr="00D36EBC">
          <w:t>InnoRules Server</w:t>
        </w:r>
        <w:r w:rsidRPr="000F780D">
          <w:rPr>
            <w:rFonts w:hint="eastAsia"/>
          </w:rPr>
          <w:t>の</w:t>
        </w:r>
        <w:r w:rsidRPr="00192A56">
          <w:t>IP</w:t>
        </w:r>
        <w:r w:rsidRPr="003F2FAC">
          <w:rPr>
            <w:rFonts w:hint="eastAsia"/>
          </w:rPr>
          <w:t>アドレスとポート</w:t>
        </w:r>
      </w:ins>
    </w:p>
    <w:p w14:paraId="7285E3BA" w14:textId="3628450D" w:rsidR="003D69F4" w:rsidRPr="000F780D" w:rsidRDefault="003D69F4">
      <w:pPr>
        <w:pStyle w:val="23"/>
        <w:rPr>
          <w:ins w:id="4878" w:author="IRK" w:date="2020-05-11T14:28:00Z"/>
        </w:rPr>
        <w:pPrChange w:id="4879" w:author="IRK" w:date="2020-05-11T14:34:00Z">
          <w:pPr/>
        </w:pPrChange>
      </w:pPr>
      <w:ins w:id="4880" w:author="IRK" w:date="2020-05-11T14:28:00Z">
        <w:r w:rsidRPr="00475A55">
          <w:rPr>
            <w:rPrChange w:id="4881" w:author="IRK" w:date="2020-05-11T14:34:00Z">
              <w:rPr>
                <w:rFonts w:cs="Arial"/>
                <w:i/>
              </w:rPr>
            </w:rPrChange>
          </w:rPr>
          <w:t>system-alias</w:t>
        </w:r>
      </w:ins>
      <w:ins w:id="4882" w:author="IRK" w:date="2020-05-11T14:36:00Z">
        <w:r w:rsidR="00475A55" w:rsidRPr="004F78F1">
          <w:t>:</w:t>
        </w:r>
      </w:ins>
      <w:ins w:id="4883" w:author="IRK" w:date="2020-05-11T14:28:00Z">
        <w:r w:rsidRPr="00D36EBC">
          <w:rPr>
            <w:rFonts w:hint="eastAsia"/>
          </w:rPr>
          <w:t>ルールシステム管理者が指定したシステムエイリアス</w:t>
        </w:r>
      </w:ins>
    </w:p>
    <w:p w14:paraId="157E5773" w14:textId="19B9646B" w:rsidR="003D69F4" w:rsidRDefault="003D69F4">
      <w:pPr>
        <w:pStyle w:val="23"/>
        <w:rPr>
          <w:ins w:id="4884" w:author="IRK" w:date="2020-05-15T11:01:00Z"/>
        </w:rPr>
        <w:pPrChange w:id="4885" w:author="IRK" w:date="2020-05-11T14:34:00Z">
          <w:pPr/>
        </w:pPrChange>
      </w:pPr>
      <w:ins w:id="4886" w:author="IRK" w:date="2020-05-11T14:28:00Z">
        <w:r w:rsidRPr="00475A55">
          <w:rPr>
            <w:rPrChange w:id="4887" w:author="IRK" w:date="2020-05-11T14:34:00Z">
              <w:rPr>
                <w:rFonts w:cs="Arial"/>
                <w:i/>
              </w:rPr>
            </w:rPrChange>
          </w:rPr>
          <w:t>rule-code</w:t>
        </w:r>
      </w:ins>
      <w:ins w:id="4888" w:author="IRK" w:date="2020-05-11T14:36:00Z">
        <w:r w:rsidR="00475A55" w:rsidRPr="004F78F1">
          <w:t>:</w:t>
        </w:r>
      </w:ins>
      <w:ins w:id="4889" w:author="IRK" w:date="2020-05-11T14:28:00Z">
        <w:r w:rsidRPr="00D36EBC">
          <w:rPr>
            <w:rFonts w:hint="eastAsia"/>
          </w:rPr>
          <w:t>ルールシステム管理者が指定した呼出コードタイプに該当するコードを入力する。</w:t>
        </w:r>
      </w:ins>
    </w:p>
    <w:p w14:paraId="01F1FD6C" w14:textId="1C14DF74" w:rsidR="00D54237" w:rsidRPr="000F780D" w:rsidRDefault="00D54237">
      <w:pPr>
        <w:pStyle w:val="27"/>
        <w:rPr>
          <w:ins w:id="4890" w:author="IRK" w:date="2020-05-11T14:28:00Z"/>
        </w:rPr>
        <w:pPrChange w:id="4891" w:author="IRK" w:date="2020-05-15T11:02:00Z">
          <w:pPr/>
        </w:pPrChange>
      </w:pPr>
      <w:ins w:id="4892" w:author="IRK" w:date="2020-05-15T11:01:00Z">
        <w:r>
          <w:rPr>
            <w:rFonts w:hint="eastAsia"/>
          </w:rPr>
          <w:t>詳細は</w:t>
        </w:r>
      </w:ins>
      <w:ins w:id="4893" w:author="IRK" w:date="2020-05-15T11:02:00Z">
        <w:r>
          <w:rPr>
            <w:rFonts w:hint="eastAsia"/>
          </w:rPr>
          <w:t>「</w:t>
        </w:r>
        <w:r>
          <w:fldChar w:fldCharType="begin"/>
        </w:r>
        <w:r>
          <w:instrText xml:space="preserve"> </w:instrText>
        </w:r>
        <w:r>
          <w:rPr>
            <w:rFonts w:hint="eastAsia"/>
          </w:rPr>
          <w:instrText>REF _Ref40432962 \r \h</w:instrText>
        </w:r>
        <w:r>
          <w:instrText xml:space="preserve"> </w:instrText>
        </w:r>
      </w:ins>
      <w:r>
        <w:fldChar w:fldCharType="separate"/>
      </w:r>
      <w:r w:rsidR="0092459D">
        <w:t xml:space="preserve">4.2.1 </w:t>
      </w:r>
      <w:ins w:id="4894" w:author="IRK" w:date="2020-05-15T11:02:00Z">
        <w:r>
          <w:fldChar w:fldCharType="end"/>
        </w:r>
        <w:r>
          <w:rPr>
            <w:rFonts w:hint="eastAsia"/>
          </w:rPr>
          <w:t xml:space="preserve"> </w:t>
        </w:r>
        <w:r>
          <w:fldChar w:fldCharType="begin"/>
        </w:r>
        <w:r>
          <w:instrText xml:space="preserve"> REF _Ref40432964 \h </w:instrText>
        </w:r>
      </w:ins>
      <w:r>
        <w:fldChar w:fldCharType="separate"/>
      </w:r>
      <w:ins w:id="4895" w:author="IRK" w:date="2020-05-11T14:28:00Z">
        <w:r w:rsidR="0092459D" w:rsidRPr="00DD14BB">
          <w:rPr>
            <w:rFonts w:hint="eastAsia"/>
          </w:rPr>
          <w:t>リクエストメッセ</w:t>
        </w:r>
        <w:r w:rsidR="0092459D" w:rsidRPr="00DD14BB">
          <w:rPr>
            <w:rFonts w:cs="ＭＳ ゴシック" w:hint="eastAsia"/>
          </w:rPr>
          <w:t>ー</w:t>
        </w:r>
        <w:r w:rsidR="0092459D" w:rsidRPr="00DD14BB">
          <w:rPr>
            <w:rFonts w:cs="Malgun Gothic" w:hint="eastAsia"/>
          </w:rPr>
          <w:t>ジ</w:t>
        </w:r>
      </w:ins>
      <w:ins w:id="4896" w:author="IRK" w:date="2020-05-15T11:02:00Z">
        <w:r>
          <w:fldChar w:fldCharType="end"/>
        </w:r>
        <w:r>
          <w:rPr>
            <w:rFonts w:hint="eastAsia"/>
          </w:rPr>
          <w:t>」を参照</w:t>
        </w:r>
      </w:ins>
      <w:ins w:id="4897" w:author="IRK" w:date="2020-05-15T11:03:00Z">
        <w:r>
          <w:rPr>
            <w:rFonts w:hint="eastAsia"/>
          </w:rPr>
          <w:t>の</w:t>
        </w:r>
      </w:ins>
      <w:ins w:id="4898" w:author="IRK" w:date="2020-05-15T11:02:00Z">
        <w:r>
          <w:rPr>
            <w:rFonts w:hint="eastAsia"/>
          </w:rPr>
          <w:t>こと。</w:t>
        </w:r>
      </w:ins>
    </w:p>
    <w:p w14:paraId="2AED9A70" w14:textId="3864DD4B" w:rsidR="003D69F4" w:rsidRPr="00D27690" w:rsidRDefault="003D69F4">
      <w:pPr>
        <w:pStyle w:val="23"/>
        <w:rPr>
          <w:ins w:id="4899" w:author="IRK" w:date="2020-05-11T14:28:00Z"/>
        </w:rPr>
        <w:pPrChange w:id="4900" w:author="IRK" w:date="2020-05-11T14:34:00Z">
          <w:pPr/>
        </w:pPrChange>
      </w:pPr>
      <w:ins w:id="4901" w:author="IRK" w:date="2020-05-11T14:28:00Z">
        <w:r w:rsidRPr="00475A55">
          <w:rPr>
            <w:rPrChange w:id="4902" w:author="IRK" w:date="2020-05-11T14:34:00Z">
              <w:rPr>
                <w:rFonts w:cs="Arial"/>
                <w:i/>
              </w:rPr>
            </w:rPrChange>
          </w:rPr>
          <w:t>date</w:t>
        </w:r>
      </w:ins>
      <w:ins w:id="4903" w:author="IRK" w:date="2020-05-11T14:36:00Z">
        <w:r w:rsidR="00475A55" w:rsidRPr="004F78F1">
          <w:t>:</w:t>
        </w:r>
      </w:ins>
      <w:ins w:id="4904" w:author="IRK" w:date="2020-05-11T14:28:00Z">
        <w:r w:rsidRPr="00D36EBC">
          <w:rPr>
            <w:rFonts w:hint="eastAsia"/>
          </w:rPr>
          <w:t>ルール実行の基準日を入力する。基準日は省略可能であり、省略した場合</w:t>
        </w:r>
        <w:r w:rsidRPr="000F780D">
          <w:t>InnoRules Server</w:t>
        </w:r>
        <w:r w:rsidRPr="00192A56">
          <w:rPr>
            <w:rFonts w:hint="eastAsia"/>
          </w:rPr>
          <w:t>ではシステム日をルール実行基準日として使用する。日付形式は</w:t>
        </w:r>
        <w:r w:rsidRPr="00E445D4">
          <w:t>InnoRules Server</w:t>
        </w:r>
        <w:r w:rsidRPr="00C15663">
          <w:rPr>
            <w:rFonts w:hint="eastAsia"/>
          </w:rPr>
          <w:t>の設定時の日付形式と合わせる必要がある。</w:t>
        </w:r>
      </w:ins>
    </w:p>
    <w:p w14:paraId="60506F4A" w14:textId="7BF8C452" w:rsidR="003D69F4" w:rsidRPr="00DD14BB" w:rsidRDefault="003D69F4">
      <w:pPr>
        <w:pStyle w:val="23"/>
        <w:rPr>
          <w:ins w:id="4905" w:author="IRK" w:date="2020-05-11T14:28:00Z"/>
        </w:rPr>
        <w:pPrChange w:id="4906" w:author="IRK" w:date="2020-05-11T14:36:00Z">
          <w:pPr>
            <w:numPr>
              <w:numId w:val="70"/>
            </w:numPr>
            <w:ind w:left="1960" w:hanging="392"/>
          </w:pPr>
        </w:pPrChange>
      </w:pPr>
      <w:ins w:id="4907" w:author="IRK" w:date="2020-05-11T14:28:00Z">
        <w:r w:rsidRPr="00DD14BB">
          <w:rPr>
            <w:rFonts w:hint="eastAsia"/>
          </w:rPr>
          <w:t>例</w:t>
        </w:r>
      </w:ins>
      <w:ins w:id="4908" w:author="IRK" w:date="2020-05-13T15:56:00Z">
        <w:r w:rsidR="00CF6110">
          <w:rPr>
            <w:rFonts w:hint="eastAsia"/>
          </w:rPr>
          <w:t>)</w:t>
        </w:r>
      </w:ins>
      <w:ins w:id="4909" w:author="IRK" w:date="2020-05-11T14:28:00Z">
        <w:r w:rsidRPr="00DD14BB">
          <w:t>http://11.22.33.44:25802/innorules/services/rest/dev/samplerule/20</w:t>
        </w:r>
        <w:r w:rsidRPr="00DD14BB">
          <w:rPr>
            <w:rFonts w:hint="eastAsia"/>
          </w:rPr>
          <w:t>20</w:t>
        </w:r>
        <w:r w:rsidRPr="00DD14BB">
          <w:t>0101</w:t>
        </w:r>
      </w:ins>
    </w:p>
    <w:p w14:paraId="108A5B38" w14:textId="77777777" w:rsidR="00475A55" w:rsidRDefault="00475A55">
      <w:pPr>
        <w:rPr>
          <w:ins w:id="4910" w:author="IRK" w:date="2020-05-11T14:36:00Z"/>
        </w:rPr>
        <w:pPrChange w:id="4911" w:author="IRK" w:date="2020-05-11T14:36:00Z">
          <w:pPr>
            <w:ind w:leftChars="197" w:left="386"/>
          </w:pPr>
        </w:pPrChange>
      </w:pPr>
    </w:p>
    <w:p w14:paraId="08CA62BF" w14:textId="77777777" w:rsidR="003D69F4" w:rsidRPr="00DD14BB" w:rsidRDefault="003D69F4">
      <w:pPr>
        <w:rPr>
          <w:ins w:id="4912" w:author="IRK" w:date="2020-05-11T14:28:00Z"/>
        </w:rPr>
        <w:pPrChange w:id="4913" w:author="IRK" w:date="2020-05-11T14:36:00Z">
          <w:pPr>
            <w:ind w:leftChars="197" w:left="386"/>
          </w:pPr>
        </w:pPrChange>
      </w:pPr>
      <w:ins w:id="4914" w:author="IRK" w:date="2020-05-11T14:28:00Z">
        <w:r w:rsidRPr="00DD14BB">
          <w:rPr>
            <w:rFonts w:hint="eastAsia"/>
          </w:rPr>
          <w:t>上記例は</w:t>
        </w:r>
        <w:r w:rsidRPr="00DD14BB">
          <w:rPr>
            <w:rFonts w:hint="eastAsia"/>
          </w:rPr>
          <w:t>REST</w:t>
        </w:r>
        <w:r w:rsidRPr="00DD14BB">
          <w:rPr>
            <w:rFonts w:hint="eastAsia"/>
          </w:rPr>
          <w:t>サービス設定時、システムエイリアスを</w:t>
        </w:r>
        <w:r w:rsidRPr="00DD14BB">
          <w:rPr>
            <w:rFonts w:hint="eastAsia"/>
          </w:rPr>
          <w:t>d</w:t>
        </w:r>
        <w:r w:rsidRPr="00DD14BB">
          <w:t>ev</w:t>
        </w:r>
        <w:r w:rsidRPr="00DD14BB">
          <w:rPr>
            <w:rFonts w:hint="eastAsia"/>
          </w:rPr>
          <w:t>、呼出コードタイプをエイリアスに設定した場合、ルールのエイリアスが</w:t>
        </w:r>
        <w:r w:rsidRPr="00DD14BB">
          <w:rPr>
            <w:rFonts w:hint="eastAsia"/>
          </w:rPr>
          <w:t>s</w:t>
        </w:r>
        <w:r w:rsidRPr="00DD14BB">
          <w:t>amplerule</w:t>
        </w:r>
        <w:r w:rsidRPr="00DD14BB">
          <w:rPr>
            <w:rFonts w:hint="eastAsia"/>
          </w:rPr>
          <w:t>であるルールを基準日</w:t>
        </w:r>
        <w:r w:rsidRPr="00DD14BB">
          <w:t>20</w:t>
        </w:r>
        <w:r w:rsidRPr="00DD14BB">
          <w:rPr>
            <w:rFonts w:hint="eastAsia"/>
          </w:rPr>
          <w:t>20</w:t>
        </w:r>
        <w:r w:rsidRPr="00DD14BB">
          <w:t>0101</w:t>
        </w:r>
        <w:r w:rsidRPr="00DD14BB">
          <w:rPr>
            <w:rFonts w:hint="eastAsia"/>
          </w:rPr>
          <w:t>で呼び出している。</w:t>
        </w:r>
      </w:ins>
    </w:p>
    <w:p w14:paraId="573AEC56" w14:textId="77777777" w:rsidR="003D69F4" w:rsidRDefault="003D69F4" w:rsidP="003D69F4">
      <w:pPr>
        <w:jc w:val="left"/>
        <w:rPr>
          <w:ins w:id="4915" w:author="IRK" w:date="2020-05-11T14:28:00Z"/>
        </w:rPr>
      </w:pPr>
    </w:p>
    <w:p w14:paraId="0A898CDE" w14:textId="77777777" w:rsidR="003D69F4" w:rsidRPr="00DD14BB" w:rsidRDefault="003D69F4">
      <w:pPr>
        <w:pStyle w:val="32"/>
        <w:numPr>
          <w:ilvl w:val="2"/>
          <w:numId w:val="45"/>
        </w:numPr>
        <w:rPr>
          <w:ins w:id="4916" w:author="IRK" w:date="2020-05-11T14:28:00Z"/>
          <w:lang w:eastAsia="ja-JP"/>
        </w:rPr>
        <w:pPrChange w:id="4917" w:author="IRK" w:date="2020-05-11T14:36:00Z">
          <w:pPr>
            <w:pStyle w:val="32"/>
            <w:numPr>
              <w:numId w:val="18"/>
            </w:numPr>
            <w:wordWrap w:val="0"/>
            <w:spacing w:before="60" w:after="60" w:line="240" w:lineRule="auto"/>
          </w:pPr>
        </w:pPrChange>
      </w:pPr>
      <w:bookmarkStart w:id="4918" w:name="_Toc34750945"/>
      <w:bookmarkStart w:id="4919" w:name="_Toc40799147"/>
      <w:ins w:id="4920" w:author="IRK" w:date="2020-05-11T14:28:00Z">
        <w:r w:rsidRPr="00DD14BB">
          <w:rPr>
            <w:rFonts w:hint="eastAsia"/>
            <w:lang w:eastAsia="ja-JP"/>
          </w:rPr>
          <w:t>HTTP</w:t>
        </w:r>
        <w:r w:rsidRPr="00DD14BB">
          <w:rPr>
            <w:rFonts w:hint="eastAsia"/>
            <w:lang w:eastAsia="ja-JP"/>
          </w:rPr>
          <w:t>ヘッダ</w:t>
        </w:r>
        <w:r w:rsidRPr="009B69AD">
          <w:rPr>
            <w:rFonts w:cs="ＭＳ ゴシック" w:hint="eastAsia"/>
            <w:lang w:eastAsia="ja-JP"/>
          </w:rPr>
          <w:t>ー</w:t>
        </w:r>
        <w:bookmarkEnd w:id="4918"/>
        <w:bookmarkEnd w:id="4919"/>
      </w:ins>
    </w:p>
    <w:p w14:paraId="59EDCA28" w14:textId="77777777" w:rsidR="003D69F4" w:rsidRDefault="003D69F4">
      <w:pPr>
        <w:rPr>
          <w:ins w:id="4921" w:author="IRK" w:date="2020-05-11T14:28:00Z"/>
        </w:rPr>
        <w:pPrChange w:id="4922" w:author="IRK" w:date="2020-05-11T14:36:00Z">
          <w:pPr>
            <w:jc w:val="left"/>
          </w:pPr>
        </w:pPrChange>
      </w:pPr>
      <w:ins w:id="4923" w:author="IRK" w:date="2020-05-11T14:28:00Z">
        <w:r>
          <w:rPr>
            <w:rFonts w:hint="eastAsia"/>
          </w:rPr>
          <w:t>送信メッセージには</w:t>
        </w:r>
        <w:r>
          <w:rPr>
            <w:rFonts w:hint="eastAsia"/>
          </w:rPr>
          <w:t>HTTP</w:t>
        </w:r>
        <w:r>
          <w:rPr>
            <w:rFonts w:hint="eastAsia"/>
          </w:rPr>
          <w:t>ヘッダーを指定しなければならない。</w:t>
        </w:r>
      </w:ins>
    </w:p>
    <w:p w14:paraId="73F49195" w14:textId="77777777" w:rsidR="00D27690" w:rsidRDefault="003D69F4">
      <w:pPr>
        <w:pStyle w:val="10"/>
        <w:rPr>
          <w:ins w:id="4924" w:author="IRK" w:date="2020-05-13T15:42:00Z"/>
        </w:rPr>
        <w:pPrChange w:id="4925" w:author="IRK" w:date="2020-05-13T15:42:00Z">
          <w:pPr>
            <w:pStyle w:val="a8"/>
            <w:numPr>
              <w:numId w:val="73"/>
            </w:numPr>
            <w:autoSpaceDE/>
            <w:autoSpaceDN/>
            <w:ind w:leftChars="0" w:left="1176" w:hanging="392"/>
            <w:jc w:val="left"/>
          </w:pPr>
        </w:pPrChange>
      </w:pPr>
      <w:ins w:id="4926" w:author="IRK" w:date="2020-05-11T14:28:00Z">
        <w:r>
          <w:t>Content-Type</w:t>
        </w:r>
      </w:ins>
    </w:p>
    <w:p w14:paraId="12715280" w14:textId="2586E406" w:rsidR="003D69F4" w:rsidRDefault="003D69F4">
      <w:pPr>
        <w:pStyle w:val="17"/>
        <w:rPr>
          <w:ins w:id="4927" w:author="IRK" w:date="2020-05-11T14:28:00Z"/>
        </w:rPr>
        <w:pPrChange w:id="4928" w:author="IRK" w:date="2020-05-13T15:42:00Z">
          <w:pPr>
            <w:pStyle w:val="a8"/>
            <w:numPr>
              <w:numId w:val="73"/>
            </w:numPr>
            <w:autoSpaceDE/>
            <w:autoSpaceDN/>
            <w:ind w:leftChars="0" w:left="1176" w:hanging="392"/>
            <w:jc w:val="left"/>
          </w:pPr>
        </w:pPrChange>
      </w:pPr>
      <w:ins w:id="4929" w:author="IRK" w:date="2020-05-11T14:28:00Z">
        <w:r>
          <w:t>HTTP</w:t>
        </w:r>
        <w:r>
          <w:rPr>
            <w:rFonts w:hint="eastAsia"/>
          </w:rPr>
          <w:t>送信メッセージの</w:t>
        </w:r>
        <w:r>
          <w:t>MIME Type</w:t>
        </w:r>
        <w:r>
          <w:rPr>
            <w:rFonts w:hint="eastAsia"/>
          </w:rPr>
          <w:t>と</w:t>
        </w:r>
        <w:r>
          <w:t>charset</w:t>
        </w:r>
        <w:r>
          <w:rPr>
            <w:rFonts w:hint="eastAsia"/>
          </w:rPr>
          <w:t>を入力する必要がある。</w:t>
        </w:r>
        <w:r>
          <w:t>MIME Type</w:t>
        </w:r>
      </w:ins>
      <w:ins w:id="4930" w:author="IRK" w:date="2020-05-13T15:44:00Z">
        <w:r w:rsidR="00375E8C">
          <w:rPr>
            <w:rFonts w:hint="eastAsia"/>
          </w:rPr>
          <w:t>は</w:t>
        </w:r>
      </w:ins>
      <w:ins w:id="4931" w:author="IRK" w:date="2020-05-11T14:28:00Z">
        <w:r>
          <w:rPr>
            <w:rFonts w:hint="eastAsia"/>
          </w:rPr>
          <w:t>、現在「</w:t>
        </w:r>
        <w:r>
          <w:t>application/json</w:t>
        </w:r>
        <w:r>
          <w:rPr>
            <w:rFonts w:hint="eastAsia"/>
          </w:rPr>
          <w:t>」をサポートしている。</w:t>
        </w:r>
      </w:ins>
      <w:ins w:id="4932" w:author="IRK" w:date="2020-05-13T15:45:00Z">
        <w:r w:rsidR="00375E8C">
          <w:rPr>
            <w:rFonts w:hint="eastAsia"/>
          </w:rPr>
          <w:t>c</w:t>
        </w:r>
      </w:ins>
      <w:ins w:id="4933" w:author="IRK" w:date="2020-05-11T14:28:00Z">
        <w:r>
          <w:t>harset</w:t>
        </w:r>
        <w:r>
          <w:rPr>
            <w:rFonts w:hint="eastAsia"/>
          </w:rPr>
          <w:t>はデフォルトで「</w:t>
        </w:r>
        <w:r>
          <w:t>ISO-8859-1</w:t>
        </w:r>
        <w:r>
          <w:rPr>
            <w:rFonts w:hint="eastAsia"/>
          </w:rPr>
          <w:t>」に設定されている。</w:t>
        </w:r>
        <w:r w:rsidRPr="00C14B92">
          <w:rPr>
            <w:rFonts w:hint="eastAsia"/>
          </w:rPr>
          <w:t>JSON</w:t>
        </w:r>
        <w:r w:rsidRPr="00C14B92">
          <w:rPr>
            <w:rFonts w:hint="eastAsia"/>
          </w:rPr>
          <w:t>メッセージに</w:t>
        </w:r>
        <w:r w:rsidRPr="00C14B92">
          <w:rPr>
            <w:rFonts w:hint="eastAsia"/>
          </w:rPr>
          <w:t>ISO-8859-1</w:t>
        </w:r>
        <w:r w:rsidRPr="00C14B92">
          <w:rPr>
            <w:rFonts w:hint="eastAsia"/>
          </w:rPr>
          <w:t>文字セット以外の文字を使用する場合は</w:t>
        </w:r>
        <w:r w:rsidRPr="00C14B92">
          <w:rPr>
            <w:rFonts w:hint="eastAsia"/>
          </w:rPr>
          <w:t>charset</w:t>
        </w:r>
        <w:r w:rsidRPr="00C14B92">
          <w:rPr>
            <w:rFonts w:hint="eastAsia"/>
          </w:rPr>
          <w:t>を</w:t>
        </w:r>
        <w:r>
          <w:rPr>
            <w:rFonts w:hint="eastAsia"/>
          </w:rPr>
          <w:t>変更する必要がある。</w:t>
        </w:r>
      </w:ins>
    </w:p>
    <w:p w14:paraId="2076B68B" w14:textId="77777777" w:rsidR="003D69F4" w:rsidRDefault="003D69F4">
      <w:pPr>
        <w:rPr>
          <w:ins w:id="4934" w:author="IRK" w:date="2020-05-11T14:28:00Z"/>
        </w:rPr>
        <w:pPrChange w:id="4935" w:author="IRK" w:date="2020-05-11T14:37:00Z">
          <w:pPr>
            <w:jc w:val="left"/>
          </w:pPr>
        </w:pPrChange>
      </w:pPr>
    </w:p>
    <w:p w14:paraId="0545B543" w14:textId="53816032" w:rsidR="003D69F4" w:rsidRDefault="003D69F4">
      <w:pPr>
        <w:rPr>
          <w:ins w:id="4936" w:author="IRK" w:date="2020-05-11T14:28:00Z"/>
        </w:rPr>
        <w:pPrChange w:id="4937" w:author="IRK" w:date="2020-05-11T14:37:00Z">
          <w:pPr>
            <w:jc w:val="left"/>
          </w:pPr>
        </w:pPrChange>
      </w:pPr>
      <w:ins w:id="4938" w:author="IRK" w:date="2020-05-11T14:28:00Z">
        <w:r>
          <w:rPr>
            <w:rFonts w:hint="eastAsia"/>
          </w:rPr>
          <w:t>次は</w:t>
        </w:r>
        <w:r>
          <w:rPr>
            <w:rFonts w:hint="eastAsia"/>
          </w:rPr>
          <w:t>Content-Type</w:t>
        </w:r>
        <w:r>
          <w:rPr>
            <w:rFonts w:hint="eastAsia"/>
          </w:rPr>
          <w:t>の例である。</w:t>
        </w:r>
      </w:ins>
    </w:p>
    <w:p w14:paraId="5E4778BF" w14:textId="2670CFE0" w:rsidR="003D69F4" w:rsidRPr="000070E8" w:rsidRDefault="003D69F4">
      <w:pPr>
        <w:pStyle w:val="10"/>
        <w:rPr>
          <w:ins w:id="4939" w:author="IRK" w:date="2020-05-11T14:28:00Z"/>
        </w:rPr>
        <w:pPrChange w:id="4940" w:author="IRK" w:date="2020-05-11T14:37:00Z">
          <w:pPr>
            <w:jc w:val="left"/>
          </w:pPr>
        </w:pPrChange>
      </w:pPr>
      <w:ins w:id="4941" w:author="IRK" w:date="2020-05-11T14:28:00Z">
        <w:r>
          <w:t>Content-Type</w:t>
        </w:r>
      </w:ins>
      <w:ins w:id="4942" w:author="IRK" w:date="2020-05-11T14:47:00Z">
        <w:r w:rsidR="00657679" w:rsidRPr="004F78F1">
          <w:t>:</w:t>
        </w:r>
      </w:ins>
      <w:ins w:id="4943" w:author="IRK" w:date="2020-05-11T14:28:00Z">
        <w:r>
          <w:t>application/json; charset=utf-8</w:t>
        </w:r>
      </w:ins>
    </w:p>
    <w:p w14:paraId="76F01412" w14:textId="77777777" w:rsidR="003D69F4" w:rsidRPr="00475A55" w:rsidRDefault="003D69F4">
      <w:pPr>
        <w:rPr>
          <w:ins w:id="4944" w:author="IRK" w:date="2020-05-11T14:28:00Z"/>
        </w:rPr>
        <w:pPrChange w:id="4945" w:author="IRK" w:date="2020-05-11T14:37:00Z">
          <w:pPr>
            <w:jc w:val="left"/>
          </w:pPr>
        </w:pPrChange>
      </w:pPr>
    </w:p>
    <w:p w14:paraId="733EEAD3" w14:textId="77777777" w:rsidR="003D69F4" w:rsidRDefault="003D69F4">
      <w:pPr>
        <w:pStyle w:val="32"/>
        <w:numPr>
          <w:ilvl w:val="2"/>
          <w:numId w:val="45"/>
        </w:numPr>
        <w:rPr>
          <w:ins w:id="4946" w:author="IRK" w:date="2020-05-11T14:28:00Z"/>
        </w:rPr>
        <w:pPrChange w:id="4947" w:author="IRK" w:date="2020-05-11T14:37:00Z">
          <w:pPr>
            <w:pStyle w:val="32"/>
            <w:numPr>
              <w:numId w:val="18"/>
            </w:numPr>
            <w:wordWrap w:val="0"/>
            <w:spacing w:before="60" w:after="60" w:line="240" w:lineRule="auto"/>
          </w:pPr>
        </w:pPrChange>
      </w:pPr>
      <w:bookmarkStart w:id="4948" w:name="_Toc34750946"/>
      <w:bookmarkStart w:id="4949" w:name="_Toc40799148"/>
      <w:ins w:id="4950" w:author="IRK" w:date="2020-05-11T14:28:00Z">
        <w:r w:rsidRPr="00DD14BB">
          <w:rPr>
            <w:rFonts w:hint="eastAsia"/>
          </w:rPr>
          <w:t>HTTP</w:t>
        </w:r>
        <w:r>
          <w:rPr>
            <w:rFonts w:hint="eastAsia"/>
          </w:rPr>
          <w:t>メソッド</w:t>
        </w:r>
        <w:bookmarkEnd w:id="4948"/>
        <w:bookmarkEnd w:id="4949"/>
      </w:ins>
    </w:p>
    <w:p w14:paraId="4FC39D42" w14:textId="77777777" w:rsidR="003D69F4" w:rsidRPr="00C14B92" w:rsidRDefault="003D69F4">
      <w:pPr>
        <w:rPr>
          <w:ins w:id="4951" w:author="IRK" w:date="2020-05-11T14:28:00Z"/>
        </w:rPr>
      </w:pPr>
      <w:ins w:id="4952" w:author="IRK" w:date="2020-05-11T14:28:00Z">
        <w:r>
          <w:rPr>
            <w:rFonts w:hint="eastAsia"/>
          </w:rPr>
          <w:t>ルール</w:t>
        </w:r>
        <w:r>
          <w:rPr>
            <w:rFonts w:hint="eastAsia"/>
          </w:rPr>
          <w:t>REST</w:t>
        </w:r>
        <w:r>
          <w:rPr>
            <w:rFonts w:hint="eastAsia"/>
          </w:rPr>
          <w:t>サービスは</w:t>
        </w:r>
        <w:r>
          <w:rPr>
            <w:rFonts w:hint="eastAsia"/>
          </w:rPr>
          <w:t>POST</w:t>
        </w:r>
        <w:r>
          <w:rPr>
            <w:rFonts w:hint="eastAsia"/>
          </w:rPr>
          <w:t>メソッドで呼び出す必要がある。</w:t>
        </w:r>
      </w:ins>
    </w:p>
    <w:p w14:paraId="1E74C984" w14:textId="77777777" w:rsidR="003D69F4" w:rsidRDefault="003D69F4">
      <w:pPr>
        <w:rPr>
          <w:ins w:id="4953" w:author="IRK" w:date="2020-05-11T14:28:00Z"/>
        </w:rPr>
        <w:pPrChange w:id="4954" w:author="IRK" w:date="2020-05-11T14:37:00Z">
          <w:pPr>
            <w:jc w:val="left"/>
          </w:pPr>
        </w:pPrChange>
      </w:pPr>
    </w:p>
    <w:p w14:paraId="01638CF2" w14:textId="77777777" w:rsidR="003D69F4" w:rsidRPr="00DD14BB" w:rsidRDefault="003D69F4">
      <w:pPr>
        <w:pStyle w:val="22"/>
        <w:numPr>
          <w:ilvl w:val="1"/>
          <w:numId w:val="45"/>
        </w:numPr>
        <w:rPr>
          <w:ins w:id="4955" w:author="IRK" w:date="2020-05-11T14:28:00Z"/>
          <w:lang w:eastAsia="ja-JP"/>
        </w:rPr>
        <w:pPrChange w:id="4956" w:author="IRK" w:date="2020-05-11T14:37:00Z">
          <w:pPr>
            <w:pStyle w:val="22"/>
            <w:numPr>
              <w:numId w:val="71"/>
            </w:numPr>
            <w:wordWrap w:val="0"/>
            <w:spacing w:before="60" w:after="60" w:line="240" w:lineRule="auto"/>
            <w:ind w:left="2442" w:hanging="482"/>
          </w:pPr>
        </w:pPrChange>
      </w:pPr>
      <w:bookmarkStart w:id="4957" w:name="_Toc30666602"/>
      <w:bookmarkStart w:id="4958" w:name="_Toc34750947"/>
      <w:bookmarkStart w:id="4959" w:name="_Toc40799149"/>
      <w:ins w:id="4960" w:author="IRK" w:date="2020-05-11T14:28:00Z">
        <w:r>
          <w:rPr>
            <w:rFonts w:hint="eastAsia"/>
            <w:lang w:eastAsia="ja-JP"/>
          </w:rPr>
          <w:t>JSON</w:t>
        </w:r>
        <w:r w:rsidRPr="00C14B92">
          <w:rPr>
            <w:rFonts w:cs="Malgun Gothic" w:hint="eastAsia"/>
            <w:lang w:eastAsia="ja-JP"/>
          </w:rPr>
          <w:t>メッセ</w:t>
        </w:r>
        <w:r w:rsidRPr="00C14B92">
          <w:rPr>
            <w:rFonts w:cs="ＭＳ ゴシック" w:hint="eastAsia"/>
            <w:lang w:eastAsia="ja-JP"/>
          </w:rPr>
          <w:t>ー</w:t>
        </w:r>
        <w:r w:rsidRPr="00C14B92">
          <w:rPr>
            <w:rFonts w:cs="Malgun Gothic" w:hint="eastAsia"/>
            <w:lang w:eastAsia="ja-JP"/>
          </w:rPr>
          <w:t>ジ</w:t>
        </w:r>
        <w:bookmarkEnd w:id="4957"/>
        <w:bookmarkEnd w:id="4958"/>
        <w:bookmarkEnd w:id="4959"/>
      </w:ins>
    </w:p>
    <w:p w14:paraId="6322D809" w14:textId="54001805" w:rsidR="003D69F4" w:rsidRDefault="003D69F4">
      <w:pPr>
        <w:rPr>
          <w:ins w:id="4961" w:author="IRK" w:date="2020-05-11T14:28:00Z"/>
        </w:rPr>
        <w:pPrChange w:id="4962" w:author="IRK" w:date="2020-05-11T14:37:00Z">
          <w:pPr>
            <w:jc w:val="left"/>
          </w:pPr>
        </w:pPrChange>
      </w:pPr>
      <w:ins w:id="4963" w:author="IRK" w:date="2020-05-11T14:28:00Z">
        <w:r w:rsidRPr="00C14B92">
          <w:rPr>
            <w:rFonts w:hint="eastAsia"/>
          </w:rPr>
          <w:t>ルールの入</w:t>
        </w:r>
        <w:r w:rsidRPr="00C14B92">
          <w:rPr>
            <w:rFonts w:hint="eastAsia"/>
          </w:rPr>
          <w:t>/</w:t>
        </w:r>
        <w:r w:rsidRPr="00C14B92">
          <w:rPr>
            <w:rFonts w:hint="eastAsia"/>
          </w:rPr>
          <w:t>出力情報は</w:t>
        </w:r>
        <w:r w:rsidRPr="00C14B92">
          <w:rPr>
            <w:rFonts w:hint="eastAsia"/>
          </w:rPr>
          <w:t>JSON</w:t>
        </w:r>
        <w:r>
          <w:rPr>
            <w:rFonts w:hint="eastAsia"/>
          </w:rPr>
          <w:t>形式の</w:t>
        </w:r>
        <w:r w:rsidRPr="00C14B92">
          <w:rPr>
            <w:rFonts w:hint="eastAsia"/>
          </w:rPr>
          <w:t>HTTP</w:t>
        </w:r>
        <w:r w:rsidRPr="00C14B92">
          <w:rPr>
            <w:rFonts w:hint="eastAsia"/>
          </w:rPr>
          <w:t>メッセージ</w:t>
        </w:r>
        <w:r>
          <w:rPr>
            <w:rFonts w:hint="eastAsia"/>
          </w:rPr>
          <w:t>で</w:t>
        </w:r>
        <w:r w:rsidRPr="00C14B92">
          <w:rPr>
            <w:rFonts w:hint="eastAsia"/>
          </w:rPr>
          <w:t>送信される。ルールで使用</w:t>
        </w:r>
        <w:r>
          <w:rPr>
            <w:rFonts w:hint="eastAsia"/>
          </w:rPr>
          <w:t>する</w:t>
        </w:r>
        <w:r w:rsidRPr="00C14B92">
          <w:rPr>
            <w:rFonts w:hint="eastAsia"/>
          </w:rPr>
          <w:t>JSON</w:t>
        </w:r>
        <w:r w:rsidRPr="00C14B92">
          <w:rPr>
            <w:rFonts w:hint="eastAsia"/>
          </w:rPr>
          <w:t>メッセージの</w:t>
        </w:r>
        <w:r>
          <w:rPr>
            <w:rFonts w:hint="eastAsia"/>
          </w:rPr>
          <w:t>形式</w:t>
        </w:r>
        <w:r w:rsidR="00850D19">
          <w:rPr>
            <w:rFonts w:hint="eastAsia"/>
          </w:rPr>
          <w:t>は</w:t>
        </w:r>
      </w:ins>
      <w:ins w:id="4964" w:author="IRK" w:date="2020-05-14T14:27:00Z">
        <w:r w:rsidR="00850D19">
          <w:rPr>
            <w:rFonts w:hint="eastAsia"/>
          </w:rPr>
          <w:t>次</w:t>
        </w:r>
      </w:ins>
      <w:ins w:id="4965" w:author="IRK" w:date="2020-05-11T14:28:00Z">
        <w:r w:rsidRPr="00C14B92">
          <w:rPr>
            <w:rFonts w:hint="eastAsia"/>
          </w:rPr>
          <w:t>の</w:t>
        </w:r>
      </w:ins>
      <w:ins w:id="4966" w:author="IRK" w:date="2020-05-13T15:46:00Z">
        <w:r w:rsidR="00375E8C">
          <w:rPr>
            <w:rFonts w:hint="eastAsia"/>
          </w:rPr>
          <w:t>とお</w:t>
        </w:r>
      </w:ins>
      <w:ins w:id="4967" w:author="IRK" w:date="2020-05-11T14:28:00Z">
        <w:r w:rsidRPr="00C14B92">
          <w:rPr>
            <w:rFonts w:hint="eastAsia"/>
          </w:rPr>
          <w:t>りである。</w:t>
        </w:r>
      </w:ins>
    </w:p>
    <w:p w14:paraId="4AC6ACFC" w14:textId="77777777" w:rsidR="003D69F4" w:rsidRPr="00375E8C" w:rsidRDefault="003D69F4">
      <w:pPr>
        <w:rPr>
          <w:ins w:id="4968" w:author="IRK" w:date="2020-05-11T14:28:00Z"/>
        </w:rPr>
        <w:pPrChange w:id="4969" w:author="IRK" w:date="2020-05-11T14:37:00Z">
          <w:pPr>
            <w:jc w:val="left"/>
          </w:pPr>
        </w:pPrChange>
      </w:pPr>
    </w:p>
    <w:p w14:paraId="42E70B13" w14:textId="77777777" w:rsidR="003D69F4" w:rsidRPr="00DD14BB" w:rsidRDefault="003D69F4">
      <w:pPr>
        <w:pStyle w:val="32"/>
        <w:numPr>
          <w:ilvl w:val="2"/>
          <w:numId w:val="45"/>
        </w:numPr>
        <w:rPr>
          <w:ins w:id="4970" w:author="IRK" w:date="2020-05-11T14:28:00Z"/>
        </w:rPr>
        <w:pPrChange w:id="4971" w:author="IRK" w:date="2020-05-11T14:37:00Z">
          <w:pPr>
            <w:pStyle w:val="32"/>
            <w:numPr>
              <w:numId w:val="18"/>
            </w:numPr>
            <w:wordWrap w:val="0"/>
            <w:spacing w:before="12" w:after="12" w:line="240" w:lineRule="auto"/>
            <w:jc w:val="left"/>
          </w:pPr>
        </w:pPrChange>
      </w:pPr>
      <w:bookmarkStart w:id="4972" w:name="_Toc30666605"/>
      <w:bookmarkStart w:id="4973" w:name="_Toc34750948"/>
      <w:bookmarkStart w:id="4974" w:name="_Ref40432962"/>
      <w:bookmarkStart w:id="4975" w:name="_Ref40432964"/>
      <w:bookmarkStart w:id="4976" w:name="_Toc40799150"/>
      <w:ins w:id="4977" w:author="IRK" w:date="2020-05-11T14:28:00Z">
        <w:r w:rsidRPr="00DD14BB">
          <w:rPr>
            <w:rFonts w:hint="eastAsia"/>
            <w:lang w:eastAsia="ja-JP"/>
          </w:rPr>
          <w:t>リクエストメッセ</w:t>
        </w:r>
        <w:r w:rsidRPr="00DD14BB">
          <w:rPr>
            <w:rFonts w:cs="ＭＳ ゴシック" w:hint="eastAsia"/>
            <w:lang w:eastAsia="ja-JP"/>
          </w:rPr>
          <w:t>ー</w:t>
        </w:r>
        <w:r w:rsidRPr="00DD14BB">
          <w:rPr>
            <w:rFonts w:cs="Malgun Gothic" w:hint="eastAsia"/>
            <w:lang w:eastAsia="ja-JP"/>
          </w:rPr>
          <w:t>ジ</w:t>
        </w:r>
        <w:bookmarkEnd w:id="4972"/>
        <w:bookmarkEnd w:id="4973"/>
        <w:bookmarkEnd w:id="4974"/>
        <w:bookmarkEnd w:id="4975"/>
        <w:bookmarkEnd w:id="4976"/>
      </w:ins>
    </w:p>
    <w:p w14:paraId="34A0B557" w14:textId="77777777" w:rsidR="003D69F4" w:rsidRPr="00DD14BB" w:rsidRDefault="003D69F4">
      <w:pPr>
        <w:rPr>
          <w:ins w:id="4978" w:author="IRK" w:date="2020-05-11T14:28:00Z"/>
          <w:rFonts w:cs="Arial"/>
        </w:rPr>
      </w:pPr>
      <w:ins w:id="4979" w:author="IRK" w:date="2020-05-11T14:28:00Z">
        <w:r w:rsidRPr="00DD14BB">
          <w:rPr>
            <w:rFonts w:cs="Arial" w:hint="eastAsia"/>
          </w:rPr>
          <w:t>リクエストメッセ</w:t>
        </w:r>
        <w:r w:rsidRPr="00DD14BB">
          <w:rPr>
            <w:rFonts w:cs="ＭＳ ゴシック" w:hint="eastAsia"/>
          </w:rPr>
          <w:t>ー</w:t>
        </w:r>
        <w:r w:rsidRPr="00DD14BB">
          <w:rPr>
            <w:rFonts w:hint="eastAsia"/>
          </w:rPr>
          <w:t>ジには</w:t>
        </w:r>
        <w:r w:rsidRPr="00DD14BB">
          <w:rPr>
            <w:rFonts w:cs="ＭＳ ゴシック" w:hint="eastAsia"/>
          </w:rPr>
          <w:t>ルー</w:t>
        </w:r>
        <w:r w:rsidRPr="00DD14BB">
          <w:rPr>
            <w:rFonts w:hint="eastAsia"/>
          </w:rPr>
          <w:t>ル</w:t>
        </w:r>
        <w:r w:rsidRPr="00DD14BB">
          <w:rPr>
            <w:rFonts w:cs="ＭＳ ゴシック" w:hint="eastAsia"/>
          </w:rPr>
          <w:t>実</w:t>
        </w:r>
        <w:r w:rsidRPr="00DD14BB">
          <w:rPr>
            <w:rFonts w:hint="eastAsia"/>
          </w:rPr>
          <w:t>行に必要な入力項目を入力する。</w:t>
        </w:r>
      </w:ins>
    </w:p>
    <w:p w14:paraId="1459917E" w14:textId="61328E3D" w:rsidR="003D69F4" w:rsidRDefault="003D69F4">
      <w:pPr>
        <w:rPr>
          <w:ins w:id="4980" w:author="IRK" w:date="2020-05-11T14:38:00Z"/>
        </w:rPr>
      </w:pPr>
      <w:ins w:id="4981" w:author="IRK" w:date="2020-05-11T14:28:00Z">
        <w:r w:rsidRPr="00DD14BB">
          <w:rPr>
            <w:rFonts w:cs="Arial" w:hint="eastAsia"/>
          </w:rPr>
          <w:t>次</w:t>
        </w:r>
      </w:ins>
      <w:ins w:id="4982" w:author="IRK" w:date="2020-05-11T14:41:00Z">
        <w:r w:rsidR="00475A55">
          <w:rPr>
            <w:rFonts w:cs="Arial" w:hint="eastAsia"/>
          </w:rPr>
          <w:t>の表</w:t>
        </w:r>
      </w:ins>
      <w:ins w:id="4983" w:author="IRK" w:date="2020-05-11T14:28:00Z">
        <w:r w:rsidRPr="00DD14BB">
          <w:rPr>
            <w:rFonts w:cs="Arial" w:hint="eastAsia"/>
          </w:rPr>
          <w:t>はリクエストメッセ</w:t>
        </w:r>
        <w:r w:rsidRPr="00DD14BB">
          <w:rPr>
            <w:rFonts w:cs="ＭＳ ゴシック" w:hint="eastAsia"/>
          </w:rPr>
          <w:t>ー</w:t>
        </w:r>
        <w:r w:rsidRPr="00DD14BB">
          <w:rPr>
            <w:rFonts w:hint="eastAsia"/>
          </w:rPr>
          <w:t>ジの例である。</w:t>
        </w:r>
      </w:ins>
    </w:p>
    <w:p w14:paraId="1B3C6924" w14:textId="77777777" w:rsidR="00475A55" w:rsidRDefault="00475A55">
      <w:pPr>
        <w:rPr>
          <w:ins w:id="4984" w:author="IRK" w:date="2020-05-11T14:38:00Z"/>
        </w:rPr>
      </w:pPr>
    </w:p>
    <w:p w14:paraId="1C26F9F4" w14:textId="09491398" w:rsidR="00475A55" w:rsidRDefault="00475A55" w:rsidP="00475A55">
      <w:pPr>
        <w:pStyle w:val="af5"/>
        <w:ind w:left="784"/>
        <w:rPr>
          <w:ins w:id="4985" w:author="IRK" w:date="2020-05-11T14:38:00Z"/>
        </w:rPr>
      </w:pPr>
      <w:bookmarkStart w:id="4986" w:name="_Toc40799310"/>
      <w:ins w:id="4987" w:author="IRK" w:date="2020-05-11T14:38:00Z">
        <w: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ins>
      <w:r w:rsidR="0092459D">
        <w:rPr>
          <w:noProof/>
        </w:rPr>
        <w:t>87</w:t>
      </w:r>
      <w:ins w:id="4988" w:author="IRK" w:date="2020-05-11T14:38:00Z">
        <w:r>
          <w:fldChar w:fldCharType="end"/>
        </w:r>
        <w:r>
          <w:rPr>
            <w:rFonts w:hint="eastAsia"/>
          </w:rPr>
          <w:t xml:space="preserve"> </w:t>
        </w:r>
      </w:ins>
      <w:ins w:id="4989" w:author="IRK" w:date="2020-05-11T14:39:00Z">
        <w:r>
          <w:rPr>
            <w:rFonts w:hint="eastAsia"/>
          </w:rPr>
          <w:t>リクエストメッセージ</w:t>
        </w:r>
      </w:ins>
      <w:ins w:id="4990" w:author="IRK" w:date="2020-05-11T14:38:00Z">
        <w:r>
          <w:rPr>
            <w:noProof/>
          </w:rPr>
          <w:t>例</w:t>
        </w:r>
        <w:r>
          <w:rPr>
            <w:rFonts w:hint="eastAsia"/>
            <w:noProof/>
          </w:rPr>
          <w:t>]</w:t>
        </w:r>
        <w:bookmarkEnd w:id="4986"/>
      </w:ins>
    </w:p>
    <w:tbl>
      <w:tblPr>
        <w:tblStyle w:val="af4"/>
        <w:tblW w:w="0" w:type="auto"/>
        <w:tblInd w:w="108" w:type="dxa"/>
        <w:tblLook w:val="04A0" w:firstRow="1" w:lastRow="0" w:firstColumn="1" w:lastColumn="0" w:noHBand="0" w:noVBand="1"/>
      </w:tblPr>
      <w:tblGrid>
        <w:gridCol w:w="9616"/>
      </w:tblGrid>
      <w:tr w:rsidR="003D69F4" w:rsidRPr="00DD14BB" w14:paraId="2B889D11" w14:textId="77777777" w:rsidTr="003D69F4">
        <w:trPr>
          <w:ins w:id="4991" w:author="IRK" w:date="2020-05-11T14:28:00Z"/>
        </w:trPr>
        <w:tc>
          <w:tcPr>
            <w:tcW w:w="9616" w:type="dxa"/>
          </w:tcPr>
          <w:p w14:paraId="4B2F3BCE" w14:textId="77777777" w:rsidR="003D69F4" w:rsidRPr="00DD14BB" w:rsidRDefault="003D69F4">
            <w:pPr>
              <w:pStyle w:val="1b"/>
              <w:rPr>
                <w:ins w:id="4992" w:author="IRK" w:date="2020-05-11T14:28:00Z"/>
              </w:rPr>
              <w:pPrChange w:id="4993" w:author="IRK" w:date="2020-05-11T14:38:00Z">
                <w:pPr>
                  <w:pStyle w:val="-1"/>
                </w:pPr>
              </w:pPrChange>
            </w:pPr>
            <w:ins w:id="4994" w:author="IRK" w:date="2020-05-11T14:28:00Z">
              <w:r w:rsidRPr="00DD14BB">
                <w:t>{</w:t>
              </w:r>
            </w:ins>
          </w:p>
          <w:p w14:paraId="6E162E0B" w14:textId="77777777" w:rsidR="003D69F4" w:rsidRPr="00DD14BB" w:rsidRDefault="003D69F4">
            <w:pPr>
              <w:pStyle w:val="1b"/>
              <w:rPr>
                <w:ins w:id="4995" w:author="IRK" w:date="2020-05-11T14:28:00Z"/>
              </w:rPr>
              <w:pPrChange w:id="4996" w:author="IRK" w:date="2020-05-11T14:38:00Z">
                <w:pPr>
                  <w:pStyle w:val="-1"/>
                </w:pPr>
              </w:pPrChange>
            </w:pPr>
            <w:ins w:id="4997" w:author="IRK" w:date="2020-05-11T14:28:00Z">
              <w:r w:rsidRPr="00DD14BB">
                <w:tab/>
                <w:t>"</w:t>
              </w:r>
              <w:r w:rsidRPr="00DD14BB">
                <w:rPr>
                  <w:rFonts w:cs="Batang" w:hint="eastAsia"/>
                </w:rPr>
                <w:t>c</w:t>
              </w:r>
              <w:r w:rsidRPr="00DD14BB">
                <w:rPr>
                  <w:rFonts w:cs="Batang"/>
                </w:rPr>
                <w:t>odeType</w:t>
              </w:r>
              <w:r w:rsidRPr="00DD14BB">
                <w:t>": "NAME",</w:t>
              </w:r>
            </w:ins>
          </w:p>
          <w:p w14:paraId="63F13E86" w14:textId="77777777" w:rsidR="003D69F4" w:rsidRPr="00DD14BB" w:rsidRDefault="003D69F4">
            <w:pPr>
              <w:pStyle w:val="1b"/>
              <w:rPr>
                <w:ins w:id="4998" w:author="IRK" w:date="2020-05-11T14:28:00Z"/>
              </w:rPr>
              <w:pPrChange w:id="4999" w:author="IRK" w:date="2020-05-11T14:38:00Z">
                <w:pPr>
                  <w:pStyle w:val="-1"/>
                </w:pPr>
              </w:pPrChange>
            </w:pPr>
            <w:ins w:id="5000" w:author="IRK" w:date="2020-05-11T14:28:00Z">
              <w:r w:rsidRPr="00DD14BB">
                <w:tab/>
                <w:t>"input": {</w:t>
              </w:r>
            </w:ins>
          </w:p>
          <w:p w14:paraId="38F8957D" w14:textId="77777777" w:rsidR="003D69F4" w:rsidRPr="00DD14BB" w:rsidRDefault="003D69F4">
            <w:pPr>
              <w:pStyle w:val="1b"/>
              <w:rPr>
                <w:ins w:id="5001" w:author="IRK" w:date="2020-05-11T14:28:00Z"/>
              </w:rPr>
              <w:pPrChange w:id="5002" w:author="IRK" w:date="2020-05-11T14:38:00Z">
                <w:pPr>
                  <w:pStyle w:val="-1"/>
                </w:pPr>
              </w:pPrChange>
            </w:pPr>
            <w:ins w:id="5003" w:author="IRK" w:date="2020-05-11T14:28:00Z">
              <w:r w:rsidRPr="00DD14BB">
                <w:tab/>
              </w:r>
              <w:r w:rsidRPr="00DD14BB">
                <w:tab/>
                <w:t>"item1":"value",</w:t>
              </w:r>
            </w:ins>
          </w:p>
          <w:p w14:paraId="338BAB16" w14:textId="77777777" w:rsidR="003D69F4" w:rsidRPr="00DD14BB" w:rsidRDefault="003D69F4">
            <w:pPr>
              <w:pStyle w:val="1b"/>
              <w:rPr>
                <w:ins w:id="5004" w:author="IRK" w:date="2020-05-11T14:28:00Z"/>
              </w:rPr>
              <w:pPrChange w:id="5005" w:author="IRK" w:date="2020-05-11T14:38:00Z">
                <w:pPr>
                  <w:pStyle w:val="-1"/>
                </w:pPr>
              </w:pPrChange>
            </w:pPr>
            <w:ins w:id="5006" w:author="IRK" w:date="2020-05-11T14:28:00Z">
              <w:r w:rsidRPr="00DD14BB">
                <w:tab/>
              </w:r>
              <w:r w:rsidRPr="00DD14BB">
                <w:tab/>
                <w:t>"item2":1.0,</w:t>
              </w:r>
            </w:ins>
          </w:p>
          <w:p w14:paraId="102F3A32" w14:textId="77777777" w:rsidR="003D69F4" w:rsidRPr="00DD14BB" w:rsidRDefault="003D69F4">
            <w:pPr>
              <w:pStyle w:val="1b"/>
              <w:rPr>
                <w:ins w:id="5007" w:author="IRK" w:date="2020-05-11T14:28:00Z"/>
              </w:rPr>
              <w:pPrChange w:id="5008" w:author="IRK" w:date="2020-05-11T14:38:00Z">
                <w:pPr>
                  <w:pStyle w:val="-1"/>
                </w:pPr>
              </w:pPrChange>
            </w:pPr>
            <w:ins w:id="5009" w:author="IRK" w:date="2020-05-11T14:28:00Z">
              <w:r w:rsidRPr="00DD14BB">
                <w:tab/>
              </w:r>
              <w:r w:rsidRPr="00DD14BB">
                <w:tab/>
                <w:t>"item3":[ "value1","value2", "value3" ],</w:t>
              </w:r>
            </w:ins>
          </w:p>
          <w:p w14:paraId="7ED84369" w14:textId="77777777" w:rsidR="003D69F4" w:rsidRPr="00DD14BB" w:rsidRDefault="003D69F4">
            <w:pPr>
              <w:pStyle w:val="1b"/>
              <w:rPr>
                <w:ins w:id="5010" w:author="IRK" w:date="2020-05-11T14:28:00Z"/>
              </w:rPr>
              <w:pPrChange w:id="5011" w:author="IRK" w:date="2020-05-11T14:38:00Z">
                <w:pPr>
                  <w:pStyle w:val="-1"/>
                </w:pPr>
              </w:pPrChange>
            </w:pPr>
            <w:ins w:id="5012" w:author="IRK" w:date="2020-05-11T14:28:00Z">
              <w:r w:rsidRPr="00DD14BB">
                <w:tab/>
              </w:r>
              <w:r w:rsidRPr="00DD14BB">
                <w:tab/>
                <w:t>"item4":[ 2.0, -3, 4.11 ]</w:t>
              </w:r>
            </w:ins>
          </w:p>
          <w:p w14:paraId="499F1CA3" w14:textId="77777777" w:rsidR="003D69F4" w:rsidRPr="00DD14BB" w:rsidRDefault="003D69F4">
            <w:pPr>
              <w:pStyle w:val="1b"/>
              <w:rPr>
                <w:ins w:id="5013" w:author="IRK" w:date="2020-05-11T14:28:00Z"/>
              </w:rPr>
              <w:pPrChange w:id="5014" w:author="IRK" w:date="2020-05-11T14:38:00Z">
                <w:pPr>
                  <w:pStyle w:val="-1"/>
                </w:pPr>
              </w:pPrChange>
            </w:pPr>
            <w:ins w:id="5015" w:author="IRK" w:date="2020-05-11T14:28:00Z">
              <w:r w:rsidRPr="00DD14BB">
                <w:tab/>
                <w:t>}</w:t>
              </w:r>
            </w:ins>
          </w:p>
          <w:p w14:paraId="781A7F0A" w14:textId="77777777" w:rsidR="003D69F4" w:rsidRPr="00DD14BB" w:rsidRDefault="003D69F4">
            <w:pPr>
              <w:pStyle w:val="1b"/>
              <w:rPr>
                <w:ins w:id="5016" w:author="IRK" w:date="2020-05-11T14:28:00Z"/>
              </w:rPr>
              <w:pPrChange w:id="5017" w:author="IRK" w:date="2020-05-11T14:38:00Z">
                <w:pPr>
                  <w:pStyle w:val="-1"/>
                </w:pPr>
              </w:pPrChange>
            </w:pPr>
            <w:ins w:id="5018" w:author="IRK" w:date="2020-05-11T14:28:00Z">
              <w:r w:rsidRPr="00DD14BB">
                <w:t>}</w:t>
              </w:r>
            </w:ins>
          </w:p>
        </w:tc>
      </w:tr>
    </w:tbl>
    <w:p w14:paraId="32FE6760" w14:textId="77777777" w:rsidR="003D69F4" w:rsidRPr="00DD14BB" w:rsidRDefault="003D69F4">
      <w:pPr>
        <w:rPr>
          <w:ins w:id="5019" w:author="IRK" w:date="2020-05-11T14:28:00Z"/>
        </w:rPr>
      </w:pPr>
    </w:p>
    <w:p w14:paraId="64D08B50" w14:textId="77777777" w:rsidR="003D69F4" w:rsidRDefault="003D69F4">
      <w:pPr>
        <w:rPr>
          <w:ins w:id="5020" w:author="IRK" w:date="2020-05-11T14:28:00Z"/>
        </w:rPr>
      </w:pPr>
      <w:ins w:id="5021" w:author="IRK" w:date="2020-05-11T14:28:00Z">
        <w:r w:rsidRPr="00DD14BB">
          <w:rPr>
            <w:rFonts w:hint="eastAsia"/>
          </w:rPr>
          <w:t>リクエストメッセージには</w:t>
        </w:r>
        <w:r w:rsidRPr="00DD14BB">
          <w:t>codeType</w:t>
        </w:r>
        <w:r w:rsidRPr="00DD14BB">
          <w:rPr>
            <w:rFonts w:hint="eastAsia"/>
          </w:rPr>
          <w:t>と</w:t>
        </w:r>
        <w:r w:rsidRPr="00DD14BB">
          <w:t>input</w:t>
        </w:r>
        <w:r w:rsidRPr="00DD14BB">
          <w:rPr>
            <w:rFonts w:hint="eastAsia"/>
          </w:rPr>
          <w:t>オブジェクトを必ず入力する。</w:t>
        </w:r>
      </w:ins>
    </w:p>
    <w:p w14:paraId="2F7D7A2B" w14:textId="77777777" w:rsidR="003D69F4" w:rsidRDefault="003D69F4">
      <w:pPr>
        <w:rPr>
          <w:ins w:id="5022" w:author="IRK" w:date="2020-05-11T14:28:00Z"/>
        </w:rPr>
      </w:pPr>
    </w:p>
    <w:p w14:paraId="25543DED" w14:textId="77777777" w:rsidR="00475A55" w:rsidRDefault="003D69F4">
      <w:pPr>
        <w:pStyle w:val="10"/>
        <w:rPr>
          <w:ins w:id="5023" w:author="IRK" w:date="2020-05-11T14:39:00Z"/>
        </w:rPr>
        <w:pPrChange w:id="5024" w:author="IRK" w:date="2020-05-11T14:39:00Z">
          <w:pPr>
            <w:pStyle w:val="a8"/>
            <w:widowControl w:val="0"/>
            <w:numPr>
              <w:numId w:val="73"/>
            </w:numPr>
            <w:autoSpaceDE/>
            <w:autoSpaceDN/>
            <w:ind w:leftChars="0" w:left="1176" w:hanging="392"/>
          </w:pPr>
        </w:pPrChange>
      </w:pPr>
      <w:ins w:id="5025" w:author="IRK" w:date="2020-05-11T14:28:00Z">
        <w:r w:rsidRPr="00C14B92">
          <w:t>codeType</w:t>
        </w:r>
      </w:ins>
    </w:p>
    <w:p w14:paraId="7BC491FE" w14:textId="72F2ECFB" w:rsidR="003D69F4" w:rsidRDefault="003D69F4">
      <w:pPr>
        <w:pStyle w:val="17"/>
        <w:rPr>
          <w:ins w:id="5026" w:author="IRK" w:date="2020-05-11T14:28:00Z"/>
        </w:rPr>
        <w:pPrChange w:id="5027" w:author="IRK" w:date="2020-05-11T14:39:00Z">
          <w:pPr>
            <w:pStyle w:val="a8"/>
            <w:widowControl w:val="0"/>
            <w:numPr>
              <w:numId w:val="73"/>
            </w:numPr>
            <w:autoSpaceDE/>
            <w:autoSpaceDN/>
            <w:ind w:leftChars="0" w:left="1176" w:hanging="392"/>
          </w:pPr>
        </w:pPrChange>
      </w:pPr>
      <w:ins w:id="5028" w:author="IRK" w:date="2020-05-11T14:28:00Z">
        <w:r w:rsidRPr="00C14B92">
          <w:t>codeType</w:t>
        </w:r>
        <w:r w:rsidRPr="00C14B92">
          <w:rPr>
            <w:rFonts w:hint="eastAsia"/>
          </w:rPr>
          <w:t>には呼出コードタイプを入力する。呼出コードタイプはルール呼出の時に入力するルールと項目値がどのような種類の値か</w:t>
        </w:r>
      </w:ins>
      <w:ins w:id="5029" w:author="IRK" w:date="2020-05-11T14:40:00Z">
        <w:r w:rsidR="00475A55">
          <w:rPr>
            <w:rFonts w:hint="eastAsia"/>
          </w:rPr>
          <w:t>(</w:t>
        </w:r>
      </w:ins>
      <w:ins w:id="5030" w:author="IRK" w:date="2020-05-11T14:28:00Z">
        <w:r w:rsidRPr="00C14B92">
          <w:rPr>
            <w:rFonts w:hint="eastAsia"/>
          </w:rPr>
          <w:t>名前、コード、エイリアス</w:t>
        </w:r>
      </w:ins>
      <w:ins w:id="5031" w:author="IRK" w:date="2020-05-11T14:40:00Z">
        <w:r w:rsidR="00475A55">
          <w:rPr>
            <w:rFonts w:hint="eastAsia"/>
          </w:rPr>
          <w:t>)</w:t>
        </w:r>
      </w:ins>
      <w:ins w:id="5032" w:author="IRK" w:date="2020-05-11T14:28:00Z">
        <w:r w:rsidRPr="00C14B92">
          <w:rPr>
            <w:rFonts w:hint="eastAsia"/>
          </w:rPr>
          <w:t>を識別するために利用される。</w:t>
        </w:r>
        <w:r>
          <w:rPr>
            <w:rFonts w:hint="eastAsia"/>
          </w:rPr>
          <w:t>c</w:t>
        </w:r>
        <w:r>
          <w:t>odeType</w:t>
        </w:r>
        <w:r>
          <w:rPr>
            <w:rFonts w:hint="eastAsia"/>
          </w:rPr>
          <w:t>がない場合はルールコードで動作する。</w:t>
        </w:r>
      </w:ins>
    </w:p>
    <w:p w14:paraId="3F21BD54" w14:textId="20E0E4AB" w:rsidR="003D69F4" w:rsidRPr="00475A55" w:rsidRDefault="003D69F4">
      <w:pPr>
        <w:pStyle w:val="23"/>
        <w:rPr>
          <w:ins w:id="5033" w:author="IRK" w:date="2020-05-11T14:28:00Z"/>
        </w:rPr>
        <w:pPrChange w:id="5034" w:author="IRK" w:date="2020-05-11T14:39:00Z">
          <w:pPr>
            <w:numPr>
              <w:ilvl w:val="1"/>
              <w:numId w:val="73"/>
            </w:numPr>
            <w:ind w:left="1176" w:hanging="392"/>
          </w:pPr>
        </w:pPrChange>
      </w:pPr>
      <w:ins w:id="5035" w:author="IRK" w:date="2020-05-11T14:28:00Z">
        <w:r w:rsidRPr="00475A55">
          <w:t>ID</w:t>
        </w:r>
        <w:r w:rsidRPr="00475A55">
          <w:rPr>
            <w:rFonts w:hint="eastAsia"/>
            <w:rPrChange w:id="5036" w:author="IRK" w:date="2020-05-11T14:39:00Z">
              <w:rPr>
                <w:rFonts w:asciiTheme="minorEastAsia" w:eastAsiaTheme="minorEastAsia" w:hAnsiTheme="minorEastAsia" w:hint="eastAsia"/>
              </w:rPr>
            </w:rPrChange>
          </w:rPr>
          <w:t>または</w:t>
        </w:r>
        <w:r w:rsidRPr="00475A55">
          <w:t>0</w:t>
        </w:r>
      </w:ins>
    </w:p>
    <w:p w14:paraId="0C690354" w14:textId="1E799C8C" w:rsidR="003D69F4" w:rsidRPr="00475A55" w:rsidRDefault="003D69F4">
      <w:pPr>
        <w:pStyle w:val="23"/>
        <w:rPr>
          <w:ins w:id="5037" w:author="IRK" w:date="2020-05-11T14:28:00Z"/>
        </w:rPr>
        <w:pPrChange w:id="5038" w:author="IRK" w:date="2020-05-11T14:39:00Z">
          <w:pPr>
            <w:numPr>
              <w:ilvl w:val="1"/>
              <w:numId w:val="73"/>
            </w:numPr>
            <w:ind w:left="1176" w:hanging="392"/>
          </w:pPr>
        </w:pPrChange>
      </w:pPr>
      <w:ins w:id="5039" w:author="IRK" w:date="2020-05-11T14:28:00Z">
        <w:r w:rsidRPr="00475A55">
          <w:t>NAME</w:t>
        </w:r>
        <w:r w:rsidRPr="00475A55">
          <w:rPr>
            <w:rFonts w:hint="eastAsia"/>
            <w:rPrChange w:id="5040" w:author="IRK" w:date="2020-05-11T14:39:00Z">
              <w:rPr>
                <w:rFonts w:asciiTheme="minorEastAsia" w:eastAsiaTheme="minorEastAsia" w:hAnsiTheme="minorEastAsia" w:hint="eastAsia"/>
              </w:rPr>
            </w:rPrChange>
          </w:rPr>
          <w:t>または</w:t>
        </w:r>
        <w:r w:rsidRPr="00475A55">
          <w:t>1</w:t>
        </w:r>
      </w:ins>
    </w:p>
    <w:p w14:paraId="33B16FC1" w14:textId="1346BF16" w:rsidR="003D69F4" w:rsidRPr="00475A55" w:rsidRDefault="003D69F4">
      <w:pPr>
        <w:pStyle w:val="23"/>
        <w:rPr>
          <w:ins w:id="5041" w:author="IRK" w:date="2020-05-11T14:28:00Z"/>
        </w:rPr>
        <w:pPrChange w:id="5042" w:author="IRK" w:date="2020-05-11T14:39:00Z">
          <w:pPr>
            <w:numPr>
              <w:ilvl w:val="1"/>
              <w:numId w:val="73"/>
            </w:numPr>
            <w:ind w:left="1176" w:hanging="392"/>
          </w:pPr>
        </w:pPrChange>
      </w:pPr>
      <w:ins w:id="5043" w:author="IRK" w:date="2020-05-11T14:28:00Z">
        <w:r w:rsidRPr="00475A55">
          <w:t>ALIAS</w:t>
        </w:r>
        <w:r w:rsidRPr="00475A55">
          <w:rPr>
            <w:rFonts w:hint="eastAsia"/>
            <w:rPrChange w:id="5044" w:author="IRK" w:date="2020-05-11T14:39:00Z">
              <w:rPr>
                <w:rFonts w:asciiTheme="minorEastAsia" w:eastAsiaTheme="minorEastAsia" w:hAnsiTheme="minorEastAsia" w:hint="eastAsia"/>
              </w:rPr>
            </w:rPrChange>
          </w:rPr>
          <w:t>または</w:t>
        </w:r>
        <w:r w:rsidRPr="00475A55">
          <w:t>2</w:t>
        </w:r>
      </w:ins>
    </w:p>
    <w:p w14:paraId="2DC7ADBC" w14:textId="77777777" w:rsidR="00475A55" w:rsidRDefault="003D69F4">
      <w:pPr>
        <w:pStyle w:val="10"/>
        <w:rPr>
          <w:ins w:id="5045" w:author="IRK" w:date="2020-05-11T14:40:00Z"/>
        </w:rPr>
        <w:pPrChange w:id="5046" w:author="IRK" w:date="2020-05-11T14:40:00Z">
          <w:pPr>
            <w:pStyle w:val="a8"/>
            <w:widowControl w:val="0"/>
            <w:numPr>
              <w:numId w:val="73"/>
            </w:numPr>
            <w:autoSpaceDE/>
            <w:autoSpaceDN/>
            <w:ind w:leftChars="0" w:left="1176" w:hanging="392"/>
          </w:pPr>
        </w:pPrChange>
      </w:pPr>
      <w:ins w:id="5047" w:author="IRK" w:date="2020-05-11T14:28:00Z">
        <w:r w:rsidRPr="00C14B92">
          <w:t>Input</w:t>
        </w:r>
      </w:ins>
    </w:p>
    <w:p w14:paraId="1066B6C4" w14:textId="39865DC4" w:rsidR="003D69F4" w:rsidRPr="00C14B92" w:rsidRDefault="003D69F4">
      <w:pPr>
        <w:pStyle w:val="17"/>
        <w:rPr>
          <w:ins w:id="5048" w:author="IRK" w:date="2020-05-11T14:28:00Z"/>
          <w:rFonts w:cs="Arial"/>
        </w:rPr>
        <w:pPrChange w:id="5049" w:author="IRK" w:date="2020-05-11T14:40:00Z">
          <w:pPr>
            <w:pStyle w:val="a8"/>
            <w:widowControl w:val="0"/>
            <w:numPr>
              <w:numId w:val="73"/>
            </w:numPr>
            <w:autoSpaceDE/>
            <w:autoSpaceDN/>
            <w:ind w:leftChars="0" w:left="1176" w:hanging="392"/>
          </w:pPr>
        </w:pPrChange>
      </w:pPr>
      <w:ins w:id="5050" w:author="IRK" w:date="2020-05-11T14:28:00Z">
        <w:r w:rsidRPr="00C14B92">
          <w:rPr>
            <w:rFonts w:cs="Arial"/>
          </w:rPr>
          <w:t>Input</w:t>
        </w:r>
        <w:r w:rsidRPr="00C14B92">
          <w:rPr>
            <w:rFonts w:cs="Arial" w:hint="eastAsia"/>
          </w:rPr>
          <w:t>オブジェクトにはル</w:t>
        </w:r>
        <w:r w:rsidRPr="00C14B92">
          <w:rPr>
            <w:rFonts w:cs="ＭＳ ゴシック" w:hint="eastAsia"/>
          </w:rPr>
          <w:t>ー</w:t>
        </w:r>
        <w:r w:rsidRPr="00C14B92">
          <w:rPr>
            <w:rFonts w:hint="eastAsia"/>
          </w:rPr>
          <w:t>ル入力項目を</w:t>
        </w:r>
        <w:r w:rsidRPr="00C14B92">
          <w:rPr>
            <w:rFonts w:cs="Arial" w:hint="eastAsia"/>
          </w:rPr>
          <w:t>k</w:t>
        </w:r>
        <w:r w:rsidRPr="00C14B92">
          <w:rPr>
            <w:rFonts w:cs="Arial"/>
          </w:rPr>
          <w:t>ey</w:t>
        </w:r>
        <w:r w:rsidRPr="00C14B92">
          <w:rPr>
            <w:rFonts w:cs="Arial" w:hint="eastAsia"/>
          </w:rPr>
          <w:t>:</w:t>
        </w:r>
        <w:r w:rsidRPr="00C14B92">
          <w:rPr>
            <w:rFonts w:cs="Arial"/>
          </w:rPr>
          <w:t>value</w:t>
        </w:r>
        <w:r w:rsidRPr="00C14B92">
          <w:rPr>
            <w:rFonts w:cs="Arial" w:hint="eastAsia"/>
          </w:rPr>
          <w:t>形式で指定する</w:t>
        </w:r>
        <w:r w:rsidRPr="00C14B92">
          <w:rPr>
            <w:rFonts w:hint="eastAsia"/>
          </w:rPr>
          <w:t>。</w:t>
        </w:r>
        <w:r w:rsidRPr="00C14B92">
          <w:rPr>
            <w:rFonts w:cs="Arial" w:hint="eastAsia"/>
          </w:rPr>
          <w:t>入力項目の</w:t>
        </w:r>
        <w:r w:rsidRPr="00C14B92">
          <w:rPr>
            <w:rFonts w:cs="Arial"/>
          </w:rPr>
          <w:t>key</w:t>
        </w:r>
        <w:r w:rsidRPr="00C14B92">
          <w:rPr>
            <w:rFonts w:cs="Arial" w:hint="eastAsia"/>
          </w:rPr>
          <w:t>に</w:t>
        </w:r>
        <w:r w:rsidRPr="00C14B92">
          <w:rPr>
            <w:rFonts w:hint="eastAsia"/>
          </w:rPr>
          <w:t>はル</w:t>
        </w:r>
        <w:r w:rsidRPr="00C14B92">
          <w:rPr>
            <w:rFonts w:cs="ＭＳ ゴシック" w:hint="eastAsia"/>
          </w:rPr>
          <w:t>ー</w:t>
        </w:r>
        <w:r w:rsidRPr="00C14B92">
          <w:rPr>
            <w:rFonts w:hint="eastAsia"/>
          </w:rPr>
          <w:t>ル呼出コードタイプに該当</w:t>
        </w:r>
        <w:r w:rsidRPr="00C14B92">
          <w:rPr>
            <w:rFonts w:cs="Arial" w:hint="eastAsia"/>
          </w:rPr>
          <w:t>する項目名</w:t>
        </w:r>
        <w:r w:rsidRPr="00C14B92">
          <w:rPr>
            <w:rFonts w:cs="ＭＳ ゴシック" w:hint="eastAsia"/>
          </w:rPr>
          <w:t>称</w:t>
        </w:r>
        <w:r w:rsidRPr="00C14B92">
          <w:rPr>
            <w:rFonts w:hint="eastAsia"/>
          </w:rPr>
          <w:t>を入力し、</w:t>
        </w:r>
        <w:r w:rsidRPr="00C14B92">
          <w:rPr>
            <w:rFonts w:hint="eastAsia"/>
          </w:rPr>
          <w:t>v</w:t>
        </w:r>
        <w:r w:rsidRPr="00C14B92">
          <w:t>alue</w:t>
        </w:r>
        <w:r w:rsidRPr="00C14B92">
          <w:rPr>
            <w:rFonts w:hint="eastAsia"/>
          </w:rPr>
          <w:t>は</w:t>
        </w:r>
        <w:r w:rsidRPr="00C14B92">
          <w:rPr>
            <w:rFonts w:cs="Arial" w:hint="eastAsia"/>
          </w:rPr>
          <w:t>JSON</w:t>
        </w:r>
        <w:r w:rsidRPr="00C14B92">
          <w:rPr>
            <w:rFonts w:hint="eastAsia"/>
          </w:rPr>
          <w:t>仕様に沿って値を入力する。</w:t>
        </w:r>
        <w:r>
          <w:rPr>
            <w:rFonts w:hint="eastAsia"/>
          </w:rPr>
          <w:t>配列を入力する場合は文字型と数値型を混用してはいけない。</w:t>
        </w:r>
      </w:ins>
    </w:p>
    <w:p w14:paraId="4F7E4881" w14:textId="77777777" w:rsidR="003D69F4" w:rsidRPr="00DD14BB" w:rsidRDefault="003D69F4">
      <w:pPr>
        <w:rPr>
          <w:ins w:id="5051" w:author="IRK" w:date="2020-05-11T14:28:00Z"/>
        </w:rPr>
      </w:pPr>
    </w:p>
    <w:p w14:paraId="3AB06BC2" w14:textId="77777777" w:rsidR="003D69F4" w:rsidRPr="00DD14BB" w:rsidRDefault="003D69F4">
      <w:pPr>
        <w:pStyle w:val="32"/>
        <w:numPr>
          <w:ilvl w:val="2"/>
          <w:numId w:val="45"/>
        </w:numPr>
        <w:rPr>
          <w:ins w:id="5052" w:author="IRK" w:date="2020-05-11T14:28:00Z"/>
        </w:rPr>
        <w:pPrChange w:id="5053" w:author="IRK" w:date="2020-05-11T14:41:00Z">
          <w:pPr>
            <w:pStyle w:val="32"/>
            <w:numPr>
              <w:numId w:val="18"/>
            </w:numPr>
            <w:wordWrap w:val="0"/>
            <w:spacing w:before="12" w:after="12" w:line="240" w:lineRule="auto"/>
            <w:jc w:val="left"/>
          </w:pPr>
        </w:pPrChange>
      </w:pPr>
      <w:bookmarkStart w:id="5054" w:name="_Toc30666606"/>
      <w:bookmarkStart w:id="5055" w:name="_Toc34750949"/>
      <w:bookmarkStart w:id="5056" w:name="_Toc40799151"/>
      <w:ins w:id="5057" w:author="IRK" w:date="2020-05-11T14:28:00Z">
        <w:r w:rsidRPr="00DD14BB">
          <w:rPr>
            <w:rFonts w:hint="eastAsia"/>
            <w:lang w:eastAsia="ja-JP"/>
          </w:rPr>
          <w:t>レスポンスメッセ</w:t>
        </w:r>
        <w:r w:rsidRPr="00DD14BB">
          <w:rPr>
            <w:rFonts w:cs="ＭＳ ゴシック" w:hint="eastAsia"/>
            <w:lang w:eastAsia="ja-JP"/>
          </w:rPr>
          <w:t>ー</w:t>
        </w:r>
        <w:r w:rsidRPr="00DD14BB">
          <w:rPr>
            <w:rFonts w:cs="Malgun Gothic" w:hint="eastAsia"/>
            <w:lang w:eastAsia="ja-JP"/>
          </w:rPr>
          <w:t>ジ</w:t>
        </w:r>
        <w:bookmarkEnd w:id="5054"/>
        <w:bookmarkEnd w:id="5055"/>
        <w:bookmarkEnd w:id="5056"/>
      </w:ins>
    </w:p>
    <w:p w14:paraId="1D22C4B9" w14:textId="77777777" w:rsidR="003D69F4" w:rsidRPr="00DD14BB" w:rsidRDefault="003D69F4">
      <w:pPr>
        <w:rPr>
          <w:ins w:id="5058" w:author="IRK" w:date="2020-05-11T14:28:00Z"/>
          <w:rFonts w:cs="ＭＳ 明朝"/>
        </w:rPr>
      </w:pPr>
      <w:ins w:id="5059" w:author="IRK" w:date="2020-05-11T14:28:00Z">
        <w:r w:rsidRPr="00DD14BB">
          <w:rPr>
            <w:rFonts w:hint="eastAsia"/>
          </w:rPr>
          <w:t>レスポンス</w:t>
        </w:r>
        <w:r w:rsidRPr="00DD14BB">
          <w:rPr>
            <w:rFonts w:cs="Batang" w:hint="eastAsia"/>
          </w:rPr>
          <w:t>メッセ</w:t>
        </w:r>
        <w:r w:rsidRPr="00DD14BB">
          <w:rPr>
            <w:rFonts w:cs="ＭＳ ゴシック" w:hint="eastAsia"/>
          </w:rPr>
          <w:t>ー</w:t>
        </w:r>
        <w:r w:rsidRPr="00DD14BB">
          <w:rPr>
            <w:rFonts w:hint="eastAsia"/>
          </w:rPr>
          <w:t>ジには</w:t>
        </w:r>
        <w:r w:rsidRPr="00DD14BB">
          <w:rPr>
            <w:rFonts w:cs="ＭＳ 明朝" w:hint="eastAsia"/>
          </w:rPr>
          <w:t>ル</w:t>
        </w:r>
        <w:r w:rsidRPr="00DD14BB">
          <w:rPr>
            <w:rFonts w:cs="ＭＳ ゴシック" w:hint="eastAsia"/>
          </w:rPr>
          <w:t>ー</w:t>
        </w:r>
        <w:r w:rsidRPr="00DD14BB">
          <w:rPr>
            <w:rFonts w:hint="eastAsia"/>
          </w:rPr>
          <w:t>ル</w:t>
        </w:r>
        <w:r w:rsidRPr="00DD14BB">
          <w:rPr>
            <w:rFonts w:cs="ＭＳ ゴシック" w:hint="eastAsia"/>
          </w:rPr>
          <w:t>実</w:t>
        </w:r>
        <w:r w:rsidRPr="00DD14BB">
          <w:rPr>
            <w:rFonts w:hint="eastAsia"/>
          </w:rPr>
          <w:t>行結果が</w:t>
        </w:r>
        <w:r w:rsidRPr="00DD14BB">
          <w:rPr>
            <w:rFonts w:cs="Batang" w:hint="eastAsia"/>
          </w:rPr>
          <w:t>含まれる。</w:t>
        </w:r>
        <w:r w:rsidRPr="00DD14BB">
          <w:rPr>
            <w:rFonts w:hint="eastAsia"/>
          </w:rPr>
          <w:t>レスポンス</w:t>
        </w:r>
        <w:r w:rsidRPr="00DD14BB">
          <w:rPr>
            <w:rFonts w:cs="Batang" w:hint="eastAsia"/>
          </w:rPr>
          <w:t>メッセ</w:t>
        </w:r>
        <w:r w:rsidRPr="00DD14BB">
          <w:rPr>
            <w:rFonts w:cs="ＭＳ ゴシック" w:hint="eastAsia"/>
          </w:rPr>
          <w:t>ー</w:t>
        </w:r>
        <w:r w:rsidRPr="00DD14BB">
          <w:rPr>
            <w:rFonts w:hint="eastAsia"/>
          </w:rPr>
          <w:t>ジの形式はリクエストメッセ</w:t>
        </w:r>
        <w:r w:rsidRPr="00DD14BB">
          <w:rPr>
            <w:rFonts w:cs="ＭＳ ゴシック" w:hint="eastAsia"/>
          </w:rPr>
          <w:t>ー</w:t>
        </w:r>
        <w:r w:rsidRPr="00DD14BB">
          <w:rPr>
            <w:rFonts w:hint="eastAsia"/>
          </w:rPr>
          <w:t>ジの形式と似ている。</w:t>
        </w:r>
      </w:ins>
    </w:p>
    <w:p w14:paraId="59E1BF7A" w14:textId="77777777" w:rsidR="003D69F4" w:rsidRPr="00DD14BB" w:rsidRDefault="003D69F4">
      <w:pPr>
        <w:rPr>
          <w:ins w:id="5060" w:author="IRK" w:date="2020-05-11T14:28:00Z"/>
          <w:rFonts w:cs="Arial"/>
        </w:rPr>
      </w:pPr>
    </w:p>
    <w:p w14:paraId="447B9618" w14:textId="5BF343CF" w:rsidR="003D69F4" w:rsidRDefault="003D69F4">
      <w:pPr>
        <w:rPr>
          <w:ins w:id="5061" w:author="IRK" w:date="2020-05-11T14:41:00Z"/>
          <w:rFonts w:cs="Arial"/>
        </w:rPr>
      </w:pPr>
      <w:ins w:id="5062" w:author="IRK" w:date="2020-05-11T14:28:00Z">
        <w:r w:rsidRPr="00DD14BB">
          <w:rPr>
            <w:rFonts w:cs="Batang" w:hint="eastAsia"/>
          </w:rPr>
          <w:t>次</w:t>
        </w:r>
      </w:ins>
      <w:ins w:id="5063" w:author="IRK" w:date="2020-05-11T14:42:00Z">
        <w:r w:rsidR="00475A55">
          <w:rPr>
            <w:rFonts w:cs="Batang" w:hint="eastAsia"/>
          </w:rPr>
          <w:t>の表</w:t>
        </w:r>
      </w:ins>
      <w:ins w:id="5064" w:author="IRK" w:date="2020-05-11T14:28:00Z">
        <w:r w:rsidRPr="00DD14BB">
          <w:rPr>
            <w:rFonts w:cs="Batang" w:hint="eastAsia"/>
          </w:rPr>
          <w:t>は</w:t>
        </w:r>
        <w:r w:rsidRPr="00DD14BB">
          <w:rPr>
            <w:rFonts w:cs="ＭＳ ゴシック" w:hint="eastAsia"/>
          </w:rPr>
          <w:t>単</w:t>
        </w:r>
        <w:r w:rsidRPr="00DD14BB">
          <w:rPr>
            <w:rFonts w:hint="eastAsia"/>
          </w:rPr>
          <w:t>一結果値のレスポンスメッセージの例である</w:t>
        </w:r>
        <w:r w:rsidRPr="00DD14BB">
          <w:rPr>
            <w:rFonts w:cs="Arial" w:hint="eastAsia"/>
          </w:rPr>
          <w:t>。</w:t>
        </w:r>
      </w:ins>
    </w:p>
    <w:p w14:paraId="47D65857" w14:textId="77777777" w:rsidR="00475A55" w:rsidRDefault="00475A55">
      <w:pPr>
        <w:rPr>
          <w:ins w:id="5065" w:author="IRK" w:date="2020-05-11T14:41:00Z"/>
          <w:rFonts w:cs="Arial"/>
        </w:rPr>
      </w:pPr>
    </w:p>
    <w:p w14:paraId="0507CA71" w14:textId="2D41CD35" w:rsidR="00475A55" w:rsidRPr="00D36EBC" w:rsidRDefault="00475A55">
      <w:pPr>
        <w:pStyle w:val="af5"/>
        <w:ind w:left="784"/>
        <w:rPr>
          <w:ins w:id="5066" w:author="IRK" w:date="2020-05-11T14:28:00Z"/>
          <w:rFonts w:cs="Arial"/>
        </w:rPr>
        <w:pPrChange w:id="5067" w:author="IRK" w:date="2020-05-11T14:41:00Z">
          <w:pPr/>
        </w:pPrChange>
      </w:pPr>
      <w:bookmarkStart w:id="5068" w:name="_Toc40799311"/>
      <w:ins w:id="5069" w:author="IRK" w:date="2020-05-11T14:41:00Z">
        <w: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ins>
      <w:r w:rsidR="0092459D">
        <w:rPr>
          <w:noProof/>
        </w:rPr>
        <w:t>88</w:t>
      </w:r>
      <w:ins w:id="5070" w:author="IRK" w:date="2020-05-11T14:41:00Z">
        <w:r>
          <w:fldChar w:fldCharType="end"/>
        </w:r>
        <w:r>
          <w:rPr>
            <w:rFonts w:hint="eastAsia"/>
          </w:rPr>
          <w:t xml:space="preserve"> </w:t>
        </w:r>
      </w:ins>
      <w:ins w:id="5071" w:author="IRK" w:date="2020-05-11T14:42:00Z">
        <w:r w:rsidR="00657679">
          <w:rPr>
            <w:rFonts w:hint="eastAsia"/>
          </w:rPr>
          <w:t>単一結果値のレスポンス</w:t>
        </w:r>
      </w:ins>
      <w:ins w:id="5072" w:author="IRK" w:date="2020-05-11T14:41:00Z">
        <w:r>
          <w:rPr>
            <w:rFonts w:hint="eastAsia"/>
          </w:rPr>
          <w:t>メッセージ</w:t>
        </w:r>
        <w:r>
          <w:rPr>
            <w:noProof/>
          </w:rPr>
          <w:t>例</w:t>
        </w:r>
        <w:r>
          <w:rPr>
            <w:rFonts w:hint="eastAsia"/>
            <w:noProof/>
          </w:rPr>
          <w:t>]</w:t>
        </w:r>
      </w:ins>
      <w:bookmarkEnd w:id="5068"/>
    </w:p>
    <w:tbl>
      <w:tblPr>
        <w:tblStyle w:val="af4"/>
        <w:tblW w:w="0" w:type="auto"/>
        <w:tblInd w:w="108" w:type="dxa"/>
        <w:tblLook w:val="04A0" w:firstRow="1" w:lastRow="0" w:firstColumn="1" w:lastColumn="0" w:noHBand="0" w:noVBand="1"/>
      </w:tblPr>
      <w:tblGrid>
        <w:gridCol w:w="9616"/>
      </w:tblGrid>
      <w:tr w:rsidR="003D69F4" w:rsidRPr="00DD14BB" w14:paraId="7C57F984" w14:textId="77777777" w:rsidTr="003D69F4">
        <w:trPr>
          <w:ins w:id="5073" w:author="IRK" w:date="2020-05-11T14:28:00Z"/>
        </w:trPr>
        <w:tc>
          <w:tcPr>
            <w:tcW w:w="9616" w:type="dxa"/>
          </w:tcPr>
          <w:p w14:paraId="5439EA56" w14:textId="77777777" w:rsidR="003D69F4" w:rsidRPr="00DD14BB" w:rsidRDefault="003D69F4">
            <w:pPr>
              <w:pStyle w:val="1b"/>
              <w:rPr>
                <w:ins w:id="5074" w:author="IRK" w:date="2020-05-11T14:28:00Z"/>
              </w:rPr>
              <w:pPrChange w:id="5075" w:author="IRK" w:date="2020-05-11T14:41:00Z">
                <w:pPr>
                  <w:pStyle w:val="-1"/>
                </w:pPr>
              </w:pPrChange>
            </w:pPr>
            <w:ins w:id="5076" w:author="IRK" w:date="2020-05-11T14:28:00Z">
              <w:r w:rsidRPr="00DD14BB">
                <w:t>{</w:t>
              </w:r>
            </w:ins>
          </w:p>
          <w:p w14:paraId="4CDFDA5B" w14:textId="77777777" w:rsidR="003D69F4" w:rsidRPr="00DD14BB" w:rsidRDefault="003D69F4">
            <w:pPr>
              <w:pStyle w:val="1b"/>
              <w:rPr>
                <w:ins w:id="5077" w:author="IRK" w:date="2020-05-11T14:28:00Z"/>
              </w:rPr>
              <w:pPrChange w:id="5078" w:author="IRK" w:date="2020-05-11T14:41:00Z">
                <w:pPr>
                  <w:pStyle w:val="-1"/>
                </w:pPr>
              </w:pPrChange>
            </w:pPr>
            <w:ins w:id="5079" w:author="IRK" w:date="2020-05-11T14:28:00Z">
              <w:r w:rsidRPr="00DD14BB">
                <w:tab/>
                <w:t>"result": {</w:t>
              </w:r>
            </w:ins>
          </w:p>
          <w:p w14:paraId="42C8AB3A" w14:textId="77777777" w:rsidR="003D69F4" w:rsidRPr="00DD14BB" w:rsidRDefault="003D69F4">
            <w:pPr>
              <w:pStyle w:val="1b"/>
              <w:rPr>
                <w:ins w:id="5080" w:author="IRK" w:date="2020-05-11T14:28:00Z"/>
              </w:rPr>
              <w:pPrChange w:id="5081" w:author="IRK" w:date="2020-05-11T14:41:00Z">
                <w:pPr>
                  <w:pStyle w:val="-1"/>
                </w:pPr>
              </w:pPrChange>
            </w:pPr>
            <w:ins w:id="5082" w:author="IRK" w:date="2020-05-11T14:28:00Z">
              <w:r w:rsidRPr="00DD14BB">
                <w:tab/>
              </w:r>
              <w:r w:rsidRPr="00DD14BB">
                <w:tab/>
                <w:t>"res1": "aaaa",</w:t>
              </w:r>
            </w:ins>
          </w:p>
          <w:p w14:paraId="275DA591" w14:textId="77777777" w:rsidR="003D69F4" w:rsidRPr="00DD14BB" w:rsidRDefault="003D69F4">
            <w:pPr>
              <w:pStyle w:val="1b"/>
              <w:rPr>
                <w:ins w:id="5083" w:author="IRK" w:date="2020-05-11T14:28:00Z"/>
              </w:rPr>
              <w:pPrChange w:id="5084" w:author="IRK" w:date="2020-05-11T14:41:00Z">
                <w:pPr>
                  <w:pStyle w:val="-1"/>
                </w:pPr>
              </w:pPrChange>
            </w:pPr>
            <w:ins w:id="5085" w:author="IRK" w:date="2020-05-11T14:28:00Z">
              <w:r w:rsidRPr="00DD14BB">
                <w:tab/>
              </w:r>
              <w:r w:rsidRPr="00DD14BB">
                <w:tab/>
                <w:t>"res2": 1.0,</w:t>
              </w:r>
            </w:ins>
          </w:p>
          <w:p w14:paraId="4EA568D1" w14:textId="77777777" w:rsidR="003D69F4" w:rsidRPr="00DD14BB" w:rsidRDefault="003D69F4">
            <w:pPr>
              <w:pStyle w:val="1b"/>
              <w:rPr>
                <w:ins w:id="5086" w:author="IRK" w:date="2020-05-11T14:28:00Z"/>
              </w:rPr>
              <w:pPrChange w:id="5087" w:author="IRK" w:date="2020-05-11T14:41:00Z">
                <w:pPr>
                  <w:pStyle w:val="-1"/>
                </w:pPr>
              </w:pPrChange>
            </w:pPr>
            <w:ins w:id="5088" w:author="IRK" w:date="2020-05-11T14:28:00Z">
              <w:r w:rsidRPr="00DD14BB">
                <w:tab/>
              </w:r>
              <w:r w:rsidRPr="00DD14BB">
                <w:tab/>
                <w:t>"res3": false</w:t>
              </w:r>
            </w:ins>
          </w:p>
          <w:p w14:paraId="3AB2FC28" w14:textId="77777777" w:rsidR="003D69F4" w:rsidRPr="00DD14BB" w:rsidRDefault="003D69F4">
            <w:pPr>
              <w:pStyle w:val="1b"/>
              <w:rPr>
                <w:ins w:id="5089" w:author="IRK" w:date="2020-05-11T14:28:00Z"/>
              </w:rPr>
              <w:pPrChange w:id="5090" w:author="IRK" w:date="2020-05-11T14:41:00Z">
                <w:pPr>
                  <w:pStyle w:val="-1"/>
                </w:pPr>
              </w:pPrChange>
            </w:pPr>
            <w:ins w:id="5091" w:author="IRK" w:date="2020-05-11T14:28:00Z">
              <w:r w:rsidRPr="00DD14BB">
                <w:tab/>
                <w:t>}</w:t>
              </w:r>
            </w:ins>
          </w:p>
          <w:p w14:paraId="7F806963" w14:textId="77777777" w:rsidR="003D69F4" w:rsidRPr="00DD14BB" w:rsidRDefault="003D69F4">
            <w:pPr>
              <w:pStyle w:val="1b"/>
              <w:rPr>
                <w:ins w:id="5092" w:author="IRK" w:date="2020-05-11T14:28:00Z"/>
              </w:rPr>
              <w:pPrChange w:id="5093" w:author="IRK" w:date="2020-05-11T14:41:00Z">
                <w:pPr>
                  <w:pStyle w:val="-1"/>
                </w:pPr>
              </w:pPrChange>
            </w:pPr>
            <w:ins w:id="5094" w:author="IRK" w:date="2020-05-11T14:28:00Z">
              <w:r w:rsidRPr="00DD14BB">
                <w:t>}</w:t>
              </w:r>
            </w:ins>
          </w:p>
        </w:tc>
      </w:tr>
    </w:tbl>
    <w:p w14:paraId="560C3536" w14:textId="77777777" w:rsidR="003D69F4" w:rsidRPr="00DD14BB" w:rsidRDefault="003D69F4" w:rsidP="003D69F4">
      <w:pPr>
        <w:rPr>
          <w:ins w:id="5095" w:author="IRK" w:date="2020-05-11T14:28:00Z"/>
          <w:rFonts w:cs="Arial"/>
        </w:rPr>
      </w:pPr>
    </w:p>
    <w:p w14:paraId="2D6246FD" w14:textId="19C7E02E" w:rsidR="003D69F4" w:rsidRDefault="003D69F4" w:rsidP="003D69F4">
      <w:pPr>
        <w:rPr>
          <w:ins w:id="5096" w:author="IRK" w:date="2020-05-11T14:43:00Z"/>
          <w:rFonts w:cs="Batang"/>
        </w:rPr>
      </w:pPr>
      <w:ins w:id="5097" w:author="IRK" w:date="2020-05-11T14:28:00Z">
        <w:r w:rsidRPr="00DD14BB">
          <w:rPr>
            <w:rFonts w:cs="Batang" w:hint="eastAsia"/>
          </w:rPr>
          <w:t>次</w:t>
        </w:r>
      </w:ins>
      <w:ins w:id="5098" w:author="IRK" w:date="2020-05-11T14:43:00Z">
        <w:r w:rsidR="00657679">
          <w:rPr>
            <w:rFonts w:cs="Batang" w:hint="eastAsia"/>
          </w:rPr>
          <w:t>の表</w:t>
        </w:r>
      </w:ins>
      <w:ins w:id="5099" w:author="IRK" w:date="2020-05-11T14:28:00Z">
        <w:r w:rsidRPr="00DD14BB">
          <w:rPr>
            <w:rFonts w:cs="Batang" w:hint="eastAsia"/>
          </w:rPr>
          <w:t>は多重結果値のレスポンスメッセージの例である。</w:t>
        </w:r>
      </w:ins>
    </w:p>
    <w:p w14:paraId="23F016E9" w14:textId="77777777" w:rsidR="00657679" w:rsidRDefault="00657679" w:rsidP="003D69F4">
      <w:pPr>
        <w:rPr>
          <w:ins w:id="5100" w:author="IRK" w:date="2020-05-11T14:43:00Z"/>
          <w:rFonts w:cs="Batang"/>
        </w:rPr>
      </w:pPr>
    </w:p>
    <w:p w14:paraId="4CABA616" w14:textId="358C990F" w:rsidR="00657679" w:rsidRPr="00D36EBC" w:rsidRDefault="00657679">
      <w:pPr>
        <w:pStyle w:val="af5"/>
        <w:rPr>
          <w:ins w:id="5101" w:author="IRK" w:date="2020-05-11T14:28:00Z"/>
          <w:rFonts w:cs="Arial"/>
        </w:rPr>
        <w:pPrChange w:id="5102" w:author="IRK" w:date="2020-05-11T14:43:00Z">
          <w:pPr/>
        </w:pPrChange>
      </w:pPr>
      <w:bookmarkStart w:id="5103" w:name="_Toc40799312"/>
      <w:ins w:id="5104" w:author="IRK" w:date="2020-05-11T14:43:00Z">
        <w: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ins>
      <w:r w:rsidR="0092459D">
        <w:rPr>
          <w:noProof/>
        </w:rPr>
        <w:t>89</w:t>
      </w:r>
      <w:ins w:id="5105" w:author="IRK" w:date="2020-05-11T14:43:00Z">
        <w:r>
          <w:fldChar w:fldCharType="end"/>
        </w:r>
        <w:r>
          <w:rPr>
            <w:rFonts w:hint="eastAsia"/>
          </w:rPr>
          <w:t xml:space="preserve"> </w:t>
        </w:r>
      </w:ins>
      <w:ins w:id="5106" w:author="IRK" w:date="2020-05-11T14:44:00Z">
        <w:r>
          <w:rPr>
            <w:rFonts w:hint="eastAsia"/>
          </w:rPr>
          <w:t>多重</w:t>
        </w:r>
      </w:ins>
      <w:ins w:id="5107" w:author="IRK" w:date="2020-05-11T14:43:00Z">
        <w:r>
          <w:rPr>
            <w:rFonts w:hint="eastAsia"/>
          </w:rPr>
          <w:t>結果値のレスポンスメッセージ</w:t>
        </w:r>
        <w:r>
          <w:rPr>
            <w:noProof/>
          </w:rPr>
          <w:t>例</w:t>
        </w:r>
        <w:r>
          <w:rPr>
            <w:rFonts w:hint="eastAsia"/>
            <w:noProof/>
          </w:rPr>
          <w:t>]</w:t>
        </w:r>
      </w:ins>
      <w:bookmarkEnd w:id="5103"/>
    </w:p>
    <w:tbl>
      <w:tblPr>
        <w:tblStyle w:val="af4"/>
        <w:tblW w:w="0" w:type="auto"/>
        <w:tblInd w:w="108" w:type="dxa"/>
        <w:tblLook w:val="04A0" w:firstRow="1" w:lastRow="0" w:firstColumn="1" w:lastColumn="0" w:noHBand="0" w:noVBand="1"/>
      </w:tblPr>
      <w:tblGrid>
        <w:gridCol w:w="9616"/>
      </w:tblGrid>
      <w:tr w:rsidR="003D69F4" w:rsidRPr="00DD14BB" w14:paraId="1C7D0C7C" w14:textId="77777777" w:rsidTr="003D69F4">
        <w:trPr>
          <w:ins w:id="5108" w:author="IRK" w:date="2020-05-11T14:28:00Z"/>
        </w:trPr>
        <w:tc>
          <w:tcPr>
            <w:tcW w:w="9616" w:type="dxa"/>
          </w:tcPr>
          <w:p w14:paraId="2E4A20BE" w14:textId="77777777" w:rsidR="003D69F4" w:rsidRPr="00DD14BB" w:rsidRDefault="003D69F4">
            <w:pPr>
              <w:pStyle w:val="1b"/>
              <w:rPr>
                <w:ins w:id="5109" w:author="IRK" w:date="2020-05-11T14:28:00Z"/>
              </w:rPr>
              <w:pPrChange w:id="5110" w:author="IRK" w:date="2020-05-11T14:44:00Z">
                <w:pPr>
                  <w:pStyle w:val="-1"/>
                </w:pPr>
              </w:pPrChange>
            </w:pPr>
            <w:ins w:id="5111" w:author="IRK" w:date="2020-05-11T14:28:00Z">
              <w:r w:rsidRPr="00DD14BB">
                <w:t>{</w:t>
              </w:r>
            </w:ins>
          </w:p>
          <w:p w14:paraId="6CD6E1C7" w14:textId="77777777" w:rsidR="003D69F4" w:rsidRPr="00DD14BB" w:rsidRDefault="003D69F4">
            <w:pPr>
              <w:pStyle w:val="1b"/>
              <w:rPr>
                <w:ins w:id="5112" w:author="IRK" w:date="2020-05-11T14:28:00Z"/>
              </w:rPr>
              <w:pPrChange w:id="5113" w:author="IRK" w:date="2020-05-11T14:44:00Z">
                <w:pPr>
                  <w:pStyle w:val="-1"/>
                </w:pPr>
              </w:pPrChange>
            </w:pPr>
            <w:ins w:id="5114" w:author="IRK" w:date="2020-05-11T14:28:00Z">
              <w:r w:rsidRPr="00DD14BB">
                <w:tab/>
                <w:t>"result": {</w:t>
              </w:r>
            </w:ins>
          </w:p>
          <w:p w14:paraId="0AA07772" w14:textId="77777777" w:rsidR="003D69F4" w:rsidRPr="00DD14BB" w:rsidRDefault="003D69F4">
            <w:pPr>
              <w:pStyle w:val="1b"/>
              <w:rPr>
                <w:ins w:id="5115" w:author="IRK" w:date="2020-05-11T14:28:00Z"/>
              </w:rPr>
              <w:pPrChange w:id="5116" w:author="IRK" w:date="2020-05-11T14:44:00Z">
                <w:pPr>
                  <w:pStyle w:val="-1"/>
                </w:pPr>
              </w:pPrChange>
            </w:pPr>
            <w:ins w:id="5117" w:author="IRK" w:date="2020-05-11T14:28:00Z">
              <w:r w:rsidRPr="00DD14BB">
                <w:tab/>
              </w:r>
              <w:r w:rsidRPr="00DD14BB">
                <w:tab/>
                <w:t>"res4":[ “BBBBB”,"CCCCC", “111” ],</w:t>
              </w:r>
            </w:ins>
          </w:p>
          <w:p w14:paraId="49131652" w14:textId="77777777" w:rsidR="003D69F4" w:rsidRPr="00DD14BB" w:rsidRDefault="003D69F4">
            <w:pPr>
              <w:pStyle w:val="1b"/>
              <w:rPr>
                <w:ins w:id="5118" w:author="IRK" w:date="2020-05-11T14:28:00Z"/>
              </w:rPr>
              <w:pPrChange w:id="5119" w:author="IRK" w:date="2020-05-11T14:44:00Z">
                <w:pPr>
                  <w:pStyle w:val="-1"/>
                </w:pPr>
              </w:pPrChange>
            </w:pPr>
            <w:ins w:id="5120" w:author="IRK" w:date="2020-05-11T14:28:00Z">
              <w:r w:rsidRPr="00DD14BB">
                <w:tab/>
              </w:r>
              <w:r w:rsidRPr="00DD14BB">
                <w:tab/>
                <w:t>"res5":[ 2.0,-3.0,4.11 ],</w:t>
              </w:r>
            </w:ins>
          </w:p>
          <w:p w14:paraId="7C4C33AF" w14:textId="77777777" w:rsidR="003D69F4" w:rsidRPr="00DD14BB" w:rsidRDefault="003D69F4">
            <w:pPr>
              <w:pStyle w:val="1b"/>
              <w:rPr>
                <w:ins w:id="5121" w:author="IRK" w:date="2020-05-11T14:28:00Z"/>
              </w:rPr>
              <w:pPrChange w:id="5122" w:author="IRK" w:date="2020-05-11T14:44:00Z">
                <w:pPr>
                  <w:pStyle w:val="-1"/>
                </w:pPr>
              </w:pPrChange>
            </w:pPr>
            <w:ins w:id="5123" w:author="IRK" w:date="2020-05-11T14:28:00Z">
              <w:r w:rsidRPr="00DD14BB">
                <w:tab/>
              </w:r>
              <w:r w:rsidRPr="00DD14BB">
                <w:tab/>
                <w:t>"res6":[ true,false,true ]</w:t>
              </w:r>
            </w:ins>
          </w:p>
          <w:p w14:paraId="1267AFFF" w14:textId="77777777" w:rsidR="003D69F4" w:rsidRPr="00DD14BB" w:rsidRDefault="003D69F4">
            <w:pPr>
              <w:pStyle w:val="1b"/>
              <w:rPr>
                <w:ins w:id="5124" w:author="IRK" w:date="2020-05-11T14:28:00Z"/>
              </w:rPr>
              <w:pPrChange w:id="5125" w:author="IRK" w:date="2020-05-11T14:44:00Z">
                <w:pPr>
                  <w:pStyle w:val="-1"/>
                </w:pPr>
              </w:pPrChange>
            </w:pPr>
            <w:ins w:id="5126" w:author="IRK" w:date="2020-05-11T14:28:00Z">
              <w:r w:rsidRPr="00DD14BB">
                <w:tab/>
                <w:t>}</w:t>
              </w:r>
            </w:ins>
          </w:p>
          <w:p w14:paraId="2ED78103" w14:textId="77777777" w:rsidR="003D69F4" w:rsidRPr="00DD14BB" w:rsidRDefault="003D69F4">
            <w:pPr>
              <w:pStyle w:val="1b"/>
              <w:rPr>
                <w:ins w:id="5127" w:author="IRK" w:date="2020-05-11T14:28:00Z"/>
              </w:rPr>
              <w:pPrChange w:id="5128" w:author="IRK" w:date="2020-05-11T14:44:00Z">
                <w:pPr>
                  <w:pStyle w:val="-1"/>
                </w:pPr>
              </w:pPrChange>
            </w:pPr>
            <w:ins w:id="5129" w:author="IRK" w:date="2020-05-11T14:28:00Z">
              <w:r w:rsidRPr="00DD14BB">
                <w:t>}</w:t>
              </w:r>
            </w:ins>
          </w:p>
        </w:tc>
      </w:tr>
    </w:tbl>
    <w:p w14:paraId="0454B3F6" w14:textId="77777777" w:rsidR="003D69F4" w:rsidRPr="00DD14BB" w:rsidRDefault="003D69F4" w:rsidP="003D69F4">
      <w:pPr>
        <w:rPr>
          <w:ins w:id="5130" w:author="IRK" w:date="2020-05-11T14:28:00Z"/>
          <w:rFonts w:cs="Arial"/>
        </w:rPr>
      </w:pPr>
    </w:p>
    <w:p w14:paraId="5463DD8F" w14:textId="41B8F506" w:rsidR="003D69F4" w:rsidRPr="00DD14BB" w:rsidRDefault="003D69F4">
      <w:pPr>
        <w:rPr>
          <w:ins w:id="5131" w:author="IRK" w:date="2020-05-11T14:28:00Z"/>
        </w:rPr>
      </w:pPr>
      <w:ins w:id="5132" w:author="IRK" w:date="2020-05-11T14:28:00Z">
        <w:r w:rsidRPr="00DD14BB">
          <w:rPr>
            <w:rFonts w:cs="Batang" w:hint="eastAsia"/>
          </w:rPr>
          <w:t>レスポンスメッセージに</w:t>
        </w:r>
        <w:r>
          <w:rPr>
            <w:rFonts w:cs="Batang" w:hint="eastAsia"/>
          </w:rPr>
          <w:t>は</w:t>
        </w:r>
        <w:r w:rsidRPr="00DD14BB">
          <w:rPr>
            <w:rFonts w:cs="Batang"/>
          </w:rPr>
          <w:t>result</w:t>
        </w:r>
        <w:r w:rsidRPr="00DD14BB">
          <w:rPr>
            <w:rFonts w:cs="Batang" w:hint="eastAsia"/>
          </w:rPr>
          <w:t>オブジェクト</w:t>
        </w:r>
        <w:r>
          <w:rPr>
            <w:rFonts w:cs="Batang" w:hint="eastAsia"/>
          </w:rPr>
          <w:t>が</w:t>
        </w:r>
        <w:r w:rsidRPr="00DD14BB">
          <w:rPr>
            <w:rFonts w:cs="Batang" w:hint="eastAsia"/>
          </w:rPr>
          <w:t>必ず返却</w:t>
        </w:r>
        <w:r>
          <w:rPr>
            <w:rFonts w:cs="Batang" w:hint="eastAsia"/>
          </w:rPr>
          <w:t>される</w:t>
        </w:r>
        <w:r w:rsidRPr="00DD14BB">
          <w:rPr>
            <w:rFonts w:cs="Batang" w:hint="eastAsia"/>
          </w:rPr>
          <w:t>。</w:t>
        </w:r>
        <w:r w:rsidRPr="00DD14BB">
          <w:rPr>
            <w:rFonts w:cs="Arial" w:hint="eastAsia"/>
          </w:rPr>
          <w:t>r</w:t>
        </w:r>
        <w:r w:rsidRPr="00DD14BB">
          <w:rPr>
            <w:rFonts w:cs="Arial"/>
          </w:rPr>
          <w:t>esult</w:t>
        </w:r>
        <w:r w:rsidRPr="00DD14BB">
          <w:rPr>
            <w:rFonts w:cs="Arial" w:hint="eastAsia"/>
          </w:rPr>
          <w:t>オブジェクトはル</w:t>
        </w:r>
        <w:r w:rsidRPr="00DD14BB">
          <w:rPr>
            <w:rFonts w:cs="ＭＳ ゴシック" w:hint="eastAsia"/>
          </w:rPr>
          <w:t>ー</w:t>
        </w:r>
        <w:r w:rsidRPr="00DD14BB">
          <w:rPr>
            <w:rFonts w:hint="eastAsia"/>
          </w:rPr>
          <w:t>ルリターン項目を「</w:t>
        </w:r>
        <w:r w:rsidRPr="00DD14BB">
          <w:rPr>
            <w:rFonts w:cs="Arial" w:hint="eastAsia"/>
          </w:rPr>
          <w:t>k</w:t>
        </w:r>
        <w:r w:rsidRPr="00DD14BB">
          <w:rPr>
            <w:rFonts w:cs="Arial"/>
          </w:rPr>
          <w:t>ey</w:t>
        </w:r>
        <w:r w:rsidRPr="00DD14BB">
          <w:rPr>
            <w:rFonts w:cs="Arial" w:hint="eastAsia"/>
          </w:rPr>
          <w:t>:</w:t>
        </w:r>
        <w:r w:rsidRPr="00DD14BB">
          <w:rPr>
            <w:rFonts w:cs="Arial"/>
          </w:rPr>
          <w:t>value</w:t>
        </w:r>
        <w:r w:rsidRPr="00DD14BB">
          <w:rPr>
            <w:rFonts w:cs="Arial" w:hint="eastAsia"/>
          </w:rPr>
          <w:t>」形式で出力する</w:t>
        </w:r>
        <w:r w:rsidRPr="00DD14BB">
          <w:rPr>
            <w:rFonts w:hint="eastAsia"/>
          </w:rPr>
          <w:t>。</w:t>
        </w:r>
        <w:r w:rsidRPr="00DD14BB">
          <w:rPr>
            <w:rFonts w:cs="Arial" w:hint="eastAsia"/>
          </w:rPr>
          <w:t>もし、</w:t>
        </w:r>
        <w:r w:rsidRPr="00DD14BB">
          <w:rPr>
            <w:rFonts w:cs="ＭＳ ゴシック" w:hint="eastAsia"/>
          </w:rPr>
          <w:t>呼出コードタイプ</w:t>
        </w:r>
        <w:r w:rsidRPr="00DD14BB">
          <w:rPr>
            <w:rFonts w:hint="eastAsia"/>
          </w:rPr>
          <w:t>に該</w:t>
        </w:r>
        <w:r w:rsidRPr="00DD14BB">
          <w:rPr>
            <w:rFonts w:cs="ＭＳ ゴシック" w:hint="eastAsia"/>
          </w:rPr>
          <w:t>当</w:t>
        </w:r>
        <w:r w:rsidRPr="00DD14BB">
          <w:rPr>
            <w:rFonts w:hint="eastAsia"/>
          </w:rPr>
          <w:t>するル</w:t>
        </w:r>
        <w:r w:rsidRPr="00DD14BB">
          <w:rPr>
            <w:rFonts w:cs="ＭＳ ゴシック" w:hint="eastAsia"/>
          </w:rPr>
          <w:t>ー</w:t>
        </w:r>
        <w:r w:rsidRPr="00DD14BB">
          <w:rPr>
            <w:rFonts w:hint="eastAsia"/>
          </w:rPr>
          <w:t>ルリターン項目の名</w:t>
        </w:r>
        <w:r w:rsidRPr="00DD14BB">
          <w:rPr>
            <w:rFonts w:cs="ＭＳ ゴシック" w:hint="eastAsia"/>
          </w:rPr>
          <w:t>称</w:t>
        </w:r>
        <w:r w:rsidRPr="00DD14BB">
          <w:rPr>
            <w:rFonts w:hint="eastAsia"/>
          </w:rPr>
          <w:t>が存在しない</w:t>
        </w:r>
      </w:ins>
      <w:ins w:id="5133" w:author="IRK" w:date="2020-05-11T14:44:00Z">
        <w:r w:rsidR="00657679">
          <w:rPr>
            <w:rFonts w:hint="eastAsia"/>
          </w:rPr>
          <w:t>(</w:t>
        </w:r>
      </w:ins>
      <w:ins w:id="5134" w:author="IRK" w:date="2020-05-11T14:28:00Z">
        <w:r w:rsidRPr="00DD14BB">
          <w:rPr>
            <w:rFonts w:hint="eastAsia"/>
          </w:rPr>
          <w:t>例</w:t>
        </w:r>
      </w:ins>
      <w:ins w:id="5135" w:author="IRK" w:date="2020-05-11T14:47:00Z">
        <w:r w:rsidR="00657679" w:rsidRPr="004F78F1">
          <w:t>:</w:t>
        </w:r>
      </w:ins>
      <w:ins w:id="5136" w:author="IRK" w:date="2020-05-11T14:28:00Z">
        <w:r w:rsidRPr="00DD14BB">
          <w:rPr>
            <w:rFonts w:hint="eastAsia"/>
          </w:rPr>
          <w:t>ルールリターン項目のエイリアスが指定されていない</w:t>
        </w:r>
      </w:ins>
      <w:ins w:id="5137" w:author="IRK" w:date="2020-05-11T14:45:00Z">
        <w:r w:rsidR="00657679">
          <w:rPr>
            <w:rFonts w:hint="eastAsia"/>
          </w:rPr>
          <w:t>)</w:t>
        </w:r>
      </w:ins>
      <w:ins w:id="5138" w:author="IRK" w:date="2020-05-11T14:28:00Z">
        <w:r w:rsidRPr="00DD14BB">
          <w:rPr>
            <w:rFonts w:hint="eastAsia"/>
          </w:rPr>
          <w:t>場合は、</w:t>
        </w:r>
        <w:r w:rsidRPr="00DD14BB">
          <w:rPr>
            <w:rFonts w:hint="eastAsia"/>
          </w:rPr>
          <w:t>r</w:t>
        </w:r>
        <w:r w:rsidRPr="00DD14BB">
          <w:t>esult</w:t>
        </w:r>
        <w:r w:rsidRPr="00DD14BB">
          <w:rPr>
            <w:rFonts w:hint="eastAsia"/>
          </w:rPr>
          <w:t>オブジェクトの</w:t>
        </w:r>
        <w:r w:rsidRPr="00DD14BB">
          <w:rPr>
            <w:rFonts w:hint="eastAsia"/>
          </w:rPr>
          <w:t>k</w:t>
        </w:r>
        <w:r w:rsidRPr="00DD14BB">
          <w:t>ey</w:t>
        </w:r>
        <w:r w:rsidRPr="00DD14BB">
          <w:rPr>
            <w:rFonts w:hint="eastAsia"/>
          </w:rPr>
          <w:t>にル</w:t>
        </w:r>
        <w:r w:rsidRPr="00DD14BB">
          <w:rPr>
            <w:rFonts w:cs="ＭＳ ゴシック" w:hint="eastAsia"/>
          </w:rPr>
          <w:t>ー</w:t>
        </w:r>
        <w:r w:rsidRPr="00DD14BB">
          <w:rPr>
            <w:rFonts w:hint="eastAsia"/>
          </w:rPr>
          <w:t>ルリターン項目の登</w:t>
        </w:r>
        <w:r w:rsidRPr="00DD14BB">
          <w:rPr>
            <w:rFonts w:cs="ＭＳ ゴシック" w:hint="eastAsia"/>
          </w:rPr>
          <w:t>録</w:t>
        </w:r>
        <w:r w:rsidRPr="00DD14BB">
          <w:rPr>
            <w:rFonts w:hint="eastAsia"/>
          </w:rPr>
          <w:t>順序を表す</w:t>
        </w:r>
        <w:r w:rsidRPr="00DD14BB">
          <w:rPr>
            <w:rFonts w:cs="Arial"/>
          </w:rPr>
          <w:t>$0</w:t>
        </w:r>
      </w:ins>
      <w:ins w:id="5139" w:author="IRK" w:date="2020-05-11T14:45:00Z">
        <w:r w:rsidR="00657679">
          <w:rPr>
            <w:rFonts w:cs="Arial" w:hint="eastAsia"/>
          </w:rPr>
          <w:t>、</w:t>
        </w:r>
      </w:ins>
      <w:ins w:id="5140" w:author="IRK" w:date="2020-05-11T14:28:00Z">
        <w:r w:rsidRPr="00DD14BB">
          <w:rPr>
            <w:rFonts w:cs="Arial"/>
          </w:rPr>
          <w:t>$1</w:t>
        </w:r>
      </w:ins>
      <w:ins w:id="5141" w:author="IRK" w:date="2020-05-11T14:45:00Z">
        <w:r w:rsidR="00657679">
          <w:rPr>
            <w:rFonts w:cs="Arial" w:hint="eastAsia"/>
          </w:rPr>
          <w:t>、…、</w:t>
        </w:r>
      </w:ins>
      <w:ins w:id="5142" w:author="IRK" w:date="2020-05-11T14:28:00Z">
        <w:r w:rsidRPr="00DD14BB">
          <w:rPr>
            <w:rFonts w:cs="Arial"/>
          </w:rPr>
          <w:t>$n</w:t>
        </w:r>
        <w:r w:rsidRPr="00DD14BB">
          <w:rPr>
            <w:rFonts w:cs="Arial" w:hint="eastAsia"/>
          </w:rPr>
          <w:t>を出力する。</w:t>
        </w:r>
      </w:ins>
    </w:p>
    <w:p w14:paraId="1637ABFD" w14:textId="77777777" w:rsidR="003D69F4" w:rsidRPr="00657679" w:rsidRDefault="003D69F4">
      <w:pPr>
        <w:rPr>
          <w:ins w:id="5143" w:author="IRK" w:date="2020-05-11T14:28:00Z"/>
          <w:rFonts w:cs="Arial"/>
        </w:rPr>
        <w:pPrChange w:id="5144" w:author="IRK" w:date="2020-05-11T14:44:00Z">
          <w:pPr>
            <w:jc w:val="left"/>
          </w:pPr>
        </w:pPrChange>
      </w:pPr>
    </w:p>
    <w:p w14:paraId="70CDD81B" w14:textId="77777777" w:rsidR="003D69F4" w:rsidRPr="00DD14BB" w:rsidRDefault="003D69F4">
      <w:pPr>
        <w:pStyle w:val="32"/>
        <w:numPr>
          <w:ilvl w:val="2"/>
          <w:numId w:val="45"/>
        </w:numPr>
        <w:rPr>
          <w:ins w:id="5145" w:author="IRK" w:date="2020-05-11T14:28:00Z"/>
        </w:rPr>
        <w:pPrChange w:id="5146" w:author="IRK" w:date="2020-05-11T14:45:00Z">
          <w:pPr>
            <w:pStyle w:val="32"/>
            <w:numPr>
              <w:numId w:val="18"/>
            </w:numPr>
            <w:wordWrap w:val="0"/>
            <w:spacing w:before="12" w:after="12" w:line="240" w:lineRule="auto"/>
            <w:jc w:val="left"/>
          </w:pPr>
        </w:pPrChange>
      </w:pPr>
      <w:bookmarkStart w:id="5147" w:name="_Toc30666607"/>
      <w:bookmarkStart w:id="5148" w:name="_Toc34750950"/>
      <w:bookmarkStart w:id="5149" w:name="_Toc40799152"/>
      <w:ins w:id="5150" w:author="IRK" w:date="2020-05-11T14:28:00Z">
        <w:r w:rsidRPr="00DD14BB">
          <w:rPr>
            <w:rFonts w:cs="ＭＳ 明朝" w:hint="eastAsia"/>
            <w:lang w:eastAsia="ja-JP"/>
          </w:rPr>
          <w:t>エラ</w:t>
        </w:r>
        <w:r w:rsidRPr="00DD14BB">
          <w:rPr>
            <w:rFonts w:cs="ＭＳ ゴシック" w:hint="eastAsia"/>
            <w:lang w:eastAsia="ja-JP"/>
          </w:rPr>
          <w:t>ー</w:t>
        </w:r>
        <w:r w:rsidRPr="00DD14BB">
          <w:rPr>
            <w:rFonts w:hint="eastAsia"/>
            <w:lang w:eastAsia="ja-JP"/>
          </w:rPr>
          <w:t>メッセ</w:t>
        </w:r>
        <w:r w:rsidRPr="00DD14BB">
          <w:rPr>
            <w:rFonts w:cs="ＭＳ ゴシック" w:hint="eastAsia"/>
            <w:lang w:eastAsia="ja-JP"/>
          </w:rPr>
          <w:t>ー</w:t>
        </w:r>
        <w:r w:rsidRPr="00DD14BB">
          <w:rPr>
            <w:rFonts w:hint="eastAsia"/>
            <w:lang w:eastAsia="ja-JP"/>
          </w:rPr>
          <w:t>ジ</w:t>
        </w:r>
        <w:bookmarkEnd w:id="5147"/>
        <w:bookmarkEnd w:id="5148"/>
        <w:bookmarkEnd w:id="5149"/>
      </w:ins>
    </w:p>
    <w:p w14:paraId="23E883CA" w14:textId="7FB54F12" w:rsidR="003D69F4" w:rsidRPr="00DD14BB" w:rsidRDefault="003D69F4">
      <w:pPr>
        <w:rPr>
          <w:ins w:id="5151" w:author="IRK" w:date="2020-05-11T14:28:00Z"/>
          <w:rFonts w:cs="Arial"/>
        </w:rPr>
      </w:pPr>
      <w:ins w:id="5152" w:author="IRK" w:date="2020-05-11T14:28:00Z">
        <w:r w:rsidRPr="00DD14BB">
          <w:rPr>
            <w:rFonts w:cs="Arial" w:hint="eastAsia"/>
          </w:rPr>
          <w:t>REST</w:t>
        </w:r>
        <w:r w:rsidRPr="00DD14BB">
          <w:rPr>
            <w:rFonts w:cs="ＭＳ ゴシック" w:hint="eastAsia"/>
          </w:rPr>
          <w:t>ルー</w:t>
        </w:r>
        <w:r w:rsidRPr="00DD14BB">
          <w:rPr>
            <w:rFonts w:hint="eastAsia"/>
          </w:rPr>
          <w:t>ルサ</w:t>
        </w:r>
        <w:r w:rsidRPr="00DD14BB">
          <w:rPr>
            <w:rFonts w:cs="ＭＳ ゴシック" w:hint="eastAsia"/>
          </w:rPr>
          <w:t>ー</w:t>
        </w:r>
        <w:r w:rsidRPr="00DD14BB">
          <w:rPr>
            <w:rFonts w:hint="eastAsia"/>
          </w:rPr>
          <w:t>ビスが正常に実行されない、</w:t>
        </w:r>
        <w:r w:rsidRPr="00DD14BB">
          <w:rPr>
            <w:rFonts w:cs="ＭＳ ゴシック" w:hint="eastAsia"/>
          </w:rPr>
          <w:t>REST</w:t>
        </w:r>
        <w:r w:rsidRPr="00DD14BB">
          <w:rPr>
            <w:rFonts w:cs="ＭＳ ゴシック" w:hint="eastAsia"/>
          </w:rPr>
          <w:t>ルー</w:t>
        </w:r>
        <w:r w:rsidRPr="00DD14BB">
          <w:rPr>
            <w:rFonts w:hint="eastAsia"/>
          </w:rPr>
          <w:t>ルサ</w:t>
        </w:r>
        <w:r w:rsidRPr="00DD14BB">
          <w:rPr>
            <w:rFonts w:cs="ＭＳ ゴシック" w:hint="eastAsia"/>
          </w:rPr>
          <w:t>ー</w:t>
        </w:r>
        <w:r w:rsidRPr="00DD14BB">
          <w:rPr>
            <w:rFonts w:hint="eastAsia"/>
          </w:rPr>
          <w:t>ビス</w:t>
        </w:r>
      </w:ins>
      <w:ins w:id="5153" w:author="IRK" w:date="2020-05-13T15:51:00Z">
        <w:r w:rsidR="00375E8C">
          <w:rPr>
            <w:rFonts w:hint="eastAsia"/>
          </w:rPr>
          <w:t>また</w:t>
        </w:r>
      </w:ins>
      <w:ins w:id="5154" w:author="IRK" w:date="2020-05-11T14:28:00Z">
        <w:r w:rsidRPr="00DD14BB">
          <w:rPr>
            <w:rFonts w:hint="eastAsia"/>
          </w:rPr>
          <w:t>は</w:t>
        </w:r>
        <w:r w:rsidRPr="00DD14BB">
          <w:rPr>
            <w:rFonts w:cs="ＭＳ ゴシック" w:hint="eastAsia"/>
          </w:rPr>
          <w:t>ルー</w:t>
        </w:r>
        <w:r w:rsidRPr="00DD14BB">
          <w:rPr>
            <w:rFonts w:hint="eastAsia"/>
          </w:rPr>
          <w:t>ルサ</w:t>
        </w:r>
        <w:r w:rsidRPr="00DD14BB">
          <w:rPr>
            <w:rFonts w:cs="ＭＳ ゴシック" w:hint="eastAsia"/>
          </w:rPr>
          <w:t>ー</w:t>
        </w:r>
        <w:r w:rsidRPr="00DD14BB">
          <w:rPr>
            <w:rFonts w:hint="eastAsia"/>
          </w:rPr>
          <w:t>バにて実行エラ</w:t>
        </w:r>
        <w:r w:rsidRPr="00DD14BB">
          <w:rPr>
            <w:rFonts w:cs="ＭＳ ゴシック" w:hint="eastAsia"/>
          </w:rPr>
          <w:t>ー</w:t>
        </w:r>
        <w:r w:rsidRPr="00DD14BB">
          <w:rPr>
            <w:rFonts w:hint="eastAsia"/>
          </w:rPr>
          <w:t>が</w:t>
        </w:r>
        <w:r w:rsidRPr="00DD14BB">
          <w:rPr>
            <w:rFonts w:cs="ＭＳ ゴシック" w:hint="eastAsia"/>
          </w:rPr>
          <w:t>発</w:t>
        </w:r>
        <w:r w:rsidRPr="00DD14BB">
          <w:rPr>
            <w:rFonts w:hint="eastAsia"/>
          </w:rPr>
          <w:t>生した場合、</w:t>
        </w:r>
        <w:r w:rsidRPr="00DD14BB">
          <w:rPr>
            <w:rFonts w:cs="ＭＳ ゴシック" w:hint="eastAsia"/>
          </w:rPr>
          <w:t>REST</w:t>
        </w:r>
        <w:r w:rsidRPr="00DD14BB">
          <w:rPr>
            <w:rFonts w:cs="ＭＳ ゴシック" w:hint="eastAsia"/>
          </w:rPr>
          <w:t>ルー</w:t>
        </w:r>
        <w:r w:rsidRPr="00DD14BB">
          <w:rPr>
            <w:rFonts w:hint="eastAsia"/>
          </w:rPr>
          <w:t>ルサ</w:t>
        </w:r>
        <w:r w:rsidRPr="00DD14BB">
          <w:rPr>
            <w:rFonts w:cs="ＭＳ ゴシック" w:hint="eastAsia"/>
          </w:rPr>
          <w:t>ー</w:t>
        </w:r>
        <w:r w:rsidRPr="00DD14BB">
          <w:rPr>
            <w:rFonts w:hint="eastAsia"/>
          </w:rPr>
          <w:t>ビスはエラ</w:t>
        </w:r>
        <w:r w:rsidRPr="00DD14BB">
          <w:rPr>
            <w:rFonts w:cs="ＭＳ ゴシック" w:hint="eastAsia"/>
          </w:rPr>
          <w:t>ー</w:t>
        </w:r>
        <w:r w:rsidRPr="00DD14BB">
          <w:rPr>
            <w:rFonts w:hint="eastAsia"/>
          </w:rPr>
          <w:t>メッセ</w:t>
        </w:r>
        <w:r w:rsidRPr="00DD14BB">
          <w:rPr>
            <w:rFonts w:cs="ＭＳ ゴシック" w:hint="eastAsia"/>
          </w:rPr>
          <w:t>ー</w:t>
        </w:r>
        <w:r w:rsidRPr="00DD14BB">
          <w:rPr>
            <w:rFonts w:hint="eastAsia"/>
          </w:rPr>
          <w:t>ジを返却する。</w:t>
        </w:r>
      </w:ins>
    </w:p>
    <w:p w14:paraId="2A149927" w14:textId="77777777" w:rsidR="003D69F4" w:rsidRPr="00DD14BB" w:rsidRDefault="003D69F4">
      <w:pPr>
        <w:rPr>
          <w:ins w:id="5155" w:author="IRK" w:date="2020-05-11T14:28:00Z"/>
          <w:rFonts w:cs="Arial"/>
        </w:rPr>
      </w:pPr>
    </w:p>
    <w:p w14:paraId="73442C8E" w14:textId="5591BBD9" w:rsidR="003D69F4" w:rsidRDefault="003D69F4">
      <w:pPr>
        <w:rPr>
          <w:ins w:id="5156" w:author="IRK" w:date="2020-05-11T14:45:00Z"/>
        </w:rPr>
      </w:pPr>
      <w:ins w:id="5157" w:author="IRK" w:date="2020-05-11T14:28:00Z">
        <w:r w:rsidRPr="00DD14BB">
          <w:rPr>
            <w:rFonts w:cs="Arial" w:hint="eastAsia"/>
          </w:rPr>
          <w:t>次は</w:t>
        </w:r>
        <w:r w:rsidRPr="00DD14BB">
          <w:rPr>
            <w:rFonts w:cs="ＭＳ ゴシック" w:hint="eastAsia"/>
          </w:rPr>
          <w:t>エラー</w:t>
        </w:r>
        <w:r w:rsidRPr="00DD14BB">
          <w:rPr>
            <w:rFonts w:hint="eastAsia"/>
          </w:rPr>
          <w:t>メッセ</w:t>
        </w:r>
        <w:r w:rsidRPr="00DD14BB">
          <w:rPr>
            <w:rFonts w:cs="ＭＳ ゴシック" w:hint="eastAsia"/>
          </w:rPr>
          <w:t>ー</w:t>
        </w:r>
        <w:r w:rsidRPr="00DD14BB">
          <w:rPr>
            <w:rFonts w:hint="eastAsia"/>
          </w:rPr>
          <w:t>ジの例である。</w:t>
        </w:r>
      </w:ins>
    </w:p>
    <w:p w14:paraId="3B13DC53" w14:textId="77777777" w:rsidR="00657679" w:rsidRDefault="00657679">
      <w:pPr>
        <w:rPr>
          <w:ins w:id="5158" w:author="IRK" w:date="2020-05-11T14:46:00Z"/>
          <w:rFonts w:cs="Arial"/>
        </w:rPr>
      </w:pPr>
    </w:p>
    <w:p w14:paraId="43AC41D1" w14:textId="40772F10" w:rsidR="00657679" w:rsidRPr="00DD14BB" w:rsidRDefault="00657679">
      <w:pPr>
        <w:pStyle w:val="af5"/>
        <w:rPr>
          <w:ins w:id="5159" w:author="IRK" w:date="2020-05-11T14:28:00Z"/>
          <w:rFonts w:cs="Arial"/>
        </w:rPr>
        <w:pPrChange w:id="5160" w:author="IRK" w:date="2020-05-11T14:46:00Z">
          <w:pPr/>
        </w:pPrChange>
      </w:pPr>
      <w:bookmarkStart w:id="5161" w:name="_Toc40799313"/>
      <w:ins w:id="5162" w:author="IRK" w:date="2020-05-11T14:46:00Z">
        <w: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ins>
      <w:r w:rsidR="0092459D">
        <w:rPr>
          <w:noProof/>
        </w:rPr>
        <w:t>90</w:t>
      </w:r>
      <w:ins w:id="5163" w:author="IRK" w:date="2020-05-11T14:46:00Z">
        <w:r>
          <w:fldChar w:fldCharType="end"/>
        </w:r>
        <w:r>
          <w:rPr>
            <w:rFonts w:hint="eastAsia"/>
          </w:rPr>
          <w:t xml:space="preserve"> </w:t>
        </w:r>
        <w:r>
          <w:rPr>
            <w:rFonts w:hint="eastAsia"/>
          </w:rPr>
          <w:t>エラーメッセージ</w:t>
        </w:r>
        <w:r>
          <w:rPr>
            <w:noProof/>
          </w:rPr>
          <w:t>例</w:t>
        </w:r>
        <w:r>
          <w:rPr>
            <w:rFonts w:hint="eastAsia"/>
            <w:noProof/>
          </w:rPr>
          <w:t>]</w:t>
        </w:r>
      </w:ins>
      <w:bookmarkEnd w:id="5161"/>
    </w:p>
    <w:tbl>
      <w:tblPr>
        <w:tblStyle w:val="af4"/>
        <w:tblW w:w="0" w:type="auto"/>
        <w:tblInd w:w="108" w:type="dxa"/>
        <w:tblLook w:val="04A0" w:firstRow="1" w:lastRow="0" w:firstColumn="1" w:lastColumn="0" w:noHBand="0" w:noVBand="1"/>
      </w:tblPr>
      <w:tblGrid>
        <w:gridCol w:w="9616"/>
      </w:tblGrid>
      <w:tr w:rsidR="003D69F4" w:rsidRPr="00DD14BB" w14:paraId="7CF5ABC4" w14:textId="77777777" w:rsidTr="003D69F4">
        <w:trPr>
          <w:ins w:id="5164" w:author="IRK" w:date="2020-05-11T14:28:00Z"/>
        </w:trPr>
        <w:tc>
          <w:tcPr>
            <w:tcW w:w="9616" w:type="dxa"/>
          </w:tcPr>
          <w:p w14:paraId="196E370E" w14:textId="77777777" w:rsidR="003D69F4" w:rsidRPr="000F780D" w:rsidRDefault="003D69F4">
            <w:pPr>
              <w:pStyle w:val="1b"/>
              <w:rPr>
                <w:ins w:id="5165" w:author="IRK" w:date="2020-05-11T14:28:00Z"/>
              </w:rPr>
              <w:pPrChange w:id="5166" w:author="IRK" w:date="2020-05-11T14:46:00Z">
                <w:pPr>
                  <w:pStyle w:val="-1"/>
                </w:pPr>
              </w:pPrChange>
            </w:pPr>
            <w:ins w:id="5167" w:author="IRK" w:date="2020-05-11T14:28:00Z">
              <w:r w:rsidRPr="00D36EBC">
                <w:t>{</w:t>
              </w:r>
            </w:ins>
          </w:p>
          <w:p w14:paraId="3442C41E" w14:textId="77777777" w:rsidR="003D69F4" w:rsidRPr="00192A56" w:rsidRDefault="003D69F4">
            <w:pPr>
              <w:pStyle w:val="1b"/>
              <w:rPr>
                <w:ins w:id="5168" w:author="IRK" w:date="2020-05-11T14:28:00Z"/>
              </w:rPr>
              <w:pPrChange w:id="5169" w:author="IRK" w:date="2020-05-11T14:46:00Z">
                <w:pPr>
                  <w:pStyle w:val="-1"/>
                </w:pPr>
              </w:pPrChange>
            </w:pPr>
            <w:ins w:id="5170" w:author="IRK" w:date="2020-05-11T14:28:00Z">
              <w:r w:rsidRPr="00192A56">
                <w:tab/>
                <w:t>"rulesException": {</w:t>
              </w:r>
            </w:ins>
          </w:p>
          <w:p w14:paraId="006A76F0" w14:textId="77777777" w:rsidR="003D69F4" w:rsidRPr="00E445D4" w:rsidRDefault="003D69F4">
            <w:pPr>
              <w:pStyle w:val="1b"/>
              <w:rPr>
                <w:ins w:id="5171" w:author="IRK" w:date="2020-05-11T14:28:00Z"/>
              </w:rPr>
              <w:pPrChange w:id="5172" w:author="IRK" w:date="2020-05-11T14:46:00Z">
                <w:pPr>
                  <w:pStyle w:val="-1"/>
                </w:pPr>
              </w:pPrChange>
            </w:pPr>
            <w:ins w:id="5173" w:author="IRK" w:date="2020-05-11T14:28:00Z">
              <w:r w:rsidRPr="00C47FD4">
                <w:tab/>
              </w:r>
              <w:r w:rsidRPr="00C47FD4">
                <w:tab/>
                <w:t>"errorCode": "10001",</w:t>
              </w:r>
            </w:ins>
          </w:p>
          <w:p w14:paraId="0F6185F8" w14:textId="77777777" w:rsidR="003D69F4" w:rsidRPr="00C841DE" w:rsidRDefault="003D69F4">
            <w:pPr>
              <w:pStyle w:val="1b"/>
              <w:rPr>
                <w:ins w:id="5174" w:author="IRK" w:date="2020-05-11T14:28:00Z"/>
              </w:rPr>
              <w:pPrChange w:id="5175" w:author="IRK" w:date="2020-05-11T14:46:00Z">
                <w:pPr>
                  <w:pStyle w:val="-1"/>
                </w:pPr>
              </w:pPrChange>
            </w:pPr>
            <w:ins w:id="5176" w:author="IRK" w:date="2020-05-11T14:28:00Z">
              <w:r w:rsidRPr="00C15663">
                <w:tab/>
              </w:r>
              <w:r w:rsidRPr="00C15663">
                <w:tab/>
                <w:t>"message": "</w:t>
              </w:r>
              <w:r w:rsidRPr="00D27690">
                <w:rPr>
                  <w:rFonts w:hint="eastAsia"/>
                </w:rPr>
                <w:t>定義されていないルールです。</w:t>
              </w:r>
              <w:r w:rsidRPr="00850D19">
                <w:t xml:space="preserve"> </w:t>
              </w:r>
              <w:r w:rsidRPr="00FC3A77">
                <w:rPr>
                  <w:rFonts w:hint="eastAsia"/>
                </w:rPr>
                <w:t>エイリアス</w:t>
              </w:r>
              <w:r w:rsidRPr="00E920B4">
                <w:t>: mainTestAA"</w:t>
              </w:r>
            </w:ins>
          </w:p>
          <w:p w14:paraId="2B5D3817" w14:textId="77777777" w:rsidR="003D69F4" w:rsidRPr="00657679" w:rsidRDefault="003D69F4">
            <w:pPr>
              <w:pStyle w:val="1b"/>
              <w:rPr>
                <w:ins w:id="5177" w:author="IRK" w:date="2020-05-11T14:28:00Z"/>
                <w:rPrChange w:id="5178" w:author="IRK" w:date="2020-05-11T14:46:00Z">
                  <w:rPr>
                    <w:ins w:id="5179" w:author="IRK" w:date="2020-05-11T14:28:00Z"/>
                  </w:rPr>
                </w:rPrChange>
              </w:rPr>
              <w:pPrChange w:id="5180" w:author="IRK" w:date="2020-05-11T14:46:00Z">
                <w:pPr>
                  <w:pStyle w:val="-1"/>
                </w:pPr>
              </w:pPrChange>
            </w:pPr>
            <w:ins w:id="5181" w:author="IRK" w:date="2020-05-11T14:28:00Z">
              <w:r w:rsidRPr="00657679">
                <w:rPr>
                  <w:rPrChange w:id="5182" w:author="IRK" w:date="2020-05-11T14:46:00Z">
                    <w:rPr/>
                  </w:rPrChange>
                </w:rPr>
                <w:tab/>
                <w:t>}</w:t>
              </w:r>
            </w:ins>
          </w:p>
          <w:p w14:paraId="323D83CA" w14:textId="77777777" w:rsidR="003D69F4" w:rsidRPr="00657679" w:rsidRDefault="003D69F4">
            <w:pPr>
              <w:pStyle w:val="1b"/>
              <w:rPr>
                <w:ins w:id="5183" w:author="IRK" w:date="2020-05-11T14:28:00Z"/>
                <w:rPrChange w:id="5184" w:author="IRK" w:date="2020-05-11T14:46:00Z">
                  <w:rPr>
                    <w:ins w:id="5185" w:author="IRK" w:date="2020-05-11T14:28:00Z"/>
                  </w:rPr>
                </w:rPrChange>
              </w:rPr>
              <w:pPrChange w:id="5186" w:author="IRK" w:date="2020-05-11T14:46:00Z">
                <w:pPr>
                  <w:pStyle w:val="-1"/>
                </w:pPr>
              </w:pPrChange>
            </w:pPr>
            <w:ins w:id="5187" w:author="IRK" w:date="2020-05-11T14:28:00Z">
              <w:r w:rsidRPr="00657679">
                <w:rPr>
                  <w:rPrChange w:id="5188" w:author="IRK" w:date="2020-05-11T14:46:00Z">
                    <w:rPr/>
                  </w:rPrChange>
                </w:rPr>
                <w:t>}</w:t>
              </w:r>
            </w:ins>
          </w:p>
        </w:tc>
      </w:tr>
    </w:tbl>
    <w:p w14:paraId="77CB7C6B" w14:textId="77777777" w:rsidR="003D69F4" w:rsidRPr="00DD14BB" w:rsidRDefault="003D69F4">
      <w:pPr>
        <w:rPr>
          <w:ins w:id="5189" w:author="IRK" w:date="2020-05-11T14:28:00Z"/>
        </w:rPr>
      </w:pPr>
    </w:p>
    <w:p w14:paraId="547100D8" w14:textId="6DCA0389" w:rsidR="003D69F4" w:rsidRPr="00DD14BB" w:rsidRDefault="003D69F4">
      <w:pPr>
        <w:rPr>
          <w:ins w:id="5190" w:author="IRK" w:date="2020-05-11T14:28:00Z"/>
        </w:rPr>
      </w:pPr>
      <w:ins w:id="5191" w:author="IRK" w:date="2020-05-11T14:28:00Z">
        <w:r w:rsidRPr="00DD14BB">
          <w:rPr>
            <w:rFonts w:hint="eastAsia"/>
          </w:rPr>
          <w:t>エラ</w:t>
        </w:r>
        <w:r w:rsidRPr="00DD14BB">
          <w:rPr>
            <w:rFonts w:cs="ＭＳ ゴシック" w:hint="eastAsia"/>
          </w:rPr>
          <w:t>ー</w:t>
        </w:r>
        <w:r w:rsidRPr="00DD14BB">
          <w:rPr>
            <w:rFonts w:cs="Malgun Gothic" w:hint="eastAsia"/>
          </w:rPr>
          <w:t>メッセ</w:t>
        </w:r>
        <w:r w:rsidRPr="00DD14BB">
          <w:rPr>
            <w:rFonts w:cs="ＭＳ ゴシック" w:hint="eastAsia"/>
          </w:rPr>
          <w:t>ー</w:t>
        </w:r>
        <w:r w:rsidRPr="00DD14BB">
          <w:rPr>
            <w:rFonts w:cs="Malgun Gothic" w:hint="eastAsia"/>
          </w:rPr>
          <w:t>ジには</w:t>
        </w:r>
        <w:r w:rsidRPr="00DD14BB">
          <w:t>rulesException</w:t>
        </w:r>
        <w:r w:rsidRPr="00DD14BB">
          <w:rPr>
            <w:rFonts w:hint="eastAsia"/>
          </w:rPr>
          <w:t>オブジェクト</w:t>
        </w:r>
        <w:r>
          <w:rPr>
            <w:rFonts w:hint="eastAsia"/>
          </w:rPr>
          <w:t>が必ず</w:t>
        </w:r>
        <w:r w:rsidRPr="00DD14BB">
          <w:rPr>
            <w:rFonts w:hint="eastAsia"/>
          </w:rPr>
          <w:t>返却</w:t>
        </w:r>
        <w:r>
          <w:rPr>
            <w:rFonts w:hint="eastAsia"/>
          </w:rPr>
          <w:t>される</w:t>
        </w:r>
        <w:r w:rsidRPr="00DD14BB">
          <w:rPr>
            <w:rFonts w:hint="eastAsia"/>
          </w:rPr>
          <w:t>。</w:t>
        </w:r>
      </w:ins>
      <w:ins w:id="5192" w:author="IRK" w:date="2020-05-13T15:53:00Z">
        <w:r w:rsidR="00375E8C">
          <w:rPr>
            <w:rFonts w:hint="eastAsia"/>
          </w:rPr>
          <w:t>rules</w:t>
        </w:r>
      </w:ins>
      <w:ins w:id="5193" w:author="IRK" w:date="2020-05-11T14:28:00Z">
        <w:r w:rsidRPr="00DD14BB">
          <w:t>Exception</w:t>
        </w:r>
        <w:r w:rsidRPr="00DD14BB">
          <w:rPr>
            <w:rFonts w:hint="eastAsia"/>
          </w:rPr>
          <w:t>オブジェクトには</w:t>
        </w:r>
        <w:r w:rsidRPr="00DD14BB">
          <w:t>errorCode</w:t>
        </w:r>
        <w:r w:rsidRPr="00DD14BB">
          <w:rPr>
            <w:rFonts w:hint="eastAsia"/>
          </w:rPr>
          <w:t>と</w:t>
        </w:r>
        <w:r w:rsidRPr="00DD14BB">
          <w:rPr>
            <w:rFonts w:hint="eastAsia"/>
          </w:rPr>
          <w:t>m</w:t>
        </w:r>
        <w:r w:rsidRPr="00DD14BB">
          <w:t>essage</w:t>
        </w:r>
        <w:r>
          <w:rPr>
            <w:rFonts w:hint="eastAsia"/>
          </w:rPr>
          <w:t>が存在する</w:t>
        </w:r>
        <w:r w:rsidRPr="00DD14BB">
          <w:rPr>
            <w:rFonts w:hint="eastAsia"/>
          </w:rPr>
          <w:t>。</w:t>
        </w:r>
        <w:r>
          <w:t>errorCode</w:t>
        </w:r>
        <w:r>
          <w:rPr>
            <w:rFonts w:hint="eastAsia"/>
          </w:rPr>
          <w:t>はルールシステム</w:t>
        </w:r>
      </w:ins>
      <w:ins w:id="5194" w:author="IRK" w:date="2020-05-13T15:53:00Z">
        <w:r w:rsidR="00375E8C">
          <w:rPr>
            <w:rFonts w:hint="eastAsia"/>
          </w:rPr>
          <w:t>が</w:t>
        </w:r>
      </w:ins>
      <w:ins w:id="5195" w:author="IRK" w:date="2020-05-11T14:28:00Z">
        <w:r>
          <w:rPr>
            <w:rFonts w:hint="eastAsia"/>
          </w:rPr>
          <w:t>返却するエラーコードであり、</w:t>
        </w:r>
        <w:r>
          <w:t>message</w:t>
        </w:r>
        <w:r>
          <w:rPr>
            <w:rFonts w:hint="eastAsia"/>
          </w:rPr>
          <w:t>はエラーコードに対するエラーメッセージである。</w:t>
        </w:r>
      </w:ins>
    </w:p>
    <w:p w14:paraId="0E3A2E92" w14:textId="77777777" w:rsidR="003D69F4" w:rsidRPr="00DD14BB" w:rsidRDefault="003D69F4">
      <w:pPr>
        <w:rPr>
          <w:ins w:id="5196" w:author="IRK" w:date="2020-05-11T14:28:00Z"/>
        </w:rPr>
      </w:pPr>
    </w:p>
    <w:p w14:paraId="6919512E" w14:textId="77777777" w:rsidR="003D69F4" w:rsidRPr="00A33BED" w:rsidRDefault="003D69F4">
      <w:pPr>
        <w:pStyle w:val="32"/>
        <w:numPr>
          <w:ilvl w:val="2"/>
          <w:numId w:val="45"/>
        </w:numPr>
        <w:rPr>
          <w:ins w:id="5197" w:author="IRK" w:date="2020-05-11T14:28:00Z"/>
        </w:rPr>
        <w:pPrChange w:id="5198" w:author="IRK" w:date="2020-05-11T14:46:00Z">
          <w:pPr>
            <w:pStyle w:val="32"/>
            <w:numPr>
              <w:numId w:val="18"/>
            </w:numPr>
            <w:wordWrap w:val="0"/>
            <w:spacing w:before="60" w:after="60" w:line="240" w:lineRule="auto"/>
          </w:pPr>
        </w:pPrChange>
      </w:pPr>
      <w:bookmarkStart w:id="5199" w:name="_Toc30666608"/>
      <w:bookmarkStart w:id="5200" w:name="_Toc34750951"/>
      <w:bookmarkStart w:id="5201" w:name="_Toc40799153"/>
      <w:ins w:id="5202" w:author="IRK" w:date="2020-05-11T14:28:00Z">
        <w:r w:rsidRPr="00A33BED">
          <w:rPr>
            <w:rFonts w:hint="eastAsia"/>
          </w:rPr>
          <w:t>特殊文字</w:t>
        </w:r>
        <w:bookmarkEnd w:id="5199"/>
        <w:bookmarkEnd w:id="5200"/>
        <w:bookmarkEnd w:id="5201"/>
      </w:ins>
    </w:p>
    <w:p w14:paraId="0B4C501E" w14:textId="1F90ED1C" w:rsidR="003D69F4" w:rsidRPr="00DD14BB" w:rsidRDefault="003D69F4">
      <w:pPr>
        <w:rPr>
          <w:ins w:id="5203" w:author="IRK" w:date="2020-05-11T14:28:00Z"/>
          <w:rFonts w:cs="Arial"/>
        </w:rPr>
      </w:pPr>
      <w:ins w:id="5204" w:author="IRK" w:date="2020-05-11T14:28:00Z">
        <w:r w:rsidRPr="00DD14BB">
          <w:rPr>
            <w:rFonts w:cs="Arial" w:hint="eastAsia"/>
          </w:rPr>
          <w:t>JSON</w:t>
        </w:r>
        <w:r w:rsidRPr="00DD14BB">
          <w:rPr>
            <w:rFonts w:cs="Arial" w:hint="eastAsia"/>
          </w:rPr>
          <w:t>メッセ</w:t>
        </w:r>
        <w:r w:rsidRPr="00DD14BB">
          <w:rPr>
            <w:rFonts w:cs="ＭＳ ゴシック" w:hint="eastAsia"/>
          </w:rPr>
          <w:t>ー</w:t>
        </w:r>
        <w:r w:rsidRPr="00DD14BB">
          <w:rPr>
            <w:rFonts w:hint="eastAsia"/>
          </w:rPr>
          <w:t>ジに</w:t>
        </w:r>
        <w:r>
          <w:rPr>
            <w:rFonts w:hint="eastAsia"/>
          </w:rPr>
          <w:t>は</w:t>
        </w:r>
      </w:ins>
      <w:ins w:id="5205" w:author="IRK" w:date="2020-05-13T15:54:00Z">
        <w:r w:rsidR="00CF6110">
          <w:rPr>
            <w:rFonts w:hint="eastAsia"/>
          </w:rPr>
          <w:t>一部の</w:t>
        </w:r>
      </w:ins>
      <w:ins w:id="5206" w:author="IRK" w:date="2020-05-11T14:28:00Z">
        <w:r w:rsidRPr="00DD14BB">
          <w:rPr>
            <w:rFonts w:hint="eastAsia"/>
          </w:rPr>
          <w:t>特殊文字</w:t>
        </w:r>
        <w:r>
          <w:rPr>
            <w:rFonts w:hint="eastAsia"/>
          </w:rPr>
          <w:t>を使用できる。次は</w:t>
        </w:r>
        <w:r>
          <w:rPr>
            <w:rFonts w:hint="eastAsia"/>
          </w:rPr>
          <w:t>JSON</w:t>
        </w:r>
        <w:r>
          <w:rPr>
            <w:rFonts w:hint="eastAsia"/>
          </w:rPr>
          <w:t>メッセージで使用できる特殊文字とその意味である。</w:t>
        </w:r>
      </w:ins>
    </w:p>
    <w:p w14:paraId="09AA52CA" w14:textId="77777777" w:rsidR="003D69F4" w:rsidRDefault="003D69F4">
      <w:pPr>
        <w:rPr>
          <w:ins w:id="5207" w:author="IRK" w:date="2020-05-11T14:28:00Z"/>
        </w:rPr>
      </w:pPr>
    </w:p>
    <w:p w14:paraId="6636B239" w14:textId="54EBC1C4" w:rsidR="003D69F4" w:rsidRDefault="003D69F4">
      <w:pPr>
        <w:pStyle w:val="10"/>
        <w:rPr>
          <w:ins w:id="5208" w:author="IRK" w:date="2020-05-11T14:28:00Z"/>
        </w:rPr>
        <w:pPrChange w:id="5209" w:author="IRK" w:date="2020-05-11T14:47:00Z">
          <w:pPr>
            <w:numPr>
              <w:ilvl w:val="1"/>
              <w:numId w:val="68"/>
            </w:numPr>
            <w:tabs>
              <w:tab w:val="num" w:pos="737"/>
            </w:tabs>
            <w:ind w:left="784" w:hanging="392"/>
          </w:pPr>
        </w:pPrChange>
      </w:pPr>
      <w:ins w:id="5210" w:author="IRK" w:date="2020-05-11T14:28:00Z">
        <w:r>
          <w:t>\b</w:t>
        </w:r>
      </w:ins>
      <w:ins w:id="5211" w:author="IRK" w:date="2020-05-11T14:48:00Z">
        <w:r w:rsidR="00657679" w:rsidRPr="004F78F1">
          <w:t>:</w:t>
        </w:r>
      </w:ins>
      <w:ins w:id="5212" w:author="IRK" w:date="2020-05-11T14:28:00Z">
        <w:r>
          <w:t>Backspace (ascii code 08)</w:t>
        </w:r>
      </w:ins>
    </w:p>
    <w:p w14:paraId="5B60204D" w14:textId="62FED414" w:rsidR="003D69F4" w:rsidRDefault="003D69F4">
      <w:pPr>
        <w:pStyle w:val="10"/>
        <w:rPr>
          <w:ins w:id="5213" w:author="IRK" w:date="2020-05-11T14:28:00Z"/>
        </w:rPr>
        <w:pPrChange w:id="5214" w:author="IRK" w:date="2020-05-11T14:47:00Z">
          <w:pPr>
            <w:numPr>
              <w:ilvl w:val="1"/>
              <w:numId w:val="68"/>
            </w:numPr>
            <w:tabs>
              <w:tab w:val="num" w:pos="737"/>
            </w:tabs>
            <w:ind w:left="784" w:hanging="392"/>
          </w:pPr>
        </w:pPrChange>
      </w:pPr>
      <w:ins w:id="5215" w:author="IRK" w:date="2020-05-11T14:28:00Z">
        <w:r>
          <w:t>\f</w:t>
        </w:r>
      </w:ins>
      <w:ins w:id="5216" w:author="IRK" w:date="2020-05-11T14:48:00Z">
        <w:r w:rsidR="00657679" w:rsidRPr="004F78F1">
          <w:t>:</w:t>
        </w:r>
      </w:ins>
      <w:ins w:id="5217" w:author="IRK" w:date="2020-05-11T14:28:00Z">
        <w:r>
          <w:t>Form feed (ascii code 0C)</w:t>
        </w:r>
      </w:ins>
    </w:p>
    <w:p w14:paraId="11C423E2" w14:textId="75A79ABA" w:rsidR="003D69F4" w:rsidRDefault="003D69F4">
      <w:pPr>
        <w:pStyle w:val="10"/>
        <w:rPr>
          <w:ins w:id="5218" w:author="IRK" w:date="2020-05-11T14:28:00Z"/>
        </w:rPr>
        <w:pPrChange w:id="5219" w:author="IRK" w:date="2020-05-11T14:47:00Z">
          <w:pPr>
            <w:numPr>
              <w:ilvl w:val="1"/>
              <w:numId w:val="68"/>
            </w:numPr>
            <w:tabs>
              <w:tab w:val="num" w:pos="737"/>
            </w:tabs>
            <w:ind w:left="784" w:hanging="392"/>
          </w:pPr>
        </w:pPrChange>
      </w:pPr>
      <w:ins w:id="5220" w:author="IRK" w:date="2020-05-11T14:28:00Z">
        <w:r>
          <w:t>\n</w:t>
        </w:r>
      </w:ins>
      <w:ins w:id="5221" w:author="IRK" w:date="2020-05-11T14:48:00Z">
        <w:r w:rsidR="00657679" w:rsidRPr="004F78F1">
          <w:t>:</w:t>
        </w:r>
      </w:ins>
      <w:ins w:id="5222" w:author="IRK" w:date="2020-05-11T14:28:00Z">
        <w:r>
          <w:t>New line</w:t>
        </w:r>
      </w:ins>
    </w:p>
    <w:p w14:paraId="2CA15CE2" w14:textId="5FA30EF4" w:rsidR="003D69F4" w:rsidRDefault="00657679">
      <w:pPr>
        <w:pStyle w:val="10"/>
        <w:rPr>
          <w:ins w:id="5223" w:author="IRK" w:date="2020-05-11T14:28:00Z"/>
        </w:rPr>
        <w:pPrChange w:id="5224" w:author="IRK" w:date="2020-05-11T14:47:00Z">
          <w:pPr>
            <w:numPr>
              <w:ilvl w:val="1"/>
              <w:numId w:val="68"/>
            </w:numPr>
            <w:tabs>
              <w:tab w:val="num" w:pos="737"/>
            </w:tabs>
            <w:ind w:left="784" w:hanging="392"/>
          </w:pPr>
        </w:pPrChange>
      </w:pPr>
      <w:ins w:id="5225" w:author="IRK" w:date="2020-05-11T14:28:00Z">
        <w:r>
          <w:t>\r</w:t>
        </w:r>
      </w:ins>
      <w:ins w:id="5226" w:author="IRK" w:date="2020-05-11T14:48:00Z">
        <w:r w:rsidRPr="004F78F1">
          <w:t>:</w:t>
        </w:r>
      </w:ins>
      <w:ins w:id="5227" w:author="IRK" w:date="2020-05-11T14:28:00Z">
        <w:r w:rsidR="003D69F4">
          <w:t>Carriage return</w:t>
        </w:r>
      </w:ins>
    </w:p>
    <w:p w14:paraId="45752464" w14:textId="7E5C85DF" w:rsidR="003D69F4" w:rsidRDefault="00657679">
      <w:pPr>
        <w:pStyle w:val="10"/>
        <w:rPr>
          <w:ins w:id="5228" w:author="IRK" w:date="2020-05-11T14:28:00Z"/>
        </w:rPr>
        <w:pPrChange w:id="5229" w:author="IRK" w:date="2020-05-11T14:47:00Z">
          <w:pPr>
            <w:numPr>
              <w:ilvl w:val="1"/>
              <w:numId w:val="68"/>
            </w:numPr>
            <w:tabs>
              <w:tab w:val="num" w:pos="737"/>
            </w:tabs>
            <w:ind w:left="784" w:hanging="392"/>
          </w:pPr>
        </w:pPrChange>
      </w:pPr>
      <w:ins w:id="5230" w:author="IRK" w:date="2020-05-11T14:28:00Z">
        <w:r>
          <w:t>\t</w:t>
        </w:r>
      </w:ins>
      <w:ins w:id="5231" w:author="IRK" w:date="2020-05-11T14:48:00Z">
        <w:r w:rsidRPr="004F78F1">
          <w:t>:</w:t>
        </w:r>
      </w:ins>
      <w:ins w:id="5232" w:author="IRK" w:date="2020-05-11T14:28:00Z">
        <w:r w:rsidR="003D69F4">
          <w:t>Tab</w:t>
        </w:r>
      </w:ins>
    </w:p>
    <w:p w14:paraId="3A01E573" w14:textId="2A922D5E" w:rsidR="003D69F4" w:rsidRDefault="00657679">
      <w:pPr>
        <w:pStyle w:val="10"/>
        <w:rPr>
          <w:ins w:id="5233" w:author="IRK" w:date="2020-05-11T14:28:00Z"/>
        </w:rPr>
        <w:pPrChange w:id="5234" w:author="IRK" w:date="2020-05-11T14:47:00Z">
          <w:pPr>
            <w:numPr>
              <w:ilvl w:val="1"/>
              <w:numId w:val="68"/>
            </w:numPr>
            <w:tabs>
              <w:tab w:val="num" w:pos="737"/>
            </w:tabs>
            <w:ind w:left="784" w:hanging="392"/>
          </w:pPr>
        </w:pPrChange>
      </w:pPr>
      <w:ins w:id="5235" w:author="IRK" w:date="2020-05-11T14:28:00Z">
        <w:r>
          <w:t>\"</w:t>
        </w:r>
      </w:ins>
      <w:ins w:id="5236" w:author="IRK" w:date="2020-05-11T14:48:00Z">
        <w:r w:rsidRPr="004F78F1">
          <w:t>:</w:t>
        </w:r>
      </w:ins>
      <w:ins w:id="5237" w:author="IRK" w:date="2020-05-11T14:28:00Z">
        <w:r w:rsidR="003D69F4">
          <w:t>Double quote</w:t>
        </w:r>
      </w:ins>
    </w:p>
    <w:p w14:paraId="75CC2D70" w14:textId="09674649" w:rsidR="003D69F4" w:rsidRPr="005C3872" w:rsidRDefault="003D69F4">
      <w:pPr>
        <w:pStyle w:val="10"/>
        <w:rPr>
          <w:ins w:id="5238" w:author="IRK" w:date="2020-05-11T14:28:00Z"/>
        </w:rPr>
        <w:pPrChange w:id="5239" w:author="IRK" w:date="2020-05-11T14:47:00Z">
          <w:pPr>
            <w:numPr>
              <w:ilvl w:val="1"/>
              <w:numId w:val="68"/>
            </w:numPr>
            <w:tabs>
              <w:tab w:val="num" w:pos="737"/>
            </w:tabs>
            <w:ind w:left="784" w:hanging="392"/>
          </w:pPr>
        </w:pPrChange>
      </w:pPr>
      <w:ins w:id="5240" w:author="IRK" w:date="2020-05-11T14:28:00Z">
        <w:r>
          <w:t>\\</w:t>
        </w:r>
      </w:ins>
      <w:ins w:id="5241" w:author="IRK" w:date="2020-05-11T14:48:00Z">
        <w:r w:rsidR="00657679" w:rsidRPr="004F78F1">
          <w:t>:</w:t>
        </w:r>
      </w:ins>
      <w:ins w:id="5242" w:author="IRK" w:date="2020-05-11T14:28:00Z">
        <w:r>
          <w:t>Backslash character</w:t>
        </w:r>
      </w:ins>
    </w:p>
    <w:p w14:paraId="4FC4F50D" w14:textId="51F9C4DF" w:rsidR="00205474" w:rsidRDefault="00205474"/>
    <w:p w14:paraId="527CCF84" w14:textId="77777777" w:rsidR="001140F8" w:rsidRDefault="001140F8" w:rsidP="00F93119">
      <w:pPr>
        <w:pStyle w:val="11"/>
      </w:pPr>
      <w:bookmarkStart w:id="5243" w:name="_Toc385838782"/>
      <w:bookmarkStart w:id="5244" w:name="_Toc426449644"/>
      <w:bookmarkStart w:id="5245" w:name="_Toc426449740"/>
      <w:bookmarkStart w:id="5246" w:name="_Toc434858924"/>
      <w:bookmarkStart w:id="5247" w:name="_Toc34988300"/>
      <w:bookmarkStart w:id="5248" w:name="_Toc40799154"/>
      <w:r>
        <w:t>ルールアプリケーション開発イシュー</w:t>
      </w:r>
      <w:bookmarkEnd w:id="5243"/>
      <w:bookmarkEnd w:id="5244"/>
      <w:bookmarkEnd w:id="5245"/>
      <w:bookmarkEnd w:id="5246"/>
      <w:bookmarkEnd w:id="5247"/>
      <w:bookmarkEnd w:id="5248"/>
    </w:p>
    <w:p w14:paraId="1931DE16" w14:textId="77777777" w:rsidR="001140F8" w:rsidRDefault="001140F8" w:rsidP="00F93119">
      <w:r>
        <w:t>本章では、ルールアプリケーション開発中に発生するイシューと解決方法について説明する。</w:t>
      </w:r>
    </w:p>
    <w:p w14:paraId="2921B162" w14:textId="77777777" w:rsidR="001140F8" w:rsidRDefault="001140F8" w:rsidP="00F93119"/>
    <w:p w14:paraId="0C9EC9B5" w14:textId="77777777" w:rsidR="001140F8" w:rsidRDefault="001140F8" w:rsidP="00F93119">
      <w:pPr>
        <w:pStyle w:val="22"/>
      </w:pPr>
      <w:bookmarkStart w:id="5249" w:name="_Toc385838783"/>
      <w:bookmarkStart w:id="5250" w:name="_Toc426449645"/>
      <w:bookmarkStart w:id="5251" w:name="_Toc426449741"/>
      <w:bookmarkStart w:id="5252" w:name="_Toc434858925"/>
      <w:bookmarkStart w:id="5253" w:name="_Toc34988301"/>
      <w:bookmarkStart w:id="5254" w:name="_Toc40799155"/>
      <w:r>
        <w:t>数</w:t>
      </w:r>
      <w:r>
        <w:rPr>
          <w:rFonts w:hint="eastAsia"/>
        </w:rPr>
        <w:t>値型</w:t>
      </w:r>
      <w:r>
        <w:t>イシュー</w:t>
      </w:r>
      <w:bookmarkEnd w:id="5249"/>
      <w:bookmarkEnd w:id="5250"/>
      <w:bookmarkEnd w:id="5251"/>
      <w:bookmarkEnd w:id="5252"/>
      <w:bookmarkEnd w:id="5253"/>
      <w:bookmarkEnd w:id="5254"/>
    </w:p>
    <w:p w14:paraId="42ACD4B5" w14:textId="51E976F7" w:rsidR="001140F8" w:rsidRPr="00202CEF" w:rsidRDefault="001140F8" w:rsidP="00F93119">
      <w:r w:rsidRPr="00202CEF">
        <w:t>アプリケーションは、</w:t>
      </w:r>
      <w:r w:rsidR="00A2316A">
        <w:t>数値データ</w:t>
      </w:r>
      <w:r w:rsidRPr="00202CEF">
        <w:t>を処理するために様々なデータ</w:t>
      </w:r>
      <w:del w:id="5255" w:author="IRK" w:date="2020-04-13T12:23:00Z">
        <w:r w:rsidRPr="00202CEF" w:rsidDel="00610CCB">
          <w:delText>形式</w:delText>
        </w:r>
      </w:del>
      <w:ins w:id="5256" w:author="IRK" w:date="2020-04-13T12:23:00Z">
        <w:r w:rsidR="00610CCB">
          <w:rPr>
            <w:rFonts w:hint="eastAsia"/>
          </w:rPr>
          <w:t>型</w:t>
        </w:r>
      </w:ins>
      <w:r w:rsidRPr="00202CEF">
        <w:t>を使用する。</w:t>
      </w:r>
      <w:r w:rsidRPr="00202CEF">
        <w:t>C</w:t>
      </w:r>
      <w:r w:rsidRPr="00202CEF">
        <w:t>アプリケーションを例としてあげると、整数形式のデータ処理のために</w:t>
      </w:r>
      <w:r w:rsidRPr="009962C2">
        <w:t>char</w:t>
      </w:r>
      <w:r w:rsidRPr="009962C2">
        <w:t>、</w:t>
      </w:r>
      <w:r w:rsidRPr="009962C2">
        <w:t>short</w:t>
      </w:r>
      <w:r w:rsidRPr="009962C2">
        <w:t>、</w:t>
      </w:r>
      <w:r w:rsidRPr="009962C2">
        <w:t>int</w:t>
      </w:r>
      <w:r w:rsidRPr="009962C2">
        <w:t>、</w:t>
      </w:r>
      <w:r w:rsidRPr="009962C2">
        <w:t>long</w:t>
      </w:r>
      <w:r w:rsidRPr="009962C2">
        <w:t>などを使用し、浮動小数点演算のためには</w:t>
      </w:r>
      <w:r w:rsidRPr="009962C2">
        <w:t>float</w:t>
      </w:r>
      <w:r w:rsidRPr="009962C2">
        <w:t>や</w:t>
      </w:r>
      <w:r w:rsidRPr="009962C2">
        <w:t>double</w:t>
      </w:r>
      <w:r w:rsidRPr="009962C2">
        <w:t>などを使用する。</w:t>
      </w:r>
      <w:del w:id="5257" w:author="IRK" w:date="2020-03-12T13:55:00Z">
        <w:r w:rsidRPr="009962C2" w:rsidDel="008A7A8D">
          <w:delText>あるいは</w:delText>
        </w:r>
      </w:del>
      <w:ins w:id="5258" w:author="IRK" w:date="2020-03-12T13:55:00Z">
        <w:r w:rsidR="008A7A8D">
          <w:rPr>
            <w:rFonts w:hint="eastAsia"/>
          </w:rPr>
          <w:t>または</w:t>
        </w:r>
      </w:ins>
      <w:r w:rsidRPr="009962C2">
        <w:t>、</w:t>
      </w:r>
      <w:r w:rsidR="00091C02" w:rsidRPr="009962C2">
        <w:rPr>
          <w:rFonts w:hint="eastAsia"/>
        </w:rPr>
        <w:t>プラットフォーム</w:t>
      </w:r>
      <w:r w:rsidRPr="009962C2">
        <w:t>でサポートされる</w:t>
      </w:r>
      <w:r w:rsidRPr="009962C2">
        <w:t>DECIMAL64</w:t>
      </w:r>
      <w:r w:rsidRPr="009962C2">
        <w:t>や</w:t>
      </w:r>
      <w:r w:rsidRPr="009962C2">
        <w:t>DECIMAL128</w:t>
      </w:r>
      <w:r w:rsidRPr="009962C2">
        <w:t>などのデータ</w:t>
      </w:r>
      <w:del w:id="5259" w:author="IRK" w:date="2020-04-13T12:23:00Z">
        <w:r w:rsidRPr="009962C2" w:rsidDel="00610CCB">
          <w:delText>形式</w:delText>
        </w:r>
      </w:del>
      <w:ins w:id="5260" w:author="IRK" w:date="2020-04-13T12:23:00Z">
        <w:r w:rsidR="00610CCB">
          <w:rPr>
            <w:rFonts w:hint="eastAsia"/>
          </w:rPr>
          <w:t>型</w:t>
        </w:r>
      </w:ins>
      <w:r w:rsidRPr="009962C2">
        <w:t>を使用することもある。</w:t>
      </w:r>
      <w:r w:rsidRPr="009962C2">
        <w:t>Java</w:t>
      </w:r>
      <w:r w:rsidRPr="009962C2">
        <w:t>アプリケーションの場合は整数処理のために</w:t>
      </w:r>
      <w:r w:rsidRPr="009962C2">
        <w:t>byte</w:t>
      </w:r>
      <w:r w:rsidRPr="009962C2">
        <w:t>、</w:t>
      </w:r>
      <w:r w:rsidRPr="009962C2">
        <w:t>short</w:t>
      </w:r>
      <w:r w:rsidRPr="009962C2">
        <w:t>、</w:t>
      </w:r>
      <w:r w:rsidRPr="009962C2">
        <w:t>int</w:t>
      </w:r>
      <w:r w:rsidRPr="009962C2">
        <w:t>、</w:t>
      </w:r>
      <w:r w:rsidRPr="009962C2">
        <w:t>long</w:t>
      </w:r>
      <w:r w:rsidRPr="009962C2">
        <w:t>などのデータ</w:t>
      </w:r>
      <w:del w:id="5261" w:author="IRK" w:date="2020-04-13T12:23:00Z">
        <w:r w:rsidRPr="009962C2" w:rsidDel="00610CCB">
          <w:delText>形式</w:delText>
        </w:r>
      </w:del>
      <w:ins w:id="5262" w:author="IRK" w:date="2020-04-13T12:23:00Z">
        <w:r w:rsidR="00610CCB">
          <w:rPr>
            <w:rFonts w:hint="eastAsia"/>
          </w:rPr>
          <w:t>型</w:t>
        </w:r>
      </w:ins>
      <w:r w:rsidRPr="009962C2">
        <w:t>を、浮動小数点処理のために</w:t>
      </w:r>
      <w:r w:rsidRPr="009962C2">
        <w:t>float</w:t>
      </w:r>
      <w:r w:rsidRPr="009962C2">
        <w:t>や</w:t>
      </w:r>
      <w:r w:rsidRPr="009962C2">
        <w:t>double</w:t>
      </w:r>
      <w:r w:rsidRPr="009962C2">
        <w:t>などの</w:t>
      </w:r>
      <w:r w:rsidRPr="009962C2">
        <w:rPr>
          <w:rFonts w:hint="eastAsia"/>
        </w:rPr>
        <w:t>プリミティブ</w:t>
      </w:r>
      <w:r w:rsidRPr="009962C2">
        <w:t>型データ</w:t>
      </w:r>
      <w:ins w:id="5263" w:author="IRK" w:date="2020-04-13T12:23:00Z">
        <w:r w:rsidR="00610CCB" w:rsidRPr="009962C2" w:rsidDel="00610CCB">
          <w:t xml:space="preserve"> </w:t>
        </w:r>
      </w:ins>
      <w:del w:id="5264" w:author="IRK" w:date="2020-04-13T12:23:00Z">
        <w:r w:rsidRPr="009962C2" w:rsidDel="00610CCB">
          <w:delText>形式</w:delText>
        </w:r>
      </w:del>
      <w:ins w:id="5265" w:author="IRK" w:date="2020-04-13T12:23:00Z">
        <w:r w:rsidR="00610CCB">
          <w:rPr>
            <w:rFonts w:hint="eastAsia"/>
          </w:rPr>
          <w:t>型</w:t>
        </w:r>
      </w:ins>
      <w:r w:rsidRPr="009962C2">
        <w:t>(Primitive Data Type)</w:t>
      </w:r>
      <w:r w:rsidRPr="00202CEF">
        <w:t>を使用し、</w:t>
      </w:r>
      <w:r w:rsidRPr="009962C2">
        <w:t>BigInteger</w:t>
      </w:r>
      <w:r w:rsidRPr="009962C2">
        <w:t>や</w:t>
      </w:r>
      <w:r w:rsidRPr="009962C2">
        <w:t>BigDecimal</w:t>
      </w:r>
      <w:r w:rsidRPr="009962C2">
        <w:t>などのオブジェクト形式も使用される</w:t>
      </w:r>
      <w:r w:rsidRPr="00202CEF">
        <w:t>ことがある。どのようなデータ</w:t>
      </w:r>
      <w:del w:id="5266" w:author="IRK" w:date="2020-04-13T12:23:00Z">
        <w:r w:rsidRPr="00202CEF" w:rsidDel="00610CCB">
          <w:delText>形式</w:delText>
        </w:r>
      </w:del>
      <w:ins w:id="5267" w:author="IRK" w:date="2020-04-13T12:23:00Z">
        <w:r w:rsidR="00610CCB">
          <w:rPr>
            <w:rFonts w:hint="eastAsia"/>
          </w:rPr>
          <w:t>型</w:t>
        </w:r>
      </w:ins>
      <w:r w:rsidRPr="00202CEF">
        <w:t>を使用するかは、業務の</w:t>
      </w:r>
      <w:r w:rsidR="00381860" w:rsidRPr="00AB2487">
        <w:rPr>
          <w:rFonts w:hint="eastAsia"/>
        </w:rPr>
        <w:t>要件</w:t>
      </w:r>
      <w:r w:rsidRPr="00202CEF">
        <w:t>によって決定される。</w:t>
      </w:r>
    </w:p>
    <w:p w14:paraId="7B69072E" w14:textId="77777777" w:rsidR="001140F8" w:rsidRPr="00202CEF" w:rsidRDefault="001140F8" w:rsidP="00F93119"/>
    <w:p w14:paraId="07457157" w14:textId="2ED0417D" w:rsidR="001140F8" w:rsidRPr="00202CEF" w:rsidRDefault="001140F8" w:rsidP="00F93119">
      <w:r w:rsidRPr="00202CEF">
        <w:t>反面、</w:t>
      </w:r>
      <w:r w:rsidRPr="009962C2">
        <w:t>Java</w:t>
      </w:r>
      <w:r w:rsidRPr="009962C2">
        <w:t>で作成されているルール</w:t>
      </w:r>
      <w:r w:rsidR="000C219E">
        <w:rPr>
          <w:rFonts w:hint="eastAsia"/>
        </w:rPr>
        <w:t>エンジン</w:t>
      </w:r>
      <w:r w:rsidRPr="009962C2">
        <w:t>は、</w:t>
      </w:r>
      <w:r w:rsidR="00A2316A">
        <w:t>数値データ</w:t>
      </w:r>
      <w:r w:rsidRPr="009962C2">
        <w:t>処理のために</w:t>
      </w:r>
      <w:r w:rsidRPr="009962C2">
        <w:t>Java</w:t>
      </w:r>
      <w:r w:rsidRPr="009962C2">
        <w:t>の</w:t>
      </w:r>
      <w:r w:rsidRPr="009962C2">
        <w:t>double</w:t>
      </w:r>
      <w:del w:id="5268" w:author="IRK" w:date="2020-04-20T22:17:00Z">
        <w:r w:rsidRPr="009962C2" w:rsidDel="00BE7121">
          <w:delText>形式</w:delText>
        </w:r>
      </w:del>
      <w:ins w:id="5269" w:author="IRK" w:date="2020-04-20T22:17:00Z">
        <w:r w:rsidR="00BE7121">
          <w:rPr>
            <w:rFonts w:hint="eastAsia"/>
          </w:rPr>
          <w:t>型</w:t>
        </w:r>
      </w:ins>
      <w:r w:rsidRPr="00202CEF">
        <w:t>のみを使用する。単一形式を使用する</w:t>
      </w:r>
      <w:del w:id="5270" w:author="IRK" w:date="2020-03-12T13:58:00Z">
        <w:r w:rsidRPr="00202CEF" w:rsidDel="008A7A8D">
          <w:delText>理由</w:delText>
        </w:r>
      </w:del>
      <w:ins w:id="5271" w:author="IRK" w:date="2020-03-12T13:58:00Z">
        <w:r w:rsidR="008A7A8D">
          <w:rPr>
            <w:rFonts w:hint="eastAsia"/>
          </w:rPr>
          <w:t>事由</w:t>
        </w:r>
      </w:ins>
      <w:r w:rsidRPr="00202CEF">
        <w:t>は、主に業務の専門家たちによりルールが作成されるが、その専門家たちは</w:t>
      </w:r>
      <w:r w:rsidRPr="00202CEF">
        <w:t>IT</w:t>
      </w:r>
      <w:r w:rsidRPr="00202CEF">
        <w:t>専門ではないためである。彼らは、あるデータを保存するためにどのような形式を使用するかより、そのデータをどのように使用すべきかを考えることである。そのため、ルール</w:t>
      </w:r>
      <w:r w:rsidR="000C219E">
        <w:rPr>
          <w:rFonts w:hint="eastAsia"/>
        </w:rPr>
        <w:t>エンジン</w:t>
      </w:r>
      <w:r w:rsidRPr="00202CEF">
        <w:t>は性能と処理可能な範囲を考慮して、</w:t>
      </w:r>
      <w:r w:rsidRPr="009962C2">
        <w:t>IEEE754</w:t>
      </w:r>
      <w:r w:rsidRPr="009962C2">
        <w:t>の倍精度実数形式である</w:t>
      </w:r>
      <w:r w:rsidRPr="009962C2">
        <w:t>double</w:t>
      </w:r>
      <w:r w:rsidRPr="009962C2">
        <w:t>を</w:t>
      </w:r>
      <w:r w:rsidRPr="00202CEF">
        <w:t>採用している。</w:t>
      </w:r>
    </w:p>
    <w:p w14:paraId="0E19D360" w14:textId="77777777" w:rsidR="001140F8" w:rsidRPr="00202CEF" w:rsidRDefault="001140F8" w:rsidP="00F93119"/>
    <w:p w14:paraId="0FCEC945" w14:textId="143E333D" w:rsidR="001140F8" w:rsidRPr="00202CEF" w:rsidRDefault="001140F8" w:rsidP="00F93119">
      <w:r w:rsidRPr="00202CEF">
        <w:t>IEEE754</w:t>
      </w:r>
      <w:r w:rsidRPr="00202CEF">
        <w:t>の倍精度実数は高い処理性能と広い処理範囲をサポートするが、特性上、</w:t>
      </w:r>
      <w:r w:rsidR="00E21212">
        <w:t>小数</w:t>
      </w:r>
      <w:r w:rsidRPr="00202CEF">
        <w:t>部分で正確な値を表現できない場合もある。本章では、このような特性を考慮して、ルール</w:t>
      </w:r>
      <w:r w:rsidR="000C219E">
        <w:rPr>
          <w:rFonts w:hint="eastAsia"/>
        </w:rPr>
        <w:t>エンジン</w:t>
      </w:r>
      <w:r w:rsidRPr="00202CEF">
        <w:t>から返される</w:t>
      </w:r>
      <w:r w:rsidR="00A2316A">
        <w:t>数値データ</w:t>
      </w:r>
      <w:r w:rsidRPr="00202CEF">
        <w:t>をアプリケーションの業務用件に合わせて適切に変換する方法について提案する。</w:t>
      </w:r>
    </w:p>
    <w:p w14:paraId="0B0C02CF" w14:textId="77777777" w:rsidR="001140F8" w:rsidRDefault="001140F8" w:rsidP="00F93119"/>
    <w:p w14:paraId="66D46F27" w14:textId="77777777" w:rsidR="001140F8" w:rsidRDefault="001140F8" w:rsidP="00F93119">
      <w:pPr>
        <w:pStyle w:val="32"/>
      </w:pPr>
      <w:bookmarkStart w:id="5272" w:name="_Toc385838784"/>
      <w:bookmarkStart w:id="5273" w:name="_Toc426449646"/>
      <w:bookmarkStart w:id="5274" w:name="_Toc426449742"/>
      <w:bookmarkStart w:id="5275" w:name="_Toc434858926"/>
      <w:bookmarkStart w:id="5276" w:name="_Toc34988302"/>
      <w:bookmarkStart w:id="5277" w:name="_Toc40799156"/>
      <w:r>
        <w:t>hello-double.c</w:t>
      </w:r>
      <w:bookmarkEnd w:id="5272"/>
      <w:bookmarkEnd w:id="5273"/>
      <w:bookmarkEnd w:id="5274"/>
      <w:bookmarkEnd w:id="5275"/>
      <w:bookmarkEnd w:id="5276"/>
      <w:bookmarkEnd w:id="5277"/>
    </w:p>
    <w:p w14:paraId="7EB90E98" w14:textId="65A3158F" w:rsidR="001140F8" w:rsidRDefault="001140F8" w:rsidP="00846AAC">
      <w:r w:rsidRPr="009962C2">
        <w:t>double</w:t>
      </w:r>
      <w:r w:rsidRPr="009962C2">
        <w:t>の特性を理解するために、</w:t>
      </w:r>
      <w:r w:rsidRPr="009962C2">
        <w:t>C</w:t>
      </w:r>
      <w:r w:rsidRPr="009962C2">
        <w:t>プログラム</w:t>
      </w:r>
      <w:r w:rsidRPr="009962C2">
        <w:rPr>
          <w:rFonts w:hint="eastAsia"/>
        </w:rPr>
        <w:t>の例を説明する</w:t>
      </w:r>
      <w:r w:rsidRPr="009962C2">
        <w:t>。ルール</w:t>
      </w:r>
      <w:r w:rsidR="000C219E">
        <w:rPr>
          <w:rFonts w:hint="eastAsia"/>
        </w:rPr>
        <w:t>エンジン</w:t>
      </w:r>
      <w:r w:rsidRPr="009962C2">
        <w:t>は</w:t>
      </w:r>
      <w:r w:rsidRPr="009962C2">
        <w:t>Java</w:t>
      </w:r>
      <w:r w:rsidRPr="009962C2">
        <w:t>で作成されてはいるが、</w:t>
      </w:r>
      <w:r w:rsidRPr="009962C2">
        <w:t>Java</w:t>
      </w:r>
      <w:r w:rsidRPr="009962C2">
        <w:t>と</w:t>
      </w:r>
      <w:r w:rsidRPr="009962C2">
        <w:t>C/C++</w:t>
      </w:r>
      <w:r w:rsidRPr="009962C2">
        <w:t>を使用する</w:t>
      </w:r>
      <w:r w:rsidRPr="009962C2">
        <w:t>double</w:t>
      </w:r>
      <w:r w:rsidRPr="009962C2">
        <w:t>は</w:t>
      </w:r>
      <w:r w:rsidRPr="00202CEF">
        <w:t>すべて</w:t>
      </w:r>
      <w:r w:rsidRPr="00202CEF">
        <w:rPr>
          <w:rFonts w:hint="eastAsia"/>
        </w:rPr>
        <w:t>同一の</w:t>
      </w:r>
      <w:r w:rsidRPr="00202CEF">
        <w:t>形式なので</w:t>
      </w:r>
      <w:r w:rsidRPr="00202CEF">
        <w:rPr>
          <w:vertAlign w:val="superscript"/>
        </w:rPr>
        <w:t>*</w:t>
      </w:r>
      <w:del w:id="5278" w:author="IRK" w:date="2020-04-24T10:32:00Z">
        <w:r w:rsidR="00923DC1" w:rsidDel="002675FF">
          <w:rPr>
            <w:vertAlign w:val="superscript"/>
          </w:rPr>
          <w:delText>6</w:delText>
        </w:r>
      </w:del>
      <w:ins w:id="5279" w:author="IRK" w:date="2020-04-24T10:32:00Z">
        <w:r w:rsidR="002675FF">
          <w:rPr>
            <w:rFonts w:hint="eastAsia"/>
            <w:vertAlign w:val="superscript"/>
          </w:rPr>
          <w:t>5</w:t>
        </w:r>
      </w:ins>
      <w:r w:rsidR="0085304F" w:rsidRPr="00202CEF">
        <w:t>、</w:t>
      </w:r>
      <w:r w:rsidRPr="00202CEF">
        <w:t>ルール</w:t>
      </w:r>
      <w:r w:rsidR="000C219E">
        <w:rPr>
          <w:rFonts w:hint="eastAsia"/>
        </w:rPr>
        <w:t>エンジン</w:t>
      </w:r>
      <w:r w:rsidRPr="00202CEF">
        <w:t>の特性理解には問題がない。</w:t>
      </w:r>
    </w:p>
    <w:p w14:paraId="34282F8B" w14:textId="77777777" w:rsidR="007C0E92" w:rsidRPr="00202CEF" w:rsidRDefault="007C0E92" w:rsidP="00F93119"/>
    <w:p w14:paraId="1C71DED9" w14:textId="5DA4AF08" w:rsidR="001140F8" w:rsidRPr="00AB2487" w:rsidRDefault="007C0E92">
      <w:pPr>
        <w:pStyle w:val="a2"/>
        <w:pPrChange w:id="5280" w:author="IRK" w:date="2020-05-11T11:27:00Z">
          <w:pPr/>
        </w:pPrChange>
      </w:pPr>
      <w:r w:rsidRPr="007C0E92">
        <w:rPr>
          <w:rFonts w:hint="eastAsia"/>
        </w:rPr>
        <w:t>C/C++</w:t>
      </w:r>
      <w:r w:rsidRPr="007C0E92">
        <w:rPr>
          <w:rFonts w:hint="eastAsia"/>
        </w:rPr>
        <w:t>の</w:t>
      </w:r>
      <w:r w:rsidRPr="007C0E92">
        <w:rPr>
          <w:rFonts w:hint="eastAsia"/>
        </w:rPr>
        <w:t>double</w:t>
      </w:r>
      <w:r w:rsidRPr="007C0E92">
        <w:rPr>
          <w:rFonts w:hint="eastAsia"/>
        </w:rPr>
        <w:t>実装は、機器の仕様と関連がある。一部のメインフレーム段階の機器は基本的に</w:t>
      </w:r>
      <w:r w:rsidRPr="007C0E92">
        <w:rPr>
          <w:rFonts w:hint="eastAsia"/>
        </w:rPr>
        <w:t>IEEE754</w:t>
      </w:r>
      <w:r w:rsidRPr="007C0E92">
        <w:rPr>
          <w:rFonts w:hint="eastAsia"/>
        </w:rPr>
        <w:t>形式ではなく、</w:t>
      </w:r>
      <w:r w:rsidRPr="007C0E92">
        <w:rPr>
          <w:rFonts w:hint="eastAsia"/>
        </w:rPr>
        <w:t>hexadecimal</w:t>
      </w:r>
      <w:r w:rsidRPr="007C0E92">
        <w:rPr>
          <w:rFonts w:hint="eastAsia"/>
        </w:rPr>
        <w:t>形式の倍精度実数のサポートおよび、</w:t>
      </w:r>
      <w:del w:id="5281" w:author="IRK" w:date="2020-03-12T13:55:00Z">
        <w:r w:rsidRPr="007C0E92" w:rsidDel="008A7A8D">
          <w:rPr>
            <w:rFonts w:hint="eastAsia"/>
          </w:rPr>
          <w:delText>あるいは</w:delText>
        </w:r>
      </w:del>
      <w:ins w:id="5282" w:author="IRK" w:date="2020-03-12T13:55:00Z">
        <w:r w:rsidR="008A7A8D">
          <w:rPr>
            <w:rFonts w:hint="eastAsia"/>
          </w:rPr>
          <w:t>または</w:t>
        </w:r>
      </w:ins>
      <w:r w:rsidRPr="007C0E92">
        <w:rPr>
          <w:rFonts w:hint="eastAsia"/>
        </w:rPr>
        <w:t>2</w:t>
      </w:r>
      <w:r w:rsidRPr="007C0E92">
        <w:rPr>
          <w:rFonts w:hint="eastAsia"/>
        </w:rPr>
        <w:t>つの形式を選択できるようになっている。しかし、殆どの</w:t>
      </w:r>
      <w:r w:rsidRPr="007C0E92">
        <w:rPr>
          <w:rFonts w:hint="eastAsia"/>
        </w:rPr>
        <w:t>UNIX</w:t>
      </w:r>
      <w:r w:rsidRPr="007C0E92">
        <w:rPr>
          <w:rFonts w:hint="eastAsia"/>
        </w:rPr>
        <w:t>または</w:t>
      </w:r>
      <w:r w:rsidRPr="007C0E92">
        <w:rPr>
          <w:rFonts w:hint="eastAsia"/>
        </w:rPr>
        <w:t>PC</w:t>
      </w:r>
      <w:r w:rsidRPr="007C0E92">
        <w:rPr>
          <w:rFonts w:hint="eastAsia"/>
        </w:rPr>
        <w:t>の機器は、</w:t>
      </w:r>
      <w:r w:rsidRPr="007C0E92">
        <w:rPr>
          <w:rFonts w:hint="eastAsia"/>
        </w:rPr>
        <w:t>IEEE754</w:t>
      </w:r>
      <w:r w:rsidRPr="007C0E92">
        <w:rPr>
          <w:rFonts w:hint="eastAsia"/>
        </w:rPr>
        <w:t>形式の倍精度実数をサポートしている。</w:t>
      </w:r>
    </w:p>
    <w:p w14:paraId="7ABCB2E7" w14:textId="77777777" w:rsidR="007C0E92" w:rsidRDefault="007C0E92" w:rsidP="00F93119"/>
    <w:p w14:paraId="577EE799" w14:textId="75000CD6" w:rsidR="001140F8" w:rsidRPr="00202CEF" w:rsidRDefault="001140F8" w:rsidP="00F93119">
      <w:del w:id="5283" w:author="IRK" w:date="2020-03-12T15:14:00Z">
        <w:r w:rsidRPr="00202CEF" w:rsidDel="00E27ACD">
          <w:delText>表</w:delText>
        </w:r>
        <w:r w:rsidR="0015391F" w:rsidDel="00E27ACD">
          <w:delText>84</w:delText>
        </w:r>
      </w:del>
      <w:ins w:id="5284" w:author="IRK" w:date="2020-03-12T15:14:00Z">
        <w:r w:rsidR="00E27ACD">
          <w:rPr>
            <w:rFonts w:hint="eastAsia"/>
          </w:rPr>
          <w:t>次の表</w:t>
        </w:r>
      </w:ins>
      <w:r w:rsidRPr="009962C2">
        <w:t>は、</w:t>
      </w:r>
      <w:r w:rsidRPr="009962C2">
        <w:t>hello-double.c</w:t>
      </w:r>
      <w:r w:rsidRPr="009962C2">
        <w:t>のソースコード</w:t>
      </w:r>
      <w:r w:rsidRPr="009962C2">
        <w:rPr>
          <w:rFonts w:hint="eastAsia"/>
        </w:rPr>
        <w:t>の例</w:t>
      </w:r>
      <w:r w:rsidRPr="009962C2">
        <w:t>で</w:t>
      </w:r>
      <w:r w:rsidRPr="00202CEF">
        <w:t>ある。</w:t>
      </w:r>
    </w:p>
    <w:p w14:paraId="3A87BE56" w14:textId="77777777" w:rsidR="001140F8" w:rsidRDefault="001140F8" w:rsidP="00F93119"/>
    <w:p w14:paraId="049DB659" w14:textId="27218BB6" w:rsidR="00DE01FD" w:rsidRDefault="00DE01FD" w:rsidP="00F93119">
      <w:pPr>
        <w:pStyle w:val="af5"/>
      </w:pPr>
      <w:bookmarkStart w:id="5285" w:name="_Toc40799314"/>
      <w:r>
        <w:t>[</w:t>
      </w:r>
      <w:del w:id="5286" w:author="IRK" w:date="2020-03-12T15:14: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84</w:delText>
        </w:r>
        <w:r w:rsidR="00E65728" w:rsidDel="00E27ACD">
          <w:rPr>
            <w:noProof/>
          </w:rPr>
          <w:fldChar w:fldCharType="end"/>
        </w:r>
        <w:r w:rsidDel="00E27ACD">
          <w:rPr>
            <w:rFonts w:hint="eastAsia"/>
          </w:rPr>
          <w:delText xml:space="preserve">　</w:delText>
        </w:r>
      </w:del>
      <w:ins w:id="5287" w:author="IRK" w:date="2020-03-12T15:14: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91</w:t>
      </w:r>
      <w:ins w:id="5288" w:author="IRK" w:date="2020-03-12T15:14:00Z">
        <w:r w:rsidR="00E27ACD">
          <w:fldChar w:fldCharType="end"/>
        </w:r>
        <w:r w:rsidR="00E27ACD">
          <w:rPr>
            <w:rFonts w:hint="eastAsia"/>
          </w:rPr>
          <w:t xml:space="preserve"> </w:t>
        </w:r>
      </w:ins>
      <w:r>
        <w:rPr>
          <w:noProof/>
        </w:rPr>
        <w:t>hello-double.c</w:t>
      </w:r>
      <w:r>
        <w:rPr>
          <w:rFonts w:hint="eastAsia"/>
          <w:noProof/>
        </w:rPr>
        <w:t>]</w:t>
      </w:r>
      <w:bookmarkEnd w:id="5285"/>
    </w:p>
    <w:tbl>
      <w:tblPr>
        <w:tblStyle w:val="af4"/>
        <w:tblW w:w="0" w:type="auto"/>
        <w:jc w:val="center"/>
        <w:tblLook w:val="04A0" w:firstRow="1" w:lastRow="0" w:firstColumn="1" w:lastColumn="0" w:noHBand="0" w:noVBand="1"/>
        <w:tblPrChange w:id="5289" w:author="IRK" w:date="2020-04-14T15:50:00Z">
          <w:tblPr>
            <w:tblStyle w:val="af4"/>
            <w:tblW w:w="0" w:type="auto"/>
            <w:tblInd w:w="108" w:type="dxa"/>
            <w:tblLook w:val="04A0" w:firstRow="1" w:lastRow="0" w:firstColumn="1" w:lastColumn="0" w:noHBand="0" w:noVBand="1"/>
          </w:tblPr>
        </w:tblPrChange>
      </w:tblPr>
      <w:tblGrid>
        <w:gridCol w:w="9463"/>
        <w:tblGridChange w:id="5290">
          <w:tblGrid>
            <w:gridCol w:w="9463"/>
          </w:tblGrid>
        </w:tblGridChange>
      </w:tblGrid>
      <w:tr w:rsidR="001140F8" w14:paraId="50E70247"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291" w:author="IRK" w:date="2020-04-14T15:50:00Z">
              <w:tcPr>
                <w:tcW w:w="9463" w:type="dxa"/>
                <w:tcBorders>
                  <w:top w:val="single" w:sz="4" w:space="0" w:color="auto"/>
                  <w:left w:val="single" w:sz="4" w:space="0" w:color="auto"/>
                  <w:bottom w:val="single" w:sz="4" w:space="0" w:color="auto"/>
                  <w:right w:val="single" w:sz="4" w:space="0" w:color="auto"/>
                </w:tcBorders>
              </w:tcPr>
            </w:tcPrChange>
          </w:tcPr>
          <w:p w14:paraId="3169244A" w14:textId="77777777" w:rsidR="001140F8" w:rsidRDefault="001140F8">
            <w:pPr>
              <w:pStyle w:val="1b"/>
              <w:pPrChange w:id="5292" w:author="IRK" w:date="2020-04-14T13:55:00Z">
                <w:pPr>
                  <w:pStyle w:val="aff1"/>
                </w:pPr>
              </w:pPrChange>
            </w:pPr>
            <w:r>
              <w:t>1 #include &lt;stdio.h&gt;</w:t>
            </w:r>
          </w:p>
          <w:p w14:paraId="29A1E7F3" w14:textId="77777777" w:rsidR="001140F8" w:rsidRDefault="001140F8">
            <w:pPr>
              <w:pStyle w:val="1b"/>
              <w:pPrChange w:id="5293" w:author="IRK" w:date="2020-04-14T13:55:00Z">
                <w:pPr>
                  <w:pStyle w:val="aff1"/>
                </w:pPr>
              </w:pPrChange>
            </w:pPr>
            <w:r>
              <w:t>2</w:t>
            </w:r>
            <w:del w:id="5294" w:author="IRK" w:date="2020-03-13T10:20:00Z">
              <w:r w:rsidDel="005C7246">
                <w:delText xml:space="preserve"> </w:delText>
              </w:r>
            </w:del>
          </w:p>
          <w:p w14:paraId="434C308A" w14:textId="77777777" w:rsidR="001140F8" w:rsidRDefault="001140F8">
            <w:pPr>
              <w:pStyle w:val="1b"/>
              <w:pPrChange w:id="5295" w:author="IRK" w:date="2020-04-14T13:55:00Z">
                <w:pPr>
                  <w:pStyle w:val="aff1"/>
                </w:pPr>
              </w:pPrChange>
            </w:pPr>
            <w:r>
              <w:t>3 int main( int argc, char* argv</w:t>
            </w:r>
            <w:r w:rsidR="002821A4">
              <w:t>[ ]</w:t>
            </w:r>
            <w:r>
              <w:t xml:space="preserve"> )</w:t>
            </w:r>
          </w:p>
          <w:p w14:paraId="5CEF011D" w14:textId="77777777" w:rsidR="001140F8" w:rsidRDefault="001140F8">
            <w:pPr>
              <w:pStyle w:val="1b"/>
              <w:pPrChange w:id="5296" w:author="IRK" w:date="2020-04-14T13:55:00Z">
                <w:pPr>
                  <w:pStyle w:val="aff1"/>
                </w:pPr>
              </w:pPrChange>
            </w:pPr>
            <w:r>
              <w:t>4 {</w:t>
            </w:r>
          </w:p>
          <w:p w14:paraId="580A8D5A" w14:textId="77777777" w:rsidR="001140F8" w:rsidRDefault="001140F8">
            <w:pPr>
              <w:pStyle w:val="1b"/>
              <w:pPrChange w:id="5297" w:author="IRK" w:date="2020-04-14T13:55:00Z">
                <w:pPr>
                  <w:pStyle w:val="aff1"/>
                </w:pPr>
              </w:pPrChange>
            </w:pPr>
            <w:r>
              <w:t>5 double a = 0.1;</w:t>
            </w:r>
          </w:p>
          <w:p w14:paraId="27DD8B0A" w14:textId="77777777" w:rsidR="001140F8" w:rsidRDefault="001140F8">
            <w:pPr>
              <w:pStyle w:val="1b"/>
              <w:pPrChange w:id="5298" w:author="IRK" w:date="2020-04-14T13:55:00Z">
                <w:pPr>
                  <w:pStyle w:val="aff1"/>
                </w:pPr>
              </w:pPrChange>
            </w:pPr>
            <w:r>
              <w:t>6</w:t>
            </w:r>
            <w:del w:id="5299" w:author="IRK" w:date="2020-03-13T10:20:00Z">
              <w:r w:rsidDel="005C7246">
                <w:delText xml:space="preserve"> </w:delText>
              </w:r>
            </w:del>
          </w:p>
          <w:p w14:paraId="792BD433" w14:textId="77777777" w:rsidR="001140F8" w:rsidRDefault="001140F8">
            <w:pPr>
              <w:pStyle w:val="1b"/>
              <w:pPrChange w:id="5300" w:author="IRK" w:date="2020-04-14T13:55:00Z">
                <w:pPr>
                  <w:pStyle w:val="aff1"/>
                </w:pPr>
              </w:pPrChange>
            </w:pPr>
            <w:r>
              <w:t>7 printf( "%lf\n", a );</w:t>
            </w:r>
          </w:p>
          <w:p w14:paraId="21789301" w14:textId="77777777" w:rsidR="001140F8" w:rsidRDefault="001140F8">
            <w:pPr>
              <w:pStyle w:val="1b"/>
              <w:pPrChange w:id="5301" w:author="IRK" w:date="2020-04-14T13:55:00Z">
                <w:pPr>
                  <w:pStyle w:val="aff1"/>
                </w:pPr>
              </w:pPrChange>
            </w:pPr>
            <w:r>
              <w:t>8 return 0;</w:t>
            </w:r>
          </w:p>
          <w:p w14:paraId="29AC4530" w14:textId="77777777" w:rsidR="001140F8" w:rsidRDefault="001140F8">
            <w:pPr>
              <w:pStyle w:val="1b"/>
              <w:pPrChange w:id="5302" w:author="IRK" w:date="2020-04-14T13:55:00Z">
                <w:pPr>
                  <w:pStyle w:val="aff1"/>
                </w:pPr>
              </w:pPrChange>
            </w:pPr>
            <w:r>
              <w:t>9 }</w:t>
            </w:r>
          </w:p>
        </w:tc>
      </w:tr>
    </w:tbl>
    <w:p w14:paraId="494F2E57" w14:textId="77777777" w:rsidR="001140F8" w:rsidRDefault="001140F8" w:rsidP="00F93119"/>
    <w:p w14:paraId="7DB1A38E" w14:textId="32000E2D" w:rsidR="001140F8" w:rsidRPr="00DE01FD" w:rsidRDefault="001140F8" w:rsidP="00F93119">
      <w:r w:rsidRPr="00DE01FD">
        <w:t>変数</w:t>
      </w:r>
      <w:r w:rsidR="00E65728" w:rsidRPr="00AB2487">
        <w:rPr>
          <w:rStyle w:val="aff2"/>
          <w:rFonts w:ascii="Arial" w:eastAsia="ＭＳ Ｐゴシック" w:hAnsi="Arial" w:cs="Arial"/>
          <w:sz w:val="20"/>
          <w:szCs w:val="20"/>
        </w:rPr>
        <w:t>a</w:t>
      </w:r>
      <w:r w:rsidRPr="00DE01FD">
        <w:t>に</w:t>
      </w:r>
      <w:r w:rsidR="00E65728" w:rsidRPr="00AB2487">
        <w:rPr>
          <w:rStyle w:val="aff2"/>
          <w:rFonts w:ascii="Arial" w:eastAsia="ＭＳ Ｐゴシック" w:hAnsi="Arial" w:cs="Arial"/>
          <w:sz w:val="20"/>
          <w:szCs w:val="20"/>
        </w:rPr>
        <w:t>0.1</w:t>
      </w:r>
      <w:r w:rsidRPr="00DE01FD">
        <w:t>を割り当て、それを標準出力として出力している。このプログラムを実行</w:t>
      </w:r>
      <w:r w:rsidRPr="00DE01FD">
        <w:rPr>
          <w:rFonts w:hint="eastAsia"/>
        </w:rPr>
        <w:t>した場合</w:t>
      </w:r>
      <w:r w:rsidRPr="00DE01FD">
        <w:t>、</w:t>
      </w:r>
      <w:del w:id="5303" w:author="IRK" w:date="2020-03-12T14:38:00Z">
        <w:r w:rsidRPr="00DE01FD" w:rsidDel="00A55E2C">
          <w:rPr>
            <w:rFonts w:hint="eastAsia"/>
          </w:rPr>
          <w:delText>以下</w:delText>
        </w:r>
      </w:del>
      <w:ins w:id="5304" w:author="IRK" w:date="2020-03-12T14:38:00Z">
        <w:r w:rsidR="00A55E2C">
          <w:rPr>
            <w:rFonts w:hint="eastAsia"/>
          </w:rPr>
          <w:t>次</w:t>
        </w:r>
      </w:ins>
      <w:r w:rsidR="00F02493" w:rsidRPr="00F728C5">
        <w:rPr>
          <w:rFonts w:hint="eastAsia"/>
        </w:rPr>
        <w:t>の</w:t>
      </w:r>
      <w:r w:rsidR="00381860">
        <w:rPr>
          <w:rFonts w:hint="eastAsia"/>
        </w:rPr>
        <w:t>値</w:t>
      </w:r>
      <w:r w:rsidRPr="00DE01FD">
        <w:rPr>
          <w:rFonts w:hint="eastAsia"/>
        </w:rPr>
        <w:t>が</w:t>
      </w:r>
      <w:r w:rsidRPr="00DE01FD">
        <w:t>出力される。</w:t>
      </w:r>
    </w:p>
    <w:p w14:paraId="22DC8AA1" w14:textId="77777777" w:rsidR="001140F8" w:rsidRPr="00381860" w:rsidRDefault="001140F8" w:rsidP="00F93119"/>
    <w:tbl>
      <w:tblPr>
        <w:tblStyle w:val="af4"/>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1140F8" w:rsidRPr="00CC4979" w14:paraId="18BD7613" w14:textId="77777777" w:rsidTr="00AB2487">
        <w:tc>
          <w:tcPr>
            <w:tcW w:w="9498" w:type="dxa"/>
            <w:hideMark/>
          </w:tcPr>
          <w:p w14:paraId="01BF08B3" w14:textId="77777777" w:rsidR="001140F8" w:rsidRPr="00CC4979" w:rsidRDefault="001140F8" w:rsidP="00F93119">
            <w:r>
              <w:t>0.100000</w:t>
            </w:r>
          </w:p>
        </w:tc>
      </w:tr>
    </w:tbl>
    <w:p w14:paraId="37676F7A" w14:textId="77777777" w:rsidR="001140F8" w:rsidRDefault="001140F8" w:rsidP="00F93119"/>
    <w:p w14:paraId="162C6B1F" w14:textId="6BD2FAEB" w:rsidR="001140F8" w:rsidRPr="00DE01FD" w:rsidRDefault="001140F8" w:rsidP="00F93119">
      <w:r w:rsidRPr="009962C2">
        <w:t>printf</w:t>
      </w:r>
      <w:r w:rsidRPr="009962C2">
        <w:t>関数</w:t>
      </w:r>
      <w:r w:rsidRPr="00DE01FD">
        <w:t>は、最初のパラメータとして出力するデータの種類と出力形式を受け取る。例では、</w:t>
      </w:r>
      <w:r w:rsidRPr="009962C2">
        <w:t>double</w:t>
      </w:r>
      <w:r w:rsidRPr="009962C2">
        <w:t>形式の</w:t>
      </w:r>
      <w:r w:rsidRPr="00DE01FD">
        <w:t>値を出力するために</w:t>
      </w:r>
      <w:r w:rsidR="00E65728" w:rsidRPr="00AB2487">
        <w:rPr>
          <w:rStyle w:val="aff2"/>
          <w:rFonts w:ascii="Arial" w:eastAsia="ＭＳ Ｐゴシック" w:hAnsi="Arial" w:cs="Arial"/>
          <w:sz w:val="20"/>
          <w:szCs w:val="20"/>
        </w:rPr>
        <w:t>%lf</w:t>
      </w:r>
      <w:r w:rsidRPr="00DE01FD">
        <w:t>形式が指定されている。</w:t>
      </w:r>
      <w:r w:rsidR="00E65728" w:rsidRPr="00AB2487">
        <w:rPr>
          <w:rStyle w:val="aff2"/>
          <w:rFonts w:ascii="Arial" w:eastAsia="ＭＳ Ｐゴシック" w:hAnsi="Arial" w:cs="Arial"/>
          <w:sz w:val="20"/>
          <w:szCs w:val="20"/>
        </w:rPr>
        <w:t>%lf</w:t>
      </w:r>
      <w:r w:rsidRPr="00DE01FD">
        <w:t>はデフォルトで、小数点以下</w:t>
      </w:r>
      <w:r w:rsidRPr="00DE01FD">
        <w:t>6</w:t>
      </w:r>
      <w:r w:rsidRPr="00DE01FD">
        <w:t>桁まで出力するようになっている。この出力結果は、</w:t>
      </w:r>
      <w:r w:rsidRPr="00DE01FD">
        <w:rPr>
          <w:rFonts w:hint="eastAsia"/>
        </w:rPr>
        <w:t>想定</w:t>
      </w:r>
      <w:del w:id="5305" w:author="IRK" w:date="2020-03-12T14:44:00Z">
        <w:r w:rsidRPr="00DE01FD" w:rsidDel="00985441">
          <w:delText>通り</w:delText>
        </w:r>
      </w:del>
      <w:ins w:id="5306" w:author="IRK" w:date="2020-04-14T14:17:00Z">
        <w:r w:rsidR="00E319FE">
          <w:rPr>
            <w:rFonts w:hint="eastAsia"/>
          </w:rPr>
          <w:t>ど</w:t>
        </w:r>
      </w:ins>
      <w:ins w:id="5307" w:author="IRK" w:date="2020-03-12T14:44:00Z">
        <w:r w:rsidR="00985441">
          <w:rPr>
            <w:rFonts w:hint="eastAsia"/>
          </w:rPr>
          <w:t>おり</w:t>
        </w:r>
      </w:ins>
      <w:r w:rsidRPr="00DE01FD">
        <w:rPr>
          <w:rFonts w:hint="eastAsia"/>
        </w:rPr>
        <w:t>の結果</w:t>
      </w:r>
      <w:r w:rsidRPr="00DE01FD">
        <w:t>である。この例を修正し、小数点以下</w:t>
      </w:r>
      <w:r w:rsidRPr="00DE01FD">
        <w:t>20</w:t>
      </w:r>
      <w:r w:rsidRPr="00DE01FD">
        <w:t>桁まで出力</w:t>
      </w:r>
      <w:r w:rsidRPr="00DE01FD">
        <w:rPr>
          <w:rFonts w:hint="eastAsia"/>
        </w:rPr>
        <w:t>する</w:t>
      </w:r>
      <w:r w:rsidR="00381860">
        <w:rPr>
          <w:rFonts w:hint="eastAsia"/>
        </w:rPr>
        <w:t>ようにする</w:t>
      </w:r>
      <w:r w:rsidRPr="00DE01FD">
        <w:t>。</w:t>
      </w:r>
    </w:p>
    <w:p w14:paraId="411648E5" w14:textId="77777777" w:rsidR="001140F8" w:rsidRDefault="001140F8" w:rsidP="00F93119"/>
    <w:p w14:paraId="0EF761B8" w14:textId="04BB5D97" w:rsidR="00DE01FD" w:rsidRDefault="00DE01FD" w:rsidP="00F93119">
      <w:pPr>
        <w:pStyle w:val="af5"/>
      </w:pPr>
      <w:bookmarkStart w:id="5308" w:name="_Ref34982174"/>
      <w:bookmarkStart w:id="5309" w:name="_Toc40799315"/>
      <w:r>
        <w:t>[</w:t>
      </w:r>
      <w:del w:id="5310" w:author="IRK" w:date="2020-03-12T15:14: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85</w:delText>
        </w:r>
        <w:r w:rsidR="00E65728" w:rsidDel="00E27ACD">
          <w:rPr>
            <w:noProof/>
          </w:rPr>
          <w:fldChar w:fldCharType="end"/>
        </w:r>
        <w:r w:rsidDel="00E27ACD">
          <w:rPr>
            <w:rFonts w:hint="eastAsia"/>
          </w:rPr>
          <w:delText xml:space="preserve">　</w:delText>
        </w:r>
      </w:del>
      <w:ins w:id="5311" w:author="IRK" w:date="2020-03-12T15:14: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92</w:t>
      </w:r>
      <w:ins w:id="5312" w:author="IRK" w:date="2020-03-12T15:14:00Z">
        <w:r w:rsidR="00E27ACD">
          <w:fldChar w:fldCharType="end"/>
        </w:r>
        <w:r w:rsidR="00E27ACD">
          <w:rPr>
            <w:rFonts w:hint="eastAsia"/>
          </w:rPr>
          <w:t xml:space="preserve"> </w:t>
        </w:r>
      </w:ins>
      <w:r>
        <w:rPr>
          <w:noProof/>
        </w:rPr>
        <w:t>小数点以下</w:t>
      </w:r>
      <w:r>
        <w:rPr>
          <w:noProof/>
        </w:rPr>
        <w:t>20</w:t>
      </w:r>
      <w:r>
        <w:rPr>
          <w:noProof/>
        </w:rPr>
        <w:t>桁まで出力</w:t>
      </w:r>
      <w:r>
        <w:rPr>
          <w:rFonts w:hint="eastAsia"/>
          <w:noProof/>
        </w:rPr>
        <w:t>]</w:t>
      </w:r>
      <w:bookmarkEnd w:id="5308"/>
      <w:bookmarkEnd w:id="5309"/>
    </w:p>
    <w:tbl>
      <w:tblPr>
        <w:tblStyle w:val="af4"/>
        <w:tblW w:w="0" w:type="auto"/>
        <w:jc w:val="center"/>
        <w:tblLook w:val="04A0" w:firstRow="1" w:lastRow="0" w:firstColumn="1" w:lastColumn="0" w:noHBand="0" w:noVBand="1"/>
        <w:tblPrChange w:id="5313" w:author="IRK" w:date="2020-04-14T15:50:00Z">
          <w:tblPr>
            <w:tblStyle w:val="af4"/>
            <w:tblW w:w="0" w:type="auto"/>
            <w:tblInd w:w="108" w:type="dxa"/>
            <w:tblLook w:val="04A0" w:firstRow="1" w:lastRow="0" w:firstColumn="1" w:lastColumn="0" w:noHBand="0" w:noVBand="1"/>
          </w:tblPr>
        </w:tblPrChange>
      </w:tblPr>
      <w:tblGrid>
        <w:gridCol w:w="9463"/>
        <w:tblGridChange w:id="5314">
          <w:tblGrid>
            <w:gridCol w:w="9463"/>
          </w:tblGrid>
        </w:tblGridChange>
      </w:tblGrid>
      <w:tr w:rsidR="001140F8" w14:paraId="4BF51653"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315" w:author="IRK" w:date="2020-04-14T15:50:00Z">
              <w:tcPr>
                <w:tcW w:w="9463" w:type="dxa"/>
                <w:tcBorders>
                  <w:top w:val="single" w:sz="4" w:space="0" w:color="auto"/>
                  <w:left w:val="single" w:sz="4" w:space="0" w:color="auto"/>
                  <w:bottom w:val="single" w:sz="4" w:space="0" w:color="auto"/>
                  <w:right w:val="single" w:sz="4" w:space="0" w:color="auto"/>
                </w:tcBorders>
              </w:tcPr>
            </w:tcPrChange>
          </w:tcPr>
          <w:p w14:paraId="436C923B" w14:textId="77777777" w:rsidR="001140F8" w:rsidRDefault="001140F8">
            <w:pPr>
              <w:pStyle w:val="1b"/>
              <w:pPrChange w:id="5316" w:author="IRK" w:date="2020-04-14T13:56:00Z">
                <w:pPr>
                  <w:pStyle w:val="aff1"/>
                </w:pPr>
              </w:pPrChange>
            </w:pPr>
            <w:r>
              <w:t>1 #include &lt;stdio.h&gt;</w:t>
            </w:r>
          </w:p>
          <w:p w14:paraId="3732B8BA" w14:textId="77777777" w:rsidR="001140F8" w:rsidRDefault="001140F8">
            <w:pPr>
              <w:pStyle w:val="1b"/>
              <w:pPrChange w:id="5317" w:author="IRK" w:date="2020-04-14T13:56:00Z">
                <w:pPr>
                  <w:pStyle w:val="aff1"/>
                </w:pPr>
              </w:pPrChange>
            </w:pPr>
            <w:r>
              <w:t>2</w:t>
            </w:r>
            <w:del w:id="5318" w:author="IRK" w:date="2020-03-13T10:20:00Z">
              <w:r w:rsidDel="005C7246">
                <w:delText xml:space="preserve"> </w:delText>
              </w:r>
            </w:del>
          </w:p>
          <w:p w14:paraId="2FE58280" w14:textId="77777777" w:rsidR="001140F8" w:rsidRDefault="001140F8">
            <w:pPr>
              <w:pStyle w:val="1b"/>
              <w:pPrChange w:id="5319" w:author="IRK" w:date="2020-04-14T13:56:00Z">
                <w:pPr>
                  <w:pStyle w:val="aff1"/>
                </w:pPr>
              </w:pPrChange>
            </w:pPr>
            <w:r>
              <w:t>3 int main( int argc, char* argv</w:t>
            </w:r>
            <w:r w:rsidR="002821A4">
              <w:t>[ ]</w:t>
            </w:r>
            <w:r>
              <w:t xml:space="preserve"> )</w:t>
            </w:r>
          </w:p>
          <w:p w14:paraId="12CC348E" w14:textId="77777777" w:rsidR="001140F8" w:rsidRDefault="001140F8">
            <w:pPr>
              <w:pStyle w:val="1b"/>
              <w:pPrChange w:id="5320" w:author="IRK" w:date="2020-04-14T13:56:00Z">
                <w:pPr>
                  <w:pStyle w:val="aff1"/>
                </w:pPr>
              </w:pPrChange>
            </w:pPr>
            <w:r>
              <w:t>4 {</w:t>
            </w:r>
          </w:p>
          <w:p w14:paraId="3F08ED13" w14:textId="77777777" w:rsidR="001140F8" w:rsidRDefault="001140F8">
            <w:pPr>
              <w:pStyle w:val="1b"/>
              <w:pPrChange w:id="5321" w:author="IRK" w:date="2020-04-14T13:56:00Z">
                <w:pPr>
                  <w:pStyle w:val="aff1"/>
                </w:pPr>
              </w:pPrChange>
            </w:pPr>
            <w:r>
              <w:t>5 double a = 0.1;</w:t>
            </w:r>
          </w:p>
          <w:p w14:paraId="547BC24D" w14:textId="77777777" w:rsidR="001140F8" w:rsidRDefault="001140F8">
            <w:pPr>
              <w:pStyle w:val="1b"/>
              <w:pPrChange w:id="5322" w:author="IRK" w:date="2020-04-14T13:56:00Z">
                <w:pPr>
                  <w:pStyle w:val="aff1"/>
                </w:pPr>
              </w:pPrChange>
            </w:pPr>
            <w:r>
              <w:t>6</w:t>
            </w:r>
            <w:del w:id="5323" w:author="IRK" w:date="2020-03-13T10:21:00Z">
              <w:r w:rsidDel="005C7246">
                <w:delText xml:space="preserve"> </w:delText>
              </w:r>
            </w:del>
          </w:p>
          <w:p w14:paraId="2AD9D9FE" w14:textId="77777777" w:rsidR="001140F8" w:rsidRDefault="001140F8">
            <w:pPr>
              <w:pStyle w:val="1b"/>
              <w:pPrChange w:id="5324" w:author="IRK" w:date="2020-04-14T13:56:00Z">
                <w:pPr>
                  <w:pStyle w:val="aff1"/>
                </w:pPr>
              </w:pPrChange>
            </w:pPr>
            <w:r>
              <w:t>7 printf( "%.20lf\n", a );</w:t>
            </w:r>
          </w:p>
          <w:p w14:paraId="028CACD6" w14:textId="77777777" w:rsidR="001140F8" w:rsidRDefault="001140F8">
            <w:pPr>
              <w:pStyle w:val="1b"/>
              <w:pPrChange w:id="5325" w:author="IRK" w:date="2020-04-14T13:56:00Z">
                <w:pPr>
                  <w:pStyle w:val="aff1"/>
                </w:pPr>
              </w:pPrChange>
            </w:pPr>
            <w:r>
              <w:t>8 return 0;</w:t>
            </w:r>
          </w:p>
          <w:p w14:paraId="69CF2CC3" w14:textId="77777777" w:rsidR="001140F8" w:rsidRDefault="001140F8">
            <w:pPr>
              <w:pStyle w:val="1b"/>
              <w:pPrChange w:id="5326" w:author="IRK" w:date="2020-04-14T13:56:00Z">
                <w:pPr>
                  <w:pStyle w:val="aff1"/>
                </w:pPr>
              </w:pPrChange>
            </w:pPr>
            <w:r>
              <w:t>9 }</w:t>
            </w:r>
          </w:p>
        </w:tc>
      </w:tr>
    </w:tbl>
    <w:p w14:paraId="146644B3" w14:textId="77777777" w:rsidR="001140F8" w:rsidRPr="00CC4979" w:rsidRDefault="001140F8" w:rsidP="00F93119"/>
    <w:p w14:paraId="326632A3" w14:textId="2289E25A" w:rsidR="001140F8" w:rsidRDefault="001140F8" w:rsidP="00F93119">
      <w:r>
        <w:t>このソースコードをコンパイルして実行</w:t>
      </w:r>
      <w:r>
        <w:rPr>
          <w:rFonts w:hint="eastAsia"/>
        </w:rPr>
        <w:t>後</w:t>
      </w:r>
      <w:r>
        <w:t>、</w:t>
      </w:r>
      <w:del w:id="5327" w:author="IRK" w:date="2020-03-12T14:39:00Z">
        <w:r w:rsidDel="00A55E2C">
          <w:rPr>
            <w:rFonts w:hint="eastAsia"/>
          </w:rPr>
          <w:delText>以下</w:delText>
        </w:r>
      </w:del>
      <w:ins w:id="5328" w:author="IRK" w:date="2020-03-12T14:39:00Z">
        <w:r w:rsidR="00A55E2C">
          <w:rPr>
            <w:rFonts w:hint="eastAsia"/>
          </w:rPr>
          <w:t>次</w:t>
        </w:r>
      </w:ins>
      <w:r w:rsidR="00141144">
        <w:rPr>
          <w:rFonts w:hint="eastAsia"/>
        </w:rPr>
        <w:t>の</w:t>
      </w:r>
      <w:r w:rsidR="00381860">
        <w:rPr>
          <w:rFonts w:hint="eastAsia"/>
        </w:rPr>
        <w:t>値</w:t>
      </w:r>
      <w:r>
        <w:t>が出力される。</w:t>
      </w:r>
    </w:p>
    <w:p w14:paraId="15B1661E" w14:textId="77777777" w:rsidR="001140F8" w:rsidRDefault="001140F8" w:rsidP="00F93119"/>
    <w:tbl>
      <w:tblPr>
        <w:tblStyle w:val="af4"/>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1140F8" w14:paraId="19E742D5" w14:textId="77777777" w:rsidTr="00AB2487">
        <w:tc>
          <w:tcPr>
            <w:tcW w:w="9498" w:type="dxa"/>
            <w:hideMark/>
          </w:tcPr>
          <w:p w14:paraId="51A74AA3" w14:textId="13E10B66" w:rsidR="001140F8" w:rsidRDefault="001140F8" w:rsidP="00E319FE">
            <w:r>
              <w:t>0.10000000000000000555</w:t>
            </w:r>
          </w:p>
        </w:tc>
      </w:tr>
    </w:tbl>
    <w:p w14:paraId="57FBA345" w14:textId="77A30A27" w:rsidR="001140F8" w:rsidRDefault="001140F8" w:rsidP="00F93119"/>
    <w:p w14:paraId="6BB36940" w14:textId="34BCE300" w:rsidR="001140F8" w:rsidRDefault="001140F8" w:rsidP="00F93119">
      <w:r>
        <w:t>0.1</w:t>
      </w:r>
      <w:r>
        <w:t>という値が出力されたが、小数点以下</w:t>
      </w:r>
      <w:r>
        <w:t>18</w:t>
      </w:r>
      <w:r>
        <w:t>桁から予測していない</w:t>
      </w:r>
      <w:r>
        <w:t>555</w:t>
      </w:r>
      <w:r>
        <w:t>が出力されている。その</w:t>
      </w:r>
      <w:del w:id="5329" w:author="IRK" w:date="2020-03-12T13:59:00Z">
        <w:r w:rsidDel="008A7A8D">
          <w:delText>理由</w:delText>
        </w:r>
      </w:del>
      <w:ins w:id="5330" w:author="IRK" w:date="2020-03-12T13:59:00Z">
        <w:r w:rsidR="008A7A8D">
          <w:rPr>
            <w:rFonts w:hint="eastAsia"/>
          </w:rPr>
          <w:t>事由</w:t>
        </w:r>
      </w:ins>
      <w:r w:rsidR="00A2316A" w:rsidRPr="00AB2487">
        <w:rPr>
          <w:rFonts w:ascii="ＭＳ Ｐゴシック" w:hAnsi="ＭＳ Ｐゴシック" w:hint="eastAsia"/>
        </w:rPr>
        <w:t>を理解する</w:t>
      </w:r>
      <w:r>
        <w:t>ためには、</w:t>
      </w:r>
      <w:r w:rsidR="00BA0F3B">
        <w:rPr>
          <w:rFonts w:hint="eastAsia"/>
        </w:rPr>
        <w:t>10</w:t>
      </w:r>
      <w:r>
        <w:t>進法の表記を</w:t>
      </w:r>
      <w:r w:rsidR="00BA0F3B">
        <w:rPr>
          <w:rFonts w:hint="eastAsia"/>
        </w:rPr>
        <w:t>2</w:t>
      </w:r>
      <w:r>
        <w:t>進法の表記に変換するプロセスについて理解する必要がある。</w:t>
      </w:r>
    </w:p>
    <w:p w14:paraId="597126C8" w14:textId="77777777" w:rsidR="009962C2" w:rsidRDefault="009962C2" w:rsidP="00F93119"/>
    <w:p w14:paraId="64E99FBE" w14:textId="77777777" w:rsidR="001140F8" w:rsidRDefault="001140F8" w:rsidP="00F93119">
      <w:pPr>
        <w:pStyle w:val="32"/>
      </w:pPr>
      <w:bookmarkStart w:id="5331" w:name="_Toc385838785"/>
      <w:bookmarkStart w:id="5332" w:name="_Toc426449647"/>
      <w:bookmarkStart w:id="5333" w:name="_Toc426449743"/>
      <w:bookmarkStart w:id="5334" w:name="_Toc434858927"/>
      <w:bookmarkStart w:id="5335" w:name="_Toc34988303"/>
      <w:bookmarkStart w:id="5336" w:name="_Toc40799157"/>
      <w:r>
        <w:t>2</w:t>
      </w:r>
      <w:r>
        <w:t>進法での表記</w:t>
      </w:r>
      <w:bookmarkEnd w:id="5331"/>
      <w:bookmarkEnd w:id="5332"/>
      <w:bookmarkEnd w:id="5333"/>
      <w:bookmarkEnd w:id="5334"/>
      <w:bookmarkEnd w:id="5335"/>
      <w:bookmarkEnd w:id="5336"/>
    </w:p>
    <w:p w14:paraId="71A23B19" w14:textId="2F21C4C7" w:rsidR="001140F8" w:rsidRDefault="001140F8" w:rsidP="00F93119">
      <w:r>
        <w:t>10</w:t>
      </w:r>
      <w:r>
        <w:t>進法で表記された整数を</w:t>
      </w:r>
      <w:r>
        <w:t>2</w:t>
      </w:r>
      <w:r>
        <w:t>進法の表記に変換するためには、</w:t>
      </w:r>
      <w:r w:rsidR="00A10EF7" w:rsidRPr="00AB2487">
        <w:rPr>
          <w:rFonts w:ascii="ＭＳ Ｐゴシック" w:hAnsi="ＭＳ Ｐゴシック" w:hint="eastAsia"/>
        </w:rPr>
        <w:t>商</w:t>
      </w:r>
      <w:r>
        <w:t>が</w:t>
      </w:r>
      <w:r>
        <w:t>0</w:t>
      </w:r>
      <w:r>
        <w:t>になるまで</w:t>
      </w:r>
      <w:r>
        <w:t>2</w:t>
      </w:r>
      <w:r>
        <w:t>で割り、それぞれの割り算の余りを逆に表記する。例えば、</w:t>
      </w:r>
      <w:r>
        <w:t>10</w:t>
      </w:r>
      <w:r>
        <w:t>進数</w:t>
      </w:r>
      <w:r>
        <w:t>11</w:t>
      </w:r>
      <w:r>
        <w:t>を</w:t>
      </w:r>
      <w:r>
        <w:t>2</w:t>
      </w:r>
      <w:r>
        <w:t>進法に変換する方法は、次の</w:t>
      </w:r>
      <w:del w:id="5337" w:author="IRK" w:date="2020-03-12T14:44:00Z">
        <w:r w:rsidDel="00985441">
          <w:rPr>
            <w:rFonts w:hint="eastAsia"/>
          </w:rPr>
          <w:delText>通り</w:delText>
        </w:r>
      </w:del>
      <w:ins w:id="5338" w:author="IRK" w:date="2020-03-12T14:44:00Z">
        <w:r w:rsidR="00985441">
          <w:rPr>
            <w:rFonts w:hint="eastAsia"/>
          </w:rPr>
          <w:t>とおり</w:t>
        </w:r>
      </w:ins>
      <w:r>
        <w:t>である。</w:t>
      </w:r>
    </w:p>
    <w:p w14:paraId="77C230AE" w14:textId="77777777" w:rsidR="00981EE5" w:rsidRDefault="00981EE5" w:rsidP="00F93119"/>
    <w:p w14:paraId="6FD27420" w14:textId="4A4A0B8C" w:rsidR="00DE01FD" w:rsidRDefault="00DE01FD" w:rsidP="00F93119">
      <w:pPr>
        <w:pStyle w:val="af5"/>
      </w:pPr>
      <w:bookmarkStart w:id="5339" w:name="_Toc40799316"/>
      <w:r>
        <w:t>[</w:t>
      </w:r>
      <w:del w:id="5340" w:author="IRK" w:date="2020-03-12T15:15: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86</w:delText>
        </w:r>
        <w:r w:rsidR="00E65728" w:rsidDel="00E27ACD">
          <w:rPr>
            <w:noProof/>
          </w:rPr>
          <w:fldChar w:fldCharType="end"/>
        </w:r>
        <w:r w:rsidDel="00E27ACD">
          <w:rPr>
            <w:rFonts w:hint="eastAsia"/>
          </w:rPr>
          <w:delText xml:space="preserve">　</w:delText>
        </w:r>
      </w:del>
      <w:ins w:id="5341" w:author="IRK" w:date="2020-03-12T15:15: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93</w:t>
      </w:r>
      <w:ins w:id="5342" w:author="IRK" w:date="2020-03-12T15:15:00Z">
        <w:r w:rsidR="00E27ACD">
          <w:fldChar w:fldCharType="end"/>
        </w:r>
        <w:r w:rsidR="00E27ACD">
          <w:rPr>
            <w:rFonts w:hint="eastAsia"/>
          </w:rPr>
          <w:t xml:space="preserve"> </w:t>
        </w:r>
      </w:ins>
      <w:r>
        <w:rPr>
          <w:noProof/>
        </w:rPr>
        <w:t>10</w:t>
      </w:r>
      <w:r>
        <w:rPr>
          <w:noProof/>
        </w:rPr>
        <w:t>進数</w:t>
      </w:r>
      <w:r>
        <w:rPr>
          <w:noProof/>
        </w:rPr>
        <w:t>11</w:t>
      </w:r>
      <w:r>
        <w:rPr>
          <w:noProof/>
        </w:rPr>
        <w:t>を</w:t>
      </w:r>
      <w:r>
        <w:rPr>
          <w:noProof/>
        </w:rPr>
        <w:t>2</w:t>
      </w:r>
      <w:r>
        <w:rPr>
          <w:noProof/>
        </w:rPr>
        <w:t>進数に変換</w:t>
      </w:r>
      <w:r>
        <w:rPr>
          <w:rFonts w:hint="eastAsia"/>
          <w:noProof/>
        </w:rPr>
        <w:t>]</w:t>
      </w:r>
      <w:bookmarkEnd w:id="5339"/>
    </w:p>
    <w:tbl>
      <w:tblPr>
        <w:tblStyle w:val="af4"/>
        <w:tblW w:w="0" w:type="auto"/>
        <w:jc w:val="center"/>
        <w:tblLook w:val="04A0" w:firstRow="1" w:lastRow="0" w:firstColumn="1" w:lastColumn="0" w:noHBand="0" w:noVBand="1"/>
        <w:tblPrChange w:id="5343" w:author="IRK" w:date="2020-04-14T15:51:00Z">
          <w:tblPr>
            <w:tblStyle w:val="af4"/>
            <w:tblW w:w="0" w:type="auto"/>
            <w:tblInd w:w="108" w:type="dxa"/>
            <w:tblLook w:val="04A0" w:firstRow="1" w:lastRow="0" w:firstColumn="1" w:lastColumn="0" w:noHBand="0" w:noVBand="1"/>
          </w:tblPr>
        </w:tblPrChange>
      </w:tblPr>
      <w:tblGrid>
        <w:gridCol w:w="9463"/>
        <w:tblGridChange w:id="5344">
          <w:tblGrid>
            <w:gridCol w:w="9463"/>
          </w:tblGrid>
        </w:tblGridChange>
      </w:tblGrid>
      <w:tr w:rsidR="001140F8" w14:paraId="2560B938"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345" w:author="IRK" w:date="2020-04-14T15:51:00Z">
              <w:tcPr>
                <w:tcW w:w="9463" w:type="dxa"/>
                <w:tcBorders>
                  <w:top w:val="single" w:sz="4" w:space="0" w:color="auto"/>
                  <w:left w:val="single" w:sz="4" w:space="0" w:color="auto"/>
                  <w:bottom w:val="single" w:sz="4" w:space="0" w:color="auto"/>
                  <w:right w:val="single" w:sz="4" w:space="0" w:color="auto"/>
                </w:tcBorders>
              </w:tcPr>
            </w:tcPrChange>
          </w:tcPr>
          <w:p w14:paraId="77BDE5A2" w14:textId="77777777" w:rsidR="001140F8" w:rsidRDefault="001140F8">
            <w:pPr>
              <w:pStyle w:val="1b"/>
              <w:pPrChange w:id="5346" w:author="IRK" w:date="2020-04-14T13:56:00Z">
                <w:pPr>
                  <w:pStyle w:val="aff1"/>
                </w:pPr>
              </w:pPrChange>
            </w:pPr>
            <w:r>
              <w:t>11 ÷ 2 = 5 ...... 1(</w:t>
            </w:r>
            <w:r w:rsidR="00E65728" w:rsidRPr="00AB2487">
              <w:rPr>
                <w:rFonts w:ascii="ＭＳ Ｐゴシック" w:hAnsi="ＭＳ Ｐゴシック" w:hint="eastAsia"/>
              </w:rPr>
              <w:t>余り</w:t>
            </w:r>
            <w:r>
              <w:t>)</w:t>
            </w:r>
          </w:p>
          <w:p w14:paraId="4B1F7B5A" w14:textId="77777777" w:rsidR="001140F8" w:rsidRDefault="001140F8">
            <w:pPr>
              <w:pStyle w:val="1b"/>
              <w:pPrChange w:id="5347" w:author="IRK" w:date="2020-04-14T13:56:00Z">
                <w:pPr>
                  <w:pStyle w:val="aff1"/>
                </w:pPr>
              </w:pPrChange>
            </w:pPr>
            <w:r>
              <w:t>5 ÷ 2 = 2 …… 1</w:t>
            </w:r>
          </w:p>
          <w:p w14:paraId="11CBFD25" w14:textId="77777777" w:rsidR="001140F8" w:rsidRDefault="001140F8">
            <w:pPr>
              <w:pStyle w:val="1b"/>
              <w:pPrChange w:id="5348" w:author="IRK" w:date="2020-04-14T13:56:00Z">
                <w:pPr>
                  <w:pStyle w:val="aff1"/>
                </w:pPr>
              </w:pPrChange>
            </w:pPr>
            <w:r>
              <w:t>2 ÷ 2 = 1 …… 0</w:t>
            </w:r>
          </w:p>
          <w:p w14:paraId="59BB38ED" w14:textId="77777777" w:rsidR="001140F8" w:rsidRDefault="001140F8">
            <w:pPr>
              <w:pStyle w:val="1b"/>
              <w:pPrChange w:id="5349" w:author="IRK" w:date="2020-04-14T13:56:00Z">
                <w:pPr>
                  <w:pStyle w:val="aff1"/>
                </w:pPr>
              </w:pPrChange>
            </w:pPr>
            <w:r>
              <w:t>1 ÷ 2 = 0 …… 1</w:t>
            </w:r>
          </w:p>
          <w:p w14:paraId="7E83B6AF" w14:textId="77777777" w:rsidR="001140F8" w:rsidRDefault="001140F8">
            <w:pPr>
              <w:pStyle w:val="1b"/>
              <w:pPrChange w:id="5350" w:author="IRK" w:date="2020-04-14T13:56:00Z">
                <w:pPr>
                  <w:pStyle w:val="aff1"/>
                </w:pPr>
              </w:pPrChange>
            </w:pPr>
          </w:p>
          <w:p w14:paraId="1E044892" w14:textId="77777777" w:rsidR="001140F8" w:rsidRDefault="001140F8">
            <w:pPr>
              <w:pStyle w:val="1b"/>
              <w:pPrChange w:id="5351" w:author="IRK" w:date="2020-04-14T13:56:00Z">
                <w:pPr>
                  <w:pStyle w:val="aff1"/>
                </w:pPr>
              </w:pPrChange>
            </w:pPr>
            <w:r w:rsidRPr="00996962">
              <w:rPr>
                <w:rFonts w:ascii="ＭＳ Ｐゴシック" w:hAnsi="ＭＳ Ｐゴシック"/>
              </w:rPr>
              <w:t>余りの逆順：</w:t>
            </w:r>
            <w:r>
              <w:t>1011</w:t>
            </w:r>
            <w:r>
              <w:rPr>
                <w:vertAlign w:val="subscript"/>
              </w:rPr>
              <w:t>(2)</w:t>
            </w:r>
          </w:p>
        </w:tc>
      </w:tr>
    </w:tbl>
    <w:p w14:paraId="0AAE6B52" w14:textId="77777777" w:rsidR="002B269E" w:rsidRDefault="002B269E" w:rsidP="00F93119"/>
    <w:p w14:paraId="6057D153" w14:textId="6DD91D25" w:rsidR="001140F8" w:rsidRDefault="001140F8" w:rsidP="00F93119">
      <w:r>
        <w:t>反対に、小数点以下の部分を</w:t>
      </w:r>
      <w:r>
        <w:t>2</w:t>
      </w:r>
      <w:r>
        <w:t>進法に変換するためには小数点以下がなくなるまで</w:t>
      </w:r>
      <w:r>
        <w:t>2</w:t>
      </w:r>
      <w:r>
        <w:t>を掛け、各掛け算の結果の整数を順に表記する。例えば、</w:t>
      </w:r>
      <w:r>
        <w:t>10</w:t>
      </w:r>
      <w:r>
        <w:t>進数</w:t>
      </w:r>
      <w:r>
        <w:t>0</w:t>
      </w:r>
      <w:r w:rsidR="000C219E">
        <w:rPr>
          <w:rFonts w:hint="eastAsia"/>
        </w:rPr>
        <w:t>.</w:t>
      </w:r>
      <w:r>
        <w:t>125</w:t>
      </w:r>
      <w:r>
        <w:t>を</w:t>
      </w:r>
      <w:r>
        <w:t>2</w:t>
      </w:r>
      <w:r>
        <w:t>進法の表記に変換する方法は、次の</w:t>
      </w:r>
      <w:del w:id="5352" w:author="IRK" w:date="2020-03-12T14:44:00Z">
        <w:r w:rsidDel="00985441">
          <w:rPr>
            <w:rFonts w:hint="eastAsia"/>
          </w:rPr>
          <w:delText>通り</w:delText>
        </w:r>
      </w:del>
      <w:ins w:id="5353" w:author="IRK" w:date="2020-03-12T14:44:00Z">
        <w:r w:rsidR="00985441">
          <w:rPr>
            <w:rFonts w:hint="eastAsia"/>
          </w:rPr>
          <w:t>とおり</w:t>
        </w:r>
      </w:ins>
      <w:r>
        <w:t>である。</w:t>
      </w:r>
    </w:p>
    <w:p w14:paraId="24064142" w14:textId="77777777" w:rsidR="001140F8" w:rsidRDefault="001140F8" w:rsidP="00F93119"/>
    <w:p w14:paraId="1F024E3B" w14:textId="4A74579D" w:rsidR="00104B4F" w:rsidRDefault="00104B4F" w:rsidP="00F93119">
      <w:pPr>
        <w:pStyle w:val="af5"/>
      </w:pPr>
      <w:bookmarkStart w:id="5354" w:name="_Toc40799317"/>
      <w:r>
        <w:t>[</w:t>
      </w:r>
      <w:del w:id="5355" w:author="IRK" w:date="2020-03-12T15:15: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87</w:delText>
        </w:r>
        <w:r w:rsidR="00E65728" w:rsidDel="00E27ACD">
          <w:rPr>
            <w:noProof/>
          </w:rPr>
          <w:fldChar w:fldCharType="end"/>
        </w:r>
        <w:r w:rsidDel="00E27ACD">
          <w:rPr>
            <w:rFonts w:hint="eastAsia"/>
          </w:rPr>
          <w:delText xml:space="preserve">　</w:delText>
        </w:r>
      </w:del>
      <w:ins w:id="5356" w:author="IRK" w:date="2020-03-12T15:15: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94</w:t>
      </w:r>
      <w:ins w:id="5357" w:author="IRK" w:date="2020-03-12T15:15:00Z">
        <w:r w:rsidR="00E27ACD">
          <w:fldChar w:fldCharType="end"/>
        </w:r>
        <w:r w:rsidR="00E27ACD">
          <w:rPr>
            <w:rFonts w:hint="eastAsia"/>
          </w:rPr>
          <w:t xml:space="preserve"> </w:t>
        </w:r>
      </w:ins>
      <w:r>
        <w:rPr>
          <w:noProof/>
        </w:rPr>
        <w:t>10</w:t>
      </w:r>
      <w:r>
        <w:rPr>
          <w:noProof/>
        </w:rPr>
        <w:t>進数</w:t>
      </w:r>
      <w:r>
        <w:rPr>
          <w:noProof/>
        </w:rPr>
        <w:t>0.125</w:t>
      </w:r>
      <w:r>
        <w:rPr>
          <w:noProof/>
        </w:rPr>
        <w:t>の</w:t>
      </w:r>
      <w:r>
        <w:rPr>
          <w:noProof/>
        </w:rPr>
        <w:t>2</w:t>
      </w:r>
      <w:r>
        <w:rPr>
          <w:noProof/>
        </w:rPr>
        <w:t>進法での表記</w:t>
      </w:r>
      <w:r>
        <w:rPr>
          <w:rFonts w:hint="eastAsia"/>
          <w:noProof/>
        </w:rPr>
        <w:t>]</w:t>
      </w:r>
      <w:bookmarkEnd w:id="5354"/>
    </w:p>
    <w:tbl>
      <w:tblPr>
        <w:tblStyle w:val="af4"/>
        <w:tblW w:w="0" w:type="auto"/>
        <w:jc w:val="center"/>
        <w:tblLook w:val="04A0" w:firstRow="1" w:lastRow="0" w:firstColumn="1" w:lastColumn="0" w:noHBand="0" w:noVBand="1"/>
        <w:tblPrChange w:id="5358" w:author="IRK" w:date="2020-04-14T15:51:00Z">
          <w:tblPr>
            <w:tblStyle w:val="af4"/>
            <w:tblW w:w="0" w:type="auto"/>
            <w:tblInd w:w="108" w:type="dxa"/>
            <w:tblLook w:val="04A0" w:firstRow="1" w:lastRow="0" w:firstColumn="1" w:lastColumn="0" w:noHBand="0" w:noVBand="1"/>
          </w:tblPr>
        </w:tblPrChange>
      </w:tblPr>
      <w:tblGrid>
        <w:gridCol w:w="9463"/>
        <w:tblGridChange w:id="5359">
          <w:tblGrid>
            <w:gridCol w:w="9463"/>
          </w:tblGrid>
        </w:tblGridChange>
      </w:tblGrid>
      <w:tr w:rsidR="001140F8" w:rsidRPr="00E909BB" w14:paraId="11CE9CB6"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360" w:author="IRK" w:date="2020-04-14T15:51:00Z">
              <w:tcPr>
                <w:tcW w:w="9463" w:type="dxa"/>
                <w:tcBorders>
                  <w:top w:val="single" w:sz="4" w:space="0" w:color="auto"/>
                  <w:left w:val="single" w:sz="4" w:space="0" w:color="auto"/>
                  <w:bottom w:val="single" w:sz="4" w:space="0" w:color="auto"/>
                  <w:right w:val="single" w:sz="4" w:space="0" w:color="auto"/>
                </w:tcBorders>
              </w:tcPr>
            </w:tcPrChange>
          </w:tcPr>
          <w:p w14:paraId="367FEB53" w14:textId="77777777" w:rsidR="001140F8" w:rsidRPr="00E909BB" w:rsidRDefault="001140F8">
            <w:pPr>
              <w:pStyle w:val="1b"/>
              <w:rPr>
                <w:lang w:eastAsia="zh-CN"/>
              </w:rPr>
              <w:pPrChange w:id="5361" w:author="IRK" w:date="2020-04-14T13:56:00Z">
                <w:pPr>
                  <w:pStyle w:val="aff1"/>
                </w:pPr>
              </w:pPrChange>
            </w:pPr>
            <w:r>
              <w:rPr>
                <w:lang w:eastAsia="zh-CN"/>
              </w:rPr>
              <w:t>0.125 × 2 = 0.25 …… 0</w:t>
            </w:r>
            <w:r w:rsidR="00996962">
              <w:rPr>
                <w:lang w:eastAsia="zh-CN"/>
              </w:rPr>
              <w:t>(</w:t>
            </w:r>
            <w:r w:rsidRPr="00996962">
              <w:rPr>
                <w:rFonts w:ascii="ＭＳ Ｐゴシック" w:hAnsi="ＭＳ Ｐゴシック"/>
                <w:lang w:eastAsia="zh-CN"/>
              </w:rPr>
              <w:t>整数部分</w:t>
            </w:r>
            <w:r w:rsidR="00996962">
              <w:rPr>
                <w:lang w:eastAsia="zh-CN"/>
              </w:rPr>
              <w:t>)</w:t>
            </w:r>
          </w:p>
          <w:p w14:paraId="6473AA57" w14:textId="77777777" w:rsidR="001140F8" w:rsidRPr="00E909BB" w:rsidRDefault="001140F8">
            <w:pPr>
              <w:pStyle w:val="1b"/>
              <w:rPr>
                <w:lang w:eastAsia="zh-CN"/>
              </w:rPr>
              <w:pPrChange w:id="5362" w:author="IRK" w:date="2020-04-14T13:56:00Z">
                <w:pPr>
                  <w:pStyle w:val="aff1"/>
                </w:pPr>
              </w:pPrChange>
            </w:pPr>
            <w:r>
              <w:rPr>
                <w:lang w:eastAsia="zh-CN"/>
              </w:rPr>
              <w:t>0.25 × 2 = 0.5 …… 0</w:t>
            </w:r>
          </w:p>
          <w:p w14:paraId="445AA79E" w14:textId="77777777" w:rsidR="001140F8" w:rsidRPr="00E909BB" w:rsidRDefault="001140F8">
            <w:pPr>
              <w:pStyle w:val="1b"/>
              <w:pPrChange w:id="5363" w:author="IRK" w:date="2020-04-14T13:56:00Z">
                <w:pPr>
                  <w:pStyle w:val="aff1"/>
                </w:pPr>
              </w:pPrChange>
            </w:pPr>
            <w:r>
              <w:t>0.5 × 2 = 0.0 …… 1</w:t>
            </w:r>
          </w:p>
          <w:p w14:paraId="64DD3455" w14:textId="77777777" w:rsidR="001140F8" w:rsidRPr="00E909BB" w:rsidRDefault="001140F8">
            <w:pPr>
              <w:pStyle w:val="1b"/>
              <w:pPrChange w:id="5364" w:author="IRK" w:date="2020-04-14T13:56:00Z">
                <w:pPr>
                  <w:pStyle w:val="aff1"/>
                </w:pPr>
              </w:pPrChange>
            </w:pPr>
          </w:p>
          <w:p w14:paraId="152D9C37" w14:textId="77777777" w:rsidR="001140F8" w:rsidRPr="00E909BB" w:rsidRDefault="001140F8">
            <w:pPr>
              <w:pStyle w:val="1b"/>
              <w:pPrChange w:id="5365" w:author="IRK" w:date="2020-04-14T13:56:00Z">
                <w:pPr>
                  <w:pStyle w:val="aff1"/>
                </w:pPr>
              </w:pPrChange>
            </w:pPr>
            <w:r w:rsidRPr="00996962">
              <w:t>整数部分の順番：</w:t>
            </w:r>
            <w:r>
              <w:t>.001(2)</w:t>
            </w:r>
          </w:p>
        </w:tc>
      </w:tr>
    </w:tbl>
    <w:p w14:paraId="3E5EA478" w14:textId="77777777" w:rsidR="001140F8" w:rsidRPr="004B2AC9" w:rsidRDefault="001140F8" w:rsidP="00F93119"/>
    <w:p w14:paraId="4FD86BD4" w14:textId="1A4280E2" w:rsidR="001140F8" w:rsidRDefault="001140F8" w:rsidP="00F93119">
      <w:r>
        <w:rPr>
          <w:rFonts w:hint="eastAsia"/>
        </w:rPr>
        <w:t>同様の</w:t>
      </w:r>
      <w:r>
        <w:t>方法で、</w:t>
      </w:r>
      <w:r>
        <w:t>10</w:t>
      </w:r>
      <w:r>
        <w:t>進数</w:t>
      </w:r>
      <w:r>
        <w:t>0.1</w:t>
      </w:r>
      <w:r>
        <w:t>を</w:t>
      </w:r>
      <w:r>
        <w:t>2</w:t>
      </w:r>
      <w:r>
        <w:t>進法の表記に変換すると</w:t>
      </w:r>
      <w:del w:id="5366" w:author="IRK" w:date="2020-04-13T10:06:00Z">
        <w:r w:rsidDel="004651A8">
          <w:delText>表</w:delText>
        </w:r>
        <w:r w:rsidR="0015391F" w:rsidDel="004651A8">
          <w:delText>88</w:delText>
        </w:r>
      </w:del>
      <w:ins w:id="5367" w:author="IRK" w:date="2020-04-13T10:06:00Z">
        <w:r w:rsidR="004651A8">
          <w:rPr>
            <w:rFonts w:hint="eastAsia"/>
          </w:rPr>
          <w:t>次の表</w:t>
        </w:r>
      </w:ins>
      <w:r>
        <w:t>のようになる。</w:t>
      </w:r>
    </w:p>
    <w:p w14:paraId="3CAD94DC" w14:textId="77777777" w:rsidR="001140F8" w:rsidRDefault="001140F8" w:rsidP="00F93119"/>
    <w:p w14:paraId="6A348486" w14:textId="41EE55E8" w:rsidR="00104B4F" w:rsidRDefault="00104B4F" w:rsidP="00F93119">
      <w:pPr>
        <w:pStyle w:val="af5"/>
      </w:pPr>
      <w:bookmarkStart w:id="5368" w:name="_Toc40799318"/>
      <w:r>
        <w:t>[</w:t>
      </w:r>
      <w:del w:id="5369" w:author="IRK" w:date="2020-03-12T15:15: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88</w:delText>
        </w:r>
        <w:r w:rsidR="00E65728" w:rsidDel="00E27ACD">
          <w:rPr>
            <w:noProof/>
          </w:rPr>
          <w:fldChar w:fldCharType="end"/>
        </w:r>
        <w:r w:rsidDel="00E27ACD">
          <w:rPr>
            <w:rFonts w:hint="eastAsia"/>
          </w:rPr>
          <w:delText xml:space="preserve">　</w:delText>
        </w:r>
      </w:del>
      <w:ins w:id="5370" w:author="IRK" w:date="2020-03-12T15:15: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95</w:t>
      </w:r>
      <w:ins w:id="5371" w:author="IRK" w:date="2020-03-12T15:15:00Z">
        <w:r w:rsidR="00E27ACD">
          <w:fldChar w:fldCharType="end"/>
        </w:r>
      </w:ins>
      <w:ins w:id="5372" w:author="IRK" w:date="2020-03-12T15:16:00Z">
        <w:r w:rsidR="00E27ACD">
          <w:rPr>
            <w:rFonts w:hint="eastAsia"/>
          </w:rPr>
          <w:t xml:space="preserve"> </w:t>
        </w:r>
      </w:ins>
      <w:r>
        <w:rPr>
          <w:noProof/>
        </w:rPr>
        <w:t>10</w:t>
      </w:r>
      <w:r>
        <w:rPr>
          <w:noProof/>
        </w:rPr>
        <w:t>進数</w:t>
      </w:r>
      <w:r>
        <w:rPr>
          <w:noProof/>
        </w:rPr>
        <w:t>0.1</w:t>
      </w:r>
      <w:r>
        <w:rPr>
          <w:noProof/>
        </w:rPr>
        <w:t>の</w:t>
      </w:r>
      <w:r>
        <w:rPr>
          <w:noProof/>
        </w:rPr>
        <w:t>2</w:t>
      </w:r>
      <w:r>
        <w:rPr>
          <w:noProof/>
        </w:rPr>
        <w:t>進法での表記</w:t>
      </w:r>
      <w:r>
        <w:rPr>
          <w:rFonts w:hint="eastAsia"/>
          <w:noProof/>
        </w:rPr>
        <w:t>]</w:t>
      </w:r>
      <w:bookmarkEnd w:id="5368"/>
    </w:p>
    <w:tbl>
      <w:tblPr>
        <w:tblStyle w:val="af4"/>
        <w:tblW w:w="0" w:type="auto"/>
        <w:jc w:val="center"/>
        <w:tblLook w:val="04A0" w:firstRow="1" w:lastRow="0" w:firstColumn="1" w:lastColumn="0" w:noHBand="0" w:noVBand="1"/>
        <w:tblPrChange w:id="5373" w:author="IRK" w:date="2020-04-14T15:51:00Z">
          <w:tblPr>
            <w:tblStyle w:val="af4"/>
            <w:tblW w:w="0" w:type="auto"/>
            <w:tblInd w:w="108" w:type="dxa"/>
            <w:tblLook w:val="04A0" w:firstRow="1" w:lastRow="0" w:firstColumn="1" w:lastColumn="0" w:noHBand="0" w:noVBand="1"/>
          </w:tblPr>
        </w:tblPrChange>
      </w:tblPr>
      <w:tblGrid>
        <w:gridCol w:w="9463"/>
        <w:tblGridChange w:id="5374">
          <w:tblGrid>
            <w:gridCol w:w="9463"/>
          </w:tblGrid>
        </w:tblGridChange>
      </w:tblGrid>
      <w:tr w:rsidR="001140F8" w14:paraId="248601CC"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375" w:author="IRK" w:date="2020-04-14T15:51:00Z">
              <w:tcPr>
                <w:tcW w:w="9463" w:type="dxa"/>
                <w:tcBorders>
                  <w:top w:val="single" w:sz="4" w:space="0" w:color="auto"/>
                  <w:left w:val="single" w:sz="4" w:space="0" w:color="auto"/>
                  <w:bottom w:val="single" w:sz="4" w:space="0" w:color="auto"/>
                  <w:right w:val="single" w:sz="4" w:space="0" w:color="auto"/>
                </w:tcBorders>
              </w:tcPr>
            </w:tcPrChange>
          </w:tcPr>
          <w:p w14:paraId="7BCD0941" w14:textId="77777777" w:rsidR="001140F8" w:rsidRDefault="001140F8">
            <w:pPr>
              <w:pStyle w:val="1b"/>
              <w:pPrChange w:id="5376" w:author="IRK" w:date="2020-04-14T13:56:00Z">
                <w:pPr>
                  <w:pStyle w:val="aff1"/>
                </w:pPr>
              </w:pPrChange>
            </w:pPr>
            <w:r>
              <w:t>0.1 × 2 = 0.2 …… 0        (1)</w:t>
            </w:r>
          </w:p>
          <w:p w14:paraId="03E8F721" w14:textId="77777777" w:rsidR="001140F8" w:rsidRDefault="001140F8">
            <w:pPr>
              <w:pStyle w:val="1b"/>
              <w:pPrChange w:id="5377" w:author="IRK" w:date="2020-04-14T13:56:00Z">
                <w:pPr>
                  <w:pStyle w:val="aff1"/>
                </w:pPr>
              </w:pPrChange>
            </w:pPr>
            <w:r>
              <w:t>0.2 × 2 = 0.4 …… 0</w:t>
            </w:r>
          </w:p>
          <w:p w14:paraId="1B5D71DA" w14:textId="77777777" w:rsidR="001140F8" w:rsidRDefault="001140F8">
            <w:pPr>
              <w:pStyle w:val="1b"/>
              <w:pPrChange w:id="5378" w:author="IRK" w:date="2020-04-14T13:56:00Z">
                <w:pPr>
                  <w:pStyle w:val="aff1"/>
                </w:pPr>
              </w:pPrChange>
            </w:pPr>
            <w:r>
              <w:t>0.4 × 2 = 0.8 …… 0</w:t>
            </w:r>
          </w:p>
          <w:p w14:paraId="6AE568E5" w14:textId="77777777" w:rsidR="001140F8" w:rsidRDefault="001140F8">
            <w:pPr>
              <w:pStyle w:val="1b"/>
              <w:pPrChange w:id="5379" w:author="IRK" w:date="2020-04-14T13:56:00Z">
                <w:pPr>
                  <w:pStyle w:val="aff1"/>
                </w:pPr>
              </w:pPrChange>
            </w:pPr>
            <w:r>
              <w:t>0.8 × 2 = 0.6 …… 1</w:t>
            </w:r>
          </w:p>
          <w:p w14:paraId="7DF61BF0" w14:textId="77777777" w:rsidR="001140F8" w:rsidRDefault="001140F8">
            <w:pPr>
              <w:pStyle w:val="1b"/>
              <w:pPrChange w:id="5380" w:author="IRK" w:date="2020-04-14T13:56:00Z">
                <w:pPr>
                  <w:pStyle w:val="aff1"/>
                </w:pPr>
              </w:pPrChange>
            </w:pPr>
            <w:r>
              <w:t>0.6 × 2 = 0.2 …… 1</w:t>
            </w:r>
          </w:p>
          <w:p w14:paraId="659AC50A" w14:textId="77777777" w:rsidR="001140F8" w:rsidRDefault="001140F8">
            <w:pPr>
              <w:pStyle w:val="1b"/>
              <w:pPrChange w:id="5381" w:author="IRK" w:date="2020-04-14T13:56:00Z">
                <w:pPr>
                  <w:pStyle w:val="aff1"/>
                </w:pPr>
              </w:pPrChange>
            </w:pPr>
            <w:r>
              <w:t>(1)</w:t>
            </w:r>
            <w:r w:rsidRPr="00996962">
              <w:t>から繰り返し</w:t>
            </w:r>
          </w:p>
          <w:p w14:paraId="7D85FE66" w14:textId="77777777" w:rsidR="001140F8" w:rsidRDefault="001140F8">
            <w:pPr>
              <w:pStyle w:val="1b"/>
              <w:pPrChange w:id="5382" w:author="IRK" w:date="2020-04-14T13:56:00Z">
                <w:pPr>
                  <w:pStyle w:val="aff1"/>
                </w:pPr>
              </w:pPrChange>
            </w:pPr>
          </w:p>
          <w:p w14:paraId="187D933B" w14:textId="77777777" w:rsidR="001140F8" w:rsidRDefault="001140F8">
            <w:pPr>
              <w:pStyle w:val="1b"/>
              <w:pPrChange w:id="5383" w:author="IRK" w:date="2020-04-14T13:56:00Z">
                <w:pPr>
                  <w:pStyle w:val="aff1"/>
                </w:pPr>
              </w:pPrChange>
            </w:pPr>
            <w:r>
              <w:t>0.1</w:t>
            </w:r>
            <w:r>
              <w:rPr>
                <w:vertAlign w:val="subscript"/>
              </w:rPr>
              <w:t>(10)</w:t>
            </w:r>
            <w:r>
              <w:t xml:space="preserve"> = …</w:t>
            </w:r>
            <w:r>
              <w:rPr>
                <w:vertAlign w:val="subscript"/>
              </w:rPr>
              <w:t>(2)</w:t>
            </w:r>
          </w:p>
        </w:tc>
      </w:tr>
    </w:tbl>
    <w:p w14:paraId="43FFADE6" w14:textId="77777777" w:rsidR="001140F8" w:rsidRDefault="001140F8" w:rsidP="00F93119"/>
    <w:p w14:paraId="42BF32A3" w14:textId="649834FC" w:rsidR="001140F8" w:rsidRPr="004E7CFF" w:rsidRDefault="001140F8" w:rsidP="00F93119">
      <w:r>
        <w:t>10</w:t>
      </w:r>
      <w:r>
        <w:t>進法で有限小数である</w:t>
      </w:r>
      <w:r>
        <w:t>0.1</w:t>
      </w:r>
      <w:r>
        <w:t>は</w:t>
      </w:r>
      <w:r>
        <w:t>2</w:t>
      </w:r>
      <w:r>
        <w:t>進法では無限小数になるので、有限なビット内では</w:t>
      </w:r>
      <w:r w:rsidR="008C63A8">
        <w:t>2</w:t>
      </w:r>
      <w:r w:rsidR="008C63A8">
        <w:t>進法</w:t>
      </w:r>
      <w:r w:rsidR="008C63A8">
        <w:rPr>
          <w:rFonts w:hint="eastAsia"/>
        </w:rPr>
        <w:t>に</w:t>
      </w:r>
      <w:r>
        <w:t>表現できない。</w:t>
      </w:r>
    </w:p>
    <w:p w14:paraId="3C066823" w14:textId="77777777" w:rsidR="009962C2" w:rsidRPr="00E909BB" w:rsidRDefault="009962C2" w:rsidP="00F93119"/>
    <w:p w14:paraId="5CD5E725" w14:textId="77777777" w:rsidR="001140F8" w:rsidRDefault="001140F8" w:rsidP="00F93119">
      <w:pPr>
        <w:pStyle w:val="32"/>
      </w:pPr>
      <w:bookmarkStart w:id="5384" w:name="_Toc385838786"/>
      <w:bookmarkStart w:id="5385" w:name="_Toc426449648"/>
      <w:bookmarkStart w:id="5386" w:name="_Toc426449744"/>
      <w:bookmarkStart w:id="5387" w:name="_Toc434858928"/>
      <w:bookmarkStart w:id="5388" w:name="_Toc34988304"/>
      <w:bookmarkStart w:id="5389" w:name="_Toc40799158"/>
      <w:r>
        <w:t>IEEE754</w:t>
      </w:r>
      <w:r>
        <w:t>倍精度実数型</w:t>
      </w:r>
      <w:bookmarkEnd w:id="5384"/>
      <w:bookmarkEnd w:id="5385"/>
      <w:bookmarkEnd w:id="5386"/>
      <w:bookmarkEnd w:id="5387"/>
      <w:bookmarkEnd w:id="5388"/>
      <w:bookmarkEnd w:id="5389"/>
    </w:p>
    <w:p w14:paraId="15116DE1" w14:textId="77777777" w:rsidR="001140F8" w:rsidRDefault="001140F8" w:rsidP="00F93119">
      <w:r>
        <w:t>IEEE754</w:t>
      </w:r>
      <w:r>
        <w:t>倍精度実数型は</w:t>
      </w:r>
      <w:r>
        <w:t>8</w:t>
      </w:r>
      <w:r>
        <w:t>バイトのデータで、次のような構造になっている。</w:t>
      </w:r>
    </w:p>
    <w:p w14:paraId="58B118BE" w14:textId="77777777" w:rsidR="00981EE5" w:rsidRDefault="00981EE5" w:rsidP="00F93119"/>
    <w:p w14:paraId="1D0F2038" w14:textId="6F9E5F24" w:rsidR="00104B4F" w:rsidRDefault="00104B4F" w:rsidP="00F93119">
      <w:pPr>
        <w:pStyle w:val="af5"/>
      </w:pPr>
      <w:bookmarkStart w:id="5390" w:name="_Toc40799319"/>
      <w:r>
        <w:t>[</w:t>
      </w:r>
      <w:del w:id="5391" w:author="IRK" w:date="2020-03-12T15:16: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89</w:delText>
        </w:r>
        <w:r w:rsidR="00E65728" w:rsidDel="00E27ACD">
          <w:rPr>
            <w:noProof/>
          </w:rPr>
          <w:fldChar w:fldCharType="end"/>
        </w:r>
        <w:r w:rsidDel="00E27ACD">
          <w:rPr>
            <w:rFonts w:hint="eastAsia"/>
          </w:rPr>
          <w:delText xml:space="preserve">　</w:delText>
        </w:r>
      </w:del>
      <w:ins w:id="5392" w:author="IRK" w:date="2020-03-12T15:16: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96</w:t>
      </w:r>
      <w:ins w:id="5393" w:author="IRK" w:date="2020-03-12T15:16:00Z">
        <w:r w:rsidR="00E27ACD">
          <w:fldChar w:fldCharType="end"/>
        </w:r>
        <w:r w:rsidR="00E27ACD">
          <w:rPr>
            <w:rFonts w:hint="eastAsia"/>
          </w:rPr>
          <w:t xml:space="preserve"> </w:t>
        </w:r>
      </w:ins>
      <w:r>
        <w:rPr>
          <w:noProof/>
        </w:rPr>
        <w:t>IEEE754</w:t>
      </w:r>
      <w:r>
        <w:rPr>
          <w:noProof/>
        </w:rPr>
        <w:t>倍精度実数型</w:t>
      </w:r>
      <w:r>
        <w:rPr>
          <w:rFonts w:hint="eastAsia"/>
          <w:noProof/>
        </w:rPr>
        <w:t>]</w:t>
      </w:r>
      <w:bookmarkEnd w:id="5390"/>
    </w:p>
    <w:tbl>
      <w:tblPr>
        <w:tblStyle w:val="af4"/>
        <w:tblW w:w="0" w:type="auto"/>
        <w:jc w:val="center"/>
        <w:tblLook w:val="04A0" w:firstRow="1" w:lastRow="0" w:firstColumn="1" w:lastColumn="0" w:noHBand="0" w:noVBand="1"/>
        <w:tblPrChange w:id="5394" w:author="IRK" w:date="2020-04-14T15:51:00Z">
          <w:tblPr>
            <w:tblStyle w:val="af4"/>
            <w:tblW w:w="0" w:type="auto"/>
            <w:tblInd w:w="108" w:type="dxa"/>
            <w:tblLook w:val="04A0" w:firstRow="1" w:lastRow="0" w:firstColumn="1" w:lastColumn="0" w:noHBand="0" w:noVBand="1"/>
          </w:tblPr>
        </w:tblPrChange>
      </w:tblPr>
      <w:tblGrid>
        <w:gridCol w:w="3121"/>
        <w:gridCol w:w="3229"/>
        <w:gridCol w:w="3113"/>
        <w:tblGridChange w:id="5395">
          <w:tblGrid>
            <w:gridCol w:w="3121"/>
            <w:gridCol w:w="3229"/>
            <w:gridCol w:w="3113"/>
          </w:tblGrid>
        </w:tblGridChange>
      </w:tblGrid>
      <w:tr w:rsidR="001140F8" w14:paraId="4A2ADC5D" w14:textId="77777777" w:rsidTr="00C054CD">
        <w:trPr>
          <w:jc w:val="center"/>
        </w:trPr>
        <w:tc>
          <w:tcPr>
            <w:tcW w:w="3121" w:type="dxa"/>
            <w:tcBorders>
              <w:top w:val="single" w:sz="4" w:space="0" w:color="auto"/>
              <w:left w:val="single" w:sz="4" w:space="0" w:color="auto"/>
              <w:bottom w:val="single" w:sz="4" w:space="0" w:color="auto"/>
              <w:right w:val="single" w:sz="4" w:space="0" w:color="auto"/>
            </w:tcBorders>
            <w:hideMark/>
            <w:tcPrChange w:id="5396" w:author="IRK" w:date="2020-04-14T15:51:00Z">
              <w:tcPr>
                <w:tcW w:w="3121" w:type="dxa"/>
                <w:tcBorders>
                  <w:top w:val="single" w:sz="4" w:space="0" w:color="auto"/>
                  <w:left w:val="single" w:sz="4" w:space="0" w:color="auto"/>
                  <w:bottom w:val="single" w:sz="4" w:space="0" w:color="auto"/>
                  <w:right w:val="single" w:sz="4" w:space="0" w:color="auto"/>
                </w:tcBorders>
                <w:hideMark/>
              </w:tcPr>
            </w:tcPrChange>
          </w:tcPr>
          <w:p w14:paraId="6853CD19" w14:textId="77777777" w:rsidR="001140F8" w:rsidRDefault="001140F8">
            <w:pPr>
              <w:pStyle w:val="1b"/>
              <w:pPrChange w:id="5397" w:author="IRK" w:date="2020-04-14T13:56:00Z">
                <w:pPr>
                  <w:pStyle w:val="aff1"/>
                </w:pPr>
              </w:pPrChange>
            </w:pPr>
            <w:r>
              <w:t>1 bit sign</w:t>
            </w:r>
            <w:r>
              <w:rPr>
                <w:vertAlign w:val="subscript"/>
              </w:rPr>
              <w:t>(a)</w:t>
            </w:r>
          </w:p>
        </w:tc>
        <w:tc>
          <w:tcPr>
            <w:tcW w:w="3229" w:type="dxa"/>
            <w:tcBorders>
              <w:top w:val="single" w:sz="4" w:space="0" w:color="auto"/>
              <w:left w:val="single" w:sz="4" w:space="0" w:color="auto"/>
              <w:bottom w:val="single" w:sz="4" w:space="0" w:color="auto"/>
              <w:right w:val="single" w:sz="4" w:space="0" w:color="auto"/>
            </w:tcBorders>
            <w:hideMark/>
            <w:tcPrChange w:id="5398" w:author="IRK" w:date="2020-04-14T15:51:00Z">
              <w:tcPr>
                <w:tcW w:w="3229" w:type="dxa"/>
                <w:tcBorders>
                  <w:top w:val="single" w:sz="4" w:space="0" w:color="auto"/>
                  <w:left w:val="single" w:sz="4" w:space="0" w:color="auto"/>
                  <w:bottom w:val="single" w:sz="4" w:space="0" w:color="auto"/>
                  <w:right w:val="single" w:sz="4" w:space="0" w:color="auto"/>
                </w:tcBorders>
                <w:hideMark/>
              </w:tcPr>
            </w:tcPrChange>
          </w:tcPr>
          <w:p w14:paraId="71F0203B" w14:textId="77777777" w:rsidR="001140F8" w:rsidRDefault="001140F8">
            <w:pPr>
              <w:pStyle w:val="1b"/>
              <w:pPrChange w:id="5399" w:author="IRK" w:date="2020-04-14T13:56:00Z">
                <w:pPr>
                  <w:pStyle w:val="aff1"/>
                </w:pPr>
              </w:pPrChange>
            </w:pPr>
            <w:r>
              <w:t>11 bit exponent</w:t>
            </w:r>
            <w:r>
              <w:rPr>
                <w:vertAlign w:val="subscript"/>
              </w:rPr>
              <w:t>(b)</w:t>
            </w:r>
          </w:p>
        </w:tc>
        <w:tc>
          <w:tcPr>
            <w:tcW w:w="3113" w:type="dxa"/>
            <w:tcBorders>
              <w:top w:val="single" w:sz="4" w:space="0" w:color="auto"/>
              <w:left w:val="single" w:sz="4" w:space="0" w:color="auto"/>
              <w:bottom w:val="single" w:sz="4" w:space="0" w:color="auto"/>
              <w:right w:val="single" w:sz="4" w:space="0" w:color="auto"/>
            </w:tcBorders>
            <w:hideMark/>
            <w:tcPrChange w:id="5400" w:author="IRK" w:date="2020-04-14T15:51:00Z">
              <w:tcPr>
                <w:tcW w:w="3113" w:type="dxa"/>
                <w:tcBorders>
                  <w:top w:val="single" w:sz="4" w:space="0" w:color="auto"/>
                  <w:left w:val="single" w:sz="4" w:space="0" w:color="auto"/>
                  <w:bottom w:val="single" w:sz="4" w:space="0" w:color="auto"/>
                  <w:right w:val="single" w:sz="4" w:space="0" w:color="auto"/>
                </w:tcBorders>
                <w:hideMark/>
              </w:tcPr>
            </w:tcPrChange>
          </w:tcPr>
          <w:p w14:paraId="241163B5" w14:textId="77777777" w:rsidR="001140F8" w:rsidRDefault="001140F8">
            <w:pPr>
              <w:pStyle w:val="1b"/>
              <w:pPrChange w:id="5401" w:author="IRK" w:date="2020-04-14T13:56:00Z">
                <w:pPr>
                  <w:pStyle w:val="aff1"/>
                </w:pPr>
              </w:pPrChange>
            </w:pPr>
            <w:r>
              <w:t>52 bit mantissa</w:t>
            </w:r>
            <w:r>
              <w:rPr>
                <w:vertAlign w:val="subscript"/>
              </w:rPr>
              <w:t>(c)</w:t>
            </w:r>
          </w:p>
        </w:tc>
      </w:tr>
    </w:tbl>
    <w:p w14:paraId="704FFDBC" w14:textId="12BE83DC" w:rsidR="00205474" w:rsidRDefault="00205474" w:rsidP="00F93119">
      <w:del w:id="5402" w:author="IRK" w:date="2020-04-13T12:50:00Z">
        <w:r w:rsidDel="00166351">
          <w:br w:type="page"/>
        </w:r>
      </w:del>
    </w:p>
    <w:p w14:paraId="47C617D2" w14:textId="77777777" w:rsidR="001140F8" w:rsidRDefault="001140F8" w:rsidP="00F93119">
      <w:r>
        <w:t>各ビットは</w:t>
      </w:r>
      <w:r>
        <w:t>10</w:t>
      </w:r>
      <w:r>
        <w:t>進数に変換する時に、次のように使われる。</w:t>
      </w:r>
    </w:p>
    <w:p w14:paraId="158CBD51" w14:textId="77777777" w:rsidR="001140F8" w:rsidRPr="009962C2" w:rsidRDefault="001140F8" w:rsidP="00F93119">
      <w:pPr>
        <w:rPr>
          <w:rFonts w:ascii="Courier New" w:hAnsi="Courier New"/>
        </w:rPr>
      </w:pPr>
      <m:oMathPara>
        <m:oMath>
          <m:r>
            <m:rPr>
              <m:sty m:val="p"/>
            </m:rPr>
            <w:rPr>
              <w:rFonts w:ascii="Cambria Math" w:hAnsi="Cambria Math"/>
            </w:rPr>
            <m:t>N= -</m:t>
          </m:r>
          <m:d>
            <m:dPr>
              <m:ctrlPr>
                <w:rPr>
                  <w:rFonts w:ascii="Cambria Math" w:hAnsi="Cambria Math"/>
                </w:rPr>
              </m:ctrlPr>
            </m:dPr>
            <m:e>
              <m:r>
                <m:rPr>
                  <m:sty m:val="p"/>
                </m:rPr>
                <w:rPr>
                  <w:rFonts w:ascii="Cambria Math" w:hAnsi="Cambria Math"/>
                </w:rPr>
                <m:t>a</m:t>
              </m:r>
            </m:e>
          </m:d>
          <m:r>
            <m:rPr>
              <m:sty m:val="p"/>
            </m:rPr>
            <w:rPr>
              <w:rFonts w:ascii="Cambria Math" w:hAnsi="Cambria Math"/>
            </w:rPr>
            <m:t>*1.</m:t>
          </m:r>
          <m:d>
            <m:dPr>
              <m:ctrlPr>
                <w:rPr>
                  <w:rFonts w:ascii="Cambria Math" w:hAnsi="Cambria Math"/>
                </w:rPr>
              </m:ctrlPr>
            </m:dPr>
            <m:e>
              <m:r>
                <w:rPr>
                  <w:rFonts w:ascii="Cambria Math" w:hAnsi="Cambria Math" w:cs="Cambria Math"/>
                </w:rPr>
                <m:t>c</m:t>
              </m:r>
            </m:e>
          </m:d>
          <m:r>
            <m:rPr>
              <m:sty m:val="p"/>
            </m:rPr>
            <w:rPr>
              <w:rFonts w:ascii="Cambria Math" w:hAnsi="Cambria Math"/>
            </w:rPr>
            <m:t>*2 ^ (</m:t>
          </m:r>
          <m:r>
            <w:rPr>
              <w:rFonts w:ascii="Cambria Math" w:hAnsi="Cambria Math" w:cs="Cambria Math"/>
            </w:rPr>
            <m:t>b</m:t>
          </m:r>
          <m:r>
            <m:rPr>
              <m:sty m:val="p"/>
            </m:rPr>
            <w:rPr>
              <w:rFonts w:ascii="Cambria Math" w:hAnsi="Cambria Math"/>
            </w:rPr>
            <m:t>)</m:t>
          </m:r>
        </m:oMath>
      </m:oMathPara>
    </w:p>
    <w:p w14:paraId="534780BA" w14:textId="77777777" w:rsidR="001140F8" w:rsidRDefault="001140F8" w:rsidP="00F93119"/>
    <w:p w14:paraId="7922312A" w14:textId="6BBB1ECB" w:rsidR="001140F8" w:rsidRDefault="001140F8" w:rsidP="00F93119">
      <w:r>
        <w:t>(a)</w:t>
      </w:r>
      <w:r>
        <w:t>は符</w:t>
      </w:r>
      <w:r w:rsidR="00381860">
        <w:rPr>
          <w:rFonts w:hint="eastAsia"/>
        </w:rPr>
        <w:t>号</w:t>
      </w:r>
      <w:r>
        <w:t>ビットで</w:t>
      </w:r>
      <w:r>
        <w:t>0</w:t>
      </w:r>
      <w:r>
        <w:t>は</w:t>
      </w:r>
      <w:r w:rsidR="00BA0F3B">
        <w:rPr>
          <w:rFonts w:hint="eastAsia"/>
        </w:rPr>
        <w:t>正</w:t>
      </w:r>
      <w:ins w:id="5403" w:author="IRK" w:date="2020-04-13T11:05:00Z">
        <w:r w:rsidR="004340A2">
          <w:rPr>
            <w:rFonts w:hint="eastAsia"/>
          </w:rPr>
          <w:t>の</w:t>
        </w:r>
      </w:ins>
      <w:r w:rsidR="00BA0F3B">
        <w:rPr>
          <w:rFonts w:hint="eastAsia"/>
        </w:rPr>
        <w:t>数</w:t>
      </w:r>
      <w:r>
        <w:t>、</w:t>
      </w:r>
      <w:r>
        <w:t>1</w:t>
      </w:r>
      <w:r>
        <w:t>は負</w:t>
      </w:r>
      <w:ins w:id="5404" w:author="IRK" w:date="2020-04-13T11:06:00Z">
        <w:r w:rsidR="004340A2">
          <w:rPr>
            <w:rFonts w:hint="eastAsia"/>
          </w:rPr>
          <w:t>の</w:t>
        </w:r>
      </w:ins>
      <w:r>
        <w:t>数を表し、</w:t>
      </w:r>
      <w:r>
        <w:t>(b)</w:t>
      </w:r>
      <w:r>
        <w:t>は</w:t>
      </w:r>
      <w:r>
        <w:t>1023</w:t>
      </w:r>
      <w:r>
        <w:t>のみバイアスされた指数</w:t>
      </w:r>
      <w:r>
        <w:rPr>
          <w:vertAlign w:val="superscript"/>
        </w:rPr>
        <w:t>*</w:t>
      </w:r>
      <w:del w:id="5405" w:author="IRK" w:date="2020-04-24T10:33:00Z">
        <w:r w:rsidR="00923DC1" w:rsidDel="002675FF">
          <w:rPr>
            <w:vertAlign w:val="superscript"/>
          </w:rPr>
          <w:delText>7</w:delText>
        </w:r>
      </w:del>
      <w:ins w:id="5406" w:author="IRK" w:date="2020-04-24T10:33:00Z">
        <w:r w:rsidR="002675FF">
          <w:rPr>
            <w:rFonts w:hint="eastAsia"/>
            <w:vertAlign w:val="superscript"/>
          </w:rPr>
          <w:t>6</w:t>
        </w:r>
      </w:ins>
      <w:r>
        <w:t>である。</w:t>
      </w:r>
      <w:r>
        <w:t>(c)</w:t>
      </w:r>
      <w:r>
        <w:t>は仮数で、前の</w:t>
      </w:r>
      <w:r w:rsidR="00A83E98">
        <w:rPr>
          <w:rFonts w:cs="Arial" w:hint="eastAsia"/>
        </w:rPr>
        <w:t>1</w:t>
      </w:r>
      <w:r>
        <w:t>と共に有効数字を</w:t>
      </w:r>
      <w:r>
        <w:rPr>
          <w:rFonts w:hint="eastAsia"/>
        </w:rPr>
        <w:t>示すために使用さ</w:t>
      </w:r>
      <w:r>
        <w:t>れる。</w:t>
      </w:r>
      <w:del w:id="5407" w:author="IRK" w:date="2020-03-13T10:21:00Z">
        <w:r w:rsidDel="005C7246">
          <w:delText xml:space="preserve"> </w:delText>
        </w:r>
      </w:del>
    </w:p>
    <w:p w14:paraId="2FC5110B" w14:textId="77777777" w:rsidR="001140F8" w:rsidRDefault="001140F8" w:rsidP="00F93119"/>
    <w:p w14:paraId="6F2D5CD6" w14:textId="77777777" w:rsidR="00E31A9D" w:rsidRDefault="00E31A9D">
      <w:pPr>
        <w:pStyle w:val="a2"/>
        <w:pPrChange w:id="5408" w:author="IRK" w:date="2020-05-11T11:27:00Z">
          <w:pPr>
            <w:autoSpaceDE/>
            <w:autoSpaceDN/>
            <w:jc w:val="left"/>
          </w:pPr>
        </w:pPrChange>
      </w:pPr>
      <w:r w:rsidRPr="00CE1CF5">
        <w:t>IEEE754</w:t>
      </w:r>
      <w:r w:rsidRPr="00CE1CF5">
        <w:t>の仕様に関する詳しい内容については、</w:t>
      </w:r>
      <w:r w:rsidRPr="00CE1CF5">
        <w:t>IEEE</w:t>
      </w:r>
      <w:r w:rsidRPr="00CE1CF5">
        <w:rPr>
          <w:rFonts w:hint="eastAsia"/>
        </w:rPr>
        <w:t>が公開している</w:t>
      </w:r>
      <w:r w:rsidRPr="00CE1CF5">
        <w:t>IEEE754</w:t>
      </w:r>
      <w:r w:rsidRPr="00CE1CF5">
        <w:t>文書を参照のこと。</w:t>
      </w:r>
    </w:p>
    <w:p w14:paraId="7DF2BB57" w14:textId="77777777" w:rsidR="00E31A9D" w:rsidRDefault="00E31A9D" w:rsidP="00F93119"/>
    <w:p w14:paraId="362BA558" w14:textId="7770E8B9" w:rsidR="001140F8" w:rsidRDefault="001140F8" w:rsidP="00F93119">
      <w:r>
        <w:t>先に説明した</w:t>
      </w:r>
      <w:r>
        <w:t>0</w:t>
      </w:r>
      <w:r w:rsidRPr="009962C2">
        <w:t>.1</w:t>
      </w:r>
      <w:r w:rsidRPr="009962C2">
        <w:t>を</w:t>
      </w:r>
      <w:r w:rsidRPr="009962C2">
        <w:t>double</w:t>
      </w:r>
      <w:r w:rsidRPr="009962C2">
        <w:t>が表現</w:t>
      </w:r>
      <w:r>
        <w:t>できる</w:t>
      </w:r>
      <w:r>
        <w:t>52</w:t>
      </w:r>
      <w:r>
        <w:t>の有効数字で表現</w:t>
      </w:r>
      <w:r>
        <w:rPr>
          <w:rFonts w:hint="eastAsia"/>
        </w:rPr>
        <w:t>した場合</w:t>
      </w:r>
      <w:r>
        <w:t>、次の</w:t>
      </w:r>
      <w:del w:id="5409" w:author="IRK" w:date="2020-03-12T14:44:00Z">
        <w:r w:rsidDel="00985441">
          <w:rPr>
            <w:rFonts w:hint="eastAsia"/>
          </w:rPr>
          <w:delText>通り</w:delText>
        </w:r>
      </w:del>
      <w:ins w:id="5410" w:author="IRK" w:date="2020-03-12T14:44:00Z">
        <w:r w:rsidR="00985441">
          <w:rPr>
            <w:rFonts w:hint="eastAsia"/>
          </w:rPr>
          <w:t>とおり</w:t>
        </w:r>
      </w:ins>
      <w:r>
        <w:t>になる。</w:t>
      </w:r>
    </w:p>
    <w:tbl>
      <w:tblPr>
        <w:tblStyle w:val="af4"/>
        <w:tblW w:w="0" w:type="auto"/>
        <w:jc w:val="center"/>
        <w:tblLook w:val="04A0" w:firstRow="1" w:lastRow="0" w:firstColumn="1" w:lastColumn="0" w:noHBand="0" w:noVBand="1"/>
        <w:tblPrChange w:id="5411" w:author="IRK" w:date="2020-04-14T15:51:00Z">
          <w:tblPr>
            <w:tblStyle w:val="af4"/>
            <w:tblW w:w="0" w:type="auto"/>
            <w:tblInd w:w="108" w:type="dxa"/>
            <w:tblLook w:val="04A0" w:firstRow="1" w:lastRow="0" w:firstColumn="1" w:lastColumn="0" w:noHBand="0" w:noVBand="1"/>
          </w:tblPr>
        </w:tblPrChange>
      </w:tblPr>
      <w:tblGrid>
        <w:gridCol w:w="9498"/>
        <w:tblGridChange w:id="5412">
          <w:tblGrid>
            <w:gridCol w:w="9498"/>
          </w:tblGrid>
        </w:tblGridChange>
      </w:tblGrid>
      <w:tr w:rsidR="001140F8" w:rsidRPr="00004B49" w14:paraId="36A17781" w14:textId="77777777" w:rsidTr="00C054CD">
        <w:trPr>
          <w:jc w:val="center"/>
        </w:trPr>
        <w:tc>
          <w:tcPr>
            <w:tcW w:w="9498" w:type="dxa"/>
            <w:tcBorders>
              <w:top w:val="single" w:sz="4" w:space="0" w:color="auto"/>
              <w:left w:val="single" w:sz="4" w:space="0" w:color="auto"/>
              <w:bottom w:val="single" w:sz="4" w:space="0" w:color="auto"/>
              <w:right w:val="single" w:sz="4" w:space="0" w:color="auto"/>
            </w:tcBorders>
            <w:hideMark/>
            <w:tcPrChange w:id="5413" w:author="IRK" w:date="2020-04-14T15:51:00Z">
              <w:tcPr>
                <w:tcW w:w="9498" w:type="dxa"/>
                <w:tcBorders>
                  <w:top w:val="single" w:sz="4" w:space="0" w:color="auto"/>
                  <w:left w:val="single" w:sz="4" w:space="0" w:color="auto"/>
                  <w:bottom w:val="single" w:sz="4" w:space="0" w:color="auto"/>
                  <w:right w:val="single" w:sz="4" w:space="0" w:color="auto"/>
                </w:tcBorders>
                <w:hideMark/>
              </w:tcPr>
            </w:tcPrChange>
          </w:tcPr>
          <w:p w14:paraId="4372EC59" w14:textId="77777777" w:rsidR="00E97E06" w:rsidRPr="00004B49" w:rsidRDefault="00E97E06">
            <w:pPr>
              <w:pStyle w:val="1b"/>
              <w:pPrChange w:id="5414" w:author="IRK" w:date="2020-04-14T13:56:00Z">
                <w:pPr/>
              </w:pPrChange>
            </w:pPr>
            <w:r w:rsidRPr="00004B49">
              <w:t>0.1</w:t>
            </w:r>
            <w:r w:rsidRPr="00004B49">
              <w:rPr>
                <w:vertAlign w:val="subscript"/>
              </w:rPr>
              <w:t>(10)</w:t>
            </w:r>
            <w:r w:rsidRPr="00004B49">
              <w:t xml:space="preserve"> = 0.00011001100110011001100110011001100110011001100110011010…</w:t>
            </w:r>
            <w:r w:rsidRPr="00004B49">
              <w:rPr>
                <w:vertAlign w:val="subscript"/>
              </w:rPr>
              <w:t>(2)</w:t>
            </w:r>
          </w:p>
          <w:p w14:paraId="2AE1E1D5" w14:textId="77777777" w:rsidR="001140F8" w:rsidRPr="00004B49" w:rsidRDefault="00E97E06">
            <w:pPr>
              <w:pStyle w:val="1b"/>
              <w:pPrChange w:id="5415" w:author="IRK" w:date="2020-04-14T13:56:00Z">
                <w:pPr>
                  <w:pStyle w:val="aff1"/>
                </w:pPr>
              </w:pPrChange>
            </w:pPr>
            <w:r w:rsidRPr="00004B49">
              <w:t xml:space="preserve">    </w:t>
            </w:r>
            <w:r w:rsidRPr="00004B49">
              <w:rPr>
                <w:rFonts w:hint="eastAsia"/>
              </w:rPr>
              <w:t>≒</w:t>
            </w:r>
            <w:r w:rsidRPr="00004B49">
              <w:t xml:space="preserve"> 1.1001100110011001100110011001100110011001100110011010</w:t>
            </w:r>
            <w:r w:rsidRPr="00004B49">
              <w:rPr>
                <w:vertAlign w:val="subscript"/>
              </w:rPr>
              <w:t>(2)</w:t>
            </w:r>
            <w:r w:rsidRPr="00004B49">
              <w:t xml:space="preserve"> * 10</w:t>
            </w:r>
            <w:r w:rsidRPr="00004B49">
              <w:rPr>
                <w:vertAlign w:val="subscript"/>
              </w:rPr>
              <w:t>(2)</w:t>
            </w:r>
            <w:r w:rsidRPr="00004B49">
              <w:t xml:space="preserve"> ^ 11111111100</w:t>
            </w:r>
            <w:r w:rsidRPr="00004B49">
              <w:rPr>
                <w:vertAlign w:val="subscript"/>
              </w:rPr>
              <w:t>(2)</w:t>
            </w:r>
          </w:p>
        </w:tc>
      </w:tr>
    </w:tbl>
    <w:p w14:paraId="6B726282" w14:textId="104174EB" w:rsidR="00654319" w:rsidRDefault="00654319" w:rsidP="00F93119"/>
    <w:p w14:paraId="1E39FC7B" w14:textId="77777777" w:rsidR="001140F8" w:rsidRDefault="001140F8" w:rsidP="00F93119">
      <w:r>
        <w:t>これを再び</w:t>
      </w:r>
      <w:r>
        <w:t>10</w:t>
      </w:r>
      <w:r>
        <w:t>進数に変換すると、</w:t>
      </w:r>
    </w:p>
    <w:tbl>
      <w:tblPr>
        <w:tblStyle w:val="af4"/>
        <w:tblW w:w="0" w:type="auto"/>
        <w:jc w:val="center"/>
        <w:tblLook w:val="04A0" w:firstRow="1" w:lastRow="0" w:firstColumn="1" w:lastColumn="0" w:noHBand="0" w:noVBand="1"/>
        <w:tblPrChange w:id="5416" w:author="IRK" w:date="2020-04-14T15:51:00Z">
          <w:tblPr>
            <w:tblStyle w:val="af4"/>
            <w:tblW w:w="0" w:type="auto"/>
            <w:tblInd w:w="108" w:type="dxa"/>
            <w:tblLook w:val="04A0" w:firstRow="1" w:lastRow="0" w:firstColumn="1" w:lastColumn="0" w:noHBand="0" w:noVBand="1"/>
          </w:tblPr>
        </w:tblPrChange>
      </w:tblPr>
      <w:tblGrid>
        <w:gridCol w:w="9498"/>
        <w:tblGridChange w:id="5417">
          <w:tblGrid>
            <w:gridCol w:w="9498"/>
          </w:tblGrid>
        </w:tblGridChange>
      </w:tblGrid>
      <w:tr w:rsidR="001140F8" w:rsidRPr="00004B49" w14:paraId="32001703" w14:textId="77777777" w:rsidTr="00C054CD">
        <w:trPr>
          <w:jc w:val="center"/>
        </w:trPr>
        <w:tc>
          <w:tcPr>
            <w:tcW w:w="9498" w:type="dxa"/>
            <w:tcBorders>
              <w:top w:val="single" w:sz="4" w:space="0" w:color="auto"/>
              <w:left w:val="single" w:sz="4" w:space="0" w:color="auto"/>
              <w:bottom w:val="single" w:sz="4" w:space="0" w:color="auto"/>
              <w:right w:val="single" w:sz="4" w:space="0" w:color="auto"/>
            </w:tcBorders>
            <w:hideMark/>
            <w:tcPrChange w:id="5418" w:author="IRK" w:date="2020-04-14T15:51:00Z">
              <w:tcPr>
                <w:tcW w:w="9498" w:type="dxa"/>
                <w:tcBorders>
                  <w:top w:val="single" w:sz="4" w:space="0" w:color="auto"/>
                  <w:left w:val="single" w:sz="4" w:space="0" w:color="auto"/>
                  <w:bottom w:val="single" w:sz="4" w:space="0" w:color="auto"/>
                  <w:right w:val="single" w:sz="4" w:space="0" w:color="auto"/>
                </w:tcBorders>
                <w:hideMark/>
              </w:tcPr>
            </w:tcPrChange>
          </w:tcPr>
          <w:p w14:paraId="3197B9D9" w14:textId="77777777" w:rsidR="00E97E06" w:rsidRPr="00004B49" w:rsidRDefault="00E97E06">
            <w:pPr>
              <w:pStyle w:val="1b"/>
              <w:pPrChange w:id="5419" w:author="IRK" w:date="2020-04-14T13:56:00Z">
                <w:pPr/>
              </w:pPrChange>
            </w:pPr>
            <w:r w:rsidRPr="00004B49">
              <w:t>1.1001100110011001100110011001100110011001100110011010</w:t>
            </w:r>
            <w:r w:rsidRPr="00004B49">
              <w:rPr>
                <w:vertAlign w:val="subscript"/>
              </w:rPr>
              <w:t>(2)</w:t>
            </w:r>
            <w:r w:rsidRPr="00004B49">
              <w:t xml:space="preserve"> * 10</w:t>
            </w:r>
            <w:r w:rsidRPr="00004B49">
              <w:rPr>
                <w:vertAlign w:val="subscript"/>
              </w:rPr>
              <w:t>(2)</w:t>
            </w:r>
            <w:r w:rsidRPr="00004B49">
              <w:t xml:space="preserve"> ^ 11111111100</w:t>
            </w:r>
            <w:r w:rsidRPr="00004B49">
              <w:rPr>
                <w:vertAlign w:val="subscript"/>
              </w:rPr>
              <w:t>(2)</w:t>
            </w:r>
          </w:p>
          <w:p w14:paraId="24C19865" w14:textId="77777777" w:rsidR="001140F8" w:rsidRPr="00004B49" w:rsidRDefault="00E97E06">
            <w:pPr>
              <w:pStyle w:val="1b"/>
              <w:pPrChange w:id="5420" w:author="IRK" w:date="2020-04-14T13:56:00Z">
                <w:pPr>
                  <w:pStyle w:val="aff1"/>
                </w:pPr>
              </w:pPrChange>
            </w:pPr>
            <w:r w:rsidRPr="00004B49">
              <w:t xml:space="preserve">    </w:t>
            </w:r>
            <w:r w:rsidRPr="00846AAC">
              <w:rPr>
                <w:rFonts w:hint="eastAsia"/>
              </w:rPr>
              <w:t xml:space="preserve">= </w:t>
            </w:r>
            <w:r w:rsidR="00E65728" w:rsidRPr="00AD28C2">
              <w:rPr>
                <w:rPrChange w:id="5421" w:author="IRK" w:date="2020-05-11T11:12:00Z">
                  <w:rPr>
                    <w:b/>
                  </w:rPr>
                </w:rPrChange>
              </w:rPr>
              <w:t>0.10000000000000000555</w:t>
            </w:r>
            <w:r w:rsidRPr="00004B49">
              <w:rPr>
                <w:rFonts w:hint="eastAsia"/>
              </w:rPr>
              <w:t>11151231257827021181583404541015625</w:t>
            </w:r>
            <w:r w:rsidRPr="00004B49">
              <w:rPr>
                <w:rFonts w:hint="eastAsia"/>
                <w:vertAlign w:val="subscript"/>
              </w:rPr>
              <w:t>(10)</w:t>
            </w:r>
          </w:p>
        </w:tc>
      </w:tr>
    </w:tbl>
    <w:p w14:paraId="487F8A08" w14:textId="77777777" w:rsidR="00E97E06" w:rsidRDefault="00E97E06" w:rsidP="00F93119"/>
    <w:p w14:paraId="5FDF3ABB" w14:textId="6CD0238E" w:rsidR="001140F8" w:rsidRPr="00CE1CF5" w:rsidRDefault="001140F8" w:rsidP="00F93119">
      <w:r w:rsidRPr="00CE1CF5">
        <w:t>この数値が</w:t>
      </w:r>
      <w:r w:rsidRPr="00CE1CF5">
        <w:t>52</w:t>
      </w:r>
      <w:r w:rsidRPr="00CE1CF5">
        <w:t>の有効数字を利用して表現できる、</w:t>
      </w:r>
      <w:r w:rsidRPr="00CE1CF5">
        <w:t>0.1</w:t>
      </w:r>
      <w:r w:rsidRPr="00CE1CF5">
        <w:t>に最も近い近似値である。太く表示された部分と</w:t>
      </w:r>
      <w:del w:id="5422" w:author="IRK" w:date="2020-03-13T08:55:00Z">
        <w:r w:rsidRPr="00CE1CF5" w:rsidDel="00650793">
          <w:delText>表</w:delText>
        </w:r>
        <w:r w:rsidR="0015391F" w:rsidDel="00650793">
          <w:delText>85</w:delText>
        </w:r>
      </w:del>
      <w:ins w:id="5423" w:author="IRK" w:date="2020-03-13T08:55:00Z">
        <w:r w:rsidR="00650793">
          <w:fldChar w:fldCharType="begin"/>
        </w:r>
        <w:r w:rsidR="00650793">
          <w:instrText xml:space="preserve"> REF _Ref34982174 \h </w:instrText>
        </w:r>
      </w:ins>
      <w:r w:rsidR="00650793">
        <w:fldChar w:fldCharType="separate"/>
      </w:r>
      <w:r w:rsidR="0092459D">
        <w:t>[</w:t>
      </w:r>
      <w:ins w:id="5424" w:author="IRK" w:date="2020-03-12T15:14:00Z">
        <w:r w:rsidR="0092459D">
          <w:rPr>
            <w:rFonts w:hint="eastAsia"/>
          </w:rPr>
          <w:t>表</w:t>
        </w:r>
        <w:r w:rsidR="0092459D">
          <w:rPr>
            <w:rFonts w:hint="eastAsia"/>
          </w:rPr>
          <w:t xml:space="preserve"> </w:t>
        </w:r>
      </w:ins>
      <w:r w:rsidR="0092459D">
        <w:rPr>
          <w:noProof/>
        </w:rPr>
        <w:t>92</w:t>
      </w:r>
      <w:ins w:id="5425" w:author="IRK" w:date="2020-03-12T15:14:00Z">
        <w:r w:rsidR="0092459D">
          <w:rPr>
            <w:rFonts w:hint="eastAsia"/>
          </w:rPr>
          <w:t xml:space="preserve"> </w:t>
        </w:r>
      </w:ins>
      <w:r w:rsidR="0092459D">
        <w:rPr>
          <w:noProof/>
        </w:rPr>
        <w:t>小数点以下</w:t>
      </w:r>
      <w:r w:rsidR="0092459D">
        <w:rPr>
          <w:noProof/>
        </w:rPr>
        <w:t>20</w:t>
      </w:r>
      <w:r w:rsidR="0092459D">
        <w:rPr>
          <w:noProof/>
        </w:rPr>
        <w:t>桁まで出力</w:t>
      </w:r>
      <w:r w:rsidR="0092459D">
        <w:rPr>
          <w:rFonts w:hint="eastAsia"/>
          <w:noProof/>
        </w:rPr>
        <w:t>]</w:t>
      </w:r>
      <w:ins w:id="5426" w:author="IRK" w:date="2020-03-13T08:55:00Z">
        <w:r w:rsidR="00650793">
          <w:fldChar w:fldCharType="end"/>
        </w:r>
      </w:ins>
      <w:r w:rsidRPr="00CE1CF5">
        <w:t>の結果を比較してみよう。</w:t>
      </w:r>
    </w:p>
    <w:p w14:paraId="11DD125F" w14:textId="77777777" w:rsidR="001140F8" w:rsidRPr="00A10EF7" w:rsidRDefault="001140F8" w:rsidP="00F93119"/>
    <w:p w14:paraId="69167258" w14:textId="23BE2882" w:rsidR="001140F8" w:rsidRPr="00CE1CF5" w:rsidRDefault="001140F8" w:rsidP="00F93119">
      <w:r w:rsidRPr="009962C2">
        <w:t>double</w:t>
      </w:r>
      <w:r w:rsidRPr="009962C2">
        <w:t>は</w:t>
      </w:r>
      <w:r w:rsidRPr="009962C2">
        <w:t>-1</w:t>
      </w:r>
      <w:r w:rsidRPr="00CE1CF5">
        <w:t>.79×10</w:t>
      </w:r>
      <w:r w:rsidRPr="00CE1CF5">
        <w:rPr>
          <w:vertAlign w:val="superscript"/>
        </w:rPr>
        <w:t>308</w:t>
      </w:r>
      <w:r w:rsidR="001B7556">
        <w:t>~</w:t>
      </w:r>
      <w:r w:rsidRPr="00CE1CF5">
        <w:t>1.79×10</w:t>
      </w:r>
      <w:r w:rsidRPr="00CE1CF5">
        <w:rPr>
          <w:vertAlign w:val="superscript"/>
        </w:rPr>
        <w:t>308</w:t>
      </w:r>
      <w:r w:rsidRPr="00CE1CF5">
        <w:t>までの非常に広い範囲の数を表現できる。しかし、この範囲のすべての実数が表現できるという意味ではない。有効数字に使用されたビットの数が</w:t>
      </w:r>
      <w:r w:rsidRPr="00CE1CF5">
        <w:t>52</w:t>
      </w:r>
      <w:r w:rsidRPr="00CE1CF5">
        <w:t>なので、この範囲にわたって有効数字</w:t>
      </w:r>
      <w:r w:rsidRPr="00CE1CF5">
        <w:t>52</w:t>
      </w:r>
      <w:r w:rsidRPr="00CE1CF5">
        <w:t>に該当する精密度のみを</w:t>
      </w:r>
      <w:r w:rsidRPr="00CE1CF5">
        <w:rPr>
          <w:rFonts w:hint="eastAsia"/>
        </w:rPr>
        <w:t>保持し</w:t>
      </w:r>
      <w:r w:rsidRPr="00CE1CF5">
        <w:t>、その精密度を超える数を表現することはできない。</w:t>
      </w:r>
    </w:p>
    <w:p w14:paraId="1D2D7DC7" w14:textId="77777777" w:rsidR="001140F8" w:rsidRPr="00CE1CF5" w:rsidRDefault="001140F8" w:rsidP="00F93119"/>
    <w:p w14:paraId="753EECAB" w14:textId="3E09C368" w:rsidR="001140F8" w:rsidRPr="00CE1CF5" w:rsidRDefault="001140F8" w:rsidP="00F93119">
      <w:r w:rsidRPr="00CE1CF5">
        <w:t>倍精度実数の精密度</w:t>
      </w:r>
      <w:r w:rsidRPr="00CE1CF5">
        <w:rPr>
          <w:rFonts w:hint="eastAsia"/>
        </w:rPr>
        <w:t>に関してだが、</w:t>
      </w:r>
      <w:r w:rsidRPr="00CE1CF5">
        <w:t>仮数部分によって有効数字が</w:t>
      </w:r>
      <w:r w:rsidRPr="00CE1CF5">
        <w:rPr>
          <w:rFonts w:hint="eastAsia"/>
        </w:rPr>
        <w:t>決定され</w:t>
      </w:r>
      <w:r w:rsidRPr="00CE1CF5">
        <w:t>、仮数部分の最下位の</w:t>
      </w:r>
      <w:r w:rsidRPr="00CE1CF5">
        <w:t>1</w:t>
      </w:r>
      <w:r w:rsidRPr="00CE1CF5">
        <w:t>ビットの増減による値の変化が倍精度実数の精密度になる。</w:t>
      </w:r>
      <w:r w:rsidRPr="00CE1CF5">
        <w:t>0.1</w:t>
      </w:r>
      <w:r w:rsidRPr="00CE1CF5">
        <w:t>の例</w:t>
      </w:r>
      <w:r w:rsidRPr="00CE1CF5">
        <w:rPr>
          <w:rFonts w:hint="eastAsia"/>
        </w:rPr>
        <w:t>では</w:t>
      </w:r>
      <w:r w:rsidRPr="00CE1CF5">
        <w:t>。</w:t>
      </w:r>
      <w:r w:rsidRPr="00CE1CF5">
        <w:t>0.1</w:t>
      </w:r>
      <w:r w:rsidRPr="00CE1CF5">
        <w:t>より大きいが最も小さい倍精度実数と</w:t>
      </w:r>
      <w:r w:rsidRPr="00CE1CF5">
        <w:t>0.1</w:t>
      </w:r>
      <w:r w:rsidRPr="00CE1CF5">
        <w:t>より小さいが最も大きい倍精度実数は、次の</w:t>
      </w:r>
      <w:del w:id="5427" w:author="IRK" w:date="2020-03-12T14:44:00Z">
        <w:r w:rsidRPr="00CE1CF5" w:rsidDel="00985441">
          <w:rPr>
            <w:rFonts w:hint="eastAsia"/>
          </w:rPr>
          <w:delText>通り</w:delText>
        </w:r>
      </w:del>
      <w:ins w:id="5428" w:author="IRK" w:date="2020-03-12T14:44:00Z">
        <w:r w:rsidR="00985441">
          <w:rPr>
            <w:rFonts w:hint="eastAsia"/>
          </w:rPr>
          <w:t>とおり</w:t>
        </w:r>
      </w:ins>
      <w:r w:rsidRPr="00CE1CF5">
        <w:t>である。太く表示されたビットの変化</w:t>
      </w:r>
      <w:r w:rsidRPr="00CE1CF5">
        <w:rPr>
          <w:rFonts w:hint="eastAsia"/>
        </w:rPr>
        <w:t>を確認する</w:t>
      </w:r>
      <w:r w:rsidRPr="00CE1CF5">
        <w:t>。</w:t>
      </w:r>
    </w:p>
    <w:p w14:paraId="0A0A50DD" w14:textId="77777777" w:rsidR="001140F8" w:rsidRDefault="001140F8" w:rsidP="00F93119"/>
    <w:tbl>
      <w:tblPr>
        <w:tblStyle w:val="af4"/>
        <w:tblW w:w="0" w:type="auto"/>
        <w:jc w:val="center"/>
        <w:tblLook w:val="04A0" w:firstRow="1" w:lastRow="0" w:firstColumn="1" w:lastColumn="0" w:noHBand="0" w:noVBand="1"/>
        <w:tblPrChange w:id="5429" w:author="IRK" w:date="2020-04-14T15:51:00Z">
          <w:tblPr>
            <w:tblStyle w:val="af4"/>
            <w:tblW w:w="0" w:type="auto"/>
            <w:tblInd w:w="108" w:type="dxa"/>
            <w:tblLook w:val="04A0" w:firstRow="1" w:lastRow="0" w:firstColumn="1" w:lastColumn="0" w:noHBand="0" w:noVBand="1"/>
          </w:tblPr>
        </w:tblPrChange>
      </w:tblPr>
      <w:tblGrid>
        <w:gridCol w:w="9498"/>
        <w:tblGridChange w:id="5430">
          <w:tblGrid>
            <w:gridCol w:w="9498"/>
          </w:tblGrid>
        </w:tblGridChange>
      </w:tblGrid>
      <w:tr w:rsidR="001140F8" w14:paraId="1CA49FED" w14:textId="77777777" w:rsidTr="00C054CD">
        <w:trPr>
          <w:jc w:val="center"/>
        </w:trPr>
        <w:tc>
          <w:tcPr>
            <w:tcW w:w="9498" w:type="dxa"/>
            <w:tcBorders>
              <w:top w:val="single" w:sz="4" w:space="0" w:color="auto"/>
              <w:left w:val="single" w:sz="4" w:space="0" w:color="auto"/>
              <w:bottom w:val="single" w:sz="4" w:space="0" w:color="auto"/>
              <w:right w:val="single" w:sz="4" w:space="0" w:color="auto"/>
            </w:tcBorders>
            <w:tcPrChange w:id="5431" w:author="IRK" w:date="2020-04-14T15:51:00Z">
              <w:tcPr>
                <w:tcW w:w="9498" w:type="dxa"/>
                <w:tcBorders>
                  <w:top w:val="single" w:sz="4" w:space="0" w:color="auto"/>
                  <w:left w:val="single" w:sz="4" w:space="0" w:color="auto"/>
                  <w:bottom w:val="single" w:sz="4" w:space="0" w:color="auto"/>
                  <w:right w:val="single" w:sz="4" w:space="0" w:color="auto"/>
                </w:tcBorders>
              </w:tcPr>
            </w:tcPrChange>
          </w:tcPr>
          <w:p w14:paraId="48CCE1C3" w14:textId="77777777" w:rsidR="001140F8" w:rsidRPr="003D69F4" w:rsidRDefault="001140F8">
            <w:pPr>
              <w:pStyle w:val="1b"/>
              <w:pPrChange w:id="5432" w:author="IRK" w:date="2020-04-14T13:56:00Z">
                <w:pPr>
                  <w:pStyle w:val="aff1"/>
                </w:pPr>
              </w:pPrChange>
            </w:pPr>
            <w:r w:rsidRPr="00846AAC">
              <w:t>1.10011001100110011001100110011001100110011001100110</w:t>
            </w:r>
            <w:r w:rsidRPr="00AD28C2">
              <w:rPr>
                <w:rPrChange w:id="5433" w:author="IRK" w:date="2020-05-11T11:12:00Z">
                  <w:rPr>
                    <w:b/>
                  </w:rPr>
                </w:rPrChange>
              </w:rPr>
              <w:t>10</w:t>
            </w:r>
            <w:r w:rsidRPr="00846AAC">
              <w:rPr>
                <w:vertAlign w:val="subscript"/>
              </w:rPr>
              <w:t>(2)</w:t>
            </w:r>
            <w:r w:rsidRPr="003D69F4">
              <w:t xml:space="preserve"> * 10</w:t>
            </w:r>
            <w:r w:rsidRPr="003D69F4">
              <w:rPr>
                <w:vertAlign w:val="subscript"/>
              </w:rPr>
              <w:t>(2)</w:t>
            </w:r>
            <w:r w:rsidRPr="003D69F4">
              <w:t xml:space="preserve"> ^ 11111111100</w:t>
            </w:r>
            <w:r w:rsidRPr="003D69F4">
              <w:rPr>
                <w:vertAlign w:val="subscript"/>
              </w:rPr>
              <w:t>(2)</w:t>
            </w:r>
          </w:p>
          <w:p w14:paraId="76FDC782" w14:textId="77777777" w:rsidR="001140F8" w:rsidRPr="00192A56" w:rsidRDefault="001140F8">
            <w:pPr>
              <w:pStyle w:val="1b"/>
              <w:pPrChange w:id="5434" w:author="IRK" w:date="2020-04-14T13:56:00Z">
                <w:pPr>
                  <w:pStyle w:val="aff1"/>
                </w:pPr>
              </w:pPrChange>
            </w:pPr>
            <w:r w:rsidRPr="00475A55">
              <w:t xml:space="preserve">    = 0.1000000000000000055511151231257827021181583404541015625</w:t>
            </w:r>
            <w:r w:rsidRPr="00D36EBC">
              <w:rPr>
                <w:vertAlign w:val="subscript"/>
              </w:rPr>
              <w:t>(10)</w:t>
            </w:r>
            <w:r w:rsidRPr="000F780D">
              <w:t xml:space="preserve">  ….(a)</w:t>
            </w:r>
          </w:p>
          <w:p w14:paraId="00DBC5FC" w14:textId="77777777" w:rsidR="001140F8" w:rsidRPr="00C47FD4" w:rsidRDefault="001140F8">
            <w:pPr>
              <w:pStyle w:val="1b"/>
              <w:pPrChange w:id="5435" w:author="IRK" w:date="2020-04-14T13:56:00Z">
                <w:pPr>
                  <w:pStyle w:val="aff1"/>
                </w:pPr>
              </w:pPrChange>
            </w:pPr>
          </w:p>
          <w:p w14:paraId="0A46FC7D" w14:textId="77777777" w:rsidR="001140F8" w:rsidRPr="003D69F4" w:rsidRDefault="001140F8">
            <w:pPr>
              <w:pStyle w:val="1b"/>
              <w:pPrChange w:id="5436" w:author="IRK" w:date="2020-04-14T13:56:00Z">
                <w:pPr>
                  <w:pStyle w:val="aff1"/>
                </w:pPr>
              </w:pPrChange>
            </w:pPr>
            <w:r w:rsidRPr="00E445D4">
              <w:t>1.1001100110011001100110011001100110011001100110011001</w:t>
            </w:r>
            <w:r w:rsidRPr="00846AAC">
              <w:rPr>
                <w:vertAlign w:val="subscript"/>
              </w:rPr>
              <w:t>(2)</w:t>
            </w:r>
            <w:r w:rsidRPr="003D69F4">
              <w:t xml:space="preserve"> * 10</w:t>
            </w:r>
            <w:r w:rsidRPr="003D69F4">
              <w:rPr>
                <w:vertAlign w:val="subscript"/>
              </w:rPr>
              <w:t>(2)</w:t>
            </w:r>
            <w:r w:rsidRPr="003D69F4">
              <w:t xml:space="preserve"> ^ 11111111100</w:t>
            </w:r>
            <w:r w:rsidRPr="003D69F4">
              <w:rPr>
                <w:vertAlign w:val="subscript"/>
              </w:rPr>
              <w:t>(2)</w:t>
            </w:r>
          </w:p>
          <w:p w14:paraId="6050F3C4" w14:textId="77777777" w:rsidR="001140F8" w:rsidRPr="00192A56" w:rsidRDefault="001140F8">
            <w:pPr>
              <w:pStyle w:val="1b"/>
              <w:pPrChange w:id="5437" w:author="IRK" w:date="2020-04-14T13:56:00Z">
                <w:pPr>
                  <w:pStyle w:val="aff1"/>
                </w:pPr>
              </w:pPrChange>
            </w:pPr>
            <w:r w:rsidRPr="00475A55">
              <w:t xml:space="preserve">    = 0.09999999999999999167332731531132594682276248931884765625</w:t>
            </w:r>
            <w:r w:rsidRPr="00D36EBC">
              <w:rPr>
                <w:vertAlign w:val="subscript"/>
              </w:rPr>
              <w:t>(10)</w:t>
            </w:r>
            <w:r w:rsidRPr="000F780D">
              <w:t xml:space="preserve">  ….(b)</w:t>
            </w:r>
          </w:p>
        </w:tc>
      </w:tr>
    </w:tbl>
    <w:p w14:paraId="729810AD" w14:textId="77777777" w:rsidR="00E612BC" w:rsidRDefault="00E612BC" w:rsidP="00F93119"/>
    <w:p w14:paraId="4EC4A4EC" w14:textId="76E92284" w:rsidR="001140F8" w:rsidRPr="00AD28C2" w:rsidRDefault="001140F8" w:rsidP="00846AAC">
      <w:r w:rsidRPr="00846AAC">
        <w:t>(a)</w:t>
      </w:r>
      <w:r w:rsidRPr="00AD28C2">
        <w:rPr>
          <w:rFonts w:hint="eastAsia"/>
        </w:rPr>
        <w:t>と</w:t>
      </w:r>
      <w:r w:rsidRPr="00AD28C2">
        <w:t>(b)</w:t>
      </w:r>
      <w:r w:rsidRPr="00AD28C2">
        <w:rPr>
          <w:rFonts w:hint="eastAsia"/>
        </w:rPr>
        <w:t>は</w:t>
      </w:r>
      <w:r w:rsidR="00E97E06" w:rsidRPr="00AD28C2">
        <w:t>0.0000000000000000000000000000000000000000000000000001</w:t>
      </w:r>
      <w:r w:rsidR="00E97E06" w:rsidRPr="00AD28C2">
        <w:rPr>
          <w:vertAlign w:val="subscript"/>
        </w:rPr>
        <w:t>(2)</w:t>
      </w:r>
      <w:r w:rsidR="00E97E06" w:rsidRPr="00AD28C2">
        <w:t xml:space="preserve"> * 10</w:t>
      </w:r>
      <w:r w:rsidR="00E97E06" w:rsidRPr="00AD28C2">
        <w:rPr>
          <w:vertAlign w:val="subscript"/>
        </w:rPr>
        <w:t>(2)</w:t>
      </w:r>
      <w:r w:rsidR="00E97E06" w:rsidRPr="00AD28C2">
        <w:t xml:space="preserve"> ^ 11111111100</w:t>
      </w:r>
      <w:r w:rsidR="00E97E06" w:rsidRPr="00AD28C2">
        <w:rPr>
          <w:vertAlign w:val="subscript"/>
        </w:rPr>
        <w:t>(2)</w:t>
      </w:r>
      <w:r w:rsidR="00E97E06" w:rsidRPr="00AD28C2">
        <w:t xml:space="preserve"> = 0.00000000000000001387778780781445675529539585113525390625</w:t>
      </w:r>
      <w:r w:rsidR="00E97E06" w:rsidRPr="00AD28C2">
        <w:rPr>
          <w:vertAlign w:val="subscript"/>
        </w:rPr>
        <w:t>(10)</w:t>
      </w:r>
      <w:r w:rsidRPr="00AD28C2">
        <w:rPr>
          <w:rFonts w:hint="eastAsia"/>
        </w:rPr>
        <w:t>のみの差がある。仮数部の最下位の</w:t>
      </w:r>
      <w:r w:rsidRPr="00AD28C2">
        <w:t>1</w:t>
      </w:r>
      <w:r w:rsidRPr="00AD28C2">
        <w:rPr>
          <w:rFonts w:hint="eastAsia"/>
        </w:rPr>
        <w:t>ビットが表す大きさは、その</w:t>
      </w:r>
      <w:r w:rsidRPr="00AD28C2">
        <w:t>double</w:t>
      </w:r>
      <w:r w:rsidRPr="00AD28C2">
        <w:rPr>
          <w:rFonts w:hint="eastAsia"/>
        </w:rPr>
        <w:t>の指数部の大きさによって変わる。ある倍精度実数の最下位の</w:t>
      </w:r>
      <w:r w:rsidRPr="00AD28C2">
        <w:t>1</w:t>
      </w:r>
      <w:r w:rsidRPr="00AD28C2">
        <w:rPr>
          <w:rFonts w:hint="eastAsia"/>
        </w:rPr>
        <w:t>ビットが表す大きさを、その</w:t>
      </w:r>
      <w:r w:rsidRPr="00AD28C2">
        <w:rPr>
          <w:rStyle w:val="aff2"/>
          <w:rFonts w:asciiTheme="majorHAnsi" w:eastAsia="ＭＳ Ｐゴシック" w:hAnsiTheme="majorHAnsi" w:cstheme="majorHAnsi"/>
          <w:sz w:val="20"/>
          <w:szCs w:val="20"/>
        </w:rPr>
        <w:t>double</w:t>
      </w:r>
      <w:r w:rsidRPr="00AD28C2">
        <w:rPr>
          <w:rFonts w:hint="eastAsia"/>
        </w:rPr>
        <w:t>の</w:t>
      </w:r>
      <w:r w:rsidRPr="00AD28C2">
        <w:t>ULP(</w:t>
      </w:r>
      <w:r w:rsidR="00A10EF7" w:rsidRPr="00AD28C2">
        <w:rPr>
          <w:rFonts w:eastAsiaTheme="minorEastAsia"/>
        </w:rPr>
        <w:t>U</w:t>
      </w:r>
      <w:r w:rsidR="00A10EF7" w:rsidRPr="00AD28C2">
        <w:t xml:space="preserve">nit </w:t>
      </w:r>
      <w:r w:rsidRPr="00AD28C2">
        <w:t xml:space="preserve">in the </w:t>
      </w:r>
      <w:r w:rsidR="00A10EF7" w:rsidRPr="00AD28C2">
        <w:rPr>
          <w:rFonts w:eastAsiaTheme="minorEastAsia"/>
        </w:rPr>
        <w:t>L</w:t>
      </w:r>
      <w:r w:rsidR="00A10EF7" w:rsidRPr="00AD28C2">
        <w:t xml:space="preserve">ast </w:t>
      </w:r>
      <w:r w:rsidR="00A10EF7" w:rsidRPr="00AD28C2">
        <w:rPr>
          <w:rFonts w:eastAsiaTheme="minorEastAsia"/>
        </w:rPr>
        <w:t>P</w:t>
      </w:r>
      <w:r w:rsidR="00A10EF7" w:rsidRPr="00AD28C2">
        <w:t>lace</w:t>
      </w:r>
      <w:del w:id="5438" w:author="IRK" w:date="2020-03-13T10:21:00Z">
        <w:r w:rsidR="00A10EF7" w:rsidRPr="00AD28C2" w:rsidDel="005C7246">
          <w:delText xml:space="preserve"> </w:delText>
        </w:r>
      </w:del>
      <w:r w:rsidR="00A10EF7" w:rsidRPr="00AD28C2">
        <w:rPr>
          <w:rFonts w:ascii="ＭＳ Ｐゴシック" w:hAnsi="ＭＳ Ｐゴシック" w:hint="eastAsia"/>
        </w:rPr>
        <w:t>または</w:t>
      </w:r>
      <w:del w:id="5439" w:author="IRK" w:date="2020-03-13T10:22:00Z">
        <w:r w:rsidRPr="00AD28C2" w:rsidDel="005C7246">
          <w:delText xml:space="preserve"> </w:delText>
        </w:r>
      </w:del>
      <w:r w:rsidR="00A10EF7" w:rsidRPr="00AD28C2">
        <w:rPr>
          <w:rFonts w:eastAsiaTheme="minorEastAsia"/>
        </w:rPr>
        <w:t>U</w:t>
      </w:r>
      <w:r w:rsidR="00A10EF7" w:rsidRPr="00AD28C2">
        <w:t xml:space="preserve">nit </w:t>
      </w:r>
      <w:r w:rsidRPr="00AD28C2">
        <w:t xml:space="preserve">of </w:t>
      </w:r>
      <w:r w:rsidR="00A10EF7" w:rsidRPr="00AD28C2">
        <w:rPr>
          <w:rFonts w:eastAsiaTheme="minorEastAsia"/>
        </w:rPr>
        <w:t>L</w:t>
      </w:r>
      <w:r w:rsidR="00A10EF7" w:rsidRPr="00AD28C2">
        <w:t xml:space="preserve">east </w:t>
      </w:r>
      <w:r w:rsidR="00A10EF7" w:rsidRPr="00AD28C2">
        <w:rPr>
          <w:rFonts w:eastAsiaTheme="minorEastAsia"/>
        </w:rPr>
        <w:t>P</w:t>
      </w:r>
      <w:r w:rsidR="00A10EF7" w:rsidRPr="00AD28C2">
        <w:t>recision</w:t>
      </w:r>
      <w:r w:rsidRPr="00AD28C2">
        <w:t>)</w:t>
      </w:r>
      <w:r w:rsidRPr="00AD28C2">
        <w:rPr>
          <w:rFonts w:hint="eastAsia"/>
        </w:rPr>
        <w:t>という。</w:t>
      </w:r>
    </w:p>
    <w:p w14:paraId="68F7D71C" w14:textId="77777777" w:rsidR="001140F8" w:rsidRPr="00A10EF7" w:rsidRDefault="001140F8" w:rsidP="00F93119"/>
    <w:p w14:paraId="24204CB3" w14:textId="77777777" w:rsidR="001140F8" w:rsidRDefault="001140F8" w:rsidP="00F93119">
      <w:pPr>
        <w:pStyle w:val="32"/>
      </w:pPr>
      <w:bookmarkStart w:id="5440" w:name="_Toc385838787"/>
      <w:bookmarkStart w:id="5441" w:name="_Toc426449649"/>
      <w:bookmarkStart w:id="5442" w:name="_Toc426449745"/>
      <w:bookmarkStart w:id="5443" w:name="_Toc434858929"/>
      <w:bookmarkStart w:id="5444" w:name="_Ref34922285"/>
      <w:bookmarkStart w:id="5445" w:name="_Ref34922288"/>
      <w:bookmarkStart w:id="5446" w:name="_Toc34988305"/>
      <w:bookmarkStart w:id="5447" w:name="_Toc40799159"/>
      <w:r>
        <w:t>演算の誤差・累積</w:t>
      </w:r>
      <w:bookmarkEnd w:id="5440"/>
      <w:bookmarkEnd w:id="5441"/>
      <w:bookmarkEnd w:id="5442"/>
      <w:bookmarkEnd w:id="5443"/>
      <w:bookmarkEnd w:id="5444"/>
      <w:bookmarkEnd w:id="5445"/>
      <w:bookmarkEnd w:id="5446"/>
      <w:bookmarkEnd w:id="5447"/>
    </w:p>
    <w:p w14:paraId="062B358A" w14:textId="58B81CC4" w:rsidR="001140F8" w:rsidRPr="00CE1CF5" w:rsidRDefault="001140F8" w:rsidP="00F93119">
      <w:r w:rsidRPr="00CE1CF5">
        <w:t>すべての</w:t>
      </w:r>
      <w:r w:rsidRPr="00E612BC">
        <w:t>double</w:t>
      </w:r>
      <w:r w:rsidRPr="00E612BC">
        <w:t>の</w:t>
      </w:r>
      <w:r w:rsidR="00993907" w:rsidRPr="00AB2487">
        <w:rPr>
          <w:rFonts w:ascii="ＭＳ Ｐゴシック" w:hAnsi="ＭＳ Ｐゴシック" w:hint="eastAsia"/>
        </w:rPr>
        <w:t>代数</w:t>
      </w:r>
      <w:r w:rsidRPr="00AB2487">
        <w:rPr>
          <w:rFonts w:ascii="ＭＳ Ｐゴシック" w:hAnsi="ＭＳ Ｐゴシック" w:hint="eastAsia"/>
        </w:rPr>
        <w:t>計</w:t>
      </w:r>
      <w:r w:rsidRPr="00E612BC">
        <w:t>算</w:t>
      </w:r>
      <w:r w:rsidRPr="00E612BC">
        <w:t>(</w:t>
      </w:r>
      <w:r w:rsidRPr="00E612BC">
        <w:t>足し算、引き算、掛け算、割り算</w:t>
      </w:r>
      <w:r w:rsidRPr="00E612BC">
        <w:t>)</w:t>
      </w:r>
      <w:r w:rsidRPr="00E612BC">
        <w:t>と平方根の結果は、真値と</w:t>
      </w:r>
      <w:r w:rsidRPr="00E612BC">
        <w:t>0.5</w:t>
      </w:r>
      <w:r w:rsidR="00A10EF7">
        <w:rPr>
          <w:rFonts w:eastAsiaTheme="minorEastAsia" w:hint="eastAsia"/>
        </w:rPr>
        <w:t>ULP</w:t>
      </w:r>
      <w:r w:rsidRPr="00E612BC">
        <w:t>以内の誤差を持つ。真値との誤差が</w:t>
      </w:r>
      <w:r w:rsidRPr="00E612BC">
        <w:t>0.5</w:t>
      </w:r>
      <w:r w:rsidR="00A10EF7">
        <w:rPr>
          <w:rFonts w:eastAsiaTheme="minorEastAsia" w:hint="eastAsia"/>
        </w:rPr>
        <w:t>ULP</w:t>
      </w:r>
      <w:r w:rsidRPr="00E612BC">
        <w:t>以内というのは、その値が</w:t>
      </w:r>
      <w:r w:rsidRPr="00E612BC">
        <w:t>double</w:t>
      </w:r>
      <w:r w:rsidRPr="00CE1CF5">
        <w:t>で表現できる最も近い数であることを意味する。しかし、数回の演算により誤差が累積して</w:t>
      </w:r>
      <w:r w:rsidR="008623A2">
        <w:rPr>
          <w:rFonts w:hint="eastAsia"/>
        </w:rPr>
        <w:t>、</w:t>
      </w:r>
      <w:r w:rsidRPr="00CE1CF5">
        <w:t>それ以上の誤差が発生する可能性もある。</w:t>
      </w:r>
      <w:del w:id="5448" w:author="IRK" w:date="2020-03-13T10:22:00Z">
        <w:r w:rsidRPr="00CE1CF5" w:rsidDel="005C7246">
          <w:delText xml:space="preserve"> </w:delText>
        </w:r>
      </w:del>
    </w:p>
    <w:p w14:paraId="42B19FB0" w14:textId="77777777" w:rsidR="001140F8" w:rsidRPr="00CE1CF5" w:rsidRDefault="001140F8" w:rsidP="00F93119"/>
    <w:p w14:paraId="3347F163" w14:textId="2A34609F" w:rsidR="001140F8" w:rsidRDefault="001140F8" w:rsidP="00F93119">
      <w:r w:rsidRPr="00CE1CF5">
        <w:t>次の例で、実際の演算の結果値を</w:t>
      </w:r>
      <w:r w:rsidR="00BA0F3B">
        <w:rPr>
          <w:rFonts w:hint="eastAsia"/>
        </w:rPr>
        <w:t>示す</w:t>
      </w:r>
      <w:r w:rsidRPr="00CE1CF5">
        <w:t>。</w:t>
      </w:r>
    </w:p>
    <w:p w14:paraId="6A04439F" w14:textId="366B904D" w:rsidR="00654319" w:rsidRDefault="00654319" w:rsidP="00F93119"/>
    <w:p w14:paraId="40A310BD" w14:textId="296E66E1" w:rsidR="00771A89" w:rsidRDefault="00771A89" w:rsidP="00F93119">
      <w:pPr>
        <w:pStyle w:val="af5"/>
      </w:pPr>
      <w:bookmarkStart w:id="5449" w:name="_Toc40799320"/>
      <w:r>
        <w:t>[</w:t>
      </w:r>
      <w:del w:id="5450" w:author="IRK" w:date="2020-03-12T15:16: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90</w:delText>
        </w:r>
        <w:r w:rsidR="00E65728" w:rsidDel="00E27ACD">
          <w:rPr>
            <w:noProof/>
          </w:rPr>
          <w:fldChar w:fldCharType="end"/>
        </w:r>
        <w:r w:rsidDel="00E27ACD">
          <w:rPr>
            <w:rFonts w:hint="eastAsia"/>
          </w:rPr>
          <w:delText xml:space="preserve">　</w:delText>
        </w:r>
      </w:del>
      <w:ins w:id="5451" w:author="IRK" w:date="2020-03-12T15:16: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97</w:t>
      </w:r>
      <w:ins w:id="5452" w:author="IRK" w:date="2020-03-12T15:16:00Z">
        <w:r w:rsidR="00E27ACD">
          <w:fldChar w:fldCharType="end"/>
        </w:r>
        <w:r w:rsidR="00E27ACD">
          <w:rPr>
            <w:rFonts w:hint="eastAsia"/>
          </w:rPr>
          <w:t xml:space="preserve"> </w:t>
        </w:r>
      </w:ins>
      <w:r>
        <w:rPr>
          <w:noProof/>
        </w:rPr>
        <w:t>浮動小数点数の</w:t>
      </w:r>
      <w:r w:rsidR="003E17E8">
        <w:rPr>
          <w:rFonts w:hint="eastAsia"/>
          <w:noProof/>
        </w:rPr>
        <w:t>代数</w:t>
      </w:r>
      <w:r>
        <w:rPr>
          <w:noProof/>
        </w:rPr>
        <w:t>計算と誤差の累積</w:t>
      </w:r>
      <w:r>
        <w:rPr>
          <w:rFonts w:hint="eastAsia"/>
          <w:noProof/>
        </w:rPr>
        <w:t>]</w:t>
      </w:r>
      <w:bookmarkEnd w:id="5449"/>
    </w:p>
    <w:tbl>
      <w:tblPr>
        <w:tblStyle w:val="af4"/>
        <w:tblW w:w="0" w:type="auto"/>
        <w:jc w:val="center"/>
        <w:tblLook w:val="04A0" w:firstRow="1" w:lastRow="0" w:firstColumn="1" w:lastColumn="0" w:noHBand="0" w:noVBand="1"/>
        <w:tblPrChange w:id="5453" w:author="IRK" w:date="2020-04-14T15:51:00Z">
          <w:tblPr>
            <w:tblStyle w:val="af4"/>
            <w:tblW w:w="0" w:type="auto"/>
            <w:tblInd w:w="108" w:type="dxa"/>
            <w:tblLook w:val="04A0" w:firstRow="1" w:lastRow="0" w:firstColumn="1" w:lastColumn="0" w:noHBand="0" w:noVBand="1"/>
          </w:tblPr>
        </w:tblPrChange>
      </w:tblPr>
      <w:tblGrid>
        <w:gridCol w:w="9463"/>
        <w:tblGridChange w:id="5454">
          <w:tblGrid>
            <w:gridCol w:w="9463"/>
          </w:tblGrid>
        </w:tblGridChange>
      </w:tblGrid>
      <w:tr w:rsidR="001140F8" w14:paraId="17F1B2BA"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hideMark/>
            <w:tcPrChange w:id="5455" w:author="IRK" w:date="2020-04-14T15:51:00Z">
              <w:tcPr>
                <w:tcW w:w="9463" w:type="dxa"/>
                <w:tcBorders>
                  <w:top w:val="single" w:sz="4" w:space="0" w:color="auto"/>
                  <w:left w:val="single" w:sz="4" w:space="0" w:color="auto"/>
                  <w:bottom w:val="single" w:sz="4" w:space="0" w:color="auto"/>
                  <w:right w:val="single" w:sz="4" w:space="0" w:color="auto"/>
                </w:tcBorders>
                <w:hideMark/>
              </w:tcPr>
            </w:tcPrChange>
          </w:tcPr>
          <w:p w14:paraId="4AC604AB" w14:textId="77777777" w:rsidR="001140F8" w:rsidRDefault="001140F8">
            <w:pPr>
              <w:pStyle w:val="1b"/>
              <w:pPrChange w:id="5456" w:author="IRK" w:date="2020-04-14T13:56:00Z">
                <w:pPr>
                  <w:pStyle w:val="aff1"/>
                </w:pPr>
              </w:pPrChange>
            </w:pPr>
            <w:r>
              <w:t>1 public class Test</w:t>
            </w:r>
          </w:p>
          <w:p w14:paraId="29ADDE14" w14:textId="77777777" w:rsidR="001140F8" w:rsidRDefault="001140F8">
            <w:pPr>
              <w:pStyle w:val="1b"/>
              <w:pPrChange w:id="5457" w:author="IRK" w:date="2020-04-14T13:56:00Z">
                <w:pPr>
                  <w:pStyle w:val="aff1"/>
                </w:pPr>
              </w:pPrChange>
            </w:pPr>
            <w:r>
              <w:t>2 {</w:t>
            </w:r>
          </w:p>
          <w:p w14:paraId="0E2D6376" w14:textId="77777777" w:rsidR="001140F8" w:rsidRDefault="001140F8">
            <w:pPr>
              <w:pStyle w:val="1b"/>
              <w:pPrChange w:id="5458" w:author="IRK" w:date="2020-04-14T13:56:00Z">
                <w:pPr>
                  <w:pStyle w:val="aff1"/>
                </w:pPr>
              </w:pPrChange>
            </w:pPr>
            <w:r>
              <w:t>3     public static void main( String</w:t>
            </w:r>
            <w:r w:rsidR="002821A4">
              <w:t>[ ]</w:t>
            </w:r>
            <w:r>
              <w:t xml:space="preserve"> args ) throws Exception</w:t>
            </w:r>
          </w:p>
          <w:p w14:paraId="7E4D5033" w14:textId="77777777" w:rsidR="001140F8" w:rsidRDefault="001140F8">
            <w:pPr>
              <w:pStyle w:val="1b"/>
              <w:pPrChange w:id="5459" w:author="IRK" w:date="2020-04-14T13:56:00Z">
                <w:pPr>
                  <w:pStyle w:val="aff1"/>
                </w:pPr>
              </w:pPrChange>
            </w:pPr>
            <w:r>
              <w:t>4     {</w:t>
            </w:r>
          </w:p>
          <w:p w14:paraId="770AA66A" w14:textId="77777777" w:rsidR="001140F8" w:rsidRDefault="001140F8">
            <w:pPr>
              <w:pStyle w:val="1b"/>
              <w:pPrChange w:id="5460" w:author="IRK" w:date="2020-04-14T13:56:00Z">
                <w:pPr>
                  <w:pStyle w:val="aff1"/>
                </w:pPr>
              </w:pPrChange>
            </w:pPr>
            <w:r>
              <w:t>5         double result = 9986.21 * 100.0;</w:t>
            </w:r>
          </w:p>
          <w:p w14:paraId="6E9F344E" w14:textId="77777777" w:rsidR="001140F8" w:rsidRDefault="001140F8">
            <w:pPr>
              <w:pStyle w:val="1b"/>
              <w:pPrChange w:id="5461" w:author="IRK" w:date="2020-04-14T13:56:00Z">
                <w:pPr>
                  <w:pStyle w:val="aff1"/>
                </w:pPr>
              </w:pPrChange>
            </w:pPr>
            <w:r>
              <w:t>6         System.out.println( result );</w:t>
            </w:r>
          </w:p>
          <w:p w14:paraId="6CA681A7" w14:textId="77777777" w:rsidR="001140F8" w:rsidRDefault="001140F8">
            <w:pPr>
              <w:pStyle w:val="1b"/>
              <w:pPrChange w:id="5462" w:author="IRK" w:date="2020-04-14T13:56:00Z">
                <w:pPr>
                  <w:pStyle w:val="aff1"/>
                </w:pPr>
              </w:pPrChange>
            </w:pPr>
            <w:r>
              <w:t>7     }</w:t>
            </w:r>
          </w:p>
          <w:p w14:paraId="4AC8E478" w14:textId="77777777" w:rsidR="001140F8" w:rsidRDefault="001140F8">
            <w:pPr>
              <w:pStyle w:val="1b"/>
              <w:pPrChange w:id="5463" w:author="IRK" w:date="2020-04-14T13:56:00Z">
                <w:pPr>
                  <w:pStyle w:val="aff1"/>
                </w:pPr>
              </w:pPrChange>
            </w:pPr>
            <w:r>
              <w:t>8 }</w:t>
            </w:r>
          </w:p>
        </w:tc>
      </w:tr>
    </w:tbl>
    <w:p w14:paraId="2E6248F6" w14:textId="77777777" w:rsidR="001140F8" w:rsidRPr="00A34F2D" w:rsidRDefault="001140F8" w:rsidP="00F93119"/>
    <w:p w14:paraId="0B95D279" w14:textId="30460443" w:rsidR="001140F8" w:rsidRDefault="001140F8" w:rsidP="00F93119">
      <w:r w:rsidRPr="005B7888">
        <w:t>ユーザは、</w:t>
      </w:r>
      <w:r w:rsidRPr="005B7888">
        <w:t>998621.0</w:t>
      </w:r>
      <w:r w:rsidRPr="005B7888">
        <w:t>またはそれと</w:t>
      </w:r>
      <w:r>
        <w:rPr>
          <w:rFonts w:hint="eastAsia"/>
        </w:rPr>
        <w:t>同一</w:t>
      </w:r>
      <w:r w:rsidRPr="005B7888">
        <w:t>値を意味する他のフォーマットの出力を</w:t>
      </w:r>
      <w:r>
        <w:rPr>
          <w:rFonts w:hint="eastAsia"/>
        </w:rPr>
        <w:t>想定するが</w:t>
      </w:r>
      <w:r w:rsidRPr="005B7888">
        <w:t>、</w:t>
      </w:r>
      <w:r>
        <w:t>実際にこのサンプルを実行した結果</w:t>
      </w:r>
      <w:r w:rsidR="00E97E06">
        <w:t>998620.9999999999</w:t>
      </w:r>
      <w:r>
        <w:t>が出力されている。その</w:t>
      </w:r>
      <w:r>
        <w:rPr>
          <w:rFonts w:hint="eastAsia"/>
        </w:rPr>
        <w:t>原因としては</w:t>
      </w:r>
      <w:del w:id="5464" w:author="IRK" w:date="2020-03-12T14:39:00Z">
        <w:r w:rsidR="003E17E8" w:rsidDel="00A55E2C">
          <w:rPr>
            <w:rFonts w:hint="eastAsia"/>
          </w:rPr>
          <w:delText>以下</w:delText>
        </w:r>
      </w:del>
      <w:ins w:id="5465" w:author="IRK" w:date="2020-03-12T14:39:00Z">
        <w:r w:rsidR="00A55E2C">
          <w:rPr>
            <w:rFonts w:hint="eastAsia"/>
          </w:rPr>
          <w:t>次</w:t>
        </w:r>
      </w:ins>
      <w:r>
        <w:rPr>
          <w:rFonts w:hint="eastAsia"/>
        </w:rPr>
        <w:t>の</w:t>
      </w:r>
      <w:del w:id="5466" w:author="IRK" w:date="2020-03-12T14:39:00Z">
        <w:r w:rsidDel="00A55E2C">
          <w:rPr>
            <w:rFonts w:hint="eastAsia"/>
          </w:rPr>
          <w:delText>通り</w:delText>
        </w:r>
      </w:del>
      <w:ins w:id="5467" w:author="IRK" w:date="2020-03-12T14:39:00Z">
        <w:r w:rsidR="00A55E2C">
          <w:rPr>
            <w:rFonts w:hint="eastAsia"/>
          </w:rPr>
          <w:t>とおり</w:t>
        </w:r>
      </w:ins>
      <w:r>
        <w:rPr>
          <w:rFonts w:hint="eastAsia"/>
        </w:rPr>
        <w:t>である</w:t>
      </w:r>
      <w:r>
        <w:t>。</w:t>
      </w:r>
    </w:p>
    <w:p w14:paraId="0DB81BEA" w14:textId="77777777" w:rsidR="001140F8" w:rsidRDefault="001140F8" w:rsidP="00F93119"/>
    <w:p w14:paraId="6B139D12" w14:textId="77777777" w:rsidR="00E97E06" w:rsidRDefault="001140F8" w:rsidP="00F93119">
      <w:r w:rsidRPr="00CE1CF5">
        <w:t>まず</w:t>
      </w:r>
      <w:r w:rsidRPr="00CE1CF5">
        <w:t>9986.21</w:t>
      </w:r>
      <w:r w:rsidRPr="00CE1CF5">
        <w:t>は倍精度実数で、正確な値が表現できない。最も近い値</w:t>
      </w:r>
      <w:r w:rsidR="00E97E06">
        <w:t>9986.209999999999126885086297988891</w:t>
      </w:r>
    </w:p>
    <w:p w14:paraId="6A7DBD2A" w14:textId="34C31300" w:rsidR="001140F8" w:rsidRPr="00CE1CF5" w:rsidRDefault="00E97E06" w:rsidP="00F93119">
      <w:r>
        <w:t>6015625</w:t>
      </w:r>
      <w:r w:rsidR="001140F8" w:rsidRPr="00CE1CF5">
        <w:t>は、真値と約</w:t>
      </w:r>
      <w:r w:rsidR="001140F8" w:rsidRPr="00CE1CF5">
        <w:t>0.48</w:t>
      </w:r>
      <w:r w:rsidR="00A10EF7">
        <w:rPr>
          <w:rFonts w:eastAsiaTheme="minorEastAsia" w:hint="eastAsia"/>
        </w:rPr>
        <w:t>ULP</w:t>
      </w:r>
      <w:r w:rsidR="001140F8" w:rsidRPr="00CE1CF5">
        <w:t>(&lt;0.5</w:t>
      </w:r>
      <w:r w:rsidR="00A10EF7">
        <w:rPr>
          <w:rFonts w:eastAsiaTheme="minorEastAsia" w:hint="eastAsia"/>
        </w:rPr>
        <w:t>ULP</w:t>
      </w:r>
      <w:r w:rsidR="001140F8" w:rsidRPr="00CE1CF5">
        <w:t>)</w:t>
      </w:r>
      <w:r w:rsidR="001140F8" w:rsidRPr="00CE1CF5">
        <w:t>の誤差がある。</w:t>
      </w:r>
      <w:r w:rsidR="001140F8" w:rsidRPr="00CE1CF5">
        <w:t>100.0</w:t>
      </w:r>
      <w:r w:rsidR="001140F8" w:rsidRPr="00CE1CF5">
        <w:t>は</w:t>
      </w:r>
      <w:r w:rsidR="001140F8" w:rsidRPr="00F210B8">
        <w:t>double</w:t>
      </w:r>
      <w:r w:rsidR="001140F8" w:rsidRPr="00CE1CF5">
        <w:t>で正確な値が表現できる。</w:t>
      </w:r>
      <w:r w:rsidR="001140F8" w:rsidRPr="00CE1CF5">
        <w:t>2</w:t>
      </w:r>
      <w:r w:rsidR="001140F8" w:rsidRPr="00CE1CF5">
        <w:t>つの数を掛けると</w:t>
      </w:r>
      <w:r w:rsidR="001140F8" w:rsidRPr="00CE1CF5">
        <w:t>998620.999999999883584678173065185546875</w:t>
      </w:r>
      <w:r w:rsidR="001140F8" w:rsidRPr="00CE1CF5">
        <w:t>になり、</w:t>
      </w:r>
      <w:r w:rsidR="001140F8" w:rsidRPr="00CE1CF5">
        <w:t>998621.0</w:t>
      </w:r>
      <w:r w:rsidR="001140F8" w:rsidRPr="00CE1CF5">
        <w:t>と</w:t>
      </w:r>
      <w:r w:rsidR="001140F8" w:rsidRPr="00CE1CF5">
        <w:t>1</w:t>
      </w:r>
      <w:r w:rsidR="00A10EF7">
        <w:rPr>
          <w:rFonts w:eastAsiaTheme="minorEastAsia" w:hint="eastAsia"/>
        </w:rPr>
        <w:t>ULP</w:t>
      </w:r>
      <w:r w:rsidR="001140F8" w:rsidRPr="00CE1CF5">
        <w:t>の誤差が発生して、この値は真値</w:t>
      </w:r>
      <w:r w:rsidR="001140F8" w:rsidRPr="00CE1CF5">
        <w:t>998621.0</w:t>
      </w:r>
      <w:r w:rsidR="001140F8" w:rsidRPr="00CE1CF5">
        <w:t>の</w:t>
      </w:r>
      <w:r w:rsidR="001140F8" w:rsidRPr="00CE1CF5">
        <w:t>1</w:t>
      </w:r>
      <w:r w:rsidR="001140F8" w:rsidRPr="00CE1CF5">
        <w:t>京分の</w:t>
      </w:r>
      <w:r w:rsidR="001140F8" w:rsidRPr="00CE1CF5">
        <w:t>1(1</w:t>
      </w:r>
      <w:r w:rsidR="001140F8" w:rsidRPr="00CE1CF5">
        <w:t>億分の</w:t>
      </w:r>
      <w:r w:rsidR="001140F8" w:rsidRPr="00CE1CF5">
        <w:t>1</w:t>
      </w:r>
      <w:r w:rsidR="001140F8" w:rsidRPr="00CE1CF5">
        <w:t>の</w:t>
      </w:r>
      <w:r w:rsidR="001140F8" w:rsidRPr="00CE1CF5">
        <w:t>1</w:t>
      </w:r>
      <w:r w:rsidR="001140F8" w:rsidRPr="00CE1CF5">
        <w:t>億分の</w:t>
      </w:r>
      <w:r w:rsidR="001140F8" w:rsidRPr="00CE1CF5">
        <w:t>1)</w:t>
      </w:r>
      <w:r w:rsidR="001140F8" w:rsidRPr="00CE1CF5">
        <w:t>である。</w:t>
      </w:r>
    </w:p>
    <w:p w14:paraId="3E29D6B8" w14:textId="3ABCA9FD" w:rsidR="001140F8" w:rsidRPr="00CE1CF5" w:rsidRDefault="001140F8" w:rsidP="00F93119">
      <w:r w:rsidRPr="00F210B8">
        <w:t>double</w:t>
      </w:r>
      <w:r w:rsidRPr="00CE1CF5">
        <w:t>演算で、特に固定小数点の表現を</w:t>
      </w:r>
      <w:r w:rsidRPr="00F210B8">
        <w:t>double</w:t>
      </w:r>
      <w:r w:rsidRPr="00CE1CF5">
        <w:t>に変換して実行した演算では、計算の誤差を避けることはできない。実際、この誤差は無視</w:t>
      </w:r>
      <w:r w:rsidRPr="00CE1CF5">
        <w:rPr>
          <w:rFonts w:hint="eastAsia"/>
        </w:rPr>
        <w:t>および</w:t>
      </w:r>
      <w:r w:rsidRPr="00CE1CF5">
        <w:t>、補正可能な</w:t>
      </w:r>
      <w:r w:rsidR="00993907" w:rsidRPr="00AB2487">
        <w:rPr>
          <w:rFonts w:ascii="ＭＳ Ｐゴシック" w:hAnsi="ＭＳ Ｐゴシック" w:hint="eastAsia"/>
        </w:rPr>
        <w:t>レベル</w:t>
      </w:r>
      <w:r w:rsidRPr="00AB2487">
        <w:rPr>
          <w:rFonts w:ascii="ＭＳ Ｐゴシック" w:hAnsi="ＭＳ Ｐゴシック" w:hint="eastAsia"/>
        </w:rPr>
        <w:t>で</w:t>
      </w:r>
      <w:r w:rsidRPr="00CE1CF5">
        <w:t>ある。</w:t>
      </w:r>
      <w:r w:rsidR="008623A2">
        <w:rPr>
          <w:rFonts w:hint="eastAsia"/>
        </w:rPr>
        <w:t>但し</w:t>
      </w:r>
      <w:r w:rsidRPr="00CE1CF5">
        <w:t>、</w:t>
      </w:r>
      <w:r w:rsidRPr="00F210B8">
        <w:t>double</w:t>
      </w:r>
      <w:r w:rsidRPr="00CE1CF5">
        <w:t>の概念を正確に理解せず</w:t>
      </w:r>
      <w:r w:rsidRPr="00CE1CF5">
        <w:rPr>
          <w:rFonts w:hint="eastAsia"/>
        </w:rPr>
        <w:t>使用方法を誤った</w:t>
      </w:r>
      <w:r w:rsidRPr="00CE1CF5">
        <w:t>場合は、この誤差により問題が発生する可能性もある。</w:t>
      </w:r>
    </w:p>
    <w:p w14:paraId="661F1E18" w14:textId="77777777" w:rsidR="00E612BC" w:rsidRDefault="00E612BC" w:rsidP="00F93119"/>
    <w:p w14:paraId="52D262F9" w14:textId="77777777" w:rsidR="001140F8" w:rsidRDefault="001140F8" w:rsidP="00F93119">
      <w:pPr>
        <w:pStyle w:val="32"/>
      </w:pPr>
      <w:bookmarkStart w:id="5468" w:name="_Toc385838788"/>
      <w:bookmarkStart w:id="5469" w:name="_Toc426449650"/>
      <w:bookmarkStart w:id="5470" w:name="_Toc426449746"/>
      <w:bookmarkStart w:id="5471" w:name="_Toc434858930"/>
      <w:bookmarkStart w:id="5472" w:name="_Toc34988306"/>
      <w:bookmarkStart w:id="5473" w:name="_Toc40799160"/>
      <w:r>
        <w:t>文字列への変換</w:t>
      </w:r>
      <w:bookmarkEnd w:id="5468"/>
      <w:bookmarkEnd w:id="5469"/>
      <w:bookmarkEnd w:id="5470"/>
      <w:bookmarkEnd w:id="5471"/>
      <w:bookmarkEnd w:id="5472"/>
      <w:bookmarkEnd w:id="5473"/>
    </w:p>
    <w:p w14:paraId="6C2BC5A4" w14:textId="4EC3A7C1" w:rsidR="001140F8" w:rsidRPr="00CE1CF5" w:rsidRDefault="001140F8" w:rsidP="00F93119">
      <w:r w:rsidRPr="00E612BC">
        <w:t>double</w:t>
      </w:r>
      <w:r w:rsidRPr="00E612BC">
        <w:t>は、パソコン</w:t>
      </w:r>
      <w:r w:rsidRPr="00CE1CF5">
        <w:t>のメモリで</w:t>
      </w:r>
      <w:r w:rsidRPr="00CE1CF5">
        <w:t>8</w:t>
      </w:r>
      <w:r w:rsidRPr="00CE1CF5">
        <w:t>バイトを占めている</w:t>
      </w:r>
      <w:r w:rsidRPr="00CE1CF5">
        <w:t>2</w:t>
      </w:r>
      <w:r w:rsidRPr="00CE1CF5">
        <w:t>進データである。</w:t>
      </w:r>
      <w:r w:rsidRPr="00CE1CF5">
        <w:t>100</w:t>
      </w:r>
      <w:r w:rsidRPr="00CE1CF5">
        <w:t>、</w:t>
      </w:r>
      <w:r w:rsidRPr="00CE1CF5">
        <w:t>1</w:t>
      </w:r>
      <w:r w:rsidRPr="00CE1CF5">
        <w:t>、</w:t>
      </w:r>
      <w:r w:rsidRPr="00CE1CF5">
        <w:t>0.1</w:t>
      </w:r>
      <w:r w:rsidRPr="00CE1CF5">
        <w:t>、</w:t>
      </w:r>
      <w:r w:rsidRPr="00CE1CF5">
        <w:t>3.14</w:t>
      </w:r>
      <w:r w:rsidRPr="00CE1CF5">
        <w:t>のように、すべての</w:t>
      </w:r>
      <w:r w:rsidRPr="00CE1CF5">
        <w:rPr>
          <w:rFonts w:hint="eastAsia"/>
        </w:rPr>
        <w:t>規定値</w:t>
      </w:r>
      <w:r w:rsidRPr="00CE1CF5">
        <w:t>(</w:t>
      </w:r>
      <w:r w:rsidRPr="00CE1CF5">
        <w:t>ただし、</w:t>
      </w:r>
      <w:r w:rsidRPr="00F210B8">
        <w:t>double</w:t>
      </w:r>
      <w:r w:rsidRPr="00CE1CF5">
        <w:t>で表現可能な範囲</w:t>
      </w:r>
      <w:r w:rsidRPr="00CE1CF5">
        <w:t>)</w:t>
      </w:r>
      <w:r w:rsidRPr="00CE1CF5">
        <w:t>は直観的に理解できるテキストの</w:t>
      </w:r>
      <w:r w:rsidRPr="00CE1CF5">
        <w:rPr>
          <w:rFonts w:hint="eastAsia"/>
        </w:rPr>
        <w:t>形式</w:t>
      </w:r>
      <w:r w:rsidRPr="00CE1CF5">
        <w:t>ではなく、</w:t>
      </w:r>
      <w:r w:rsidRPr="00CE1CF5">
        <w:t>8</w:t>
      </w:r>
      <w:r w:rsidRPr="00CE1CF5">
        <w:t>バイトの</w:t>
      </w:r>
      <w:r w:rsidRPr="00CE1CF5">
        <w:t>2</w:t>
      </w:r>
      <w:r w:rsidRPr="00CE1CF5">
        <w:t>進データの</w:t>
      </w:r>
      <w:r w:rsidRPr="00CE1CF5">
        <w:rPr>
          <w:rFonts w:hint="eastAsia"/>
        </w:rPr>
        <w:t>形式</w:t>
      </w:r>
      <w:r w:rsidRPr="00CE1CF5">
        <w:t>でメモリに存在する。その</w:t>
      </w:r>
      <w:r w:rsidRPr="00CE1CF5">
        <w:t>2</w:t>
      </w:r>
      <w:r w:rsidRPr="00CE1CF5">
        <w:t>進データを出力するためには、それを文字列に変換するプロセスが必要になる。</w:t>
      </w:r>
    </w:p>
    <w:p w14:paraId="664A26F4" w14:textId="5F1EA0AE" w:rsidR="00680907" w:rsidRDefault="00680907" w:rsidP="00F93119">
      <w:del w:id="5474" w:author="IRK" w:date="2020-04-13T12:51:00Z">
        <w:r w:rsidDel="00166351">
          <w:br w:type="page"/>
        </w:r>
      </w:del>
    </w:p>
    <w:p w14:paraId="45C53A94" w14:textId="6C045010" w:rsidR="001140F8" w:rsidRPr="00CE1CF5" w:rsidRDefault="003E17E8" w:rsidP="00F93119">
      <w:del w:id="5475" w:author="IRK" w:date="2020-03-12T14:39:00Z">
        <w:r w:rsidDel="00A55E2C">
          <w:rPr>
            <w:rFonts w:hint="eastAsia"/>
          </w:rPr>
          <w:delText>以下</w:delText>
        </w:r>
      </w:del>
      <w:ins w:id="5476" w:author="IRK" w:date="2020-03-12T14:39:00Z">
        <w:r w:rsidR="00A55E2C">
          <w:rPr>
            <w:rFonts w:hint="eastAsia"/>
          </w:rPr>
          <w:t>次</w:t>
        </w:r>
      </w:ins>
      <w:r>
        <w:rPr>
          <w:rFonts w:hint="eastAsia"/>
        </w:rPr>
        <w:t>は、</w:t>
      </w:r>
      <w:r w:rsidR="001140F8" w:rsidRPr="00CE1CF5">
        <w:t>C</w:t>
      </w:r>
      <w:r w:rsidR="001140F8" w:rsidRPr="00CE1CF5">
        <w:t>プログラムを</w:t>
      </w:r>
      <w:r>
        <w:rPr>
          <w:rFonts w:hint="eastAsia"/>
        </w:rPr>
        <w:t>例として</w:t>
      </w:r>
      <w:r w:rsidR="001140F8" w:rsidRPr="00CE1CF5">
        <w:rPr>
          <w:rFonts w:hint="eastAsia"/>
        </w:rPr>
        <w:t>説明する。</w:t>
      </w:r>
    </w:p>
    <w:p w14:paraId="3A6514BC" w14:textId="77777777" w:rsidR="001140F8" w:rsidRDefault="001140F8" w:rsidP="00F93119"/>
    <w:p w14:paraId="52D94963" w14:textId="076794C5" w:rsidR="00CE1CF5" w:rsidRPr="00CE1CF5" w:rsidRDefault="00CE1CF5" w:rsidP="00F93119">
      <w:pPr>
        <w:pStyle w:val="af5"/>
        <w:rPr>
          <w:rFonts w:eastAsia="Malgun Gothic"/>
        </w:rPr>
      </w:pPr>
      <w:bookmarkStart w:id="5477" w:name="_Toc40799321"/>
      <w:r>
        <w:t>[</w:t>
      </w:r>
      <w:del w:id="5478" w:author="IRK" w:date="2020-03-12T15:16: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91</w:delText>
        </w:r>
        <w:r w:rsidR="00E65728" w:rsidDel="00E27ACD">
          <w:rPr>
            <w:noProof/>
          </w:rPr>
          <w:fldChar w:fldCharType="end"/>
        </w:r>
        <w:r w:rsidDel="00E27ACD">
          <w:rPr>
            <w:rFonts w:hint="eastAsia"/>
          </w:rPr>
          <w:delText xml:space="preserve">　</w:delText>
        </w:r>
      </w:del>
      <w:ins w:id="5479" w:author="IRK" w:date="2020-03-12T15:16: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98</w:t>
      </w:r>
      <w:ins w:id="5480" w:author="IRK" w:date="2020-03-12T15:16:00Z">
        <w:r w:rsidR="00E27ACD">
          <w:fldChar w:fldCharType="end"/>
        </w:r>
        <w:r w:rsidR="00E27ACD">
          <w:rPr>
            <w:rFonts w:hint="eastAsia"/>
          </w:rPr>
          <w:t xml:space="preserve"> </w:t>
        </w:r>
      </w:ins>
      <w:r>
        <w:rPr>
          <w:noProof/>
        </w:rPr>
        <w:t>double</w:t>
      </w:r>
      <w:r>
        <w:rPr>
          <w:noProof/>
        </w:rPr>
        <w:t>値を文字列で出力する</w:t>
      </w:r>
      <w:r>
        <w:rPr>
          <w:noProof/>
        </w:rPr>
        <w:t>C</w:t>
      </w:r>
      <w:r>
        <w:rPr>
          <w:noProof/>
        </w:rPr>
        <w:t>ソースコード</w:t>
      </w:r>
      <w:r>
        <w:rPr>
          <w:rFonts w:eastAsia="Malgun Gothic" w:hint="eastAsia"/>
          <w:noProof/>
        </w:rPr>
        <w:t>]</w:t>
      </w:r>
      <w:bookmarkEnd w:id="5477"/>
    </w:p>
    <w:tbl>
      <w:tblPr>
        <w:tblStyle w:val="af4"/>
        <w:tblW w:w="0" w:type="auto"/>
        <w:jc w:val="center"/>
        <w:tblLook w:val="04A0" w:firstRow="1" w:lastRow="0" w:firstColumn="1" w:lastColumn="0" w:noHBand="0" w:noVBand="1"/>
        <w:tblPrChange w:id="5481" w:author="IRK" w:date="2020-04-14T15:52:00Z">
          <w:tblPr>
            <w:tblStyle w:val="af4"/>
            <w:tblW w:w="0" w:type="auto"/>
            <w:tblInd w:w="108" w:type="dxa"/>
            <w:tblLook w:val="04A0" w:firstRow="1" w:lastRow="0" w:firstColumn="1" w:lastColumn="0" w:noHBand="0" w:noVBand="1"/>
          </w:tblPr>
        </w:tblPrChange>
      </w:tblPr>
      <w:tblGrid>
        <w:gridCol w:w="9463"/>
        <w:tblGridChange w:id="5482">
          <w:tblGrid>
            <w:gridCol w:w="9463"/>
          </w:tblGrid>
        </w:tblGridChange>
      </w:tblGrid>
      <w:tr w:rsidR="001140F8" w14:paraId="610FBF14"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483" w:author="IRK" w:date="2020-04-14T15:52:00Z">
              <w:tcPr>
                <w:tcW w:w="9463" w:type="dxa"/>
                <w:tcBorders>
                  <w:top w:val="single" w:sz="4" w:space="0" w:color="auto"/>
                  <w:left w:val="single" w:sz="4" w:space="0" w:color="auto"/>
                  <w:bottom w:val="single" w:sz="4" w:space="0" w:color="auto"/>
                  <w:right w:val="single" w:sz="4" w:space="0" w:color="auto"/>
                </w:tcBorders>
              </w:tcPr>
            </w:tcPrChange>
          </w:tcPr>
          <w:p w14:paraId="74E133AD" w14:textId="77777777" w:rsidR="001140F8" w:rsidRPr="00846AAC" w:rsidRDefault="001140F8">
            <w:pPr>
              <w:pStyle w:val="1b"/>
              <w:pPrChange w:id="5484" w:author="IRK" w:date="2020-05-11T11:13:00Z">
                <w:pPr>
                  <w:pStyle w:val="aff1"/>
                </w:pPr>
              </w:pPrChange>
            </w:pPr>
            <w:r w:rsidRPr="00846AAC">
              <w:t>1 #include &lt;stdio.h&gt;</w:t>
            </w:r>
          </w:p>
          <w:p w14:paraId="7E887672" w14:textId="77777777" w:rsidR="001140F8" w:rsidRPr="003D69F4" w:rsidRDefault="001140F8">
            <w:pPr>
              <w:pStyle w:val="1b"/>
              <w:pPrChange w:id="5485" w:author="IRK" w:date="2020-05-11T11:13:00Z">
                <w:pPr>
                  <w:pStyle w:val="aff1"/>
                </w:pPr>
              </w:pPrChange>
            </w:pPr>
            <w:r w:rsidRPr="003D69F4">
              <w:t>2</w:t>
            </w:r>
            <w:del w:id="5486" w:author="IRK" w:date="2020-03-13T10:22:00Z">
              <w:r w:rsidRPr="003D69F4" w:rsidDel="005C7246">
                <w:delText xml:space="preserve"> </w:delText>
              </w:r>
            </w:del>
          </w:p>
          <w:p w14:paraId="5434E455" w14:textId="77777777" w:rsidR="001140F8" w:rsidRPr="00475A55" w:rsidRDefault="001140F8">
            <w:pPr>
              <w:pStyle w:val="1b"/>
              <w:pPrChange w:id="5487" w:author="IRK" w:date="2020-05-11T11:13:00Z">
                <w:pPr>
                  <w:pStyle w:val="aff1"/>
                </w:pPr>
              </w:pPrChange>
            </w:pPr>
            <w:r w:rsidRPr="003D69F4">
              <w:t>3 int main( int argc, char* argv</w:t>
            </w:r>
            <w:r w:rsidR="002821A4" w:rsidRPr="003D69F4">
              <w:t>[ ]</w:t>
            </w:r>
            <w:r w:rsidRPr="00475A55">
              <w:t xml:space="preserve"> )</w:t>
            </w:r>
          </w:p>
          <w:p w14:paraId="0C286088" w14:textId="77777777" w:rsidR="001140F8" w:rsidRPr="00AD28C2" w:rsidRDefault="001140F8">
            <w:pPr>
              <w:pStyle w:val="1b"/>
              <w:rPr>
                <w:rPrChange w:id="5488" w:author="IRK" w:date="2020-05-11T11:13:00Z">
                  <w:rPr>
                    <w:lang w:val="pt-PT"/>
                  </w:rPr>
                </w:rPrChange>
              </w:rPr>
              <w:pPrChange w:id="5489" w:author="IRK" w:date="2020-05-11T11:13:00Z">
                <w:pPr>
                  <w:pStyle w:val="aff1"/>
                </w:pPr>
              </w:pPrChange>
            </w:pPr>
            <w:r w:rsidRPr="00D36EBC">
              <w:t>4 {</w:t>
            </w:r>
          </w:p>
          <w:p w14:paraId="040BF81C" w14:textId="77777777" w:rsidR="001140F8" w:rsidRPr="00AD28C2" w:rsidRDefault="001140F8">
            <w:pPr>
              <w:pStyle w:val="1b"/>
              <w:rPr>
                <w:rPrChange w:id="5490" w:author="IRK" w:date="2020-05-11T11:13:00Z">
                  <w:rPr>
                    <w:lang w:val="pt-PT"/>
                  </w:rPr>
                </w:rPrChange>
              </w:rPr>
              <w:pPrChange w:id="5491" w:author="IRK" w:date="2020-05-11T11:13:00Z">
                <w:pPr>
                  <w:pStyle w:val="aff1"/>
                </w:pPr>
              </w:pPrChange>
            </w:pPr>
            <w:r w:rsidRPr="00846AAC">
              <w:t>5     double num = 1.0 - 0.667;</w:t>
            </w:r>
          </w:p>
          <w:p w14:paraId="5A39EE36" w14:textId="77777777" w:rsidR="001140F8" w:rsidRPr="00AD28C2" w:rsidRDefault="001140F8">
            <w:pPr>
              <w:pStyle w:val="1b"/>
              <w:rPr>
                <w:rPrChange w:id="5492" w:author="IRK" w:date="2020-05-11T11:13:00Z">
                  <w:rPr>
                    <w:lang w:val="pt-PT"/>
                  </w:rPr>
                </w:rPrChange>
              </w:rPr>
              <w:pPrChange w:id="5493" w:author="IRK" w:date="2020-05-11T11:13:00Z">
                <w:pPr>
                  <w:pStyle w:val="aff1"/>
                </w:pPr>
              </w:pPrChange>
            </w:pPr>
            <w:r w:rsidRPr="00846AAC">
              <w:t xml:space="preserve">6  </w:t>
            </w:r>
            <w:r w:rsidRPr="003D69F4">
              <w:t xml:space="preserve">   printf( "%lf\n</w:t>
            </w:r>
            <w:r w:rsidRPr="00846AAC">
              <w:t>", num );</w:t>
            </w:r>
          </w:p>
          <w:p w14:paraId="7B74759D" w14:textId="77777777" w:rsidR="001140F8" w:rsidRPr="00AD28C2" w:rsidRDefault="001140F8">
            <w:pPr>
              <w:pStyle w:val="1b"/>
              <w:rPr>
                <w:rPrChange w:id="5494" w:author="IRK" w:date="2020-05-11T11:13:00Z">
                  <w:rPr>
                    <w:lang w:val="pt-PT"/>
                  </w:rPr>
                </w:rPrChange>
              </w:rPr>
              <w:pPrChange w:id="5495" w:author="IRK" w:date="2020-05-11T11:13:00Z">
                <w:pPr>
                  <w:pStyle w:val="aff1"/>
                </w:pPr>
              </w:pPrChange>
            </w:pPr>
            <w:r w:rsidRPr="00846AAC">
              <w:t xml:space="preserve">7     printf( </w:t>
            </w:r>
            <w:r w:rsidRPr="00AD28C2">
              <w:rPr>
                <w:rPrChange w:id="5496" w:author="IRK" w:date="2020-05-11T11:13:00Z">
                  <w:rPr>
                    <w:b/>
                  </w:rPr>
                </w:rPrChange>
              </w:rPr>
              <w:t>"%.20lf\n</w:t>
            </w:r>
            <w:r w:rsidRPr="00846AAC">
              <w:t>", num );</w:t>
            </w:r>
          </w:p>
          <w:p w14:paraId="3DD10CBC" w14:textId="77777777" w:rsidR="001140F8" w:rsidRPr="00AD28C2" w:rsidRDefault="001140F8">
            <w:pPr>
              <w:pStyle w:val="1b"/>
              <w:rPr>
                <w:rPrChange w:id="5497" w:author="IRK" w:date="2020-05-11T11:13:00Z">
                  <w:rPr>
                    <w:lang w:val="pt-PT"/>
                  </w:rPr>
                </w:rPrChange>
              </w:rPr>
              <w:pPrChange w:id="5498" w:author="IRK" w:date="2020-05-11T11:13:00Z">
                <w:pPr>
                  <w:pStyle w:val="aff1"/>
                </w:pPr>
              </w:pPrChange>
            </w:pPr>
            <w:r w:rsidRPr="00846AAC">
              <w:t>8     return 0;</w:t>
            </w:r>
          </w:p>
          <w:p w14:paraId="17E25626" w14:textId="77777777" w:rsidR="001140F8" w:rsidRPr="00846AAC" w:rsidRDefault="001140F8">
            <w:pPr>
              <w:pStyle w:val="1b"/>
              <w:pPrChange w:id="5499" w:author="IRK" w:date="2020-05-11T11:13:00Z">
                <w:pPr>
                  <w:pStyle w:val="aff1"/>
                </w:pPr>
              </w:pPrChange>
            </w:pPr>
            <w:r w:rsidRPr="00846AAC">
              <w:t>9 }</w:t>
            </w:r>
          </w:p>
        </w:tc>
      </w:tr>
    </w:tbl>
    <w:p w14:paraId="342242D9" w14:textId="77777777" w:rsidR="00E97E06" w:rsidRDefault="00E97E06" w:rsidP="00F93119"/>
    <w:p w14:paraId="216B5DD8" w14:textId="5B0DA2B3" w:rsidR="001140F8" w:rsidRPr="00CE1CF5" w:rsidRDefault="001140F8" w:rsidP="00F93119">
      <w:r w:rsidRPr="00CE1CF5">
        <w:t>1.0</w:t>
      </w:r>
      <w:r w:rsidRPr="00CE1CF5">
        <w:t>から</w:t>
      </w:r>
      <w:r w:rsidRPr="00CE1CF5">
        <w:t>0.667</w:t>
      </w:r>
      <w:r w:rsidRPr="00CE1CF5">
        <w:rPr>
          <w:rFonts w:hint="eastAsia"/>
        </w:rPr>
        <w:t>の減算</w:t>
      </w:r>
      <w:r w:rsidRPr="00CE1CF5">
        <w:t>結果を</w:t>
      </w:r>
      <w:r w:rsidRPr="00A75242">
        <w:t>printf</w:t>
      </w:r>
      <w:r w:rsidRPr="00CE1CF5">
        <w:t>関数</w:t>
      </w:r>
      <w:r w:rsidRPr="00CE1CF5">
        <w:rPr>
          <w:rFonts w:hint="eastAsia"/>
        </w:rPr>
        <w:t>で</w:t>
      </w:r>
      <w:r w:rsidRPr="00CE1CF5">
        <w:t>出力している</w:t>
      </w:r>
      <w:r w:rsidRPr="00CE1CF5">
        <w:t>(0.667</w:t>
      </w:r>
      <w:r w:rsidRPr="00CE1CF5">
        <w:t>を</w:t>
      </w:r>
      <w:r w:rsidRPr="00CE1CF5">
        <w:t>double</w:t>
      </w:r>
      <w:r w:rsidRPr="00CE1CF5">
        <w:t>に変換した値が実際は</w:t>
      </w:r>
      <w:r w:rsidRPr="00CE1CF5">
        <w:t>0.667</w:t>
      </w:r>
      <w:r w:rsidRPr="00CE1CF5">
        <w:t>ではないことについては、説明を省略する</w:t>
      </w:r>
      <w:r w:rsidRPr="00CE1CF5">
        <w:t>)</w:t>
      </w:r>
      <w:r w:rsidRPr="00CE1CF5">
        <w:t>。上のプログラムをコンパイルして実行</w:t>
      </w:r>
      <w:r w:rsidRPr="00CE1CF5">
        <w:rPr>
          <w:rFonts w:hint="eastAsia"/>
        </w:rPr>
        <w:t>した場合</w:t>
      </w:r>
      <w:r w:rsidRPr="00CE1CF5">
        <w:t>、次のような出力が得られる。</w:t>
      </w:r>
    </w:p>
    <w:p w14:paraId="2EFBE73C" w14:textId="77777777" w:rsidR="001140F8" w:rsidRDefault="001140F8" w:rsidP="00F93119"/>
    <w:tbl>
      <w:tblPr>
        <w:tblStyle w:val="af4"/>
        <w:tblW w:w="0" w:type="auto"/>
        <w:jc w:val="center"/>
        <w:tblBorders>
          <w:bottom w:val="none" w:sz="0" w:space="0" w:color="auto"/>
          <w:insideH w:val="none" w:sz="0" w:space="0" w:color="auto"/>
          <w:insideV w:val="none" w:sz="0" w:space="0" w:color="auto"/>
        </w:tblBorders>
        <w:tblLook w:val="04A0" w:firstRow="1" w:lastRow="0" w:firstColumn="1" w:lastColumn="0" w:noHBand="0" w:noVBand="1"/>
        <w:tblPrChange w:id="5500" w:author="IRK" w:date="2020-04-14T15:52:00Z">
          <w:tblPr>
            <w:tblStyle w:val="af4"/>
            <w:tblW w:w="0" w:type="auto"/>
            <w:tblInd w:w="108" w:type="dxa"/>
            <w:tblBorders>
              <w:bottom w:val="none" w:sz="0" w:space="0" w:color="auto"/>
              <w:insideH w:val="none" w:sz="0" w:space="0" w:color="auto"/>
              <w:insideV w:val="none" w:sz="0" w:space="0" w:color="auto"/>
            </w:tblBorders>
            <w:tblLook w:val="04A0" w:firstRow="1" w:lastRow="0" w:firstColumn="1" w:lastColumn="0" w:noHBand="0" w:noVBand="1"/>
          </w:tblPr>
        </w:tblPrChange>
      </w:tblPr>
      <w:tblGrid>
        <w:gridCol w:w="9498"/>
        <w:tblGridChange w:id="5501">
          <w:tblGrid>
            <w:gridCol w:w="9498"/>
          </w:tblGrid>
        </w:tblGridChange>
      </w:tblGrid>
      <w:tr w:rsidR="001140F8" w14:paraId="6E7EF394" w14:textId="77777777" w:rsidTr="00C054CD">
        <w:trPr>
          <w:jc w:val="center"/>
        </w:trPr>
        <w:tc>
          <w:tcPr>
            <w:tcW w:w="9498" w:type="dxa"/>
            <w:tcBorders>
              <w:bottom w:val="single" w:sz="4" w:space="0" w:color="auto"/>
            </w:tcBorders>
            <w:hideMark/>
            <w:tcPrChange w:id="5502" w:author="IRK" w:date="2020-04-14T15:52:00Z">
              <w:tcPr>
                <w:tcW w:w="9498" w:type="dxa"/>
                <w:tcBorders>
                  <w:bottom w:val="single" w:sz="4" w:space="0" w:color="auto"/>
                </w:tcBorders>
                <w:hideMark/>
              </w:tcPr>
            </w:tcPrChange>
          </w:tcPr>
          <w:p w14:paraId="10E2B261" w14:textId="77777777" w:rsidR="001140F8" w:rsidRPr="00996962" w:rsidRDefault="001140F8">
            <w:pPr>
              <w:pStyle w:val="1b"/>
              <w:pPrChange w:id="5503" w:author="IRK" w:date="2020-04-14T13:56:00Z">
                <w:pPr/>
              </w:pPrChange>
            </w:pPr>
            <w:r w:rsidRPr="00996962">
              <w:t>0.333000</w:t>
            </w:r>
          </w:p>
          <w:p w14:paraId="63E1F4F3" w14:textId="77777777" w:rsidR="001140F8" w:rsidRDefault="001140F8">
            <w:pPr>
              <w:pStyle w:val="1b"/>
              <w:pPrChange w:id="5504" w:author="IRK" w:date="2020-04-14T13:56:00Z">
                <w:pPr/>
              </w:pPrChange>
            </w:pPr>
            <w:r w:rsidRPr="00996962">
              <w:t>0.33299999999999996270</w:t>
            </w:r>
          </w:p>
        </w:tc>
      </w:tr>
    </w:tbl>
    <w:p w14:paraId="175364C9" w14:textId="77777777" w:rsidR="001140F8" w:rsidRDefault="001140F8" w:rsidP="00F93119"/>
    <w:p w14:paraId="754E3BC6" w14:textId="4C8435C4" w:rsidR="001140F8" w:rsidRPr="00E612BC" w:rsidRDefault="00BA0F3B" w:rsidP="00F93119">
      <w:r w:rsidRPr="00BA0F3B">
        <w:rPr>
          <w:rFonts w:hint="eastAsia"/>
        </w:rPr>
        <w:t>同一処理を実行するが、出力形式の指定によって異なる結果が得られる。</w:t>
      </w:r>
      <w:r w:rsidR="001140F8" w:rsidRPr="00CE1CF5">
        <w:t>最初の</w:t>
      </w:r>
      <w:r w:rsidR="001140F8" w:rsidRPr="00E612BC">
        <w:t>printf</w:t>
      </w:r>
      <w:r w:rsidR="001140F8" w:rsidRPr="00E612BC">
        <w:t>では特に出力形式を指定していないが、実際には</w:t>
      </w:r>
      <w:r w:rsidR="001140F8" w:rsidRPr="00E612BC">
        <w:t>printf</w:t>
      </w:r>
      <w:r w:rsidR="001140F8" w:rsidRPr="00E612BC">
        <w:t>の</w:t>
      </w:r>
      <w:r w:rsidR="001140F8" w:rsidRPr="00E612BC">
        <w:t>double</w:t>
      </w:r>
      <w:r w:rsidR="001140F8" w:rsidRPr="00E612BC">
        <w:t>に対する基本出力形式で、小数点以下</w:t>
      </w:r>
      <w:r w:rsidR="001140F8" w:rsidRPr="00E612BC">
        <w:t>6</w:t>
      </w:r>
      <w:r w:rsidR="001140F8" w:rsidRPr="00E612BC">
        <w:t>桁までが文字列に変換されて出力されている。</w:t>
      </w:r>
    </w:p>
    <w:p w14:paraId="55580314" w14:textId="77777777" w:rsidR="001140F8" w:rsidRPr="00CE1CF5" w:rsidRDefault="001140F8" w:rsidP="00F93119"/>
    <w:p w14:paraId="2C7B02B0" w14:textId="63B2D1DC" w:rsidR="001140F8" w:rsidRPr="00CE1CF5" w:rsidRDefault="003E17E8" w:rsidP="00F93119">
      <w:del w:id="5505" w:author="IRK" w:date="2020-03-12T14:39:00Z">
        <w:r w:rsidDel="00A55E2C">
          <w:rPr>
            <w:rFonts w:hint="eastAsia"/>
          </w:rPr>
          <w:delText>以下</w:delText>
        </w:r>
      </w:del>
      <w:ins w:id="5506" w:author="IRK" w:date="2020-03-12T14:39:00Z">
        <w:r w:rsidR="00A55E2C">
          <w:rPr>
            <w:rFonts w:hint="eastAsia"/>
          </w:rPr>
          <w:t>次</w:t>
        </w:r>
      </w:ins>
      <w:r w:rsidR="001140F8" w:rsidRPr="00CE1CF5">
        <w:t>は、</w:t>
      </w:r>
      <w:r w:rsidR="001140F8" w:rsidRPr="00CE1CF5">
        <w:t>Java</w:t>
      </w:r>
      <w:r w:rsidR="001140F8" w:rsidRPr="00CE1CF5">
        <w:t>プログラム</w:t>
      </w:r>
      <w:r>
        <w:rPr>
          <w:rFonts w:hint="eastAsia"/>
        </w:rPr>
        <w:t>の例である</w:t>
      </w:r>
      <w:r w:rsidR="001140F8" w:rsidRPr="00CE1CF5">
        <w:t>。</w:t>
      </w:r>
    </w:p>
    <w:p w14:paraId="0622ED69" w14:textId="77777777" w:rsidR="001140F8" w:rsidRDefault="001140F8" w:rsidP="00F93119"/>
    <w:p w14:paraId="04FA95F6" w14:textId="4EEBBC3C" w:rsidR="00632C0D" w:rsidRPr="00632C0D" w:rsidRDefault="00632C0D" w:rsidP="00F93119">
      <w:pPr>
        <w:pStyle w:val="af5"/>
        <w:rPr>
          <w:rFonts w:eastAsia="Malgun Gothic"/>
        </w:rPr>
      </w:pPr>
      <w:bookmarkStart w:id="5507" w:name="_Toc40799322"/>
      <w:r>
        <w:t>[</w:t>
      </w:r>
      <w:del w:id="5508" w:author="IRK" w:date="2020-03-12T15:16:00Z">
        <w:r w:rsidDel="00E27ACD">
          <w:delText>表</w:delText>
        </w:r>
        <w:r w:rsidDel="00E27ACD">
          <w:delText xml:space="preserve"> </w:delText>
        </w:r>
        <w:r w:rsidR="00E65728" w:rsidDel="00E27ACD">
          <w:fldChar w:fldCharType="begin"/>
        </w:r>
        <w:r w:rsidR="000D23BF" w:rsidDel="00E27ACD">
          <w:delInstrText xml:space="preserve"> SEQ [</w:delInstrText>
        </w:r>
        <w:r w:rsidR="000D23BF" w:rsidDel="00E27ACD">
          <w:delInstrText>表</w:delInstrText>
        </w:r>
        <w:r w:rsidR="000D23BF" w:rsidDel="00E27ACD">
          <w:delInstrText xml:space="preserve"> \* ARABIC </w:delInstrText>
        </w:r>
        <w:r w:rsidR="00E65728" w:rsidDel="00E27ACD">
          <w:fldChar w:fldCharType="separate"/>
        </w:r>
        <w:r w:rsidR="004E7A9C" w:rsidDel="00E27ACD">
          <w:rPr>
            <w:noProof/>
          </w:rPr>
          <w:delText>92</w:delText>
        </w:r>
        <w:r w:rsidR="00E65728" w:rsidDel="00E27ACD">
          <w:rPr>
            <w:noProof/>
          </w:rPr>
          <w:fldChar w:fldCharType="end"/>
        </w:r>
      </w:del>
      <w:ins w:id="5509" w:author="IRK" w:date="2020-03-12T15:16:00Z">
        <w:r w:rsidR="00E27ACD">
          <w:rPr>
            <w:rFonts w:hint="eastAsia"/>
          </w:rPr>
          <w:t>表</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表</w:instrText>
        </w:r>
        <w:r w:rsidR="00E27ACD">
          <w:rPr>
            <w:rFonts w:hint="eastAsia"/>
          </w:rPr>
          <w:instrText xml:space="preserve"> \* ARABIC</w:instrText>
        </w:r>
        <w:r w:rsidR="00E27ACD">
          <w:instrText xml:space="preserve"> </w:instrText>
        </w:r>
      </w:ins>
      <w:r w:rsidR="00E27ACD">
        <w:fldChar w:fldCharType="separate"/>
      </w:r>
      <w:r w:rsidR="0092459D">
        <w:rPr>
          <w:noProof/>
        </w:rPr>
        <w:t>99</w:t>
      </w:r>
      <w:ins w:id="5510" w:author="IRK" w:date="2020-03-12T15:16:00Z">
        <w:r w:rsidR="00E27ACD">
          <w:fldChar w:fldCharType="end"/>
        </w:r>
      </w:ins>
      <w:r>
        <w:t xml:space="preserve"> </w:t>
      </w:r>
      <w:r>
        <w:rPr>
          <w:noProof/>
        </w:rPr>
        <w:t>double</w:t>
      </w:r>
      <w:r>
        <w:rPr>
          <w:noProof/>
        </w:rPr>
        <w:t>値を文字列で出力する</w:t>
      </w:r>
      <w:r>
        <w:rPr>
          <w:noProof/>
        </w:rPr>
        <w:t>Java</w:t>
      </w:r>
      <w:r>
        <w:rPr>
          <w:noProof/>
        </w:rPr>
        <w:t>ソースコード</w:t>
      </w:r>
      <w:r>
        <w:rPr>
          <w:rFonts w:eastAsia="Malgun Gothic" w:hint="eastAsia"/>
          <w:noProof/>
        </w:rPr>
        <w:t>]</w:t>
      </w:r>
      <w:bookmarkEnd w:id="5507"/>
      <w:r>
        <w:rPr>
          <w:rFonts w:eastAsia="Malgun Gothic" w:hint="eastAsia"/>
          <w:noProof/>
        </w:rPr>
        <w:t xml:space="preserve"> </w:t>
      </w:r>
    </w:p>
    <w:tbl>
      <w:tblPr>
        <w:tblStyle w:val="af4"/>
        <w:tblW w:w="0" w:type="auto"/>
        <w:jc w:val="center"/>
        <w:tblLook w:val="04A0" w:firstRow="1" w:lastRow="0" w:firstColumn="1" w:lastColumn="0" w:noHBand="0" w:noVBand="1"/>
        <w:tblPrChange w:id="5511" w:author="IRK" w:date="2020-04-14T15:52:00Z">
          <w:tblPr>
            <w:tblStyle w:val="af4"/>
            <w:tblW w:w="0" w:type="auto"/>
            <w:tblInd w:w="108" w:type="dxa"/>
            <w:tblLook w:val="04A0" w:firstRow="1" w:lastRow="0" w:firstColumn="1" w:lastColumn="0" w:noHBand="0" w:noVBand="1"/>
          </w:tblPr>
        </w:tblPrChange>
      </w:tblPr>
      <w:tblGrid>
        <w:gridCol w:w="9463"/>
        <w:tblGridChange w:id="5512">
          <w:tblGrid>
            <w:gridCol w:w="9463"/>
          </w:tblGrid>
        </w:tblGridChange>
      </w:tblGrid>
      <w:tr w:rsidR="001140F8" w14:paraId="31014F2C"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hideMark/>
            <w:tcPrChange w:id="5513" w:author="IRK" w:date="2020-04-14T15:52:00Z">
              <w:tcPr>
                <w:tcW w:w="9463" w:type="dxa"/>
                <w:tcBorders>
                  <w:top w:val="single" w:sz="4" w:space="0" w:color="auto"/>
                  <w:left w:val="single" w:sz="4" w:space="0" w:color="auto"/>
                  <w:bottom w:val="single" w:sz="4" w:space="0" w:color="auto"/>
                  <w:right w:val="single" w:sz="4" w:space="0" w:color="auto"/>
                </w:tcBorders>
                <w:hideMark/>
              </w:tcPr>
            </w:tcPrChange>
          </w:tcPr>
          <w:p w14:paraId="1C57B66B" w14:textId="77777777" w:rsidR="001140F8" w:rsidRDefault="001140F8">
            <w:pPr>
              <w:pStyle w:val="1b"/>
              <w:pPrChange w:id="5514" w:author="IRK" w:date="2020-04-14T13:56:00Z">
                <w:pPr>
                  <w:pStyle w:val="aff1"/>
                </w:pPr>
              </w:pPrChange>
            </w:pPr>
            <w:r>
              <w:t>1 public class Test</w:t>
            </w:r>
          </w:p>
          <w:p w14:paraId="6BFDD540" w14:textId="77777777" w:rsidR="001140F8" w:rsidRDefault="001140F8">
            <w:pPr>
              <w:pStyle w:val="1b"/>
              <w:pPrChange w:id="5515" w:author="IRK" w:date="2020-04-14T13:56:00Z">
                <w:pPr>
                  <w:pStyle w:val="aff1"/>
                </w:pPr>
              </w:pPrChange>
            </w:pPr>
            <w:r>
              <w:t>2 {</w:t>
            </w:r>
          </w:p>
          <w:p w14:paraId="03EAE2CD" w14:textId="77777777" w:rsidR="001140F8" w:rsidRDefault="001140F8">
            <w:pPr>
              <w:pStyle w:val="1b"/>
              <w:pPrChange w:id="5516" w:author="IRK" w:date="2020-04-14T13:56:00Z">
                <w:pPr>
                  <w:pStyle w:val="aff1"/>
                </w:pPr>
              </w:pPrChange>
            </w:pPr>
            <w:r>
              <w:t>3     public static void main( String</w:t>
            </w:r>
            <w:r w:rsidR="002821A4">
              <w:t>[ ]</w:t>
            </w:r>
            <w:r>
              <w:t xml:space="preserve"> args ) throws Exception</w:t>
            </w:r>
          </w:p>
          <w:p w14:paraId="650B9156" w14:textId="77777777" w:rsidR="001140F8" w:rsidRDefault="001140F8">
            <w:pPr>
              <w:pStyle w:val="1b"/>
              <w:pPrChange w:id="5517" w:author="IRK" w:date="2020-04-14T13:56:00Z">
                <w:pPr>
                  <w:pStyle w:val="aff1"/>
                </w:pPr>
              </w:pPrChange>
            </w:pPr>
            <w:r>
              <w:t>4     {</w:t>
            </w:r>
          </w:p>
          <w:p w14:paraId="07D3794C" w14:textId="77777777" w:rsidR="001140F8" w:rsidRDefault="001140F8">
            <w:pPr>
              <w:pStyle w:val="1b"/>
              <w:pPrChange w:id="5518" w:author="IRK" w:date="2020-04-14T13:56:00Z">
                <w:pPr>
                  <w:pStyle w:val="aff1"/>
                </w:pPr>
              </w:pPrChange>
            </w:pPr>
            <w:r>
              <w:t>5         System.out.println( 1.0 - 0.667 );</w:t>
            </w:r>
          </w:p>
          <w:p w14:paraId="56E0FF0C" w14:textId="77777777" w:rsidR="001140F8" w:rsidRDefault="001140F8">
            <w:pPr>
              <w:pStyle w:val="1b"/>
              <w:pPrChange w:id="5519" w:author="IRK" w:date="2020-04-14T13:56:00Z">
                <w:pPr>
                  <w:pStyle w:val="aff1"/>
                </w:pPr>
              </w:pPrChange>
            </w:pPr>
            <w:r>
              <w:t>6     }</w:t>
            </w:r>
          </w:p>
          <w:p w14:paraId="10A5502C" w14:textId="77777777" w:rsidR="001140F8" w:rsidRDefault="001140F8">
            <w:pPr>
              <w:pStyle w:val="1b"/>
              <w:pPrChange w:id="5520" w:author="IRK" w:date="2020-04-14T13:56:00Z">
                <w:pPr>
                  <w:pStyle w:val="aff1"/>
                </w:pPr>
              </w:pPrChange>
            </w:pPr>
            <w:r>
              <w:t>7 }</w:t>
            </w:r>
          </w:p>
        </w:tc>
      </w:tr>
    </w:tbl>
    <w:p w14:paraId="1A4724C0" w14:textId="77777777" w:rsidR="001140F8" w:rsidRPr="00A34F2D" w:rsidRDefault="001140F8" w:rsidP="00F93119"/>
    <w:p w14:paraId="3659A474" w14:textId="77777777" w:rsidR="001140F8" w:rsidRPr="008605BA" w:rsidRDefault="001140F8" w:rsidP="00F93119">
      <w:r w:rsidRPr="008605BA">
        <w:t>C</w:t>
      </w:r>
      <w:r w:rsidR="00091C02">
        <w:rPr>
          <w:rFonts w:hint="eastAsia"/>
        </w:rPr>
        <w:t>の</w:t>
      </w:r>
      <w:r w:rsidRPr="008605BA">
        <w:t>例と</w:t>
      </w:r>
      <w:r w:rsidRPr="008605BA">
        <w:rPr>
          <w:rFonts w:hint="eastAsia"/>
        </w:rPr>
        <w:t>同様</w:t>
      </w:r>
      <w:r w:rsidRPr="008605BA">
        <w:t>に、</w:t>
      </w:r>
      <w:r w:rsidRPr="008605BA">
        <w:t>1.0 – 0.667</w:t>
      </w:r>
      <w:r w:rsidRPr="008605BA">
        <w:t>の結果を出力している。しかし、この</w:t>
      </w:r>
      <w:r w:rsidRPr="008605BA">
        <w:t>Java</w:t>
      </w:r>
      <w:r w:rsidRPr="008605BA">
        <w:t>プログラムの出力結果には次のような</w:t>
      </w:r>
      <w:r w:rsidRPr="008605BA">
        <w:rPr>
          <w:rFonts w:hint="eastAsia"/>
        </w:rPr>
        <w:t>差異</w:t>
      </w:r>
      <w:r w:rsidRPr="008605BA">
        <w:t>がある。</w:t>
      </w:r>
    </w:p>
    <w:p w14:paraId="2806D3A7" w14:textId="77777777" w:rsidR="001140F8" w:rsidRDefault="001140F8" w:rsidP="00F93119"/>
    <w:tbl>
      <w:tblPr>
        <w:tblStyle w:val="af4"/>
        <w:tblW w:w="0" w:type="auto"/>
        <w:jc w:val="center"/>
        <w:tblLook w:val="04A0" w:firstRow="1" w:lastRow="0" w:firstColumn="1" w:lastColumn="0" w:noHBand="0" w:noVBand="1"/>
        <w:tblPrChange w:id="5521" w:author="IRK" w:date="2020-04-14T15:52:00Z">
          <w:tblPr>
            <w:tblStyle w:val="af4"/>
            <w:tblW w:w="0" w:type="auto"/>
            <w:tblInd w:w="108" w:type="dxa"/>
            <w:tblLook w:val="04A0" w:firstRow="1" w:lastRow="0" w:firstColumn="1" w:lastColumn="0" w:noHBand="0" w:noVBand="1"/>
          </w:tblPr>
        </w:tblPrChange>
      </w:tblPr>
      <w:tblGrid>
        <w:gridCol w:w="9498"/>
        <w:tblGridChange w:id="5522">
          <w:tblGrid>
            <w:gridCol w:w="9498"/>
          </w:tblGrid>
        </w:tblGridChange>
      </w:tblGrid>
      <w:tr w:rsidR="001140F8" w14:paraId="79796C96" w14:textId="77777777" w:rsidTr="00C054CD">
        <w:trPr>
          <w:jc w:val="center"/>
        </w:trPr>
        <w:tc>
          <w:tcPr>
            <w:tcW w:w="9498" w:type="dxa"/>
            <w:tcBorders>
              <w:top w:val="single" w:sz="4" w:space="0" w:color="auto"/>
              <w:left w:val="single" w:sz="4" w:space="0" w:color="auto"/>
              <w:bottom w:val="single" w:sz="4" w:space="0" w:color="auto"/>
              <w:right w:val="single" w:sz="4" w:space="0" w:color="auto"/>
            </w:tcBorders>
            <w:hideMark/>
            <w:tcPrChange w:id="5523" w:author="IRK" w:date="2020-04-14T15:52:00Z">
              <w:tcPr>
                <w:tcW w:w="9498" w:type="dxa"/>
                <w:tcBorders>
                  <w:top w:val="single" w:sz="4" w:space="0" w:color="auto"/>
                  <w:left w:val="single" w:sz="4" w:space="0" w:color="auto"/>
                  <w:bottom w:val="single" w:sz="4" w:space="0" w:color="auto"/>
                  <w:right w:val="single" w:sz="4" w:space="0" w:color="auto"/>
                </w:tcBorders>
                <w:hideMark/>
              </w:tcPr>
            </w:tcPrChange>
          </w:tcPr>
          <w:p w14:paraId="28F27B85" w14:textId="77777777" w:rsidR="001140F8" w:rsidRPr="00996962" w:rsidRDefault="001140F8">
            <w:pPr>
              <w:pStyle w:val="1b"/>
              <w:pPrChange w:id="5524" w:author="IRK" w:date="2020-04-14T13:56:00Z">
                <w:pPr/>
              </w:pPrChange>
            </w:pPr>
            <w:r w:rsidRPr="00996962">
              <w:t>0.33299999999999996</w:t>
            </w:r>
          </w:p>
        </w:tc>
      </w:tr>
    </w:tbl>
    <w:p w14:paraId="4247BD70" w14:textId="77777777" w:rsidR="001140F8" w:rsidRDefault="001140F8" w:rsidP="00F93119"/>
    <w:p w14:paraId="553B50C5" w14:textId="74F9004B" w:rsidR="001140F8" w:rsidRPr="008605BA" w:rsidRDefault="001140F8" w:rsidP="00846AAC">
      <w:r w:rsidRPr="00E612BC">
        <w:t>System.out.println( double )</w:t>
      </w:r>
      <w:r w:rsidR="00BA0F3B">
        <w:rPr>
          <w:rFonts w:hint="eastAsia"/>
        </w:rPr>
        <w:t>の</w:t>
      </w:r>
      <w:r w:rsidRPr="008605BA">
        <w:rPr>
          <w:rFonts w:hint="eastAsia"/>
        </w:rPr>
        <w:t>場合</w:t>
      </w:r>
      <w:r w:rsidRPr="008605BA">
        <w:t>、</w:t>
      </w:r>
      <w:r w:rsidRPr="00E612BC">
        <w:t>sun.misc.FloatingDecimal.toJavaFormatString()</w:t>
      </w:r>
      <w:r w:rsidRPr="00E612BC">
        <w:t>というメソッドで</w:t>
      </w:r>
      <w:r w:rsidRPr="00E612BC">
        <w:t>double</w:t>
      </w:r>
      <w:r w:rsidRPr="00E612BC">
        <w:t>値を文字列に変換し、それを</w:t>
      </w:r>
      <w:r w:rsidRPr="00E612BC">
        <w:t>PrintStream.println</w:t>
      </w:r>
      <w:r w:rsidRPr="00E612BC">
        <w:t>で標準</w:t>
      </w:r>
      <w:r w:rsidR="00AC53C4">
        <w:rPr>
          <w:rFonts w:hint="eastAsia"/>
        </w:rPr>
        <w:t>出力</w:t>
      </w:r>
      <w:r w:rsidRPr="00E612BC">
        <w:rPr>
          <w:rFonts w:hint="eastAsia"/>
        </w:rPr>
        <w:t>する</w:t>
      </w:r>
      <w:r w:rsidRPr="00E612BC">
        <w:t>ようになっている</w:t>
      </w:r>
      <w:r w:rsidRPr="00E612BC">
        <w:t>(JDK 6.0</w:t>
      </w:r>
      <w:r w:rsidRPr="00E612BC">
        <w:t>基準</w:t>
      </w:r>
      <w:r w:rsidRPr="00E612BC">
        <w:t>)</w:t>
      </w:r>
      <w:r w:rsidRPr="00E612BC">
        <w:t>。つまり、</w:t>
      </w:r>
      <w:r w:rsidRPr="00E612BC">
        <w:t>double</w:t>
      </w:r>
      <w:r w:rsidRPr="00E612BC">
        <w:t>データはメモリに</w:t>
      </w:r>
      <w:r w:rsidRPr="00E612BC">
        <w:t>“</w:t>
      </w:r>
      <w:r w:rsidR="003E17E8" w:rsidRPr="00AB2487">
        <w:rPr>
          <w:rFonts w:asciiTheme="majorHAnsi" w:hAnsiTheme="majorHAnsi" w:cstheme="majorHAnsi"/>
          <w:sz w:val="18"/>
          <w:szCs w:val="18"/>
        </w:rPr>
        <w:t>0.33299999999999996</w:t>
      </w:r>
      <w:r w:rsidRPr="00E612BC">
        <w:t>”</w:t>
      </w:r>
      <w:r w:rsidRPr="00E612BC">
        <w:t>という文字列の</w:t>
      </w:r>
      <w:r w:rsidRPr="00E612BC">
        <w:rPr>
          <w:rFonts w:hint="eastAsia"/>
        </w:rPr>
        <w:t>形式</w:t>
      </w:r>
      <w:r w:rsidRPr="00E612BC">
        <w:t>で存在するのではなく、</w:t>
      </w:r>
      <w:r w:rsidRPr="00E612BC">
        <w:t>FloatingDecimal.toJavaFormatString()</w:t>
      </w:r>
      <w:r w:rsidRPr="00E612BC">
        <w:t>により生成されたという意味である。基本形式ではなく他の形式に変換出力するためには、</w:t>
      </w:r>
      <w:r w:rsidRPr="00E612BC">
        <w:t>java.text.DecimalFormat</w:t>
      </w:r>
      <w:r w:rsidRPr="008605BA">
        <w:t>など</w:t>
      </w:r>
      <w:r w:rsidRPr="008605BA">
        <w:rPr>
          <w:rFonts w:hint="eastAsia"/>
        </w:rPr>
        <w:t>異なる</w:t>
      </w:r>
      <w:r w:rsidRPr="008605BA">
        <w:t>形式化</w:t>
      </w:r>
      <w:r w:rsidR="006F3922">
        <w:rPr>
          <w:rFonts w:hint="eastAsia"/>
        </w:rPr>
        <w:t>メソッド</w:t>
      </w:r>
      <w:r w:rsidRPr="008605BA">
        <w:t>を利用できる。</w:t>
      </w:r>
    </w:p>
    <w:p w14:paraId="5F9682A9" w14:textId="77777777" w:rsidR="001140F8" w:rsidRPr="008605BA" w:rsidRDefault="001140F8" w:rsidP="00F93119"/>
    <w:p w14:paraId="2C1F7938" w14:textId="200443AE" w:rsidR="001140F8" w:rsidRPr="008605BA" w:rsidRDefault="001140F8" w:rsidP="00F93119">
      <w:r w:rsidRPr="008605BA">
        <w:t>ルール</w:t>
      </w:r>
      <w:r w:rsidR="00E97E06">
        <w:rPr>
          <w:rFonts w:hint="eastAsia"/>
        </w:rPr>
        <w:t>エンジン</w:t>
      </w:r>
      <w:r w:rsidRPr="008605BA">
        <w:t>から返された数値を、別の形式</w:t>
      </w:r>
      <w:r w:rsidR="006F3922" w:rsidRPr="006F3922">
        <w:rPr>
          <w:rFonts w:hint="eastAsia"/>
        </w:rPr>
        <w:t>を指定せずに</w:t>
      </w:r>
      <w:r w:rsidRPr="008605BA">
        <w:t>画面に出力することがある。その</w:t>
      </w:r>
      <w:r w:rsidR="00993907" w:rsidRPr="00AB2487">
        <w:rPr>
          <w:rFonts w:ascii="ＭＳ Ｐゴシック" w:hAnsi="ＭＳ Ｐゴシック" w:hint="eastAsia"/>
        </w:rPr>
        <w:t>場合</w:t>
      </w:r>
      <w:r w:rsidRPr="00AB2487">
        <w:rPr>
          <w:rFonts w:ascii="ＭＳ Ｐゴシック" w:hAnsi="ＭＳ Ｐゴシック" w:hint="eastAsia"/>
        </w:rPr>
        <w:t>、</w:t>
      </w:r>
      <w:r w:rsidRPr="008605BA">
        <w:t>上で説明したような原因によって</w:t>
      </w:r>
      <w:r w:rsidR="006F3922" w:rsidRPr="006F3922">
        <w:rPr>
          <w:rFonts w:hint="eastAsia"/>
        </w:rPr>
        <w:t>意図しない桁数の数値</w:t>
      </w:r>
      <w:r w:rsidRPr="008605BA">
        <w:t>が出力され</w:t>
      </w:r>
      <w:r w:rsidR="002A7287">
        <w:rPr>
          <w:rFonts w:hint="eastAsia"/>
        </w:rPr>
        <w:t>ることが多い</w:t>
      </w:r>
      <w:r w:rsidRPr="008605BA">
        <w:t>。</w:t>
      </w:r>
      <w:r w:rsidRPr="00E612BC">
        <w:t>double</w:t>
      </w:r>
      <w:r w:rsidRPr="00E612BC">
        <w:t>はその特性上</w:t>
      </w:r>
      <w:r w:rsidR="00993907" w:rsidRPr="00AB2487">
        <w:rPr>
          <w:rFonts w:ascii="ＭＳ Ｐゴシック" w:hAnsi="ＭＳ Ｐゴシック" w:hint="eastAsia"/>
        </w:rPr>
        <w:t>、</w:t>
      </w:r>
      <w:r w:rsidRPr="00AB2487">
        <w:rPr>
          <w:rFonts w:ascii="ＭＳ Ｐゴシック" w:hAnsi="ＭＳ Ｐゴシック" w:hint="eastAsia"/>
        </w:rPr>
        <w:t>近</w:t>
      </w:r>
      <w:r w:rsidRPr="00E612BC">
        <w:t>似値</w:t>
      </w:r>
      <w:r w:rsidRPr="00E612BC">
        <w:t>(</w:t>
      </w:r>
      <w:r w:rsidR="00993907" w:rsidRPr="00AB2487">
        <w:rPr>
          <w:rFonts w:ascii="ＭＳ Ｐゴシック" w:hAnsi="ＭＳ Ｐゴシック" w:hint="eastAsia"/>
        </w:rPr>
        <w:t>恐らく</w:t>
      </w:r>
      <w:r w:rsidRPr="00E612BC">
        <w:t>真値とは殆ど差がない</w:t>
      </w:r>
      <w:r w:rsidRPr="00E612BC">
        <w:t>)</w:t>
      </w:r>
      <w:r w:rsidRPr="00E612BC">
        <w:t>を表現する。どの言語であれ</w:t>
      </w:r>
      <w:r w:rsidRPr="00E612BC">
        <w:t>double</w:t>
      </w:r>
      <w:r w:rsidRPr="00E612BC">
        <w:t>を出力</w:t>
      </w:r>
      <w:r w:rsidRPr="00E612BC">
        <w:t>(</w:t>
      </w:r>
      <w:r w:rsidRPr="00E612BC">
        <w:rPr>
          <w:rFonts w:hint="eastAsia"/>
        </w:rPr>
        <w:t>出力形式が</w:t>
      </w:r>
      <w:r w:rsidRPr="00E612BC">
        <w:t>コンソール、</w:t>
      </w:r>
      <w:r w:rsidR="00141144">
        <w:rPr>
          <w:rFonts w:hint="eastAsia"/>
        </w:rPr>
        <w:t>Web</w:t>
      </w:r>
      <w:r w:rsidRPr="00E612BC">
        <w:t>画面、メモリ</w:t>
      </w:r>
      <w:r w:rsidRPr="00E612BC">
        <w:rPr>
          <w:rFonts w:hint="eastAsia"/>
        </w:rPr>
        <w:t>の場合でも</w:t>
      </w:r>
      <w:r w:rsidRPr="00E612BC">
        <w:t>)</w:t>
      </w:r>
      <w:r w:rsidRPr="00E612BC">
        <w:t>するためには文字列の</w:t>
      </w:r>
      <w:r w:rsidRPr="00E612BC">
        <w:rPr>
          <w:rFonts w:hint="eastAsia"/>
        </w:rPr>
        <w:t>形式</w:t>
      </w:r>
      <w:r w:rsidRPr="00E612BC">
        <w:t>に変換するロジックを</w:t>
      </w:r>
      <w:r w:rsidRPr="00E612BC">
        <w:rPr>
          <w:rFonts w:hint="eastAsia"/>
        </w:rPr>
        <w:t>通過する</w:t>
      </w:r>
      <w:r w:rsidRPr="00E612BC">
        <w:t>ようになってお</w:t>
      </w:r>
      <w:r w:rsidRPr="008605BA">
        <w:t>り、変換される文字列の形式はユーザが別途指定しな</w:t>
      </w:r>
      <w:r w:rsidRPr="008605BA">
        <w:rPr>
          <w:rFonts w:hint="eastAsia"/>
        </w:rPr>
        <w:t>い場合</w:t>
      </w:r>
      <w:r w:rsidR="00993907" w:rsidRPr="00AB2487">
        <w:rPr>
          <w:rFonts w:ascii="ＭＳ Ｐゴシック" w:hAnsi="ＭＳ Ｐゴシック" w:hint="eastAsia"/>
        </w:rPr>
        <w:t>、</w:t>
      </w:r>
      <w:r w:rsidRPr="00AB2487">
        <w:rPr>
          <w:rFonts w:ascii="ＭＳ Ｐゴシック" w:hAnsi="ＭＳ Ｐゴシック" w:hint="eastAsia"/>
        </w:rPr>
        <w:t>そ</w:t>
      </w:r>
      <w:r w:rsidRPr="008605BA">
        <w:t>のロジックの基本形式が適用される。</w:t>
      </w:r>
      <w:r w:rsidR="00993907" w:rsidRPr="00AB2487">
        <w:rPr>
          <w:rFonts w:ascii="ＭＳ Ｐゴシック" w:hAnsi="ＭＳ Ｐゴシック" w:hint="eastAsia"/>
        </w:rPr>
        <w:t>したがって</w:t>
      </w:r>
      <w:r w:rsidRPr="008605BA">
        <w:t>、出力形式の指定は最終的に出力される形式</w:t>
      </w:r>
      <w:r w:rsidRPr="008605BA">
        <w:rPr>
          <w:rFonts w:hint="eastAsia"/>
        </w:rPr>
        <w:t>に詳しい</w:t>
      </w:r>
      <w:r w:rsidRPr="008605BA">
        <w:t>プログラマの役割である。</w:t>
      </w:r>
      <w:r w:rsidR="00993907" w:rsidRPr="00AB2487">
        <w:rPr>
          <w:rFonts w:ascii="ＭＳ Ｐゴシック" w:hAnsi="ＭＳ Ｐゴシック" w:hint="eastAsia"/>
        </w:rPr>
        <w:t>したがって</w:t>
      </w:r>
      <w:r w:rsidRPr="00AB2487">
        <w:rPr>
          <w:rFonts w:ascii="ＭＳ Ｐゴシック" w:hAnsi="ＭＳ Ｐゴシック" w:hint="eastAsia"/>
        </w:rPr>
        <w:t>、</w:t>
      </w:r>
      <w:r w:rsidRPr="008605BA">
        <w:t>ルール</w:t>
      </w:r>
      <w:r w:rsidR="00E97E06">
        <w:rPr>
          <w:rFonts w:hint="eastAsia"/>
        </w:rPr>
        <w:t>エンジン</w:t>
      </w:r>
      <w:r w:rsidRPr="008605BA">
        <w:t>から返された数値型の結果、またはルール</w:t>
      </w:r>
      <w:r w:rsidR="00E97E06">
        <w:rPr>
          <w:rFonts w:hint="eastAsia"/>
        </w:rPr>
        <w:t>エンジン</w:t>
      </w:r>
      <w:r w:rsidRPr="008605BA">
        <w:t>との関連がな</w:t>
      </w:r>
      <w:r w:rsidRPr="008605BA">
        <w:rPr>
          <w:rFonts w:hint="eastAsia"/>
        </w:rPr>
        <w:t>い場合</w:t>
      </w:r>
      <w:r w:rsidRPr="008605BA">
        <w:t>、</w:t>
      </w:r>
      <w:r w:rsidRPr="00E612BC">
        <w:t>すべての</w:t>
      </w:r>
      <w:r w:rsidRPr="00E612BC">
        <w:t>double</w:t>
      </w:r>
      <w:r w:rsidRPr="00E612BC">
        <w:t>値を計算</w:t>
      </w:r>
      <w:r w:rsidRPr="008605BA">
        <w:t>のためではなく出力のために使用する場合は、必ず形式化</w:t>
      </w:r>
      <w:r w:rsidRPr="008605BA">
        <w:rPr>
          <w:rFonts w:hint="eastAsia"/>
        </w:rPr>
        <w:t>を行う。</w:t>
      </w:r>
    </w:p>
    <w:p w14:paraId="4E7A1B6E" w14:textId="77777777" w:rsidR="001140F8" w:rsidRPr="008605BA" w:rsidRDefault="001140F8" w:rsidP="00F93119"/>
    <w:p w14:paraId="3D7B2CBE" w14:textId="0219FBF7" w:rsidR="001140F8" w:rsidRPr="008605BA" w:rsidRDefault="001140F8" w:rsidP="00F93119">
      <w:r w:rsidRPr="008605BA">
        <w:t>形式化に関して、</w:t>
      </w:r>
      <w:r w:rsidRPr="008605BA">
        <w:t>Excel</w:t>
      </w:r>
      <w:r w:rsidRPr="008605BA">
        <w:t>の例を</w:t>
      </w:r>
      <w:r w:rsidR="00BA0F3B">
        <w:rPr>
          <w:rFonts w:hint="eastAsia"/>
        </w:rPr>
        <w:t>示す</w:t>
      </w:r>
      <w:r w:rsidRPr="008605BA">
        <w:t>。</w:t>
      </w:r>
    </w:p>
    <w:p w14:paraId="39705070" w14:textId="77777777" w:rsidR="001140F8" w:rsidRDefault="001140F8" w:rsidP="00F93119"/>
    <w:p w14:paraId="24CAA33E" w14:textId="77777777" w:rsidR="008605BA" w:rsidRDefault="001140F8">
      <w:pPr>
        <w:pStyle w:val="af9"/>
        <w:ind w:left="380" w:hanging="380"/>
      </w:pPr>
      <w:r>
        <w:rPr>
          <w:lang w:eastAsia="ja-JP"/>
        </w:rPr>
        <w:drawing>
          <wp:inline distT="0" distB="0" distL="0" distR="0" wp14:anchorId="37F1686B" wp14:editId="4FCC98C9">
            <wp:extent cx="3482462" cy="1180214"/>
            <wp:effectExtent l="19050" t="19050" r="22860" b="20320"/>
            <wp:docPr id="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940"/>
                    <a:stretch/>
                  </pic:blipFill>
                  <pic:spPr bwMode="auto">
                    <a:xfrm>
                      <a:off x="0" y="0"/>
                      <a:ext cx="3488174" cy="1182150"/>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0CE5511A" w14:textId="05C9FAFF" w:rsidR="008605BA" w:rsidRDefault="008605BA" w:rsidP="00F93119">
      <w:pPr>
        <w:pStyle w:val="af5"/>
      </w:pPr>
      <w:bookmarkStart w:id="5525" w:name="_Ref34983017"/>
      <w:bookmarkStart w:id="5526" w:name="_Toc40799209"/>
      <w:r>
        <w:t>[</w:t>
      </w:r>
      <w:del w:id="5527" w:author="IRK" w:date="2020-03-12T15:16: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12</w:delText>
        </w:r>
        <w:r w:rsidR="00E65728" w:rsidDel="00E27ACD">
          <w:rPr>
            <w:noProof/>
          </w:rPr>
          <w:fldChar w:fldCharType="end"/>
        </w:r>
        <w:r w:rsidR="00445EA4" w:rsidDel="00E27ACD">
          <w:rPr>
            <w:rFonts w:asciiTheme="minorEastAsia" w:eastAsiaTheme="minorEastAsia" w:hAnsiTheme="minorEastAsia" w:hint="eastAsia"/>
          </w:rPr>
          <w:delText xml:space="preserve">　</w:delText>
        </w:r>
      </w:del>
      <w:ins w:id="5528" w:author="IRK" w:date="2020-03-12T15:16: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12</w:t>
      </w:r>
      <w:ins w:id="5529" w:author="IRK" w:date="2020-03-12T15:16:00Z">
        <w:r w:rsidR="00E27ACD">
          <w:fldChar w:fldCharType="end"/>
        </w:r>
        <w:r w:rsidR="00E27ACD">
          <w:rPr>
            <w:rFonts w:hint="eastAsia"/>
          </w:rPr>
          <w:t xml:space="preserve"> </w:t>
        </w:r>
      </w:ins>
      <w:r>
        <w:t>9986.21 * 100 – 998620]</w:t>
      </w:r>
      <w:bookmarkEnd w:id="5525"/>
      <w:bookmarkEnd w:id="5526"/>
    </w:p>
    <w:p w14:paraId="5465022C" w14:textId="77777777" w:rsidR="001140F8" w:rsidRDefault="001140F8" w:rsidP="00F93119"/>
    <w:p w14:paraId="421146DF" w14:textId="6CD23678" w:rsidR="001140F8" w:rsidRDefault="008605BA" w:rsidP="00F93119">
      <w:del w:id="5530" w:author="IRK" w:date="2020-03-13T09:09:00Z">
        <w:r w:rsidDel="00D71F97">
          <w:delText>図</w:delText>
        </w:r>
        <w:r w:rsidDel="00D71F97">
          <w:delText xml:space="preserve"> 12</w:delText>
        </w:r>
      </w:del>
      <w:ins w:id="5531" w:author="IRK" w:date="2020-03-13T09:10:00Z">
        <w:r w:rsidR="00D71F97">
          <w:fldChar w:fldCharType="begin"/>
        </w:r>
        <w:r w:rsidR="00D71F97">
          <w:instrText xml:space="preserve"> REF _Ref34983017 \h </w:instrText>
        </w:r>
      </w:ins>
      <w:r w:rsidR="00D71F97">
        <w:fldChar w:fldCharType="separate"/>
      </w:r>
      <w:r w:rsidR="0092459D">
        <w:t>[</w:t>
      </w:r>
      <w:ins w:id="5532" w:author="IRK" w:date="2020-03-12T15:16:00Z">
        <w:r w:rsidR="0092459D">
          <w:rPr>
            <w:rFonts w:hint="eastAsia"/>
          </w:rPr>
          <w:t>図</w:t>
        </w:r>
        <w:r w:rsidR="0092459D">
          <w:rPr>
            <w:rFonts w:hint="eastAsia"/>
          </w:rPr>
          <w:t xml:space="preserve"> </w:t>
        </w:r>
      </w:ins>
      <w:r w:rsidR="0092459D">
        <w:rPr>
          <w:noProof/>
        </w:rPr>
        <w:t>12</w:t>
      </w:r>
      <w:ins w:id="5533" w:author="IRK" w:date="2020-03-12T15:16:00Z">
        <w:r w:rsidR="0092459D">
          <w:rPr>
            <w:rFonts w:hint="eastAsia"/>
          </w:rPr>
          <w:t xml:space="preserve"> </w:t>
        </w:r>
      </w:ins>
      <w:r w:rsidR="0092459D">
        <w:t>9986.21 * 100 – 998620]</w:t>
      </w:r>
      <w:ins w:id="5534" w:author="IRK" w:date="2020-03-13T09:10:00Z">
        <w:r w:rsidR="00D71F97">
          <w:fldChar w:fldCharType="end"/>
        </w:r>
      </w:ins>
      <w:r w:rsidR="001140F8">
        <w:t>の</w:t>
      </w:r>
      <w:r w:rsidR="001140F8">
        <w:t>B1</w:t>
      </w:r>
      <w:r w:rsidR="001140F8">
        <w:t>セルは</w:t>
      </w:r>
      <w:r w:rsidR="001140F8">
        <w:t>99860.21 * 100 - 998620</w:t>
      </w:r>
      <w:r w:rsidR="001140F8">
        <w:t>の結果が</w:t>
      </w:r>
      <w:r w:rsidR="001140F8">
        <w:t>1</w:t>
      </w:r>
      <w:r w:rsidR="001140F8">
        <w:t>であることを</w:t>
      </w:r>
      <w:r w:rsidR="007950D0">
        <w:rPr>
          <w:rFonts w:hint="eastAsia"/>
        </w:rPr>
        <w:t>示す</w:t>
      </w:r>
      <w:r w:rsidR="001140F8">
        <w:t>。ところで、</w:t>
      </w:r>
      <w:r w:rsidR="001140F8">
        <w:t>Excel</w:t>
      </w:r>
      <w:r w:rsidR="001140F8">
        <w:t>の各セルはそのセルの値をどのような形式で表現するのかという書式を指定できる。</w:t>
      </w:r>
      <w:del w:id="5535" w:author="IRK" w:date="2020-03-13T09:10:00Z">
        <w:r w:rsidDel="00D71F97">
          <w:delText>図</w:delText>
        </w:r>
        <w:r w:rsidDel="00D71F97">
          <w:delText>1</w:delText>
        </w:r>
        <w:r w:rsidR="003E17E8" w:rsidDel="00D71F97">
          <w:rPr>
            <w:rFonts w:hint="eastAsia"/>
          </w:rPr>
          <w:delText>3</w:delText>
        </w:r>
      </w:del>
      <w:ins w:id="5536" w:author="IRK" w:date="2020-03-13T09:10:00Z">
        <w:r w:rsidR="00D71F97">
          <w:rPr>
            <w:rFonts w:hint="eastAsia"/>
          </w:rPr>
          <w:t>次の図</w:t>
        </w:r>
      </w:ins>
      <w:r w:rsidR="001140F8">
        <w:t>は</w:t>
      </w:r>
      <w:r w:rsidR="001140F8">
        <w:t>B1</w:t>
      </w:r>
      <w:r w:rsidR="001140F8">
        <w:t>セルの書式を</w:t>
      </w:r>
      <w:r w:rsidR="007950D0">
        <w:rPr>
          <w:rFonts w:hint="eastAsia"/>
        </w:rPr>
        <w:t>示す</w:t>
      </w:r>
      <w:r w:rsidR="001140F8">
        <w:t>。</w:t>
      </w:r>
    </w:p>
    <w:p w14:paraId="2BD8C0A4" w14:textId="77777777" w:rsidR="008605BA" w:rsidRDefault="001140F8">
      <w:pPr>
        <w:pStyle w:val="af9"/>
        <w:ind w:left="380" w:hanging="380"/>
      </w:pPr>
      <w:r>
        <w:rPr>
          <w:lang w:eastAsia="ja-JP"/>
        </w:rPr>
        <w:drawing>
          <wp:inline distT="0" distB="0" distL="0" distR="0" wp14:anchorId="7B7C65AF" wp14:editId="6E55E5D4">
            <wp:extent cx="5143500" cy="4914900"/>
            <wp:effectExtent l="19050" t="19050" r="19050" b="190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3.PNG"/>
                    <pic:cNvPicPr/>
                  </pic:nvPicPr>
                  <pic:blipFill rotWithShape="1">
                    <a:blip r:embed="rId32" cstate="print">
                      <a:extLst>
                        <a:ext uri="{28A0092B-C50C-407E-A947-70E740481C1C}">
                          <a14:useLocalDpi xmlns:a14="http://schemas.microsoft.com/office/drawing/2010/main" val="0"/>
                        </a:ext>
                      </a:extLst>
                    </a:blip>
                    <a:srcRect b="2273"/>
                    <a:stretch/>
                  </pic:blipFill>
                  <pic:spPr bwMode="auto">
                    <a:xfrm>
                      <a:off x="0" y="0"/>
                      <a:ext cx="5144218" cy="491558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5630F12" w14:textId="070A740F" w:rsidR="001140F8" w:rsidRPr="008605BA" w:rsidRDefault="008605BA" w:rsidP="00F93119">
      <w:pPr>
        <w:pStyle w:val="af5"/>
        <w:rPr>
          <w:rFonts w:eastAsia="Malgun Gothic"/>
        </w:rPr>
      </w:pPr>
      <w:bookmarkStart w:id="5537" w:name="_Toc40799210"/>
      <w:r>
        <w:t>[</w:t>
      </w:r>
      <w:del w:id="5538" w:author="IRK" w:date="2020-03-12T15:17: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13</w:delText>
        </w:r>
        <w:r w:rsidR="00E65728" w:rsidDel="00E27ACD">
          <w:rPr>
            <w:noProof/>
          </w:rPr>
          <w:fldChar w:fldCharType="end"/>
        </w:r>
        <w:r w:rsidR="00872032" w:rsidDel="00E27ACD">
          <w:rPr>
            <w:rFonts w:hint="eastAsia"/>
          </w:rPr>
          <w:delText xml:space="preserve">　</w:delText>
        </w:r>
      </w:del>
      <w:ins w:id="5539" w:author="IRK" w:date="2020-03-12T15:17: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13</w:t>
      </w:r>
      <w:ins w:id="5540" w:author="IRK" w:date="2020-03-12T15:17:00Z">
        <w:r w:rsidR="00E27ACD">
          <w:fldChar w:fldCharType="end"/>
        </w:r>
        <w:r w:rsidR="00E27ACD">
          <w:rPr>
            <w:rFonts w:hint="eastAsia"/>
          </w:rPr>
          <w:t xml:space="preserve"> </w:t>
        </w:r>
      </w:ins>
      <w:r>
        <w:rPr>
          <w:noProof/>
        </w:rPr>
        <w:t>書式</w:t>
      </w:r>
      <w:r>
        <w:rPr>
          <w:noProof/>
        </w:rPr>
        <w:t xml:space="preserve"> - </w:t>
      </w:r>
      <w:r w:rsidR="00E35902" w:rsidRPr="00AB2487">
        <w:rPr>
          <w:rFonts w:ascii="ＭＳ Ｐゴシック" w:hAnsi="ＭＳ Ｐゴシック" w:hint="eastAsia"/>
          <w:noProof/>
        </w:rPr>
        <w:t>標準</w:t>
      </w:r>
      <w:r>
        <w:rPr>
          <w:rFonts w:eastAsia="Malgun Gothic" w:hint="eastAsia"/>
          <w:noProof/>
        </w:rPr>
        <w:t>]</w:t>
      </w:r>
      <w:bookmarkEnd w:id="5537"/>
    </w:p>
    <w:p w14:paraId="344607EC" w14:textId="77777777" w:rsidR="001140F8" w:rsidRPr="008605BA" w:rsidRDefault="001140F8" w:rsidP="00F93119"/>
    <w:p w14:paraId="7DAAAF2A" w14:textId="2949D6E1" w:rsidR="001140F8" w:rsidRPr="008605BA" w:rsidRDefault="001140F8" w:rsidP="00F93119">
      <w:r w:rsidRPr="008605BA">
        <w:t>B1</w:t>
      </w:r>
      <w:r w:rsidRPr="008605BA">
        <w:t>セルに対し編集者が特別な形式を指定しておらず、</w:t>
      </w:r>
      <w:r w:rsidRPr="008605BA">
        <w:t>Excel</w:t>
      </w:r>
      <w:r w:rsidRPr="008605BA">
        <w:t>が基本的に提供する形式でデータをセルに表示していることを表す。</w:t>
      </w:r>
      <w:del w:id="5541" w:author="IRK" w:date="2020-03-13T09:10:00Z">
        <w:r w:rsidR="003900BF" w:rsidDel="00D71F97">
          <w:delText>図</w:delText>
        </w:r>
        <w:r w:rsidR="003900BF" w:rsidDel="00D71F97">
          <w:delText>14</w:delText>
        </w:r>
      </w:del>
      <w:ins w:id="5542" w:author="IRK" w:date="2020-03-13T09:10:00Z">
        <w:r w:rsidR="00D71F97">
          <w:rPr>
            <w:rFonts w:hint="eastAsia"/>
          </w:rPr>
          <w:t>次の図</w:t>
        </w:r>
      </w:ins>
      <w:r w:rsidRPr="008605BA">
        <w:t>は、このセルを小数点以下</w:t>
      </w:r>
      <w:r w:rsidRPr="008605BA">
        <w:t>15</w:t>
      </w:r>
      <w:r w:rsidRPr="008605BA">
        <w:t>桁まで表示するように設定することを</w:t>
      </w:r>
      <w:r w:rsidR="003E17E8">
        <w:rPr>
          <w:rFonts w:hint="eastAsia"/>
        </w:rPr>
        <w:t>示す</w:t>
      </w:r>
      <w:r w:rsidRPr="008605BA">
        <w:t>。</w:t>
      </w:r>
    </w:p>
    <w:p w14:paraId="180ED493" w14:textId="77777777" w:rsidR="003900BF" w:rsidRPr="00184B31" w:rsidRDefault="001140F8">
      <w:pPr>
        <w:pStyle w:val="af9"/>
        <w:ind w:left="380" w:hanging="380"/>
      </w:pPr>
      <w:r>
        <w:rPr>
          <w:lang w:eastAsia="ja-JP"/>
        </w:rPr>
        <w:drawing>
          <wp:inline distT="0" distB="0" distL="0" distR="0" wp14:anchorId="705EEE93" wp14:editId="04F36149">
            <wp:extent cx="5144218" cy="5029902"/>
            <wp:effectExtent l="19050" t="19050" r="18415" b="184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18" cy="5029902"/>
                    </a:xfrm>
                    <a:prstGeom prst="rect">
                      <a:avLst/>
                    </a:prstGeom>
                    <a:ln w="6350">
                      <a:solidFill>
                        <a:schemeClr val="tx1"/>
                      </a:solidFill>
                    </a:ln>
                  </pic:spPr>
                </pic:pic>
              </a:graphicData>
            </a:graphic>
          </wp:inline>
        </w:drawing>
      </w:r>
    </w:p>
    <w:p w14:paraId="0BFDB7B0" w14:textId="008D54BF" w:rsidR="001140F8" w:rsidRPr="003900BF" w:rsidRDefault="003900BF" w:rsidP="00F93119">
      <w:pPr>
        <w:pStyle w:val="af5"/>
        <w:rPr>
          <w:rFonts w:eastAsia="Malgun Gothic"/>
          <w:lang w:eastAsia="zh-CN"/>
        </w:rPr>
      </w:pPr>
      <w:bookmarkStart w:id="5543" w:name="_Toc40799211"/>
      <w:r>
        <w:rPr>
          <w:lang w:eastAsia="zh-CN"/>
        </w:rPr>
        <w:t>[</w:t>
      </w:r>
      <w:del w:id="5544" w:author="IRK" w:date="2020-03-12T15:17:00Z">
        <w:r w:rsidDel="00E27ACD">
          <w:rPr>
            <w:lang w:eastAsia="zh-CN"/>
          </w:rPr>
          <w:delText>図</w:delText>
        </w:r>
        <w:r w:rsidDel="00E27ACD">
          <w:rPr>
            <w:lang w:eastAsia="zh-CN"/>
          </w:rPr>
          <w:delText xml:space="preserve"> </w:delText>
        </w:r>
        <w:r w:rsidR="00E65728" w:rsidDel="00E27ACD">
          <w:fldChar w:fldCharType="begin"/>
        </w:r>
        <w:r w:rsidR="000D23BF" w:rsidDel="00E27ACD">
          <w:rPr>
            <w:lang w:eastAsia="zh-CN"/>
          </w:rPr>
          <w:delInstrText xml:space="preserve"> SEQ [</w:delInstrText>
        </w:r>
        <w:r w:rsidR="000D23BF" w:rsidDel="00E27ACD">
          <w:rPr>
            <w:lang w:eastAsia="zh-CN"/>
          </w:rPr>
          <w:delInstrText>図</w:delInstrText>
        </w:r>
        <w:r w:rsidR="000D23BF" w:rsidDel="00E27ACD">
          <w:rPr>
            <w:lang w:eastAsia="zh-CN"/>
          </w:rPr>
          <w:delInstrText xml:space="preserve"> \* ARABIC </w:delInstrText>
        </w:r>
        <w:r w:rsidR="00E65728" w:rsidDel="00E27ACD">
          <w:fldChar w:fldCharType="separate"/>
        </w:r>
        <w:r w:rsidR="004E7A9C" w:rsidDel="00E27ACD">
          <w:rPr>
            <w:noProof/>
            <w:lang w:eastAsia="zh-CN"/>
          </w:rPr>
          <w:delText>14</w:delText>
        </w:r>
        <w:r w:rsidR="00E65728" w:rsidDel="00E27ACD">
          <w:rPr>
            <w:noProof/>
          </w:rPr>
          <w:fldChar w:fldCharType="end"/>
        </w:r>
        <w:r w:rsidR="00872032" w:rsidDel="00E27ACD">
          <w:rPr>
            <w:rFonts w:hint="eastAsia"/>
            <w:noProof/>
            <w:lang w:eastAsia="zh-CN"/>
          </w:rPr>
          <w:delText xml:space="preserve">　</w:delText>
        </w:r>
      </w:del>
      <w:ins w:id="5545" w:author="IRK" w:date="2020-03-12T15:17: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14</w:t>
      </w:r>
      <w:ins w:id="5546" w:author="IRK" w:date="2020-03-12T15:17:00Z">
        <w:r w:rsidR="00E27ACD">
          <w:fldChar w:fldCharType="end"/>
        </w:r>
        <w:r w:rsidR="00E27ACD">
          <w:rPr>
            <w:rFonts w:hint="eastAsia"/>
          </w:rPr>
          <w:t xml:space="preserve"> </w:t>
        </w:r>
      </w:ins>
      <w:r>
        <w:rPr>
          <w:noProof/>
          <w:lang w:eastAsia="zh-CN"/>
        </w:rPr>
        <w:t>書式</w:t>
      </w:r>
      <w:r>
        <w:rPr>
          <w:noProof/>
          <w:lang w:eastAsia="zh-CN"/>
        </w:rPr>
        <w:t xml:space="preserve"> - </w:t>
      </w:r>
      <w:r>
        <w:rPr>
          <w:noProof/>
          <w:lang w:eastAsia="zh-CN"/>
        </w:rPr>
        <w:t>小数点以下</w:t>
      </w:r>
      <w:r>
        <w:rPr>
          <w:noProof/>
          <w:lang w:eastAsia="zh-CN"/>
        </w:rPr>
        <w:t>15</w:t>
      </w:r>
      <w:r>
        <w:rPr>
          <w:noProof/>
          <w:lang w:eastAsia="zh-CN"/>
        </w:rPr>
        <w:t>桁</w:t>
      </w:r>
      <w:r>
        <w:rPr>
          <w:rFonts w:eastAsia="Malgun Gothic" w:hint="eastAsia"/>
          <w:noProof/>
          <w:lang w:eastAsia="zh-CN"/>
        </w:rPr>
        <w:t>]</w:t>
      </w:r>
      <w:bookmarkEnd w:id="5543"/>
    </w:p>
    <w:p w14:paraId="1F7C9BD4" w14:textId="77777777" w:rsidR="001140F8" w:rsidRDefault="001140F8" w:rsidP="00F93119">
      <w:pPr>
        <w:rPr>
          <w:lang w:eastAsia="zh-CN"/>
        </w:rPr>
      </w:pPr>
    </w:p>
    <w:p w14:paraId="0A72D309" w14:textId="08762878" w:rsidR="001140F8" w:rsidRDefault="001140F8" w:rsidP="00F93119">
      <w:r>
        <w:t>その結果は</w:t>
      </w:r>
      <w:del w:id="5547" w:author="IRK" w:date="2020-03-12T14:45:00Z">
        <w:r w:rsidDel="00985441">
          <w:delText>図</w:delText>
        </w:r>
        <w:r w:rsidR="003900BF" w:rsidDel="00985441">
          <w:delText>15</w:delText>
        </w:r>
      </w:del>
      <w:ins w:id="5548" w:author="IRK" w:date="2020-03-12T14:45:00Z">
        <w:r w:rsidR="00985441">
          <w:rPr>
            <w:rFonts w:hint="eastAsia"/>
          </w:rPr>
          <w:t>次の図</w:t>
        </w:r>
      </w:ins>
      <w:r>
        <w:t>の</w:t>
      </w:r>
      <w:del w:id="5549" w:author="IRK" w:date="2020-03-12T14:45:00Z">
        <w:r w:rsidDel="00985441">
          <w:delText>通り</w:delText>
        </w:r>
      </w:del>
      <w:ins w:id="5550" w:author="IRK" w:date="2020-03-12T14:45:00Z">
        <w:r w:rsidR="00985441">
          <w:rPr>
            <w:rFonts w:hint="eastAsia"/>
          </w:rPr>
          <w:t>とおり</w:t>
        </w:r>
      </w:ins>
      <w:r>
        <w:t>である。</w:t>
      </w:r>
    </w:p>
    <w:p w14:paraId="7216AA87" w14:textId="77777777" w:rsidR="003900BF" w:rsidRDefault="001140F8">
      <w:pPr>
        <w:pStyle w:val="af9"/>
        <w:ind w:left="380" w:hanging="380"/>
      </w:pPr>
      <w:r>
        <w:rPr>
          <w:lang w:eastAsia="ja-JP"/>
        </w:rPr>
        <w:drawing>
          <wp:inline distT="0" distB="0" distL="0" distR="0" wp14:anchorId="07E7E5F2" wp14:editId="666D1FC5">
            <wp:extent cx="3753135" cy="1167243"/>
            <wp:effectExtent l="19050" t="19050" r="19050" b="139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2640" cy="1170199"/>
                    </a:xfrm>
                    <a:prstGeom prst="rect">
                      <a:avLst/>
                    </a:prstGeom>
                    <a:noFill/>
                    <a:ln w="6350">
                      <a:solidFill>
                        <a:schemeClr val="tx1"/>
                      </a:solidFill>
                    </a:ln>
                  </pic:spPr>
                </pic:pic>
              </a:graphicData>
            </a:graphic>
          </wp:inline>
        </w:drawing>
      </w:r>
    </w:p>
    <w:p w14:paraId="6A98E7F7" w14:textId="1A8A05B7" w:rsidR="001140F8" w:rsidRPr="003900BF" w:rsidRDefault="003900BF" w:rsidP="00F93119">
      <w:pPr>
        <w:pStyle w:val="af5"/>
        <w:rPr>
          <w:rFonts w:eastAsia="Malgun Gothic"/>
        </w:rPr>
      </w:pPr>
      <w:bookmarkStart w:id="5551" w:name="_Ref34922261"/>
      <w:bookmarkStart w:id="5552" w:name="_Toc40799212"/>
      <w:r>
        <w:t>[</w:t>
      </w:r>
      <w:del w:id="5553" w:author="IRK" w:date="2020-03-12T15:17:00Z">
        <w:r w:rsidDel="00E27ACD">
          <w:delText>図</w:delText>
        </w:r>
        <w:r w:rsidDel="00E27ACD">
          <w:delText xml:space="preserve"> </w:delText>
        </w:r>
        <w:r w:rsidR="00E65728" w:rsidDel="00E27ACD">
          <w:fldChar w:fldCharType="begin"/>
        </w:r>
        <w:r w:rsidR="000D23BF" w:rsidDel="00E27ACD">
          <w:delInstrText xml:space="preserve"> SEQ [</w:delInstrText>
        </w:r>
        <w:r w:rsidR="000D23BF" w:rsidDel="00E27ACD">
          <w:delInstrText>図</w:delInstrText>
        </w:r>
        <w:r w:rsidR="000D23BF" w:rsidDel="00E27ACD">
          <w:delInstrText xml:space="preserve"> \* ARABIC </w:delInstrText>
        </w:r>
        <w:r w:rsidR="00E65728" w:rsidDel="00E27ACD">
          <w:fldChar w:fldCharType="separate"/>
        </w:r>
        <w:r w:rsidR="004E7A9C" w:rsidDel="00E27ACD">
          <w:rPr>
            <w:noProof/>
          </w:rPr>
          <w:delText>15</w:delText>
        </w:r>
        <w:r w:rsidR="00E65728" w:rsidDel="00E27ACD">
          <w:rPr>
            <w:noProof/>
          </w:rPr>
          <w:fldChar w:fldCharType="end"/>
        </w:r>
        <w:r w:rsidR="00872032" w:rsidDel="00E27ACD">
          <w:rPr>
            <w:rFonts w:hint="eastAsia"/>
            <w:noProof/>
          </w:rPr>
          <w:delText xml:space="preserve">　</w:delText>
        </w:r>
      </w:del>
      <w:ins w:id="5554" w:author="IRK" w:date="2020-03-12T15:17:00Z">
        <w:r w:rsidR="00E27ACD">
          <w:rPr>
            <w:rFonts w:hint="eastAsia"/>
          </w:rPr>
          <w:t>図</w:t>
        </w:r>
        <w:r w:rsidR="00E27ACD">
          <w:rPr>
            <w:rFonts w:hint="eastAsia"/>
          </w:rPr>
          <w:t xml:space="preserve"> </w:t>
        </w:r>
        <w:r w:rsidR="00E27ACD">
          <w:fldChar w:fldCharType="begin"/>
        </w:r>
        <w:r w:rsidR="00E27ACD">
          <w:instrText xml:space="preserve"> </w:instrText>
        </w:r>
        <w:r w:rsidR="00E27ACD">
          <w:rPr>
            <w:rFonts w:hint="eastAsia"/>
          </w:rPr>
          <w:instrText xml:space="preserve">SEQ </w:instrText>
        </w:r>
        <w:r w:rsidR="00E27ACD">
          <w:rPr>
            <w:rFonts w:hint="eastAsia"/>
          </w:rPr>
          <w:instrText>図</w:instrText>
        </w:r>
        <w:r w:rsidR="00E27ACD">
          <w:rPr>
            <w:rFonts w:hint="eastAsia"/>
          </w:rPr>
          <w:instrText xml:space="preserve"> \* ARABIC</w:instrText>
        </w:r>
        <w:r w:rsidR="00E27ACD">
          <w:instrText xml:space="preserve"> </w:instrText>
        </w:r>
      </w:ins>
      <w:r w:rsidR="00E27ACD">
        <w:fldChar w:fldCharType="separate"/>
      </w:r>
      <w:r w:rsidR="0092459D">
        <w:rPr>
          <w:noProof/>
        </w:rPr>
        <w:t>15</w:t>
      </w:r>
      <w:ins w:id="5555" w:author="IRK" w:date="2020-03-12T15:17:00Z">
        <w:r w:rsidR="00E27ACD">
          <w:fldChar w:fldCharType="end"/>
        </w:r>
        <w:r w:rsidR="00E27ACD">
          <w:rPr>
            <w:rFonts w:hint="eastAsia"/>
          </w:rPr>
          <w:t xml:space="preserve"> </w:t>
        </w:r>
      </w:ins>
      <w:r>
        <w:rPr>
          <w:noProof/>
        </w:rPr>
        <w:t>小数点以下</w:t>
      </w:r>
      <w:r>
        <w:rPr>
          <w:noProof/>
        </w:rPr>
        <w:t>15</w:t>
      </w:r>
      <w:r>
        <w:rPr>
          <w:noProof/>
        </w:rPr>
        <w:t>桁までの結果</w:t>
      </w:r>
      <w:r>
        <w:rPr>
          <w:rFonts w:eastAsia="Malgun Gothic" w:hint="eastAsia"/>
          <w:noProof/>
        </w:rPr>
        <w:t>]</w:t>
      </w:r>
      <w:bookmarkEnd w:id="5551"/>
      <w:bookmarkEnd w:id="5552"/>
    </w:p>
    <w:p w14:paraId="0707D05E" w14:textId="77777777" w:rsidR="001140F8" w:rsidRDefault="001140F8" w:rsidP="00F93119">
      <w:pPr>
        <w:pStyle w:val="af5"/>
      </w:pPr>
    </w:p>
    <w:p w14:paraId="51D14D43" w14:textId="1626623D" w:rsidR="001140F8" w:rsidRPr="00396204" w:rsidRDefault="001140F8" w:rsidP="00F93119">
      <w:del w:id="5556" w:author="IRK" w:date="2020-03-12T16:17:00Z">
        <w:r w:rsidRPr="00396204" w:rsidDel="004316F4">
          <w:delText>図</w:delText>
        </w:r>
        <w:r w:rsidR="009169F9" w:rsidDel="004316F4">
          <w:delText>15</w:delText>
        </w:r>
      </w:del>
      <w:ins w:id="5557" w:author="IRK" w:date="2020-03-12T16:17:00Z">
        <w:r w:rsidR="004316F4">
          <w:fldChar w:fldCharType="begin"/>
        </w:r>
        <w:r w:rsidR="004316F4">
          <w:instrText xml:space="preserve"> REF _Ref34922261 \h </w:instrText>
        </w:r>
      </w:ins>
      <w:r w:rsidR="004316F4">
        <w:fldChar w:fldCharType="separate"/>
      </w:r>
      <w:r w:rsidR="0092459D">
        <w:t>[</w:t>
      </w:r>
      <w:ins w:id="5558" w:author="IRK" w:date="2020-03-12T15:17:00Z">
        <w:r w:rsidR="0092459D">
          <w:rPr>
            <w:rFonts w:hint="eastAsia"/>
          </w:rPr>
          <w:t>図</w:t>
        </w:r>
        <w:r w:rsidR="0092459D">
          <w:rPr>
            <w:rFonts w:hint="eastAsia"/>
          </w:rPr>
          <w:t xml:space="preserve"> </w:t>
        </w:r>
      </w:ins>
      <w:r w:rsidR="0092459D">
        <w:rPr>
          <w:noProof/>
        </w:rPr>
        <w:t>15</w:t>
      </w:r>
      <w:ins w:id="5559" w:author="IRK" w:date="2020-03-12T15:17:00Z">
        <w:r w:rsidR="0092459D">
          <w:rPr>
            <w:rFonts w:hint="eastAsia"/>
          </w:rPr>
          <w:t xml:space="preserve"> </w:t>
        </w:r>
      </w:ins>
      <w:r w:rsidR="0092459D">
        <w:rPr>
          <w:noProof/>
        </w:rPr>
        <w:t>小数点以下</w:t>
      </w:r>
      <w:r w:rsidR="0092459D">
        <w:rPr>
          <w:noProof/>
        </w:rPr>
        <w:t>15</w:t>
      </w:r>
      <w:r w:rsidR="0092459D">
        <w:rPr>
          <w:noProof/>
        </w:rPr>
        <w:t>桁までの結果</w:t>
      </w:r>
      <w:r w:rsidR="0092459D">
        <w:rPr>
          <w:rFonts w:eastAsia="Malgun Gothic" w:hint="eastAsia"/>
          <w:noProof/>
        </w:rPr>
        <w:t>]</w:t>
      </w:r>
      <w:ins w:id="5560" w:author="IRK" w:date="2020-03-12T16:17:00Z">
        <w:r w:rsidR="004316F4">
          <w:fldChar w:fldCharType="end"/>
        </w:r>
      </w:ins>
      <w:r w:rsidRPr="00396204">
        <w:t>で</w:t>
      </w:r>
      <w:r w:rsidRPr="00396204">
        <w:t>B1</w:t>
      </w:r>
      <w:r w:rsidRPr="00396204">
        <w:t>セルは、</w:t>
      </w:r>
      <w:del w:id="5561" w:author="IRK" w:date="2020-03-12T16:17:00Z">
        <w:r w:rsidR="007950D0" w:rsidDel="004316F4">
          <w:rPr>
            <w:rFonts w:hint="eastAsia"/>
          </w:rPr>
          <w:delText>4</w:delText>
        </w:r>
        <w:r w:rsidRPr="00396204" w:rsidDel="004316F4">
          <w:delText>.1.4</w:delText>
        </w:r>
      </w:del>
      <w:ins w:id="5562" w:author="IRK" w:date="2020-03-12T16:17:00Z">
        <w:r w:rsidR="004316F4">
          <w:rPr>
            <w:rFonts w:hint="eastAsia"/>
          </w:rPr>
          <w:t>「</w:t>
        </w:r>
        <w:r w:rsidR="004316F4">
          <w:fldChar w:fldCharType="begin"/>
        </w:r>
        <w:r w:rsidR="004316F4">
          <w:instrText xml:space="preserve"> </w:instrText>
        </w:r>
        <w:r w:rsidR="004316F4">
          <w:rPr>
            <w:rFonts w:hint="eastAsia"/>
          </w:rPr>
          <w:instrText>REF _Ref34922285 \r \h</w:instrText>
        </w:r>
        <w:r w:rsidR="004316F4">
          <w:instrText xml:space="preserve"> </w:instrText>
        </w:r>
      </w:ins>
      <w:r w:rsidR="004316F4">
        <w:fldChar w:fldCharType="separate"/>
      </w:r>
      <w:r w:rsidR="0092459D">
        <w:t xml:space="preserve">5.1.4 </w:t>
      </w:r>
      <w:ins w:id="5563" w:author="IRK" w:date="2020-03-12T16:17:00Z">
        <w:r w:rsidR="004316F4">
          <w:fldChar w:fldCharType="end"/>
        </w:r>
        <w:r w:rsidR="004316F4">
          <w:fldChar w:fldCharType="begin"/>
        </w:r>
        <w:r w:rsidR="004316F4">
          <w:instrText xml:space="preserve"> REF _Ref34922288 \h </w:instrText>
        </w:r>
      </w:ins>
      <w:r w:rsidR="004316F4">
        <w:fldChar w:fldCharType="separate"/>
      </w:r>
      <w:r w:rsidR="0092459D">
        <w:t>演算の誤差・累積</w:t>
      </w:r>
      <w:ins w:id="5564" w:author="IRK" w:date="2020-03-12T16:17:00Z">
        <w:r w:rsidR="004316F4">
          <w:fldChar w:fldCharType="end"/>
        </w:r>
        <w:r w:rsidR="004316F4">
          <w:rPr>
            <w:rFonts w:hint="eastAsia"/>
          </w:rPr>
          <w:t>」</w:t>
        </w:r>
      </w:ins>
      <w:r w:rsidRPr="00396204">
        <w:t>での結果と類似した値</w:t>
      </w:r>
      <w:r w:rsidR="00823C2F" w:rsidRPr="00823C2F">
        <w:rPr>
          <w:rFonts w:hint="eastAsia"/>
        </w:rPr>
        <w:t>である</w:t>
      </w:r>
      <w:r w:rsidRPr="00396204">
        <w:t>。実際に</w:t>
      </w:r>
      <w:r w:rsidRPr="00396204">
        <w:t>Excel</w:t>
      </w:r>
      <w:r w:rsidRPr="00396204">
        <w:t>はセルに</w:t>
      </w:r>
      <w:r w:rsidR="00A2316A">
        <w:t>数値データ</w:t>
      </w:r>
      <w:r w:rsidRPr="00396204">
        <w:t>を保存するために</w:t>
      </w:r>
      <w:r w:rsidRPr="00396204">
        <w:t>InnoRules</w:t>
      </w:r>
      <w:r w:rsidRPr="00396204">
        <w:t>と</w:t>
      </w:r>
      <w:r w:rsidRPr="00396204">
        <w:rPr>
          <w:rFonts w:hint="eastAsia"/>
        </w:rPr>
        <w:t>同様</w:t>
      </w:r>
      <w:r w:rsidRPr="00396204">
        <w:t>に</w:t>
      </w:r>
      <w:r w:rsidRPr="00396204">
        <w:t>IEEE754</w:t>
      </w:r>
      <w:r w:rsidRPr="00396204">
        <w:t>倍精度実数を使用し</w:t>
      </w:r>
      <w:r w:rsidRPr="00396204">
        <w:rPr>
          <w:vertAlign w:val="superscript"/>
        </w:rPr>
        <w:t>*</w:t>
      </w:r>
      <w:del w:id="5565" w:author="IRK" w:date="2020-04-24T10:39:00Z">
        <w:r w:rsidR="00E97E06" w:rsidRPr="00396204" w:rsidDel="004364C6">
          <w:rPr>
            <w:vertAlign w:val="superscript"/>
          </w:rPr>
          <w:delText>8</w:delText>
        </w:r>
      </w:del>
      <w:ins w:id="5566" w:author="IRK" w:date="2020-04-24T10:39:00Z">
        <w:r w:rsidR="004364C6">
          <w:rPr>
            <w:rFonts w:hint="eastAsia"/>
            <w:vertAlign w:val="superscript"/>
          </w:rPr>
          <w:t>7</w:t>
        </w:r>
      </w:ins>
      <w:r w:rsidRPr="00396204">
        <w:t>、このデータを指定された</w:t>
      </w:r>
      <w:r w:rsidRPr="00396204">
        <w:t>(</w:t>
      </w:r>
      <w:r w:rsidRPr="00396204">
        <w:t>または基本</w:t>
      </w:r>
      <w:r w:rsidRPr="00396204">
        <w:t>)</w:t>
      </w:r>
      <w:r w:rsidRPr="00396204">
        <w:t>形式に合わせて変換してセルに表示する。</w:t>
      </w:r>
      <w:r w:rsidRPr="00396204">
        <w:rPr>
          <w:vertAlign w:val="superscript"/>
        </w:rPr>
        <w:t>*</w:t>
      </w:r>
      <w:del w:id="5567" w:author="IRK" w:date="2020-04-24T10:39:00Z">
        <w:r w:rsidR="00E97E06" w:rsidDel="004364C6">
          <w:rPr>
            <w:rFonts w:hint="eastAsia"/>
            <w:vertAlign w:val="superscript"/>
          </w:rPr>
          <w:delText>9</w:delText>
        </w:r>
      </w:del>
      <w:ins w:id="5568" w:author="IRK" w:date="2020-04-24T10:39:00Z">
        <w:r w:rsidR="004364C6">
          <w:rPr>
            <w:rFonts w:hint="eastAsia"/>
            <w:vertAlign w:val="superscript"/>
          </w:rPr>
          <w:t>8</w:t>
        </w:r>
      </w:ins>
    </w:p>
    <w:p w14:paraId="658DD622" w14:textId="77777777" w:rsidR="001140F8" w:rsidRDefault="001140F8" w:rsidP="00F93119"/>
    <w:p w14:paraId="0D5CCB8B" w14:textId="77777777" w:rsidR="00E97E06" w:rsidRPr="00846AAC" w:rsidRDefault="00E97E06" w:rsidP="00846AAC">
      <w:pPr>
        <w:pStyle w:val="a2"/>
        <w:numPr>
          <w:ilvl w:val="0"/>
          <w:numId w:val="67"/>
        </w:numPr>
      </w:pPr>
      <w:r w:rsidRPr="00846AAC">
        <w:t>http://support.microsoft.com/kb/78113</w:t>
      </w:r>
    </w:p>
    <w:p w14:paraId="3BF94A45" w14:textId="1AAF5B37" w:rsidR="001140F8" w:rsidRPr="00846AAC" w:rsidRDefault="001140F8" w:rsidP="00846AAC">
      <w:pPr>
        <w:pStyle w:val="a2"/>
      </w:pPr>
      <w:r w:rsidRPr="00AD28C2">
        <w:rPr>
          <w:rFonts w:hint="eastAsia"/>
        </w:rPr>
        <w:t>単純に形式変換のみするのではなく、補正アルゴリズムを利用してある程度補正しているように見える。上記であげた例は、その方法で補正できない例外ケースである。</w:t>
      </w:r>
      <w:ins w:id="5569" w:author="IRK" w:date="2020-05-11T11:23:00Z">
        <w:r w:rsidR="00033F2E">
          <w:rPr>
            <w:rFonts w:hint="eastAsia"/>
          </w:rPr>
          <w:t>DEV</w:t>
        </w:r>
      </w:ins>
    </w:p>
    <w:p w14:paraId="65A30A70" w14:textId="77777777" w:rsidR="00996962" w:rsidRPr="00396204" w:rsidRDefault="00996962"/>
    <w:p w14:paraId="3AD44E91" w14:textId="77777777" w:rsidR="001140F8" w:rsidRDefault="001140F8" w:rsidP="00F93119">
      <w:pPr>
        <w:pStyle w:val="32"/>
      </w:pPr>
      <w:bookmarkStart w:id="5570" w:name="_Toc385838789"/>
      <w:bookmarkStart w:id="5571" w:name="_Toc426449651"/>
      <w:bookmarkStart w:id="5572" w:name="_Toc426449747"/>
      <w:bookmarkStart w:id="5573" w:name="_Toc434858931"/>
      <w:bookmarkStart w:id="5574" w:name="_Ref34987460"/>
      <w:bookmarkStart w:id="5575" w:name="_Ref34987462"/>
      <w:bookmarkStart w:id="5576" w:name="_Toc34988307"/>
      <w:bookmarkStart w:id="5577" w:name="_Toc40799161"/>
      <w:r>
        <w:t>整数変換</w:t>
      </w:r>
      <w:r>
        <w:rPr>
          <w:rFonts w:hint="eastAsia"/>
        </w:rPr>
        <w:t>および</w:t>
      </w:r>
      <w:r>
        <w:t>整数演算</w:t>
      </w:r>
      <w:bookmarkEnd w:id="5570"/>
      <w:bookmarkEnd w:id="5571"/>
      <w:bookmarkEnd w:id="5572"/>
      <w:bookmarkEnd w:id="5573"/>
      <w:bookmarkEnd w:id="5574"/>
      <w:bookmarkEnd w:id="5575"/>
      <w:bookmarkEnd w:id="5576"/>
      <w:bookmarkEnd w:id="5577"/>
    </w:p>
    <w:p w14:paraId="7DD6EF62" w14:textId="1255735C" w:rsidR="001140F8" w:rsidRPr="00396204" w:rsidRDefault="001140F8" w:rsidP="00F93119">
      <w:r w:rsidRPr="00396204">
        <w:t>C</w:t>
      </w:r>
      <w:del w:id="5578" w:author="IRK" w:date="2020-03-12T13:56:00Z">
        <w:r w:rsidRPr="00396204" w:rsidDel="008A7A8D">
          <w:delText>あるいは</w:delText>
        </w:r>
      </w:del>
      <w:ins w:id="5579" w:author="IRK" w:date="2020-03-12T13:56:00Z">
        <w:r w:rsidR="008A7A8D">
          <w:rPr>
            <w:rFonts w:hint="eastAsia"/>
          </w:rPr>
          <w:t>または</w:t>
        </w:r>
      </w:ins>
      <w:r w:rsidRPr="00396204">
        <w:t>Java</w:t>
      </w:r>
      <w:r w:rsidRPr="00396204">
        <w:t>では、倍精度実数と整数間の暗黙的な型変換</w:t>
      </w:r>
      <w:r w:rsidRPr="00396204">
        <w:t>(Implicit Type Casting)</w:t>
      </w:r>
      <w:r w:rsidRPr="00396204">
        <w:t>をサポートする。整数を実数に変換するのは、非常に大きい数でなければあまり問題ないかもしれない。しかし、倍精度実数を単純に整数に型変換しては、問題が起きる可能性がある。</w:t>
      </w:r>
    </w:p>
    <w:p w14:paraId="39AA7338" w14:textId="77777777" w:rsidR="001140F8" w:rsidRDefault="001140F8" w:rsidP="00F93119"/>
    <w:p w14:paraId="5B13057B" w14:textId="50939D2A" w:rsidR="00396204" w:rsidRPr="00396204" w:rsidRDefault="00396204" w:rsidP="00F93119">
      <w:pPr>
        <w:pStyle w:val="af5"/>
        <w:rPr>
          <w:rFonts w:eastAsia="Malgun Gothic"/>
          <w:noProof/>
        </w:rPr>
      </w:pPr>
      <w:bookmarkStart w:id="5580" w:name="_Toc40799323"/>
      <w:r>
        <w:t>[</w:t>
      </w:r>
      <w:del w:id="5581" w:author="IRK" w:date="2020-03-12T16:18: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93</w:delText>
        </w:r>
        <w:r w:rsidR="00E65728" w:rsidDel="004316F4">
          <w:rPr>
            <w:noProof/>
          </w:rPr>
          <w:fldChar w:fldCharType="end"/>
        </w:r>
      </w:del>
      <w:ins w:id="5582" w:author="IRK" w:date="2020-03-12T16:18: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100</w:t>
      </w:r>
      <w:ins w:id="5583" w:author="IRK" w:date="2020-03-12T16:18:00Z">
        <w:r w:rsidR="004316F4">
          <w:fldChar w:fldCharType="end"/>
        </w:r>
      </w:ins>
      <w:r>
        <w:t xml:space="preserve"> </w:t>
      </w:r>
      <w:r>
        <w:rPr>
          <w:noProof/>
        </w:rPr>
        <w:t>暗黙的な整数型変換の問題</w:t>
      </w:r>
      <w:r>
        <w:rPr>
          <w:rFonts w:eastAsia="Malgun Gothic" w:hint="eastAsia"/>
          <w:noProof/>
        </w:rPr>
        <w:t>]</w:t>
      </w:r>
      <w:bookmarkEnd w:id="5580"/>
    </w:p>
    <w:tbl>
      <w:tblPr>
        <w:tblStyle w:val="af4"/>
        <w:tblW w:w="0" w:type="auto"/>
        <w:jc w:val="center"/>
        <w:tblLook w:val="04A0" w:firstRow="1" w:lastRow="0" w:firstColumn="1" w:lastColumn="0" w:noHBand="0" w:noVBand="1"/>
        <w:tblPrChange w:id="5584" w:author="IRK" w:date="2020-04-14T15:52:00Z">
          <w:tblPr>
            <w:tblStyle w:val="af4"/>
            <w:tblW w:w="0" w:type="auto"/>
            <w:tblInd w:w="108" w:type="dxa"/>
            <w:tblLook w:val="04A0" w:firstRow="1" w:lastRow="0" w:firstColumn="1" w:lastColumn="0" w:noHBand="0" w:noVBand="1"/>
          </w:tblPr>
        </w:tblPrChange>
      </w:tblPr>
      <w:tblGrid>
        <w:gridCol w:w="9463"/>
        <w:tblGridChange w:id="5585">
          <w:tblGrid>
            <w:gridCol w:w="9463"/>
          </w:tblGrid>
        </w:tblGridChange>
      </w:tblGrid>
      <w:tr w:rsidR="001140F8" w:rsidRPr="007F53BF" w14:paraId="0EF562B4"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586" w:author="IRK" w:date="2020-04-14T15:52:00Z">
              <w:tcPr>
                <w:tcW w:w="9463" w:type="dxa"/>
                <w:tcBorders>
                  <w:top w:val="single" w:sz="4" w:space="0" w:color="auto"/>
                  <w:left w:val="single" w:sz="4" w:space="0" w:color="auto"/>
                  <w:bottom w:val="single" w:sz="4" w:space="0" w:color="auto"/>
                  <w:right w:val="single" w:sz="4" w:space="0" w:color="auto"/>
                </w:tcBorders>
              </w:tcPr>
            </w:tcPrChange>
          </w:tcPr>
          <w:p w14:paraId="03C62D3C" w14:textId="29A1DF83" w:rsidR="001140F8" w:rsidRDefault="00C054CD">
            <w:pPr>
              <w:pStyle w:val="1b"/>
              <w:pPrChange w:id="5587" w:author="IRK" w:date="2020-04-14T13:57:00Z">
                <w:pPr>
                  <w:pStyle w:val="aff1"/>
                </w:pPr>
              </w:pPrChange>
            </w:pPr>
            <w:ins w:id="5588" w:author="IRK" w:date="2020-04-14T15:52:00Z">
              <w:r>
                <w:t xml:space="preserve"> </w:t>
              </w:r>
            </w:ins>
            <w:r w:rsidR="001140F8">
              <w:t>1 import java.math.BigDecimal;</w:t>
            </w:r>
          </w:p>
          <w:p w14:paraId="64C1F956" w14:textId="77777777" w:rsidR="001140F8" w:rsidRDefault="001140F8">
            <w:pPr>
              <w:pStyle w:val="1b"/>
              <w:pPrChange w:id="5589" w:author="IRK" w:date="2020-04-14T13:57:00Z">
                <w:pPr>
                  <w:pStyle w:val="aff1"/>
                </w:pPr>
              </w:pPrChange>
            </w:pPr>
            <w:r>
              <w:t xml:space="preserve"> 2</w:t>
            </w:r>
            <w:del w:id="5590" w:author="IRK" w:date="2020-03-13T10:23:00Z">
              <w:r w:rsidDel="005C7246">
                <w:delText xml:space="preserve"> </w:delText>
              </w:r>
            </w:del>
          </w:p>
          <w:p w14:paraId="00874E55" w14:textId="77777777" w:rsidR="001140F8" w:rsidRDefault="001140F8">
            <w:pPr>
              <w:pStyle w:val="1b"/>
              <w:pPrChange w:id="5591" w:author="IRK" w:date="2020-04-14T13:57:00Z">
                <w:pPr>
                  <w:pStyle w:val="aff1"/>
                </w:pPr>
              </w:pPrChange>
            </w:pPr>
            <w:r>
              <w:t xml:space="preserve"> 3 public class Test</w:t>
            </w:r>
          </w:p>
          <w:p w14:paraId="61D4D08B" w14:textId="77777777" w:rsidR="001140F8" w:rsidRDefault="001140F8">
            <w:pPr>
              <w:pStyle w:val="1b"/>
              <w:pPrChange w:id="5592" w:author="IRK" w:date="2020-04-14T13:57:00Z">
                <w:pPr>
                  <w:pStyle w:val="aff1"/>
                </w:pPr>
              </w:pPrChange>
            </w:pPr>
            <w:r>
              <w:t xml:space="preserve"> 4 {</w:t>
            </w:r>
          </w:p>
          <w:p w14:paraId="3C515125" w14:textId="77777777" w:rsidR="001140F8" w:rsidRDefault="001140F8">
            <w:pPr>
              <w:pStyle w:val="1b"/>
              <w:pPrChange w:id="5593" w:author="IRK" w:date="2020-04-14T13:57:00Z">
                <w:pPr>
                  <w:pStyle w:val="aff1"/>
                </w:pPr>
              </w:pPrChange>
            </w:pPr>
            <w:r>
              <w:t xml:space="preserve"> 5     public static void main( String</w:t>
            </w:r>
            <w:r w:rsidR="002821A4">
              <w:t>[ ]</w:t>
            </w:r>
            <w:r>
              <w:t xml:space="preserve"> args ) throws Exception</w:t>
            </w:r>
          </w:p>
          <w:p w14:paraId="16A2C5EC" w14:textId="77777777" w:rsidR="001140F8" w:rsidRDefault="001140F8">
            <w:pPr>
              <w:pStyle w:val="1b"/>
              <w:pPrChange w:id="5594" w:author="IRK" w:date="2020-04-14T13:57:00Z">
                <w:pPr>
                  <w:pStyle w:val="aff1"/>
                </w:pPr>
              </w:pPrChange>
            </w:pPr>
            <w:r>
              <w:t xml:space="preserve"> 6     {</w:t>
            </w:r>
          </w:p>
          <w:p w14:paraId="7D8F9B2A" w14:textId="77777777" w:rsidR="001140F8" w:rsidRDefault="001140F8">
            <w:pPr>
              <w:pStyle w:val="1b"/>
              <w:pPrChange w:id="5595" w:author="IRK" w:date="2020-04-14T13:57:00Z">
                <w:pPr>
                  <w:pStyle w:val="aff1"/>
                </w:pPr>
              </w:pPrChange>
            </w:pPr>
            <w:r>
              <w:t xml:space="preserve"> 7         double result = 9986.21 * 100.0;</w:t>
            </w:r>
          </w:p>
          <w:p w14:paraId="09408F73" w14:textId="77777777" w:rsidR="001140F8" w:rsidRDefault="001140F8">
            <w:pPr>
              <w:pStyle w:val="1b"/>
              <w:pPrChange w:id="5596" w:author="IRK" w:date="2020-04-14T13:57:00Z">
                <w:pPr>
                  <w:pStyle w:val="aff1"/>
                </w:pPr>
              </w:pPrChange>
            </w:pPr>
            <w:r>
              <w:t xml:space="preserve"> 8         int num = (int)result;</w:t>
            </w:r>
          </w:p>
          <w:p w14:paraId="0CCBE58E" w14:textId="77777777" w:rsidR="001140F8" w:rsidRDefault="001140F8">
            <w:pPr>
              <w:pStyle w:val="1b"/>
              <w:pPrChange w:id="5597" w:author="IRK" w:date="2020-04-14T13:57:00Z">
                <w:pPr>
                  <w:pStyle w:val="aff1"/>
                </w:pPr>
              </w:pPrChange>
            </w:pPr>
            <w:r>
              <w:t xml:space="preserve"> 9</w:t>
            </w:r>
            <w:del w:id="5598" w:author="IRK" w:date="2020-03-13T10:23:00Z">
              <w:r w:rsidDel="005C7246">
                <w:delText xml:space="preserve"> </w:delText>
              </w:r>
            </w:del>
          </w:p>
          <w:p w14:paraId="05322399" w14:textId="77777777" w:rsidR="001140F8" w:rsidRDefault="001140F8">
            <w:pPr>
              <w:pStyle w:val="1b"/>
              <w:pPrChange w:id="5599" w:author="IRK" w:date="2020-04-14T13:57:00Z">
                <w:pPr>
                  <w:pStyle w:val="aff1"/>
                </w:pPr>
              </w:pPrChange>
            </w:pPr>
            <w:r>
              <w:t>10         System.out.println( new BigDecimal( result ).toPlainString() );</w:t>
            </w:r>
          </w:p>
          <w:p w14:paraId="6F8C6218" w14:textId="77777777" w:rsidR="001140F8" w:rsidRDefault="001140F8">
            <w:pPr>
              <w:pStyle w:val="1b"/>
              <w:pPrChange w:id="5600" w:author="IRK" w:date="2020-04-14T13:57:00Z">
                <w:pPr>
                  <w:pStyle w:val="aff1"/>
                </w:pPr>
              </w:pPrChange>
            </w:pPr>
            <w:r>
              <w:t>11         System.out.println( num );</w:t>
            </w:r>
          </w:p>
          <w:p w14:paraId="779C37CA" w14:textId="77777777" w:rsidR="001140F8" w:rsidRDefault="001140F8">
            <w:pPr>
              <w:pStyle w:val="1b"/>
              <w:pPrChange w:id="5601" w:author="IRK" w:date="2020-04-14T13:57:00Z">
                <w:pPr>
                  <w:pStyle w:val="aff1"/>
                </w:pPr>
              </w:pPrChange>
            </w:pPr>
            <w:r>
              <w:t>12     }</w:t>
            </w:r>
          </w:p>
          <w:p w14:paraId="3F153100" w14:textId="77777777" w:rsidR="001140F8" w:rsidRDefault="001140F8">
            <w:pPr>
              <w:pStyle w:val="1b"/>
              <w:pPrChange w:id="5602" w:author="IRK" w:date="2020-04-14T13:57:00Z">
                <w:pPr>
                  <w:pStyle w:val="aff1"/>
                </w:pPr>
              </w:pPrChange>
            </w:pPr>
            <w:r>
              <w:t>13 }</w:t>
            </w:r>
          </w:p>
          <w:p w14:paraId="2B05A724" w14:textId="77777777" w:rsidR="001140F8" w:rsidRDefault="001140F8">
            <w:pPr>
              <w:pStyle w:val="1b"/>
              <w:pPrChange w:id="5603" w:author="IRK" w:date="2020-04-14T13:57:00Z">
                <w:pPr>
                  <w:pStyle w:val="aff1"/>
                </w:pPr>
              </w:pPrChange>
            </w:pPr>
          </w:p>
          <w:p w14:paraId="12E9D743" w14:textId="77777777" w:rsidR="001140F8" w:rsidRDefault="001140F8">
            <w:pPr>
              <w:pStyle w:val="1b"/>
              <w:pPrChange w:id="5604" w:author="IRK" w:date="2020-04-14T13:57:00Z">
                <w:pPr>
                  <w:pStyle w:val="aff1"/>
                </w:pPr>
              </w:pPrChange>
            </w:pPr>
            <w:r>
              <w:t>Output:</w:t>
            </w:r>
          </w:p>
          <w:p w14:paraId="2FF3EE3F" w14:textId="77777777" w:rsidR="001140F8" w:rsidRDefault="001140F8">
            <w:pPr>
              <w:pStyle w:val="1b"/>
              <w:pPrChange w:id="5605" w:author="IRK" w:date="2020-04-14T13:57:00Z">
                <w:pPr>
                  <w:pStyle w:val="aff1"/>
                </w:pPr>
              </w:pPrChange>
            </w:pPr>
            <w:r>
              <w:t>998620.999999999883584678173065185546875</w:t>
            </w:r>
          </w:p>
          <w:p w14:paraId="3C07B69C" w14:textId="77777777" w:rsidR="001140F8" w:rsidRPr="007F53BF" w:rsidRDefault="001140F8">
            <w:pPr>
              <w:pStyle w:val="1b"/>
              <w:pPrChange w:id="5606" w:author="IRK" w:date="2020-04-14T13:57:00Z">
                <w:pPr>
                  <w:pStyle w:val="aff1"/>
                </w:pPr>
              </w:pPrChange>
            </w:pPr>
            <w:r>
              <w:t>998620</w:t>
            </w:r>
          </w:p>
        </w:tc>
      </w:tr>
    </w:tbl>
    <w:p w14:paraId="76D859AC" w14:textId="77777777" w:rsidR="001140F8" w:rsidRPr="008921B1" w:rsidRDefault="001140F8" w:rsidP="00F93119">
      <w:pPr>
        <w:rPr>
          <w:rStyle w:val="aff2"/>
          <w:rFonts w:eastAsiaTheme="minorEastAsia"/>
        </w:rPr>
      </w:pPr>
    </w:p>
    <w:p w14:paraId="64F503DC" w14:textId="77777777" w:rsidR="001140F8" w:rsidRPr="00396204" w:rsidRDefault="001140F8" w:rsidP="00F93119">
      <w:r w:rsidRPr="00E612BC">
        <w:t>double</w:t>
      </w:r>
      <w:r w:rsidRPr="00E612BC">
        <w:t>型変数</w:t>
      </w:r>
      <w:r w:rsidRPr="00E612BC">
        <w:t>result</w:t>
      </w:r>
      <w:r w:rsidRPr="00E612BC">
        <w:t>に保存された値</w:t>
      </w:r>
      <w:r w:rsidRPr="00396204">
        <w:t>と真値</w:t>
      </w:r>
      <w:r w:rsidRPr="00396204">
        <w:t>998621.0</w:t>
      </w:r>
      <w:r w:rsidRPr="00396204">
        <w:t>との誤差は</w:t>
      </w:r>
      <w:commentRangeStart w:id="5607"/>
      <w:commentRangeStart w:id="5608"/>
      <w:r w:rsidRPr="00396204">
        <w:t>1</w:t>
      </w:r>
      <w:r w:rsidRPr="00396204">
        <w:t>億分の</w:t>
      </w:r>
      <w:commentRangeEnd w:id="5607"/>
      <w:r w:rsidR="00067140">
        <w:rPr>
          <w:rStyle w:val="afc"/>
          <w:rFonts w:ascii="Noto Sans Japanese Regular" w:eastAsia="Noto Sans Japanese Regular" w:cs="Times New Roman"/>
        </w:rPr>
        <w:commentReference w:id="5607"/>
      </w:r>
      <w:commentRangeEnd w:id="5608"/>
      <w:r w:rsidR="0003296C">
        <w:rPr>
          <w:rStyle w:val="afc"/>
          <w:rFonts w:ascii="Noto Sans Japanese Regular" w:eastAsia="Noto Sans Japanese Regular" w:cs="Times New Roman"/>
        </w:rPr>
        <w:commentReference w:id="5608"/>
      </w:r>
      <w:r w:rsidRPr="00396204">
        <w:t>1</w:t>
      </w:r>
      <w:r w:rsidRPr="00396204">
        <w:t>億分の</w:t>
      </w:r>
      <w:r w:rsidRPr="00396204">
        <w:t>1</w:t>
      </w:r>
      <w:r w:rsidRPr="00396204">
        <w:rPr>
          <w:rFonts w:hint="eastAsia"/>
        </w:rPr>
        <w:t>であるが</w:t>
      </w:r>
      <w:r w:rsidRPr="00396204">
        <w:t>、整数に型変換する際に小数点以下がなくなり誤差は</w:t>
      </w:r>
      <w:r w:rsidRPr="00396204">
        <w:t>100</w:t>
      </w:r>
      <w:r w:rsidRPr="00396204">
        <w:t>万分の</w:t>
      </w:r>
      <w:r w:rsidRPr="00396204">
        <w:t>1</w:t>
      </w:r>
      <w:r w:rsidRPr="00396204">
        <w:t>になって</w:t>
      </w:r>
      <w:r w:rsidRPr="00396204">
        <w:rPr>
          <w:rFonts w:hint="eastAsia"/>
        </w:rPr>
        <w:t>いる</w:t>
      </w:r>
      <w:r w:rsidRPr="00396204">
        <w:t>。この誤差は、業務の種類によっては問題を起こす程度の誤差である。</w:t>
      </w:r>
      <w:r w:rsidRPr="00E612BC">
        <w:t>これは、</w:t>
      </w:r>
      <w:r w:rsidRPr="00E612BC">
        <w:t>double</w:t>
      </w:r>
      <w:r w:rsidRPr="00E612BC">
        <w:t>値を</w:t>
      </w:r>
      <w:r w:rsidRPr="00396204">
        <w:t>整数に変換する際に、単純にキャスト演算子を使用するのは一般的には</w:t>
      </w:r>
      <w:r w:rsidRPr="00396204">
        <w:rPr>
          <w:rFonts w:hint="eastAsia"/>
        </w:rPr>
        <w:t>誤り</w:t>
      </w:r>
      <w:r w:rsidRPr="00396204">
        <w:t>を意味する。</w:t>
      </w:r>
    </w:p>
    <w:p w14:paraId="26A1E9D0" w14:textId="77777777" w:rsidR="001140F8" w:rsidRPr="00396204" w:rsidRDefault="001140F8" w:rsidP="00F93119"/>
    <w:p w14:paraId="2C9390B4" w14:textId="32E69286" w:rsidR="001140F8" w:rsidRPr="00067140" w:rsidRDefault="001140F8" w:rsidP="00F93119">
      <w:r w:rsidRPr="00396204">
        <w:t>ルール</w:t>
      </w:r>
      <w:r w:rsidR="00993F08">
        <w:rPr>
          <w:rFonts w:hint="eastAsia"/>
        </w:rPr>
        <w:t>エンジン</w:t>
      </w:r>
      <w:r w:rsidRPr="00396204">
        <w:t>から返された数値型の値、つまり</w:t>
      </w:r>
      <w:r w:rsidRPr="00E612BC">
        <w:t>double</w:t>
      </w:r>
      <w:r w:rsidRPr="00E612BC">
        <w:t>を</w:t>
      </w:r>
      <w:r w:rsidRPr="00E612BC">
        <w:t>int</w:t>
      </w:r>
      <w:r w:rsidRPr="00E612BC">
        <w:t>に単純型変換して</w:t>
      </w:r>
      <w:r w:rsidR="00067140" w:rsidRPr="00F728C5">
        <w:rPr>
          <w:rFonts w:hint="eastAsia"/>
        </w:rPr>
        <w:t>、</w:t>
      </w:r>
      <w:r w:rsidRPr="00E612BC">
        <w:t>その値の誤差が非常に大きくなり、それについて技術的なサポートの問い合わせをするケースがよくある。これはルール</w:t>
      </w:r>
      <w:r w:rsidR="00993F08">
        <w:rPr>
          <w:rFonts w:hint="eastAsia"/>
        </w:rPr>
        <w:t>エンジン</w:t>
      </w:r>
      <w:r w:rsidRPr="00E612BC">
        <w:t>で</w:t>
      </w:r>
      <w:del w:id="5609" w:author="IRK" w:date="2020-03-12T14:01:00Z">
        <w:r w:rsidRPr="00E612BC" w:rsidDel="008A7A8D">
          <w:delText>間違った</w:delText>
        </w:r>
      </w:del>
      <w:ins w:id="5610" w:author="IRK" w:date="2020-03-12T14:01:00Z">
        <w:r w:rsidR="008A7A8D">
          <w:rPr>
            <w:rFonts w:hint="eastAsia"/>
          </w:rPr>
          <w:t>誤った</w:t>
        </w:r>
      </w:ins>
      <w:r w:rsidRPr="00E612BC">
        <w:t>値を返したわけではなく、暗黙的な型変換で発生するエラーである。これに対する解決策は事例別に異なる。</w:t>
      </w:r>
      <w:r w:rsidRPr="00E612BC">
        <w:t>double</w:t>
      </w:r>
      <w:r w:rsidRPr="00E612BC">
        <w:t>を整数に</w:t>
      </w:r>
      <w:r w:rsidRPr="00396204">
        <w:t>型変換する場合は、</w:t>
      </w:r>
      <w:r w:rsidR="00E21212" w:rsidRPr="00AB2487">
        <w:rPr>
          <w:rFonts w:ascii="ＭＳ Ｐゴシック" w:hAnsi="ＭＳ Ｐゴシック" w:hint="eastAsia"/>
        </w:rPr>
        <w:t>通常</w:t>
      </w:r>
      <w:r w:rsidRPr="00AB2487">
        <w:rPr>
          <w:rFonts w:ascii="ＭＳ Ｐゴシック" w:hAnsi="ＭＳ Ｐゴシック" w:hint="eastAsia"/>
        </w:rPr>
        <w:t>次</w:t>
      </w:r>
      <w:r w:rsidRPr="00396204">
        <w:t>のうち</w:t>
      </w:r>
      <w:r w:rsidRPr="00396204">
        <w:t>1</w:t>
      </w:r>
      <w:r w:rsidRPr="00396204">
        <w:t>つに該当する。</w:t>
      </w:r>
    </w:p>
    <w:p w14:paraId="34230F73" w14:textId="77777777" w:rsidR="001140F8" w:rsidRPr="00E612BC" w:rsidRDefault="001140F8">
      <w:pPr>
        <w:pStyle w:val="10"/>
        <w:pPrChange w:id="5611" w:author="IRK" w:date="2020-05-11T10:58:00Z">
          <w:pPr>
            <w:pStyle w:val="a8"/>
            <w:ind w:left="784"/>
          </w:pPr>
        </w:pPrChange>
      </w:pPr>
      <w:r w:rsidRPr="00E612BC">
        <w:t>計算の結果</w:t>
      </w:r>
      <w:r w:rsidR="00E21212" w:rsidRPr="00AB2487">
        <w:rPr>
          <w:rFonts w:ascii="ＭＳ Ｐゴシック" w:hAnsi="ＭＳ Ｐゴシック" w:hint="eastAsia"/>
        </w:rPr>
        <w:t>、</w:t>
      </w:r>
      <w:r w:rsidRPr="00AB2487">
        <w:rPr>
          <w:rFonts w:ascii="ＭＳ Ｐゴシック" w:hAnsi="ＭＳ Ｐゴシック" w:hint="eastAsia"/>
        </w:rPr>
        <w:t>小</w:t>
      </w:r>
      <w:r w:rsidRPr="00E612BC">
        <w:t>数部が</w:t>
      </w:r>
      <w:r w:rsidRPr="00E612BC">
        <w:t>0</w:t>
      </w:r>
      <w:r w:rsidRPr="00E612BC">
        <w:t>である。</w:t>
      </w:r>
    </w:p>
    <w:p w14:paraId="4014823F" w14:textId="2CF3D4DB" w:rsidR="001140F8" w:rsidRPr="00E612BC" w:rsidRDefault="001140F8">
      <w:pPr>
        <w:pStyle w:val="10"/>
        <w:pPrChange w:id="5612" w:author="IRK" w:date="2020-05-11T10:58:00Z">
          <w:pPr>
            <w:pStyle w:val="a8"/>
            <w:ind w:left="784"/>
          </w:pPr>
        </w:pPrChange>
      </w:pPr>
      <w:r w:rsidRPr="00E612BC">
        <w:t>計算の結果</w:t>
      </w:r>
      <w:r w:rsidR="00E21212" w:rsidRPr="00AB2487">
        <w:rPr>
          <w:rFonts w:ascii="ＭＳ Ｐゴシック" w:hAnsi="ＭＳ Ｐゴシック" w:hint="eastAsia"/>
        </w:rPr>
        <w:t>、</w:t>
      </w:r>
      <w:r w:rsidRPr="00AB2487">
        <w:rPr>
          <w:rFonts w:ascii="ＭＳ Ｐゴシック" w:hAnsi="ＭＳ Ｐゴシック" w:hint="eastAsia"/>
        </w:rPr>
        <w:t>小</w:t>
      </w:r>
      <w:r w:rsidRPr="00E612BC">
        <w:t>数部があるが、</w:t>
      </w:r>
      <w:r w:rsidR="00E21212">
        <w:t>小数</w:t>
      </w:r>
      <w:r w:rsidRPr="00E612BC">
        <w:t>部は切り捨てられる。</w:t>
      </w:r>
    </w:p>
    <w:p w14:paraId="35514E39" w14:textId="21399A7F" w:rsidR="001140F8" w:rsidRPr="00396204" w:rsidRDefault="001140F8" w:rsidP="00F93119">
      <w:r w:rsidRPr="00396204">
        <w:t>前者の場合、小数点以下</w:t>
      </w:r>
      <w:r w:rsidRPr="00396204">
        <w:t>1</w:t>
      </w:r>
      <w:r w:rsidRPr="00396204">
        <w:t>桁で四捨五入</w:t>
      </w:r>
      <w:r w:rsidRPr="00396204">
        <w:t>(rounding)</w:t>
      </w:r>
      <w:r w:rsidRPr="00396204">
        <w:t>すれば</w:t>
      </w:r>
      <w:r w:rsidRPr="00396204">
        <w:rPr>
          <w:rFonts w:hint="eastAsia"/>
        </w:rPr>
        <w:t>良い</w:t>
      </w:r>
      <w:r w:rsidRPr="00396204">
        <w:t>。後者の場合、業務に影響を与えない桁</w:t>
      </w:r>
      <w:r w:rsidRPr="00396204">
        <w:t>(</w:t>
      </w:r>
      <w:r w:rsidRPr="00396204">
        <w:t>例えば、小数点以下</w:t>
      </w:r>
      <w:r w:rsidRPr="00396204">
        <w:t>10</w:t>
      </w:r>
      <w:r w:rsidRPr="00396204">
        <w:t>桁</w:t>
      </w:r>
      <w:r w:rsidRPr="00396204">
        <w:t>)</w:t>
      </w:r>
      <w:r w:rsidRPr="00396204">
        <w:t>で四捨五入した後、</w:t>
      </w:r>
      <w:r w:rsidR="00E21212">
        <w:t>小数</w:t>
      </w:r>
      <w:r w:rsidRPr="00396204">
        <w:t>点以下</w:t>
      </w:r>
      <w:r w:rsidRPr="00396204">
        <w:t>1</w:t>
      </w:r>
      <w:r w:rsidRPr="00396204">
        <w:t>桁で切り捨て</w:t>
      </w:r>
      <w:r w:rsidR="00E21212" w:rsidRPr="00AB2487">
        <w:rPr>
          <w:rFonts w:ascii="ＭＳ Ｐゴシック" w:hAnsi="ＭＳ Ｐゴシック" w:hint="eastAsia"/>
        </w:rPr>
        <w:t>、</w:t>
      </w:r>
      <w:r w:rsidRPr="00AB2487">
        <w:rPr>
          <w:rFonts w:ascii="ＭＳ Ｐゴシック" w:hAnsi="ＭＳ Ｐゴシック" w:hint="eastAsia"/>
        </w:rPr>
        <w:t>ま</w:t>
      </w:r>
      <w:r w:rsidRPr="00396204">
        <w:t>たは単純</w:t>
      </w:r>
      <w:r w:rsidR="00E21212" w:rsidRPr="00AB2487">
        <w:rPr>
          <w:rFonts w:ascii="ＭＳ Ｐゴシック" w:hAnsi="ＭＳ Ｐゴシック" w:hint="eastAsia"/>
        </w:rPr>
        <w:t>に</w:t>
      </w:r>
      <w:r w:rsidR="00E65728" w:rsidRPr="00C16A4E">
        <w:rPr>
          <w:rStyle w:val="aff2"/>
          <w:rFonts w:ascii="ＭＳ Ｐゴシック" w:eastAsia="ＭＳ Ｐゴシック" w:hAnsi="ＭＳ Ｐゴシック" w:cs="Arial"/>
          <w:sz w:val="20"/>
          <w:szCs w:val="20"/>
        </w:rPr>
        <w:t>i</w:t>
      </w:r>
      <w:r w:rsidR="00E65728" w:rsidRPr="00AB2487">
        <w:rPr>
          <w:rStyle w:val="aff2"/>
          <w:rFonts w:ascii="Arial" w:eastAsia="ＭＳ Ｐゴシック" w:hAnsi="Arial" w:cs="Arial"/>
          <w:sz w:val="20"/>
          <w:szCs w:val="20"/>
        </w:rPr>
        <w:t>nt</w:t>
      </w:r>
      <w:r w:rsidRPr="00396204">
        <w:t>型変換をする方法もあり得る。</w:t>
      </w:r>
      <w:r w:rsidRPr="00396204">
        <w:t xml:space="preserve"> </w:t>
      </w:r>
    </w:p>
    <w:p w14:paraId="0B32B574" w14:textId="77777777" w:rsidR="001140F8" w:rsidRDefault="001140F8" w:rsidP="00F93119"/>
    <w:p w14:paraId="3367E754" w14:textId="77777777" w:rsidR="001140F8" w:rsidRDefault="001140F8" w:rsidP="00F93119">
      <w:pPr>
        <w:pStyle w:val="32"/>
      </w:pPr>
      <w:bookmarkStart w:id="5613" w:name="_Toc385838790"/>
      <w:bookmarkStart w:id="5614" w:name="_Toc426449652"/>
      <w:bookmarkStart w:id="5615" w:name="_Toc426449748"/>
      <w:bookmarkStart w:id="5616" w:name="_Toc434858932"/>
      <w:bookmarkStart w:id="5617" w:name="_Toc34988308"/>
      <w:bookmarkStart w:id="5618" w:name="_Toc40799162"/>
      <w:r>
        <w:t>誤差の補正</w:t>
      </w:r>
      <w:bookmarkEnd w:id="5613"/>
      <w:bookmarkEnd w:id="5614"/>
      <w:bookmarkEnd w:id="5615"/>
      <w:bookmarkEnd w:id="5616"/>
      <w:bookmarkEnd w:id="5617"/>
      <w:bookmarkEnd w:id="5618"/>
    </w:p>
    <w:p w14:paraId="3422403B" w14:textId="39E8B1CF" w:rsidR="001140F8" w:rsidRDefault="007332E3" w:rsidP="00F93119">
      <w:r>
        <w:t>4</w:t>
      </w:r>
      <w:r w:rsidR="001140F8">
        <w:t>.1.6</w:t>
      </w:r>
      <w:r w:rsidR="001140F8">
        <w:t>で、誤差の補正のために業務に影響を与えない小数点以下の桁で四捨五入する方法について説明した。小数点以下何桁で四捨五入するかは、業務によりそれぞれで</w:t>
      </w:r>
      <w:r w:rsidR="001140F8">
        <w:rPr>
          <w:rFonts w:hint="eastAsia"/>
        </w:rPr>
        <w:t>ある</w:t>
      </w:r>
      <w:r w:rsidR="001140F8">
        <w:t>。場合によっては四捨五入する小数点以下の桁が可変的で、特定の位置で四捨五入できないことがある。ここでは、それに対する解決方法について説明する。</w:t>
      </w:r>
    </w:p>
    <w:p w14:paraId="2106F28C" w14:textId="77777777" w:rsidR="001140F8" w:rsidRDefault="001140F8" w:rsidP="00F93119"/>
    <w:p w14:paraId="2293B9E8" w14:textId="05D7184C" w:rsidR="001140F8" w:rsidRDefault="001140F8" w:rsidP="00F93119">
      <w:r>
        <w:t>一連の</w:t>
      </w:r>
      <w:r>
        <w:t>10</w:t>
      </w:r>
      <w:r>
        <w:t>進数計算がある</w:t>
      </w:r>
      <w:r>
        <w:rPr>
          <w:rFonts w:hint="eastAsia"/>
        </w:rPr>
        <w:t>場合に、</w:t>
      </w:r>
      <w:r>
        <w:t>計算過程の中で</w:t>
      </w:r>
      <w:r>
        <w:rPr>
          <w:rFonts w:hint="eastAsia"/>
        </w:rPr>
        <w:t>生じ</w:t>
      </w:r>
      <w:r w:rsidR="00E21212" w:rsidRPr="00AB2487">
        <w:rPr>
          <w:rFonts w:ascii="ＭＳ Ｐゴシック" w:hAnsi="ＭＳ Ｐゴシック" w:hint="eastAsia"/>
        </w:rPr>
        <w:t>る</w:t>
      </w:r>
      <w:r w:rsidRPr="00AB2487">
        <w:rPr>
          <w:rFonts w:ascii="ＭＳ Ｐゴシック" w:hAnsi="ＭＳ Ｐゴシック" w:hint="eastAsia"/>
        </w:rPr>
        <w:t>誤</w:t>
      </w:r>
      <w:r>
        <w:t>差が発生し、最終誤差は</w:t>
      </w:r>
      <w:r>
        <w:t>8</w:t>
      </w:r>
      <w:r>
        <w:t>番目の有効数字の</w:t>
      </w:r>
      <w:r>
        <w:t>±0.5</w:t>
      </w:r>
      <w:r>
        <w:t>を超えないとする。計算で扱う数字が</w:t>
      </w:r>
      <w:r w:rsidR="00067140">
        <w:rPr>
          <w:rFonts w:hint="eastAsia"/>
        </w:rPr>
        <w:t>9</w:t>
      </w:r>
      <w:r w:rsidR="00067140">
        <w:rPr>
          <w:rFonts w:hint="eastAsia"/>
        </w:rPr>
        <w:t>桁</w:t>
      </w:r>
      <w:r>
        <w:t>以上の有効数字を持つ</w:t>
      </w:r>
      <w:r>
        <w:rPr>
          <w:rFonts w:hint="eastAsia"/>
        </w:rPr>
        <w:t>場合</w:t>
      </w:r>
      <w:r>
        <w:t>、計算の誤差により真値の相当部分が失われる。しかし</w:t>
      </w:r>
      <w:r w:rsidR="007950D0">
        <w:rPr>
          <w:rFonts w:hint="eastAsia"/>
        </w:rPr>
        <w:t>、</w:t>
      </w:r>
      <w:r>
        <w:t>この計算で扱う数字の有効数字が</w:t>
      </w:r>
      <w:r w:rsidR="00067140">
        <w:rPr>
          <w:rFonts w:hint="eastAsia"/>
        </w:rPr>
        <w:t>8</w:t>
      </w:r>
      <w:r w:rsidR="00067140">
        <w:rPr>
          <w:rFonts w:hint="eastAsia"/>
        </w:rPr>
        <w:t>桁</w:t>
      </w:r>
      <w:r>
        <w:t>以下</w:t>
      </w:r>
      <w:r>
        <w:rPr>
          <w:rFonts w:hint="eastAsia"/>
        </w:rPr>
        <w:t>の場合</w:t>
      </w:r>
      <w:r>
        <w:t>、計算結果から有効数字の次の桁で四捨五入した時に正確な結果が得られる。</w:t>
      </w:r>
      <w:del w:id="5619" w:author="IRK" w:date="2020-03-13T08:57:00Z">
        <w:r w:rsidDel="00650793">
          <w:delText>表</w:delText>
        </w:r>
        <w:r w:rsidR="0015391F" w:rsidDel="00650793">
          <w:rPr>
            <w:rFonts w:hint="eastAsia"/>
          </w:rPr>
          <w:delText>94</w:delText>
        </w:r>
      </w:del>
      <w:ins w:id="5620" w:author="IRK" w:date="2020-03-13T08:57:00Z">
        <w:r w:rsidR="00650793">
          <w:rPr>
            <w:rFonts w:hint="eastAsia"/>
          </w:rPr>
          <w:t>次の表</w:t>
        </w:r>
      </w:ins>
      <w:r>
        <w:t>は、このような計算の例である。</w:t>
      </w:r>
    </w:p>
    <w:p w14:paraId="184FB2FB" w14:textId="77777777" w:rsidR="001140F8" w:rsidRDefault="001140F8" w:rsidP="00F93119"/>
    <w:p w14:paraId="4491F56A" w14:textId="10F613DD" w:rsidR="00396204" w:rsidRPr="00396204" w:rsidRDefault="00396204" w:rsidP="00F93119">
      <w:pPr>
        <w:pStyle w:val="af5"/>
        <w:rPr>
          <w:rFonts w:eastAsia="Malgun Gothic"/>
        </w:rPr>
      </w:pPr>
      <w:bookmarkStart w:id="5621" w:name="_Toc40799324"/>
      <w:r>
        <w:t>[</w:t>
      </w:r>
      <w:del w:id="5622" w:author="IRK" w:date="2020-03-12T16:18: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94</w:delText>
        </w:r>
        <w:r w:rsidR="00E65728" w:rsidDel="004316F4">
          <w:rPr>
            <w:noProof/>
          </w:rPr>
          <w:fldChar w:fldCharType="end"/>
        </w:r>
      </w:del>
      <w:ins w:id="5623" w:author="IRK" w:date="2020-03-12T16:18: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101</w:t>
      </w:r>
      <w:ins w:id="5624" w:author="IRK" w:date="2020-03-12T16:18:00Z">
        <w:r w:rsidR="004316F4">
          <w:fldChar w:fldCharType="end"/>
        </w:r>
      </w:ins>
      <w:r>
        <w:t xml:space="preserve"> </w:t>
      </w:r>
      <w:r>
        <w:rPr>
          <w:noProof/>
        </w:rPr>
        <w:t>有効数字の桁数を利用した補正例</w:t>
      </w:r>
      <w:r>
        <w:rPr>
          <w:rFonts w:eastAsia="Malgun Gothic" w:hint="eastAsia"/>
          <w:noProof/>
        </w:rPr>
        <w:t>]</w:t>
      </w:r>
      <w:bookmarkEnd w:id="5621"/>
    </w:p>
    <w:tbl>
      <w:tblPr>
        <w:tblStyle w:val="af4"/>
        <w:tblW w:w="0" w:type="auto"/>
        <w:jc w:val="center"/>
        <w:tblLook w:val="04A0" w:firstRow="1" w:lastRow="0" w:firstColumn="1" w:lastColumn="0" w:noHBand="0" w:noVBand="1"/>
        <w:tblPrChange w:id="5625" w:author="IRK" w:date="2020-04-14T15:53:00Z">
          <w:tblPr>
            <w:tblStyle w:val="af4"/>
            <w:tblW w:w="0" w:type="auto"/>
            <w:tblInd w:w="108" w:type="dxa"/>
            <w:tblLook w:val="04A0" w:firstRow="1" w:lastRow="0" w:firstColumn="1" w:lastColumn="0" w:noHBand="0" w:noVBand="1"/>
          </w:tblPr>
        </w:tblPrChange>
      </w:tblPr>
      <w:tblGrid>
        <w:gridCol w:w="9463"/>
        <w:tblGridChange w:id="5626">
          <w:tblGrid>
            <w:gridCol w:w="9463"/>
          </w:tblGrid>
        </w:tblGridChange>
      </w:tblGrid>
      <w:tr w:rsidR="001140F8" w14:paraId="57483AB5"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hideMark/>
            <w:tcPrChange w:id="5627" w:author="IRK" w:date="2020-04-14T15:53:00Z">
              <w:tcPr>
                <w:tcW w:w="9463" w:type="dxa"/>
                <w:tcBorders>
                  <w:top w:val="single" w:sz="4" w:space="0" w:color="auto"/>
                  <w:left w:val="single" w:sz="4" w:space="0" w:color="auto"/>
                  <w:bottom w:val="single" w:sz="4" w:space="0" w:color="auto"/>
                  <w:right w:val="single" w:sz="4" w:space="0" w:color="auto"/>
                </w:tcBorders>
                <w:hideMark/>
              </w:tcPr>
            </w:tcPrChange>
          </w:tcPr>
          <w:p w14:paraId="2E80C01F" w14:textId="0D589E31" w:rsidR="001140F8" w:rsidRDefault="001140F8">
            <w:pPr>
              <w:pStyle w:val="1b"/>
              <w:pPrChange w:id="5628" w:author="IRK" w:date="2020-04-14T13:57:00Z">
                <w:pPr>
                  <w:pStyle w:val="aff1"/>
                </w:pPr>
              </w:pPrChange>
            </w:pPr>
            <w:r>
              <w:t>9986.21 × 100.0 = 998620.998 (</w:t>
            </w:r>
            <w:r w:rsidRPr="00981EE5">
              <w:rPr>
                <w:rFonts w:ascii="ＭＳ Ｐゴシック" w:hAnsi="ＭＳ Ｐゴシック"/>
              </w:rPr>
              <w:t>有効数字</w:t>
            </w:r>
            <w:r w:rsidR="00E21212" w:rsidRPr="00AB2487">
              <w:rPr>
                <w:rFonts w:cs="Courier New"/>
              </w:rPr>
              <w:t>9</w:t>
            </w:r>
            <w:r w:rsidR="00E21212" w:rsidRPr="00AB2487">
              <w:rPr>
                <w:rFonts w:ascii="ＭＳ Ｐゴシック" w:hAnsi="ＭＳ Ｐゴシック" w:hint="eastAsia"/>
              </w:rPr>
              <w:t>桁</w:t>
            </w:r>
            <w:r w:rsidRPr="00981EE5">
              <w:rPr>
                <w:rFonts w:ascii="ＭＳ Ｐゴシック" w:hAnsi="ＭＳ Ｐゴシック"/>
              </w:rPr>
              <w:t>、誤差は</w:t>
            </w:r>
            <w:r w:rsidRPr="00AB2487">
              <w:rPr>
                <w:rFonts w:cs="Courier New"/>
              </w:rPr>
              <w:t>8</w:t>
            </w:r>
            <w:r w:rsidR="00E21212" w:rsidRPr="00AB2487">
              <w:rPr>
                <w:rFonts w:ascii="ＭＳ Ｐゴシック" w:hAnsi="ＭＳ Ｐゴシック" w:hint="eastAsia"/>
              </w:rPr>
              <w:t>桁</w:t>
            </w:r>
            <w:r w:rsidRPr="007E75D7">
              <w:rPr>
                <w:rFonts w:ascii="ＭＳ Ｐゴシック" w:hAnsi="ＭＳ Ｐゴシック"/>
              </w:rPr>
              <w:t>目</w:t>
            </w:r>
            <w:r w:rsidRPr="00981EE5">
              <w:rPr>
                <w:rFonts w:ascii="ＭＳ Ｐゴシック" w:hAnsi="ＭＳ Ｐゴシック"/>
              </w:rPr>
              <w:t>の位置の</w:t>
            </w:r>
            <w:r>
              <w:t>0.2 (&lt; 0.5) )</w:t>
            </w:r>
          </w:p>
          <w:p w14:paraId="1C572C39" w14:textId="6210010B" w:rsidR="001140F8" w:rsidRDefault="001140F8">
            <w:pPr>
              <w:pStyle w:val="1b"/>
              <w:pPrChange w:id="5629" w:author="IRK" w:date="2020-04-14T13:57:00Z">
                <w:pPr>
                  <w:pStyle w:val="aff1"/>
                </w:pPr>
              </w:pPrChange>
            </w:pPr>
            <w:r>
              <w:t xml:space="preserve">998620.998 </w:t>
            </w:r>
            <w:r>
              <w:rPr>
                <w:rFonts w:ascii="Malgun Gothic" w:hAnsi="Malgun Gothic" w:cs="Malgun Gothic"/>
              </w:rPr>
              <w:t>≒</w:t>
            </w:r>
            <w:r>
              <w:t xml:space="preserve"> 998621.00 (</w:t>
            </w:r>
            <w:r w:rsidRPr="00981EE5">
              <w:rPr>
                <w:rFonts w:ascii="ＭＳ Ｐゴシック" w:hAnsi="ＭＳ Ｐゴシック"/>
              </w:rPr>
              <w:t>有効数字の</w:t>
            </w:r>
            <w:r w:rsidRPr="00AB2487">
              <w:rPr>
                <w:rFonts w:cs="Courier New"/>
              </w:rPr>
              <w:t>9</w:t>
            </w:r>
            <w:r w:rsidR="00E21212" w:rsidRPr="00AB2487">
              <w:rPr>
                <w:rFonts w:ascii="ＭＳ Ｐゴシック" w:hAnsi="ＭＳ Ｐゴシック" w:hint="eastAsia"/>
              </w:rPr>
              <w:t>桁</w:t>
            </w:r>
            <w:r w:rsidRPr="00981EE5">
              <w:rPr>
                <w:rFonts w:ascii="ＭＳ Ｐゴシック" w:hAnsi="ＭＳ Ｐゴシック"/>
              </w:rPr>
              <w:t>目の位置で、つまり</w:t>
            </w:r>
            <w:r w:rsidRPr="00AB2487">
              <w:rPr>
                <w:rFonts w:cs="Courier New"/>
              </w:rPr>
              <w:t>8</w:t>
            </w:r>
            <w:r w:rsidRPr="00981EE5">
              <w:rPr>
                <w:rFonts w:ascii="ＭＳ Ｐゴシック" w:hAnsi="ＭＳ Ｐゴシック"/>
              </w:rPr>
              <w:t>を四捨五入して真値を</w:t>
            </w:r>
            <w:r w:rsidR="00E21212" w:rsidRPr="00AB2487">
              <w:rPr>
                <w:rFonts w:ascii="ＭＳ Ｐゴシック" w:hAnsi="ＭＳ Ｐゴシック" w:hint="eastAsia"/>
              </w:rPr>
              <w:t>取得</w:t>
            </w:r>
            <w:r>
              <w:t>)</w:t>
            </w:r>
          </w:p>
        </w:tc>
      </w:tr>
    </w:tbl>
    <w:p w14:paraId="09010DD8" w14:textId="77777777" w:rsidR="001140F8" w:rsidRPr="008614B7" w:rsidRDefault="001140F8" w:rsidP="00F93119"/>
    <w:p w14:paraId="087CD404" w14:textId="7FFE100E" w:rsidR="001140F8" w:rsidRPr="00396204" w:rsidRDefault="001140F8" w:rsidP="00F93119">
      <w:r w:rsidRPr="00396204">
        <w:t>この方式を、</w:t>
      </w:r>
      <w:r w:rsidRPr="00396204">
        <w:t>2</w:t>
      </w:r>
      <w:r w:rsidRPr="00396204">
        <w:t>進数表現である倍精度実数にも</w:t>
      </w:r>
      <w:r w:rsidRPr="00396204">
        <w:rPr>
          <w:rFonts w:hint="eastAsia"/>
        </w:rPr>
        <w:t>同様</w:t>
      </w:r>
      <w:r w:rsidRPr="00396204">
        <w:t>に適用してみる。倍精度実数は</w:t>
      </w:r>
      <w:r w:rsidRPr="00396204">
        <w:t>2</w:t>
      </w:r>
      <w:r w:rsidRPr="00396204">
        <w:t>進数</w:t>
      </w:r>
      <w:r w:rsidRPr="00396204">
        <w:t>53</w:t>
      </w:r>
      <w:r w:rsidRPr="00396204">
        <w:t>の有効桁を表現できる。</w:t>
      </w:r>
      <w:r w:rsidRPr="00396204">
        <w:t>2</w:t>
      </w:r>
      <w:r w:rsidRPr="00396204">
        <w:t>進数の有効桁</w:t>
      </w:r>
      <w:r w:rsidRPr="00396204">
        <w:t>53</w:t>
      </w:r>
      <w:r w:rsidRPr="00396204">
        <w:t>で約</w:t>
      </w:r>
      <w:r w:rsidRPr="00396204">
        <w:t>9 × 10</w:t>
      </w:r>
      <w:r w:rsidRPr="00396204">
        <w:rPr>
          <w:vertAlign w:val="superscript"/>
        </w:rPr>
        <w:t>15</w:t>
      </w:r>
      <w:r w:rsidRPr="00396204">
        <w:t>までの有効数字が表現できる。計算過程の誤差が</w:t>
      </w:r>
      <w:r w:rsidRPr="00396204">
        <w:t>8</w:t>
      </w:r>
      <w:r w:rsidR="00A10EF7">
        <w:rPr>
          <w:rFonts w:eastAsiaTheme="minorEastAsia" w:hint="eastAsia"/>
        </w:rPr>
        <w:t>ULP</w:t>
      </w:r>
      <w:r w:rsidRPr="00396204">
        <w:t>以内</w:t>
      </w:r>
      <w:r w:rsidRPr="00396204">
        <w:rPr>
          <w:rFonts w:hint="eastAsia"/>
        </w:rPr>
        <w:t>の場合</w:t>
      </w:r>
      <w:r w:rsidRPr="00396204">
        <w:t>(</w:t>
      </w:r>
      <w:r w:rsidRPr="00396204">
        <w:t>相当大きい誤差である</w:t>
      </w:r>
      <w:r w:rsidRPr="00396204">
        <w:t>)</w:t>
      </w:r>
      <w:r w:rsidRPr="00396204">
        <w:t>、</w:t>
      </w:r>
      <w:r w:rsidRPr="00396204">
        <w:t>51</w:t>
      </w:r>
      <w:r w:rsidRPr="00396204">
        <w:t>番目の桁で四捨五入し</w:t>
      </w:r>
      <w:r w:rsidRPr="00396204">
        <w:t>50</w:t>
      </w:r>
      <w:r w:rsidRPr="00396204">
        <w:t>の有効数字</w:t>
      </w:r>
      <w:r w:rsidRPr="00396204">
        <w:t>(</w:t>
      </w:r>
      <w:r w:rsidRPr="00396204">
        <w:t>ビット</w:t>
      </w:r>
      <w:r w:rsidRPr="00396204">
        <w:t>)</w:t>
      </w:r>
      <w:r w:rsidRPr="00396204">
        <w:t>のみをサポートすることで誤差が補正できる。</w:t>
      </w:r>
      <w:r w:rsidRPr="00396204">
        <w:t>2</w:t>
      </w:r>
      <w:r w:rsidRPr="00396204">
        <w:t>進数</w:t>
      </w:r>
      <w:r w:rsidRPr="00396204">
        <w:t>50</w:t>
      </w:r>
      <w:r w:rsidRPr="00396204">
        <w:t>は</w:t>
      </w:r>
      <w:r w:rsidRPr="00396204">
        <w:t>0</w:t>
      </w:r>
      <w:r w:rsidRPr="00396204">
        <w:t>から約</w:t>
      </w:r>
      <w:r w:rsidRPr="00396204">
        <w:t>9 × 10</w:t>
      </w:r>
      <w:r w:rsidRPr="00396204">
        <w:rPr>
          <w:vertAlign w:val="superscript"/>
        </w:rPr>
        <w:t>15</w:t>
      </w:r>
      <w:r w:rsidRPr="00396204">
        <w:t>までの数字、つまり</w:t>
      </w:r>
      <w:r w:rsidRPr="00396204">
        <w:t>10</w:t>
      </w:r>
      <w:r w:rsidRPr="00396204">
        <w:t>進数の有効桁数</w:t>
      </w:r>
      <w:r w:rsidRPr="00396204">
        <w:t>15</w:t>
      </w:r>
      <w:r w:rsidRPr="00396204">
        <w:t>が処理できる。つまり、</w:t>
      </w:r>
      <w:r w:rsidRPr="00396204">
        <w:t>10</w:t>
      </w:r>
      <w:r w:rsidRPr="00396204">
        <w:t>進数の概念から考えると演算でサポートする有効桁数を</w:t>
      </w:r>
      <w:r w:rsidRPr="00396204">
        <w:t>15</w:t>
      </w:r>
      <w:r w:rsidRPr="00396204">
        <w:t>に制限すると、最終結果で</w:t>
      </w:r>
      <w:r w:rsidRPr="00396204">
        <w:t>16</w:t>
      </w:r>
      <w:r w:rsidRPr="00396204">
        <w:t>番目の有効数字で四捨五入して</w:t>
      </w:r>
      <w:r w:rsidRPr="00396204">
        <w:t>8</w:t>
      </w:r>
      <w:r w:rsidR="00A10EF7">
        <w:rPr>
          <w:rFonts w:eastAsiaTheme="minorEastAsia" w:hint="eastAsia"/>
        </w:rPr>
        <w:t>ULP</w:t>
      </w:r>
      <w:r w:rsidRPr="00396204">
        <w:t>以内の誤差を補正できる。</w:t>
      </w:r>
    </w:p>
    <w:p w14:paraId="37DE47F0" w14:textId="77777777" w:rsidR="001140F8" w:rsidRPr="00396204" w:rsidRDefault="001140F8" w:rsidP="00F93119"/>
    <w:p w14:paraId="657A9BA6" w14:textId="77777777" w:rsidR="001140F8" w:rsidRPr="00396204" w:rsidRDefault="001140F8" w:rsidP="00F93119">
      <w:r w:rsidRPr="00396204">
        <w:t>次は、補正する関数のサンプルである。</w:t>
      </w:r>
    </w:p>
    <w:p w14:paraId="2BB22ADD" w14:textId="77777777" w:rsidR="001140F8" w:rsidRDefault="001140F8" w:rsidP="00F93119"/>
    <w:p w14:paraId="6D2327EA" w14:textId="1D16B832" w:rsidR="00396204" w:rsidRPr="00396204" w:rsidRDefault="00396204" w:rsidP="00F93119">
      <w:pPr>
        <w:pStyle w:val="af5"/>
        <w:rPr>
          <w:rFonts w:eastAsia="Malgun Gothic"/>
        </w:rPr>
      </w:pPr>
      <w:bookmarkStart w:id="5630" w:name="_Toc40799325"/>
      <w:r>
        <w:t>[</w:t>
      </w:r>
      <w:del w:id="5631" w:author="IRK" w:date="2020-03-12T16:18: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95</w:delText>
        </w:r>
        <w:r w:rsidR="00E65728" w:rsidDel="004316F4">
          <w:rPr>
            <w:noProof/>
          </w:rPr>
          <w:fldChar w:fldCharType="end"/>
        </w:r>
      </w:del>
      <w:ins w:id="5632" w:author="IRK" w:date="2020-03-12T16:18: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102</w:t>
      </w:r>
      <w:ins w:id="5633" w:author="IRK" w:date="2020-03-12T16:18:00Z">
        <w:r w:rsidR="004316F4">
          <w:fldChar w:fldCharType="end"/>
        </w:r>
      </w:ins>
      <w:r>
        <w:t xml:space="preserve"> </w:t>
      </w:r>
      <w:r>
        <w:rPr>
          <w:noProof/>
        </w:rPr>
        <w:t>有効数字</w:t>
      </w:r>
      <w:r>
        <w:rPr>
          <w:noProof/>
        </w:rPr>
        <w:t>15</w:t>
      </w:r>
      <w:r>
        <w:rPr>
          <w:noProof/>
        </w:rPr>
        <w:t>桁で補正</w:t>
      </w:r>
      <w:r>
        <w:rPr>
          <w:rFonts w:eastAsia="Malgun Gothic" w:hint="eastAsia"/>
          <w:noProof/>
        </w:rPr>
        <w:t>]</w:t>
      </w:r>
      <w:bookmarkEnd w:id="5630"/>
    </w:p>
    <w:tbl>
      <w:tblPr>
        <w:tblStyle w:val="af4"/>
        <w:tblW w:w="0" w:type="auto"/>
        <w:jc w:val="center"/>
        <w:tblLook w:val="04A0" w:firstRow="1" w:lastRow="0" w:firstColumn="1" w:lastColumn="0" w:noHBand="0" w:noVBand="1"/>
        <w:tblPrChange w:id="5634" w:author="IRK" w:date="2020-04-14T15:53:00Z">
          <w:tblPr>
            <w:tblStyle w:val="af4"/>
            <w:tblW w:w="0" w:type="auto"/>
            <w:tblInd w:w="108" w:type="dxa"/>
            <w:tblLook w:val="04A0" w:firstRow="1" w:lastRow="0" w:firstColumn="1" w:lastColumn="0" w:noHBand="0" w:noVBand="1"/>
          </w:tblPr>
        </w:tblPrChange>
      </w:tblPr>
      <w:tblGrid>
        <w:gridCol w:w="9463"/>
        <w:tblGridChange w:id="5635">
          <w:tblGrid>
            <w:gridCol w:w="9463"/>
          </w:tblGrid>
        </w:tblGridChange>
      </w:tblGrid>
      <w:tr w:rsidR="001140F8" w14:paraId="02AA34BE"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636" w:author="IRK" w:date="2020-04-14T15:53:00Z">
              <w:tcPr>
                <w:tcW w:w="9463" w:type="dxa"/>
                <w:tcBorders>
                  <w:top w:val="single" w:sz="4" w:space="0" w:color="auto"/>
                  <w:left w:val="single" w:sz="4" w:space="0" w:color="auto"/>
                  <w:bottom w:val="single" w:sz="4" w:space="0" w:color="auto"/>
                  <w:right w:val="single" w:sz="4" w:space="0" w:color="auto"/>
                </w:tcBorders>
              </w:tcPr>
            </w:tcPrChange>
          </w:tcPr>
          <w:p w14:paraId="78BF2EB8" w14:textId="77777777" w:rsidR="001140F8" w:rsidRDefault="001140F8">
            <w:pPr>
              <w:pStyle w:val="1b"/>
              <w:pPrChange w:id="5637" w:author="IRK" w:date="2020-04-14T13:57:00Z">
                <w:pPr>
                  <w:pStyle w:val="aff1"/>
                </w:pPr>
              </w:pPrChange>
            </w:pPr>
            <w:r>
              <w:t>1 private static final java.text.DecimalFormat FMT</w:t>
            </w:r>
          </w:p>
          <w:p w14:paraId="59704CA4" w14:textId="77777777" w:rsidR="001140F8" w:rsidRDefault="001140F8">
            <w:pPr>
              <w:pStyle w:val="1b"/>
              <w:pPrChange w:id="5638" w:author="IRK" w:date="2020-04-14T13:57:00Z">
                <w:pPr>
                  <w:pStyle w:val="aff1"/>
                </w:pPr>
              </w:pPrChange>
            </w:pPr>
            <w:r>
              <w:t>2                                     = new DecimalFormat( ".###############E0" );</w:t>
            </w:r>
          </w:p>
          <w:p w14:paraId="44391CE6" w14:textId="77777777" w:rsidR="001140F8" w:rsidRDefault="001140F8">
            <w:pPr>
              <w:pStyle w:val="1b"/>
              <w:pPrChange w:id="5639" w:author="IRK" w:date="2020-04-14T13:57:00Z">
                <w:pPr>
                  <w:pStyle w:val="aff1"/>
                </w:pPr>
              </w:pPrChange>
            </w:pPr>
            <w:r>
              <w:t>3</w:t>
            </w:r>
            <w:del w:id="5640" w:author="IRK" w:date="2020-03-13T10:23:00Z">
              <w:r w:rsidDel="005C7246">
                <w:delText xml:space="preserve">  </w:delText>
              </w:r>
            </w:del>
          </w:p>
          <w:p w14:paraId="5E167DEB" w14:textId="77777777" w:rsidR="001140F8" w:rsidRDefault="001140F8">
            <w:pPr>
              <w:pStyle w:val="1b"/>
              <w:pPrChange w:id="5641" w:author="IRK" w:date="2020-04-14T13:57:00Z">
                <w:pPr>
                  <w:pStyle w:val="aff1"/>
                </w:pPr>
              </w:pPrChange>
            </w:pPr>
            <w:r>
              <w:t>4 public static double norm( double num )</w:t>
            </w:r>
          </w:p>
          <w:p w14:paraId="1FE97C76" w14:textId="77777777" w:rsidR="001140F8" w:rsidRDefault="001140F8">
            <w:pPr>
              <w:pStyle w:val="1b"/>
              <w:pPrChange w:id="5642" w:author="IRK" w:date="2020-04-14T13:57:00Z">
                <w:pPr>
                  <w:pStyle w:val="aff1"/>
                </w:pPr>
              </w:pPrChange>
            </w:pPr>
            <w:r>
              <w:t>5 {</w:t>
            </w:r>
          </w:p>
          <w:p w14:paraId="5B587768" w14:textId="77777777" w:rsidR="001140F8" w:rsidRDefault="001140F8">
            <w:pPr>
              <w:pStyle w:val="1b"/>
              <w:pPrChange w:id="5643" w:author="IRK" w:date="2020-04-14T13:57:00Z">
                <w:pPr>
                  <w:pStyle w:val="aff1"/>
                </w:pPr>
              </w:pPrChange>
            </w:pPr>
            <w:r>
              <w:t>6     return Double.parseDouble( FMT.format( num ) );</w:t>
            </w:r>
          </w:p>
          <w:p w14:paraId="6BE9C7FD" w14:textId="77777777" w:rsidR="001140F8" w:rsidRDefault="001140F8">
            <w:pPr>
              <w:pStyle w:val="1b"/>
              <w:pPrChange w:id="5644" w:author="IRK" w:date="2020-04-14T13:57:00Z">
                <w:pPr>
                  <w:pStyle w:val="aff1"/>
                </w:pPr>
              </w:pPrChange>
            </w:pPr>
            <w:r>
              <w:t>7 }</w:t>
            </w:r>
          </w:p>
        </w:tc>
      </w:tr>
    </w:tbl>
    <w:p w14:paraId="20F757F0" w14:textId="0051F4A2" w:rsidR="007E1F58" w:rsidRDefault="001140F8" w:rsidP="00F93119">
      <w:r w:rsidRPr="00396204">
        <w:t>この補正を利用して</w:t>
      </w:r>
      <w:del w:id="5645" w:author="IRK" w:date="2020-03-13T10:23:00Z">
        <w:r w:rsidR="00993F08" w:rsidDel="005C7246">
          <w:rPr>
            <w:rFonts w:hint="eastAsia"/>
          </w:rPr>
          <w:delText>4</w:delText>
        </w:r>
        <w:r w:rsidRPr="00396204" w:rsidDel="005C7246">
          <w:delText>.1.6</w:delText>
        </w:r>
      </w:del>
      <w:ins w:id="5646" w:author="IRK" w:date="2020-03-13T10:23:00Z">
        <w:r w:rsidR="005C7246">
          <w:rPr>
            <w:rFonts w:hint="eastAsia"/>
          </w:rPr>
          <w:t>「</w:t>
        </w:r>
      </w:ins>
      <w:ins w:id="5647" w:author="IRK" w:date="2020-03-13T10:24:00Z">
        <w:r w:rsidR="005C7246">
          <w:fldChar w:fldCharType="begin"/>
        </w:r>
        <w:r w:rsidR="005C7246">
          <w:instrText xml:space="preserve"> </w:instrText>
        </w:r>
        <w:r w:rsidR="005C7246">
          <w:rPr>
            <w:rFonts w:hint="eastAsia"/>
          </w:rPr>
          <w:instrText>REF _Ref34987460 \r \h</w:instrText>
        </w:r>
        <w:r w:rsidR="005C7246">
          <w:instrText xml:space="preserve"> </w:instrText>
        </w:r>
      </w:ins>
      <w:r w:rsidR="005C7246">
        <w:fldChar w:fldCharType="separate"/>
      </w:r>
      <w:r w:rsidR="0092459D">
        <w:t xml:space="preserve">5.1.6 </w:t>
      </w:r>
      <w:ins w:id="5648" w:author="IRK" w:date="2020-03-13T10:24:00Z">
        <w:r w:rsidR="005C7246">
          <w:fldChar w:fldCharType="end"/>
        </w:r>
        <w:r w:rsidR="005C7246">
          <w:fldChar w:fldCharType="begin"/>
        </w:r>
        <w:r w:rsidR="005C7246">
          <w:instrText xml:space="preserve"> REF _Ref34987462 \h </w:instrText>
        </w:r>
      </w:ins>
      <w:r w:rsidR="005C7246">
        <w:fldChar w:fldCharType="separate"/>
      </w:r>
      <w:r w:rsidR="0092459D">
        <w:t>整数変換</w:t>
      </w:r>
      <w:r w:rsidR="0092459D">
        <w:rPr>
          <w:rFonts w:hint="eastAsia"/>
        </w:rPr>
        <w:t>および</w:t>
      </w:r>
      <w:r w:rsidR="0092459D">
        <w:t>整数演算</w:t>
      </w:r>
      <w:ins w:id="5649" w:author="IRK" w:date="2020-03-13T10:24:00Z">
        <w:r w:rsidR="005C7246">
          <w:fldChar w:fldCharType="end"/>
        </w:r>
        <w:r w:rsidR="005C7246">
          <w:rPr>
            <w:rFonts w:hint="eastAsia"/>
          </w:rPr>
          <w:t>」</w:t>
        </w:r>
      </w:ins>
      <w:r w:rsidRPr="00396204">
        <w:t>の例を修正し、その結果を出力すると次の</w:t>
      </w:r>
      <w:del w:id="5650" w:author="IRK" w:date="2020-03-12T14:45:00Z">
        <w:r w:rsidRPr="00396204" w:rsidDel="00985441">
          <w:delText>通り</w:delText>
        </w:r>
      </w:del>
      <w:ins w:id="5651" w:author="IRK" w:date="2020-03-12T14:45:00Z">
        <w:r w:rsidR="00985441">
          <w:rPr>
            <w:rFonts w:hint="eastAsia"/>
          </w:rPr>
          <w:t>とおり</w:t>
        </w:r>
      </w:ins>
      <w:r w:rsidR="007950D0">
        <w:rPr>
          <w:rFonts w:hint="eastAsia"/>
        </w:rPr>
        <w:t>である</w:t>
      </w:r>
      <w:r w:rsidRPr="00396204">
        <w:t>。</w:t>
      </w:r>
    </w:p>
    <w:p w14:paraId="39754B33" w14:textId="77777777" w:rsidR="00BF0F9A" w:rsidRDefault="00BF0F9A">
      <w:pPr>
        <w:autoSpaceDE/>
        <w:autoSpaceDN/>
        <w:jc w:val="left"/>
      </w:pPr>
      <w:r>
        <w:br w:type="page"/>
      </w:r>
    </w:p>
    <w:p w14:paraId="4BF546F0" w14:textId="0F8D43F8" w:rsidR="00680907" w:rsidRDefault="00680907" w:rsidP="00F93119">
      <w:del w:id="5652" w:author="IRK" w:date="2020-04-13T12:51:00Z">
        <w:r w:rsidDel="00166351">
          <w:br w:type="page"/>
        </w:r>
      </w:del>
    </w:p>
    <w:p w14:paraId="1BAF3A3C" w14:textId="19828D12" w:rsidR="00F51E33" w:rsidRPr="00F51E33" w:rsidRDefault="00F51E33" w:rsidP="00F93119">
      <w:pPr>
        <w:pStyle w:val="af5"/>
        <w:rPr>
          <w:rFonts w:eastAsia="Malgun Gothic"/>
        </w:rPr>
      </w:pPr>
      <w:bookmarkStart w:id="5653" w:name="_Toc40799326"/>
      <w:r>
        <w:t>[</w:t>
      </w:r>
      <w:del w:id="5654" w:author="IRK" w:date="2020-03-13T08:57:00Z">
        <w:r w:rsidDel="00650793">
          <w:delText>表</w:delText>
        </w:r>
        <w:r w:rsidDel="00650793">
          <w:delText xml:space="preserve"> </w:delText>
        </w:r>
      </w:del>
      <w:del w:id="5655" w:author="IRK" w:date="2020-03-13T08:58:00Z">
        <w:r w:rsidR="00E65728" w:rsidDel="00650793">
          <w:fldChar w:fldCharType="begin"/>
        </w:r>
        <w:r w:rsidR="000D23BF" w:rsidDel="00650793">
          <w:delInstrText xml:space="preserve"> SEQ [</w:delInstrText>
        </w:r>
        <w:r w:rsidR="000D23BF" w:rsidDel="00650793">
          <w:delInstrText>表</w:delInstrText>
        </w:r>
        <w:r w:rsidR="000D23BF" w:rsidDel="00650793">
          <w:delInstrText xml:space="preserve"> \* ARABIC </w:delInstrText>
        </w:r>
        <w:r w:rsidR="00E65728" w:rsidDel="00650793">
          <w:fldChar w:fldCharType="separate"/>
        </w:r>
        <w:r w:rsidR="004E7A9C" w:rsidDel="00650793">
          <w:rPr>
            <w:noProof/>
          </w:rPr>
          <w:delText>96</w:delText>
        </w:r>
        <w:r w:rsidR="00E65728" w:rsidDel="00650793">
          <w:rPr>
            <w:noProof/>
          </w:rPr>
          <w:fldChar w:fldCharType="end"/>
        </w:r>
      </w:del>
      <w:del w:id="5656" w:author="IRK" w:date="2020-03-13T08:57:00Z">
        <w:r w:rsidDel="00650793">
          <w:delText xml:space="preserve"> </w:delText>
        </w:r>
      </w:del>
      <w:ins w:id="5657" w:author="IRK" w:date="2020-03-13T08:58:00Z">
        <w:r w:rsidR="00650793">
          <w:rPr>
            <w:rFonts w:hint="eastAsia"/>
          </w:rPr>
          <w:t>表</w:t>
        </w:r>
        <w:r w:rsidR="00650793">
          <w:rPr>
            <w:rFonts w:hint="eastAsia"/>
          </w:rPr>
          <w:t xml:space="preserve"> </w:t>
        </w:r>
        <w:r w:rsidR="00650793">
          <w:fldChar w:fldCharType="begin"/>
        </w:r>
        <w:r w:rsidR="00650793">
          <w:instrText xml:space="preserve"> </w:instrText>
        </w:r>
        <w:r w:rsidR="00650793">
          <w:rPr>
            <w:rFonts w:hint="eastAsia"/>
          </w:rPr>
          <w:instrText xml:space="preserve">SEQ </w:instrText>
        </w:r>
        <w:r w:rsidR="00650793">
          <w:rPr>
            <w:rFonts w:hint="eastAsia"/>
          </w:rPr>
          <w:instrText>表</w:instrText>
        </w:r>
        <w:r w:rsidR="00650793">
          <w:rPr>
            <w:rFonts w:hint="eastAsia"/>
          </w:rPr>
          <w:instrText xml:space="preserve"> \* ARABIC</w:instrText>
        </w:r>
        <w:r w:rsidR="00650793">
          <w:instrText xml:space="preserve"> </w:instrText>
        </w:r>
      </w:ins>
      <w:r w:rsidR="00650793">
        <w:fldChar w:fldCharType="separate"/>
      </w:r>
      <w:r w:rsidR="0092459D">
        <w:rPr>
          <w:noProof/>
        </w:rPr>
        <w:t>103</w:t>
      </w:r>
      <w:ins w:id="5658" w:author="IRK" w:date="2020-03-13T08:58:00Z">
        <w:r w:rsidR="00650793">
          <w:fldChar w:fldCharType="end"/>
        </w:r>
      </w:ins>
      <w:r>
        <w:t xml:space="preserve"> </w:t>
      </w:r>
      <w:r>
        <w:rPr>
          <w:noProof/>
        </w:rPr>
        <w:t>5.1.6</w:t>
      </w:r>
      <w:r>
        <w:rPr>
          <w:noProof/>
        </w:rPr>
        <w:t>の例を有効数字</w:t>
      </w:r>
      <w:r>
        <w:rPr>
          <w:noProof/>
        </w:rPr>
        <w:t>15</w:t>
      </w:r>
      <w:r>
        <w:rPr>
          <w:noProof/>
        </w:rPr>
        <w:t>桁で補正した</w:t>
      </w:r>
      <w:r>
        <w:rPr>
          <w:noProof/>
        </w:rPr>
        <w:t>Java</w:t>
      </w:r>
      <w:r>
        <w:rPr>
          <w:noProof/>
        </w:rPr>
        <w:t>ソースコードと結果</w:t>
      </w:r>
      <w:r>
        <w:rPr>
          <w:rFonts w:eastAsia="Malgun Gothic" w:hint="eastAsia"/>
        </w:rPr>
        <w:t>]</w:t>
      </w:r>
      <w:bookmarkEnd w:id="5653"/>
    </w:p>
    <w:tbl>
      <w:tblPr>
        <w:tblStyle w:val="af4"/>
        <w:tblW w:w="0" w:type="auto"/>
        <w:jc w:val="center"/>
        <w:tblLook w:val="04A0" w:firstRow="1" w:lastRow="0" w:firstColumn="1" w:lastColumn="0" w:noHBand="0" w:noVBand="1"/>
        <w:tblPrChange w:id="5659" w:author="IRK" w:date="2020-04-14T15:53:00Z">
          <w:tblPr>
            <w:tblStyle w:val="af4"/>
            <w:tblW w:w="0" w:type="auto"/>
            <w:tblInd w:w="108" w:type="dxa"/>
            <w:tblLook w:val="04A0" w:firstRow="1" w:lastRow="0" w:firstColumn="1" w:lastColumn="0" w:noHBand="0" w:noVBand="1"/>
          </w:tblPr>
        </w:tblPrChange>
      </w:tblPr>
      <w:tblGrid>
        <w:gridCol w:w="9463"/>
        <w:tblGridChange w:id="5660">
          <w:tblGrid>
            <w:gridCol w:w="9463"/>
          </w:tblGrid>
        </w:tblGridChange>
      </w:tblGrid>
      <w:tr w:rsidR="001140F8" w:rsidRPr="005D123C" w14:paraId="4E8F6E57" w14:textId="77777777" w:rsidTr="00C054CD">
        <w:trPr>
          <w:jc w:val="center"/>
        </w:trPr>
        <w:tc>
          <w:tcPr>
            <w:tcW w:w="9463" w:type="dxa"/>
            <w:tcBorders>
              <w:top w:val="single" w:sz="4" w:space="0" w:color="auto"/>
              <w:left w:val="single" w:sz="4" w:space="0" w:color="auto"/>
              <w:bottom w:val="single" w:sz="4" w:space="0" w:color="auto"/>
              <w:right w:val="single" w:sz="4" w:space="0" w:color="auto"/>
            </w:tcBorders>
            <w:tcPrChange w:id="5661" w:author="IRK" w:date="2020-04-14T15:53:00Z">
              <w:tcPr>
                <w:tcW w:w="9463" w:type="dxa"/>
                <w:tcBorders>
                  <w:top w:val="single" w:sz="4" w:space="0" w:color="auto"/>
                  <w:left w:val="single" w:sz="4" w:space="0" w:color="auto"/>
                  <w:bottom w:val="single" w:sz="4" w:space="0" w:color="auto"/>
                  <w:right w:val="single" w:sz="4" w:space="0" w:color="auto"/>
                </w:tcBorders>
              </w:tcPr>
            </w:tcPrChange>
          </w:tcPr>
          <w:p w14:paraId="2C59C97E" w14:textId="57DC16AE" w:rsidR="001140F8" w:rsidRDefault="00C054CD">
            <w:pPr>
              <w:pStyle w:val="1b"/>
              <w:pPrChange w:id="5662" w:author="IRK" w:date="2020-04-14T13:57:00Z">
                <w:pPr>
                  <w:pStyle w:val="aff1"/>
                </w:pPr>
              </w:pPrChange>
            </w:pPr>
            <w:ins w:id="5663" w:author="IRK" w:date="2020-04-14T15:53:00Z">
              <w:r>
                <w:t xml:space="preserve"> </w:t>
              </w:r>
            </w:ins>
            <w:r w:rsidR="001140F8">
              <w:t>1 import java.math.BigDecimal;</w:t>
            </w:r>
          </w:p>
          <w:p w14:paraId="0B93BB5F" w14:textId="77777777" w:rsidR="001140F8" w:rsidRDefault="001140F8">
            <w:pPr>
              <w:pStyle w:val="1b"/>
              <w:pPrChange w:id="5664" w:author="IRK" w:date="2020-04-14T13:57:00Z">
                <w:pPr>
                  <w:pStyle w:val="aff1"/>
                </w:pPr>
              </w:pPrChange>
            </w:pPr>
            <w:r>
              <w:t xml:space="preserve"> 2</w:t>
            </w:r>
            <w:del w:id="5665" w:author="IRK" w:date="2020-03-13T10:24:00Z">
              <w:r w:rsidDel="005C7246">
                <w:delText xml:space="preserve"> </w:delText>
              </w:r>
            </w:del>
          </w:p>
          <w:p w14:paraId="3D87E1C3" w14:textId="77777777" w:rsidR="001140F8" w:rsidRDefault="001140F8">
            <w:pPr>
              <w:pStyle w:val="1b"/>
              <w:pPrChange w:id="5666" w:author="IRK" w:date="2020-04-14T13:57:00Z">
                <w:pPr>
                  <w:pStyle w:val="aff1"/>
                </w:pPr>
              </w:pPrChange>
            </w:pPr>
            <w:r>
              <w:t xml:space="preserve"> 3 public class Test</w:t>
            </w:r>
          </w:p>
          <w:p w14:paraId="20ECBCCD" w14:textId="77777777" w:rsidR="001140F8" w:rsidRDefault="001140F8">
            <w:pPr>
              <w:pStyle w:val="1b"/>
              <w:pPrChange w:id="5667" w:author="IRK" w:date="2020-04-14T13:57:00Z">
                <w:pPr>
                  <w:pStyle w:val="aff1"/>
                </w:pPr>
              </w:pPrChange>
            </w:pPr>
            <w:r>
              <w:t xml:space="preserve"> 4 {</w:t>
            </w:r>
          </w:p>
          <w:p w14:paraId="3513B879" w14:textId="77777777" w:rsidR="001140F8" w:rsidRDefault="001140F8">
            <w:pPr>
              <w:pStyle w:val="1b"/>
              <w:pPrChange w:id="5668" w:author="IRK" w:date="2020-04-14T13:57:00Z">
                <w:pPr>
                  <w:pStyle w:val="aff1"/>
                </w:pPr>
              </w:pPrChange>
            </w:pPr>
            <w:r>
              <w:t xml:space="preserve"> 5     public static void main( String</w:t>
            </w:r>
            <w:r w:rsidR="002821A4">
              <w:t>[ ]</w:t>
            </w:r>
            <w:r>
              <w:t xml:space="preserve"> args ) throws Exception</w:t>
            </w:r>
          </w:p>
          <w:p w14:paraId="5098D60B" w14:textId="77777777" w:rsidR="001140F8" w:rsidRDefault="001140F8">
            <w:pPr>
              <w:pStyle w:val="1b"/>
              <w:pPrChange w:id="5669" w:author="IRK" w:date="2020-04-14T13:57:00Z">
                <w:pPr>
                  <w:pStyle w:val="aff1"/>
                </w:pPr>
              </w:pPrChange>
            </w:pPr>
            <w:r>
              <w:t xml:space="preserve"> 6     {</w:t>
            </w:r>
          </w:p>
          <w:p w14:paraId="125846E8" w14:textId="77777777" w:rsidR="001140F8" w:rsidRDefault="001140F8">
            <w:pPr>
              <w:pStyle w:val="1b"/>
              <w:pPrChange w:id="5670" w:author="IRK" w:date="2020-04-14T13:57:00Z">
                <w:pPr>
                  <w:pStyle w:val="aff1"/>
                </w:pPr>
              </w:pPrChange>
            </w:pPr>
            <w:r>
              <w:t xml:space="preserve"> 7         double result = 9986.21 * 100.0;</w:t>
            </w:r>
          </w:p>
          <w:p w14:paraId="5FA4DCC4" w14:textId="77777777" w:rsidR="001140F8" w:rsidRDefault="001140F8">
            <w:pPr>
              <w:pStyle w:val="1b"/>
              <w:pPrChange w:id="5671" w:author="IRK" w:date="2020-04-14T13:57:00Z">
                <w:pPr>
                  <w:pStyle w:val="aff1"/>
                </w:pPr>
              </w:pPrChange>
            </w:pPr>
            <w:r>
              <w:t xml:space="preserve"> 8         int num = norm( result );</w:t>
            </w:r>
          </w:p>
          <w:p w14:paraId="52B624AB" w14:textId="77777777" w:rsidR="001140F8" w:rsidRDefault="001140F8">
            <w:pPr>
              <w:pStyle w:val="1b"/>
              <w:pPrChange w:id="5672" w:author="IRK" w:date="2020-04-14T13:57:00Z">
                <w:pPr>
                  <w:pStyle w:val="aff1"/>
                </w:pPr>
              </w:pPrChange>
            </w:pPr>
            <w:r>
              <w:t xml:space="preserve"> 9</w:t>
            </w:r>
            <w:del w:id="5673" w:author="IRK" w:date="2020-03-13T10:24:00Z">
              <w:r w:rsidDel="005C7246">
                <w:delText xml:space="preserve"> </w:delText>
              </w:r>
            </w:del>
          </w:p>
          <w:p w14:paraId="30A98951" w14:textId="77777777" w:rsidR="001140F8" w:rsidRDefault="001140F8">
            <w:pPr>
              <w:pStyle w:val="1b"/>
              <w:pPrChange w:id="5674" w:author="IRK" w:date="2020-04-14T13:57:00Z">
                <w:pPr>
                  <w:pStyle w:val="aff1"/>
                </w:pPr>
              </w:pPrChange>
            </w:pPr>
            <w:r>
              <w:t>10         System.out.println( new BigDecimal( result ).toPlainString() );</w:t>
            </w:r>
          </w:p>
          <w:p w14:paraId="7305B00E" w14:textId="77777777" w:rsidR="001140F8" w:rsidRDefault="001140F8">
            <w:pPr>
              <w:pStyle w:val="1b"/>
              <w:pPrChange w:id="5675" w:author="IRK" w:date="2020-04-14T13:57:00Z">
                <w:pPr>
                  <w:pStyle w:val="aff1"/>
                </w:pPr>
              </w:pPrChange>
            </w:pPr>
            <w:r>
              <w:t>11         System.out.println( num );</w:t>
            </w:r>
          </w:p>
          <w:p w14:paraId="3C3FFBCD" w14:textId="77777777" w:rsidR="001140F8" w:rsidRDefault="001140F8">
            <w:pPr>
              <w:pStyle w:val="1b"/>
              <w:pPrChange w:id="5676" w:author="IRK" w:date="2020-04-14T13:57:00Z">
                <w:pPr>
                  <w:pStyle w:val="aff1"/>
                </w:pPr>
              </w:pPrChange>
            </w:pPr>
            <w:r>
              <w:t>12     }</w:t>
            </w:r>
          </w:p>
          <w:p w14:paraId="7DABC4E8" w14:textId="77777777" w:rsidR="001140F8" w:rsidRDefault="001140F8">
            <w:pPr>
              <w:pStyle w:val="1b"/>
              <w:pPrChange w:id="5677" w:author="IRK" w:date="2020-04-14T13:57:00Z">
                <w:pPr>
                  <w:pStyle w:val="aff1"/>
                </w:pPr>
              </w:pPrChange>
            </w:pPr>
            <w:r>
              <w:t>13</w:t>
            </w:r>
            <w:del w:id="5678" w:author="IRK" w:date="2020-03-13T10:24:00Z">
              <w:r w:rsidDel="005C7246">
                <w:delText xml:space="preserve"> </w:delText>
              </w:r>
            </w:del>
          </w:p>
          <w:p w14:paraId="41ADE587" w14:textId="77777777" w:rsidR="001140F8" w:rsidRDefault="001140F8">
            <w:pPr>
              <w:pStyle w:val="1b"/>
              <w:pPrChange w:id="5679" w:author="IRK" w:date="2020-04-14T13:57:00Z">
                <w:pPr>
                  <w:pStyle w:val="aff1"/>
                </w:pPr>
              </w:pPrChange>
            </w:pPr>
            <w:r>
              <w:t>14     public static double norm( double num )</w:t>
            </w:r>
          </w:p>
          <w:p w14:paraId="474B3F97" w14:textId="77777777" w:rsidR="001140F8" w:rsidRDefault="001140F8">
            <w:pPr>
              <w:pStyle w:val="1b"/>
              <w:pPrChange w:id="5680" w:author="IRK" w:date="2020-04-14T13:57:00Z">
                <w:pPr>
                  <w:pStyle w:val="aff1"/>
                </w:pPr>
              </w:pPrChange>
            </w:pPr>
            <w:r>
              <w:t>15         …</w:t>
            </w:r>
          </w:p>
          <w:p w14:paraId="2CD34BA3" w14:textId="77777777" w:rsidR="001140F8" w:rsidRDefault="001140F8">
            <w:pPr>
              <w:pStyle w:val="1b"/>
              <w:pPrChange w:id="5681" w:author="IRK" w:date="2020-04-14T13:57:00Z">
                <w:pPr>
                  <w:pStyle w:val="aff1"/>
                </w:pPr>
              </w:pPrChange>
            </w:pPr>
            <w:r>
              <w:t>16 }</w:t>
            </w:r>
          </w:p>
          <w:p w14:paraId="41098681" w14:textId="77777777" w:rsidR="001140F8" w:rsidRDefault="001140F8">
            <w:pPr>
              <w:pStyle w:val="1b"/>
              <w:pPrChange w:id="5682" w:author="IRK" w:date="2020-04-14T13:57:00Z">
                <w:pPr>
                  <w:pStyle w:val="aff1"/>
                </w:pPr>
              </w:pPrChange>
            </w:pPr>
          </w:p>
          <w:p w14:paraId="2579D7FC" w14:textId="77777777" w:rsidR="001140F8" w:rsidRDefault="001140F8">
            <w:pPr>
              <w:pStyle w:val="1b"/>
              <w:pPrChange w:id="5683" w:author="IRK" w:date="2020-04-14T13:57:00Z">
                <w:pPr>
                  <w:pStyle w:val="aff1"/>
                </w:pPr>
              </w:pPrChange>
            </w:pPr>
            <w:r>
              <w:t>Output:</w:t>
            </w:r>
          </w:p>
          <w:p w14:paraId="4E5F9F36" w14:textId="77777777" w:rsidR="001140F8" w:rsidRDefault="001140F8">
            <w:pPr>
              <w:pStyle w:val="1b"/>
              <w:pPrChange w:id="5684" w:author="IRK" w:date="2020-04-14T13:57:00Z">
                <w:pPr>
                  <w:pStyle w:val="aff1"/>
                </w:pPr>
              </w:pPrChange>
            </w:pPr>
            <w:r>
              <w:t>998620.999999999883584678173065185546875</w:t>
            </w:r>
          </w:p>
          <w:p w14:paraId="456BAB17" w14:textId="77777777" w:rsidR="001140F8" w:rsidRPr="005D123C" w:rsidRDefault="001140F8">
            <w:pPr>
              <w:pStyle w:val="1b"/>
              <w:pPrChange w:id="5685" w:author="IRK" w:date="2020-04-14T13:57:00Z">
                <w:pPr>
                  <w:pStyle w:val="aff1"/>
                </w:pPr>
              </w:pPrChange>
            </w:pPr>
            <w:r>
              <w:t>998621</w:t>
            </w:r>
          </w:p>
        </w:tc>
      </w:tr>
    </w:tbl>
    <w:p w14:paraId="6F88E967" w14:textId="77777777" w:rsidR="001140F8" w:rsidRPr="003F1003" w:rsidRDefault="001140F8" w:rsidP="00F93119"/>
    <w:p w14:paraId="726F0089" w14:textId="02E24B2A" w:rsidR="001140F8" w:rsidRDefault="001140F8" w:rsidP="00F93119">
      <w:r w:rsidRPr="00EC63BF">
        <w:t>補正した場合でも、最終出力のためには、必要</w:t>
      </w:r>
      <w:r w:rsidR="002D4143" w:rsidRPr="00AB2487">
        <w:rPr>
          <w:rFonts w:ascii="ＭＳ Ｐゴシック" w:hAnsi="ＭＳ Ｐゴシック" w:hint="eastAsia"/>
        </w:rPr>
        <w:t>に応じて</w:t>
      </w:r>
      <w:r w:rsidRPr="00EC63BF">
        <w:t>適切な形式を指定する必要がある。補正は計算過程で発生する誤差</w:t>
      </w:r>
      <w:r>
        <w:rPr>
          <w:rFonts w:hint="eastAsia"/>
        </w:rPr>
        <w:t>の軽減</w:t>
      </w:r>
      <w:r w:rsidR="00D654F3">
        <w:rPr>
          <w:rFonts w:hint="eastAsia"/>
        </w:rPr>
        <w:t>のみ</w:t>
      </w:r>
      <w:r>
        <w:rPr>
          <w:rFonts w:hint="eastAsia"/>
        </w:rPr>
        <w:t>であり</w:t>
      </w:r>
      <w:r w:rsidRPr="00EC63BF">
        <w:t>、倍精度実数で表現できない値を表現</w:t>
      </w:r>
      <w:r>
        <w:rPr>
          <w:rFonts w:hint="eastAsia"/>
        </w:rPr>
        <w:t>する</w:t>
      </w:r>
      <w:r w:rsidRPr="00EC63BF">
        <w:t>ことではないからである。例えば、</w:t>
      </w:r>
      <w:r>
        <w:rPr>
          <w:rFonts w:hint="eastAsia"/>
        </w:rPr>
        <w:t>どのような</w:t>
      </w:r>
      <w:r>
        <w:t>補正アルゴリズムも</w:t>
      </w:r>
      <w:r>
        <w:t>0.1</w:t>
      </w:r>
      <w:r>
        <w:t>を正確には表現できない。</w:t>
      </w:r>
    </w:p>
    <w:p w14:paraId="27748C2B" w14:textId="77777777" w:rsidR="001140F8" w:rsidRPr="003F1003" w:rsidRDefault="001140F8" w:rsidP="00F93119"/>
    <w:p w14:paraId="3D3225F6" w14:textId="6FEB50DA" w:rsidR="001140F8" w:rsidRDefault="001140F8" w:rsidP="00F93119">
      <w:r>
        <w:t>アプリケーション開発者はルール呼び出しの結果の数値を単純な整数型</w:t>
      </w:r>
      <w:r>
        <w:rPr>
          <w:rFonts w:hint="eastAsia"/>
        </w:rPr>
        <w:t>への</w:t>
      </w:r>
      <w:r>
        <w:t>変換、または他の計算の入力で使用する前に</w:t>
      </w:r>
      <w:r w:rsidR="00D654F3">
        <w:rPr>
          <w:rFonts w:hint="eastAsia"/>
        </w:rPr>
        <w:t>上記</w:t>
      </w:r>
      <w:r>
        <w:t>のロジックを適用して補正できる。上記のロジックを適用したユーザ定義関数を作成し、ルール内で複雑な計算をする際に誤差を減らす目的で使用できる。この補正方法は数値を文字列に変換した後、再び数値に変換する</w:t>
      </w:r>
      <w:del w:id="5686" w:author="IRK" w:date="2020-03-12T14:02:00Z">
        <w:r w:rsidDel="008A7A8D">
          <w:delText>ので</w:delText>
        </w:r>
      </w:del>
      <w:ins w:id="5687" w:author="IRK" w:date="2020-03-12T14:02:00Z">
        <w:r w:rsidR="008A7A8D">
          <w:rPr>
            <w:rFonts w:hint="eastAsia"/>
          </w:rPr>
          <w:t>ため</w:t>
        </w:r>
      </w:ins>
      <w:r>
        <w:t>、頻繁に呼び出される場合は性能に影響を与える可能性がある。そのため、計算の重要なところでのみ使用</w:t>
      </w:r>
      <w:r w:rsidR="00D654F3">
        <w:rPr>
          <w:rFonts w:hint="eastAsia"/>
        </w:rPr>
        <w:t>することを</w:t>
      </w:r>
      <w:r>
        <w:rPr>
          <w:rFonts w:hint="eastAsia"/>
        </w:rPr>
        <w:t>推奨する。</w:t>
      </w:r>
    </w:p>
    <w:p w14:paraId="47E72E20" w14:textId="77777777" w:rsidR="001140F8" w:rsidRDefault="001140F8" w:rsidP="00F93119"/>
    <w:p w14:paraId="0AE160B6" w14:textId="77777777" w:rsidR="001140F8" w:rsidRDefault="001140F8" w:rsidP="00F93119">
      <w:pPr>
        <w:pStyle w:val="32"/>
      </w:pPr>
      <w:bookmarkStart w:id="5688" w:name="_Toc385838791"/>
      <w:bookmarkStart w:id="5689" w:name="_Toc426449653"/>
      <w:bookmarkStart w:id="5690" w:name="_Toc426449749"/>
      <w:bookmarkStart w:id="5691" w:name="_Toc434858933"/>
      <w:bookmarkStart w:id="5692" w:name="_Toc34988309"/>
      <w:bookmarkStart w:id="5693" w:name="_Toc40799163"/>
      <w:r>
        <w:t>BigDecimal</w:t>
      </w:r>
      <w:r>
        <w:t>関連イシュー</w:t>
      </w:r>
      <w:bookmarkEnd w:id="5688"/>
      <w:bookmarkEnd w:id="5689"/>
      <w:bookmarkEnd w:id="5690"/>
      <w:bookmarkEnd w:id="5691"/>
      <w:bookmarkEnd w:id="5692"/>
      <w:bookmarkEnd w:id="5693"/>
    </w:p>
    <w:p w14:paraId="0347ECDB" w14:textId="181251E1" w:rsidR="00680907" w:rsidRDefault="001140F8" w:rsidP="00F93119">
      <w:r w:rsidRPr="007B0DE7">
        <w:t>分野によって、特に金融分野では固定小数点演算が有用な場合が</w:t>
      </w:r>
      <w:r w:rsidRPr="00E612BC">
        <w:t>ある。</w:t>
      </w:r>
      <w:r w:rsidRPr="00E612BC">
        <w:t>Java</w:t>
      </w:r>
      <w:r w:rsidRPr="00E612BC">
        <w:t>でも</w:t>
      </w:r>
      <w:r w:rsidRPr="00E612BC">
        <w:t>BigDecimal</w:t>
      </w:r>
      <w:r w:rsidRPr="00E612BC">
        <w:t>というタイプで固定小数点演算をサポートする。しかし</w:t>
      </w:r>
      <w:r w:rsidRPr="00E612BC">
        <w:t>InnoRules</w:t>
      </w:r>
      <w:r w:rsidRPr="00E612BC">
        <w:t>では、</w:t>
      </w:r>
      <w:r w:rsidRPr="007B0DE7">
        <w:t>次のような</w:t>
      </w:r>
      <w:del w:id="5694" w:author="IRK" w:date="2020-03-12T13:59:00Z">
        <w:r w:rsidRPr="007B0DE7" w:rsidDel="008A7A8D">
          <w:delText>理由</w:delText>
        </w:r>
      </w:del>
      <w:ins w:id="5695" w:author="IRK" w:date="2020-03-12T13:59:00Z">
        <w:r w:rsidR="008A7A8D">
          <w:rPr>
            <w:rFonts w:hint="eastAsia"/>
          </w:rPr>
          <w:t>事由</w:t>
        </w:r>
      </w:ins>
      <w:r w:rsidRPr="007B0DE7">
        <w:t>から数値型処理のための基本データ</w:t>
      </w:r>
      <w:del w:id="5696" w:author="IRK" w:date="2020-04-13T12:24:00Z">
        <w:r w:rsidRPr="007B0DE7" w:rsidDel="00610CCB">
          <w:delText>形式</w:delText>
        </w:r>
      </w:del>
      <w:ins w:id="5697" w:author="IRK" w:date="2020-04-13T12:24:00Z">
        <w:r w:rsidR="00610CCB">
          <w:rPr>
            <w:rFonts w:hint="eastAsia"/>
          </w:rPr>
          <w:t>型</w:t>
        </w:r>
      </w:ins>
      <w:r w:rsidRPr="007B0DE7">
        <w:t>として</w:t>
      </w:r>
      <w:r w:rsidRPr="00E612BC">
        <w:t>BigDecimal</w:t>
      </w:r>
      <w:r w:rsidRPr="00E612BC">
        <w:t>を使わない。</w:t>
      </w:r>
    </w:p>
    <w:p w14:paraId="11358FCE" w14:textId="6C7DC705" w:rsidR="00680907" w:rsidRDefault="00680907" w:rsidP="00F93119">
      <w:del w:id="5698" w:author="IRK" w:date="2020-04-13T12:51:00Z">
        <w:r w:rsidDel="00166351">
          <w:br w:type="page"/>
        </w:r>
      </w:del>
    </w:p>
    <w:p w14:paraId="79FBEB1E" w14:textId="77777777" w:rsidR="001140F8" w:rsidRPr="00E612BC" w:rsidRDefault="001140F8">
      <w:pPr>
        <w:pStyle w:val="10"/>
        <w:pPrChange w:id="5699" w:author="IRK" w:date="2020-05-11T10:58:00Z">
          <w:pPr>
            <w:pStyle w:val="a8"/>
            <w:ind w:left="784"/>
          </w:pPr>
        </w:pPrChange>
      </w:pPr>
      <w:r w:rsidRPr="00E612BC">
        <w:t>性能イシュー</w:t>
      </w:r>
    </w:p>
    <w:p w14:paraId="5077D6C2" w14:textId="0BA53C76" w:rsidR="001140F8" w:rsidRPr="00E612BC" w:rsidRDefault="001140F8">
      <w:pPr>
        <w:pStyle w:val="17"/>
        <w:pPrChange w:id="5700" w:author="IRK" w:date="2020-05-11T10:58:00Z">
          <w:pPr>
            <w:pStyle w:val="a8"/>
            <w:ind w:left="784"/>
          </w:pPr>
        </w:pPrChange>
      </w:pPr>
      <w:r w:rsidRPr="00E612BC">
        <w:t>ルール</w:t>
      </w:r>
      <w:r w:rsidR="00993F08">
        <w:rPr>
          <w:rFonts w:hint="eastAsia"/>
        </w:rPr>
        <w:t>エンジン</w:t>
      </w:r>
      <w:r w:rsidRPr="00E612BC">
        <w:t>は高性能を要する場合が多い。</w:t>
      </w:r>
      <w:r w:rsidRPr="00E612BC">
        <w:rPr>
          <w:rStyle w:val="aff2"/>
          <w:rFonts w:ascii="Arial" w:eastAsia="ＭＳ Ｐゴシック" w:hAnsi="Arial" w:cstheme="minorBidi"/>
          <w:sz w:val="20"/>
          <w:szCs w:val="20"/>
        </w:rPr>
        <w:t>double</w:t>
      </w:r>
      <w:r w:rsidRPr="00E612BC">
        <w:t>演算はハードウェアによって行われ</w:t>
      </w:r>
      <w:r w:rsidRPr="00E612BC">
        <w:rPr>
          <w:rFonts w:hint="eastAsia"/>
        </w:rPr>
        <w:t>るため</w:t>
      </w:r>
      <w:r w:rsidRPr="00E612BC">
        <w:t>非常に</w:t>
      </w:r>
      <w:r w:rsidRPr="00E612BC">
        <w:rPr>
          <w:rFonts w:hint="eastAsia"/>
        </w:rPr>
        <w:t>高速である</w:t>
      </w:r>
      <w:r w:rsidRPr="00E612BC">
        <w:t>が、</w:t>
      </w:r>
      <w:r w:rsidRPr="00E612BC">
        <w:rPr>
          <w:rStyle w:val="aff2"/>
          <w:rFonts w:ascii="Arial" w:eastAsia="ＭＳ Ｐゴシック" w:hAnsi="Arial" w:cstheme="minorBidi"/>
          <w:sz w:val="20"/>
          <w:szCs w:val="20"/>
        </w:rPr>
        <w:t>BigDecimal</w:t>
      </w:r>
      <w:r w:rsidRPr="00E612BC">
        <w:t>演算はソフトウェア的に実行され</w:t>
      </w:r>
      <w:r w:rsidRPr="00E612BC">
        <w:rPr>
          <w:rFonts w:hint="eastAsia"/>
        </w:rPr>
        <w:t>低速である</w:t>
      </w:r>
      <w:r w:rsidRPr="00E612BC">
        <w:t>。また、</w:t>
      </w:r>
      <w:r w:rsidRPr="00E612BC">
        <w:rPr>
          <w:rStyle w:val="aff2"/>
          <w:rFonts w:ascii="Arial" w:eastAsia="ＭＳ Ｐゴシック" w:hAnsi="Arial" w:cstheme="minorBidi"/>
          <w:sz w:val="20"/>
          <w:szCs w:val="20"/>
        </w:rPr>
        <w:t>BigDecimal</w:t>
      </w:r>
      <w:r w:rsidRPr="00E612BC">
        <w:t>演算は演算のたびに</w:t>
      </w:r>
      <w:r w:rsidRPr="00E612BC">
        <w:t>1</w:t>
      </w:r>
      <w:r w:rsidRPr="00E612BC">
        <w:t>つの</w:t>
      </w:r>
      <w:r w:rsidRPr="00E612BC">
        <w:rPr>
          <w:rStyle w:val="aff2"/>
          <w:rFonts w:ascii="Arial" w:eastAsia="ＭＳ Ｐゴシック" w:hAnsi="Arial" w:cstheme="minorBidi"/>
          <w:sz w:val="20"/>
          <w:szCs w:val="20"/>
        </w:rPr>
        <w:t>BigDecimal</w:t>
      </w:r>
      <w:r w:rsidRPr="00E612BC">
        <w:t>オブジェクトを生成する。それにより、頻繁な</w:t>
      </w:r>
      <w:r w:rsidRPr="00E612BC">
        <w:t>GC</w:t>
      </w:r>
      <w:r w:rsidRPr="00E612BC">
        <w:t>を発生させる可能性がある。頻繁な</w:t>
      </w:r>
      <w:r w:rsidRPr="00E612BC">
        <w:t>GC</w:t>
      </w:r>
      <w:r w:rsidRPr="00E612BC">
        <w:t>は、ルール</w:t>
      </w:r>
      <w:r w:rsidR="00146C2F">
        <w:rPr>
          <w:rFonts w:hint="eastAsia"/>
        </w:rPr>
        <w:t>エンジン</w:t>
      </w:r>
      <w:r w:rsidRPr="00E612BC">
        <w:t>のような</w:t>
      </w:r>
      <w:r w:rsidRPr="00E612BC">
        <w:t>JavaVM</w:t>
      </w:r>
      <w:r w:rsidRPr="00E612BC">
        <w:t>内で動作する他のアプリケーションの性能にも影響を与える可能性がある。</w:t>
      </w:r>
    </w:p>
    <w:p w14:paraId="2076A9DE" w14:textId="77777777" w:rsidR="001140F8" w:rsidRPr="00E612BC" w:rsidRDefault="001140F8">
      <w:pPr>
        <w:pStyle w:val="10"/>
        <w:pPrChange w:id="5701" w:author="IRK" w:date="2020-05-11T10:58:00Z">
          <w:pPr>
            <w:pStyle w:val="a8"/>
            <w:ind w:left="784"/>
          </w:pPr>
        </w:pPrChange>
      </w:pPr>
      <w:r w:rsidRPr="00E612BC">
        <w:t>桁数の問題</w:t>
      </w:r>
    </w:p>
    <w:p w14:paraId="035F77E1" w14:textId="3F8E8BCE" w:rsidR="001140F8" w:rsidRPr="00E612BC" w:rsidRDefault="001140F8">
      <w:pPr>
        <w:pStyle w:val="17"/>
        <w:pPrChange w:id="5702" w:author="IRK" w:date="2020-05-11T10:58:00Z">
          <w:pPr>
            <w:pStyle w:val="a8"/>
            <w:ind w:left="784"/>
          </w:pPr>
        </w:pPrChange>
      </w:pPr>
      <w:r w:rsidRPr="00E612BC">
        <w:rPr>
          <w:rStyle w:val="aff2"/>
          <w:rFonts w:ascii="Arial" w:eastAsia="ＭＳ Ｐゴシック" w:hAnsi="Arial" w:cstheme="minorBidi"/>
          <w:sz w:val="20"/>
          <w:szCs w:val="20"/>
        </w:rPr>
        <w:t>BigDecimal</w:t>
      </w:r>
      <w:r w:rsidRPr="00E612BC">
        <w:t>は固定小数点を表現する</w:t>
      </w:r>
      <w:del w:id="5703" w:author="IRK" w:date="2020-03-12T14:02:00Z">
        <w:r w:rsidRPr="00E612BC" w:rsidDel="008A7A8D">
          <w:delText>ので</w:delText>
        </w:r>
      </w:del>
      <w:ins w:id="5704" w:author="IRK" w:date="2020-03-12T14:02:00Z">
        <w:r w:rsidR="008A7A8D">
          <w:rPr>
            <w:rFonts w:hint="eastAsia"/>
          </w:rPr>
          <w:t>ため</w:t>
        </w:r>
      </w:ins>
      <w:r w:rsidRPr="00E612BC">
        <w:t>、それが持っている数字が小数点以下何桁まで</w:t>
      </w:r>
      <w:r w:rsidR="00A924AF">
        <w:rPr>
          <w:rFonts w:hint="eastAsia"/>
        </w:rPr>
        <w:t>表現</w:t>
      </w:r>
      <w:r w:rsidRPr="00E612BC">
        <w:t>しているかが重要である。特に割り切れない割り算では、小数点以下何桁まで計算するのか、その次の桁に対してはどう丸めるのかを指定する必要がある。単純に</w:t>
      </w:r>
      <w:r w:rsidRPr="00E612BC">
        <w:t>‘/’</w:t>
      </w:r>
      <w:r w:rsidRPr="00E612BC">
        <w:t>演算子を利用して</w:t>
      </w:r>
      <w:r w:rsidRPr="00E612BC">
        <w:rPr>
          <w:rStyle w:val="aff2"/>
          <w:rFonts w:ascii="Arial" w:eastAsia="ＭＳ Ｐゴシック" w:hAnsi="Arial" w:cstheme="minorBidi"/>
          <w:sz w:val="20"/>
          <w:szCs w:val="20"/>
        </w:rPr>
        <w:t>n1</w:t>
      </w:r>
      <w:del w:id="5705" w:author="IRK" w:date="2020-03-13T10:24:00Z">
        <w:r w:rsidRPr="00E612BC" w:rsidDel="005C7246">
          <w:rPr>
            <w:rStyle w:val="aff2"/>
            <w:rFonts w:ascii="Arial" w:eastAsia="ＭＳ Ｐゴシック" w:hAnsi="Arial" w:cstheme="minorBidi"/>
            <w:sz w:val="20"/>
            <w:szCs w:val="20"/>
          </w:rPr>
          <w:delText xml:space="preserve"> </w:delText>
        </w:r>
      </w:del>
      <w:r w:rsidRPr="00E612BC">
        <w:rPr>
          <w:rStyle w:val="aff2"/>
          <w:rFonts w:ascii="Arial" w:eastAsia="ＭＳ Ｐゴシック" w:hAnsi="Arial" w:cstheme="minorBidi"/>
          <w:sz w:val="20"/>
          <w:szCs w:val="20"/>
        </w:rPr>
        <w:t>/</w:t>
      </w:r>
      <w:del w:id="5706" w:author="IRK" w:date="2020-03-13T10:24:00Z">
        <w:r w:rsidRPr="00E612BC" w:rsidDel="005C7246">
          <w:rPr>
            <w:rStyle w:val="aff2"/>
            <w:rFonts w:ascii="Arial" w:eastAsia="ＭＳ Ｐゴシック" w:hAnsi="Arial" w:cstheme="minorBidi"/>
            <w:sz w:val="20"/>
            <w:szCs w:val="20"/>
          </w:rPr>
          <w:delText xml:space="preserve"> </w:delText>
        </w:r>
      </w:del>
      <w:r w:rsidRPr="00E612BC">
        <w:rPr>
          <w:rStyle w:val="aff2"/>
          <w:rFonts w:ascii="Arial" w:eastAsia="ＭＳ Ｐゴシック" w:hAnsi="Arial" w:cstheme="minorBidi"/>
          <w:sz w:val="20"/>
          <w:szCs w:val="20"/>
        </w:rPr>
        <w:t>n2</w:t>
      </w:r>
      <w:r w:rsidRPr="00E612BC">
        <w:t>と表現していた計算式を</w:t>
      </w:r>
      <w:r w:rsidRPr="00E612BC">
        <w:rPr>
          <w:rStyle w:val="aff2"/>
          <w:rFonts w:ascii="Arial" w:eastAsia="ＭＳ Ｐゴシック" w:hAnsi="Arial" w:cstheme="minorBidi"/>
          <w:sz w:val="20"/>
          <w:szCs w:val="20"/>
        </w:rPr>
        <w:t>DIV( n1, n2, scale, “ROUNDUP” )</w:t>
      </w:r>
      <w:r w:rsidRPr="00E612BC">
        <w:t>のように表現すると</w:t>
      </w:r>
      <w:r w:rsidR="00146C2F">
        <w:rPr>
          <w:rFonts w:hint="eastAsia"/>
        </w:rPr>
        <w:t>、</w:t>
      </w:r>
      <w:r w:rsidRPr="00E612BC">
        <w:t>ルールの表現が非常に複雑になる。</w:t>
      </w:r>
    </w:p>
    <w:p w14:paraId="00869822" w14:textId="67128D49" w:rsidR="001140F8" w:rsidRPr="00E612BC" w:rsidRDefault="001140F8">
      <w:pPr>
        <w:pStyle w:val="17"/>
        <w:pPrChange w:id="5707" w:author="IRK" w:date="2020-05-11T10:58:00Z">
          <w:pPr>
            <w:pStyle w:val="a8"/>
            <w:ind w:left="784"/>
          </w:pPr>
        </w:pPrChange>
      </w:pPr>
      <w:r w:rsidRPr="00E612BC">
        <w:t>すべての演算で桁数を管理する</w:t>
      </w:r>
      <w:del w:id="5708" w:author="IRK" w:date="2020-03-12T14:03:00Z">
        <w:r w:rsidRPr="00E612BC" w:rsidDel="008A7A8D">
          <w:delText>ので</w:delText>
        </w:r>
      </w:del>
      <w:ins w:id="5709" w:author="IRK" w:date="2020-03-12T14:03:00Z">
        <w:r w:rsidR="008A7A8D">
          <w:rPr>
            <w:rFonts w:hint="eastAsia"/>
          </w:rPr>
          <w:t>ため</w:t>
        </w:r>
      </w:ins>
      <w:r w:rsidRPr="00E612BC">
        <w:t>、最初の入力から桁数</w:t>
      </w:r>
      <w:r w:rsidR="00146C2F">
        <w:rPr>
          <w:rFonts w:hint="eastAsia"/>
        </w:rPr>
        <w:t>を</w:t>
      </w:r>
      <w:r w:rsidRPr="00E612BC">
        <w:t>明確</w:t>
      </w:r>
      <w:r w:rsidR="00146C2F">
        <w:rPr>
          <w:rFonts w:hint="eastAsia"/>
        </w:rPr>
        <w:t>にして</w:t>
      </w:r>
      <w:r w:rsidRPr="00E612BC">
        <w:t>、最終結果が計算されるまで桁数を</w:t>
      </w:r>
      <w:r w:rsidRPr="00E612BC">
        <w:rPr>
          <w:rFonts w:hint="eastAsia"/>
        </w:rPr>
        <w:t>保持</w:t>
      </w:r>
      <w:r w:rsidRPr="00E612BC">
        <w:t>する必要がある。</w:t>
      </w:r>
      <w:r w:rsidR="00146C2F">
        <w:rPr>
          <w:rFonts w:hint="eastAsia"/>
        </w:rPr>
        <w:t>したがって</w:t>
      </w:r>
      <w:r w:rsidRPr="00E612BC">
        <w:t>、計算の一部でのみ</w:t>
      </w:r>
      <w:r w:rsidRPr="00E612BC">
        <w:rPr>
          <w:rStyle w:val="aff2"/>
          <w:rFonts w:ascii="Arial" w:eastAsia="ＭＳ Ｐゴシック" w:hAnsi="Arial" w:cstheme="minorBidi"/>
          <w:sz w:val="20"/>
          <w:szCs w:val="20"/>
        </w:rPr>
        <w:t>BigDecimal</w:t>
      </w:r>
      <w:r w:rsidRPr="00E612BC">
        <w:t>を使用し、残りの部分では</w:t>
      </w:r>
      <w:r w:rsidRPr="00E612BC">
        <w:rPr>
          <w:rStyle w:val="aff2"/>
          <w:rFonts w:ascii="Arial" w:eastAsia="ＭＳ Ｐゴシック" w:hAnsi="Arial" w:cstheme="minorBidi"/>
          <w:sz w:val="20"/>
          <w:szCs w:val="20"/>
        </w:rPr>
        <w:t>double</w:t>
      </w:r>
      <w:r w:rsidRPr="00E612BC">
        <w:t>を使用できない。</w:t>
      </w:r>
    </w:p>
    <w:p w14:paraId="4686F5F7" w14:textId="77777777" w:rsidR="001140F8" w:rsidRDefault="001140F8" w:rsidP="00F93119"/>
    <w:p w14:paraId="4296E59D" w14:textId="6F8B8447" w:rsidR="001140F8" w:rsidRPr="002856F5" w:rsidRDefault="001140F8" w:rsidP="00F93119">
      <w:r w:rsidRPr="002856F5">
        <w:rPr>
          <w:rFonts w:hint="eastAsia"/>
        </w:rPr>
        <w:t>上記</w:t>
      </w:r>
      <w:r w:rsidR="00146C2F">
        <w:rPr>
          <w:rFonts w:hint="eastAsia"/>
        </w:rPr>
        <w:t>の</w:t>
      </w:r>
      <w:del w:id="5710" w:author="IRK" w:date="2020-03-12T13:59:00Z">
        <w:r w:rsidRPr="002856F5" w:rsidDel="008A7A8D">
          <w:delText>理由</w:delText>
        </w:r>
      </w:del>
      <w:ins w:id="5711" w:author="IRK" w:date="2020-03-12T13:59:00Z">
        <w:r w:rsidR="008A7A8D">
          <w:rPr>
            <w:rFonts w:hint="eastAsia"/>
          </w:rPr>
          <w:t>事由</w:t>
        </w:r>
      </w:ins>
      <w:r w:rsidRPr="002856F5">
        <w:t>から</w:t>
      </w:r>
      <w:r w:rsidRPr="00E612BC">
        <w:t>、</w:t>
      </w:r>
      <w:r w:rsidRPr="00E612BC">
        <w:t>Excel</w:t>
      </w:r>
      <w:r w:rsidRPr="00E612BC">
        <w:t>を含む殆どの一般的な目的</w:t>
      </w:r>
      <w:r w:rsidRPr="002856F5">
        <w:t>で使用されるツールは内部的に倍精度実数を使用し、出力の際に適切な形式に変換する。</w:t>
      </w:r>
    </w:p>
    <w:p w14:paraId="31F39805" w14:textId="77777777" w:rsidR="001140F8" w:rsidRDefault="001140F8" w:rsidP="00F93119"/>
    <w:p w14:paraId="691BC571" w14:textId="77777777" w:rsidR="001140F8" w:rsidRDefault="001140F8" w:rsidP="00F93119">
      <w:pPr>
        <w:pStyle w:val="32"/>
      </w:pPr>
      <w:bookmarkStart w:id="5712" w:name="_Toc385838792"/>
      <w:bookmarkStart w:id="5713" w:name="_Toc426449654"/>
      <w:bookmarkStart w:id="5714" w:name="_Toc426449750"/>
      <w:bookmarkStart w:id="5715" w:name="_Toc434858934"/>
      <w:bookmarkStart w:id="5716" w:name="_Toc34988310"/>
      <w:bookmarkStart w:id="5717" w:name="_Toc40799164"/>
      <w:r>
        <w:t>結論</w:t>
      </w:r>
      <w:bookmarkEnd w:id="5712"/>
      <w:bookmarkEnd w:id="5713"/>
      <w:bookmarkEnd w:id="5714"/>
      <w:bookmarkEnd w:id="5715"/>
      <w:bookmarkEnd w:id="5716"/>
      <w:bookmarkEnd w:id="5717"/>
    </w:p>
    <w:p w14:paraId="697260C8" w14:textId="2C5B0EEA" w:rsidR="001140F8" w:rsidRPr="002856F5" w:rsidRDefault="001140F8" w:rsidP="00F93119">
      <w:r w:rsidRPr="002856F5">
        <w:t>InnoRules</w:t>
      </w:r>
      <w:r w:rsidRPr="002856F5">
        <w:t>は数値型表現のために</w:t>
      </w:r>
      <w:r w:rsidRPr="002856F5">
        <w:t>IEEE754</w:t>
      </w:r>
      <w:r w:rsidRPr="002856F5">
        <w:t>標準の倍精度実数、つまり</w:t>
      </w:r>
      <w:r w:rsidRPr="00F210B8">
        <w:t>double</w:t>
      </w:r>
      <w:r w:rsidRPr="002856F5">
        <w:t>を使用する。</w:t>
      </w:r>
      <w:r w:rsidRPr="00F210B8">
        <w:t>double</w:t>
      </w:r>
      <w:r w:rsidRPr="002856F5">
        <w:t>はその目的上広い範囲の値が表現できるが、場合によっては近似値</w:t>
      </w:r>
      <w:r w:rsidR="00146C2F">
        <w:rPr>
          <w:rFonts w:hint="eastAsia"/>
        </w:rPr>
        <w:t>し</w:t>
      </w:r>
      <w:r w:rsidR="009E07F5">
        <w:rPr>
          <w:rFonts w:hint="eastAsia"/>
        </w:rPr>
        <w:t>か</w:t>
      </w:r>
      <w:r w:rsidR="00146C2F">
        <w:rPr>
          <w:rFonts w:hint="eastAsia"/>
        </w:rPr>
        <w:t>表現できない</w:t>
      </w:r>
      <w:r w:rsidRPr="002856F5">
        <w:t>ケースもある。このような特徴</w:t>
      </w:r>
      <w:r w:rsidR="00146C2F">
        <w:rPr>
          <w:rFonts w:hint="eastAsia"/>
        </w:rPr>
        <w:t>のため</w:t>
      </w:r>
      <w:r w:rsidRPr="002856F5">
        <w:t>、ルールの結果の数値を使用する開発者はその特徴を正確に理解し、出力の際に適切な文字列形式に変換する責任がある。</w:t>
      </w:r>
    </w:p>
    <w:p w14:paraId="63F7C59A" w14:textId="77777777" w:rsidR="001140F8" w:rsidRPr="002856F5" w:rsidRDefault="001140F8" w:rsidP="00F93119"/>
    <w:p w14:paraId="336482D5" w14:textId="074AD9AE" w:rsidR="001140F8" w:rsidRPr="002856F5" w:rsidRDefault="00146C2F" w:rsidP="00F93119">
      <w:del w:id="5718" w:author="IRK" w:date="2020-03-12T14:39:00Z">
        <w:r w:rsidDel="00A55E2C">
          <w:rPr>
            <w:rFonts w:hint="eastAsia"/>
          </w:rPr>
          <w:delText>以下</w:delText>
        </w:r>
      </w:del>
      <w:ins w:id="5719" w:author="IRK" w:date="2020-03-12T14:39:00Z">
        <w:r w:rsidR="00A55E2C">
          <w:rPr>
            <w:rFonts w:hint="eastAsia"/>
          </w:rPr>
          <w:t>次</w:t>
        </w:r>
      </w:ins>
      <w:r w:rsidR="001140F8" w:rsidRPr="002856F5">
        <w:t>は、数値型イシュー</w:t>
      </w:r>
      <w:r w:rsidR="00A52DD8">
        <w:rPr>
          <w:rFonts w:hint="eastAsia"/>
        </w:rPr>
        <w:t>に関する</w:t>
      </w:r>
      <w:r w:rsidR="001140F8" w:rsidRPr="002856F5">
        <w:t>ルール作成</w:t>
      </w:r>
      <w:r w:rsidR="00A52DD8">
        <w:rPr>
          <w:rFonts w:hint="eastAsia"/>
        </w:rPr>
        <w:t>の</w:t>
      </w:r>
      <w:r w:rsidR="009E07F5">
        <w:rPr>
          <w:rFonts w:hint="eastAsia"/>
        </w:rPr>
        <w:t>注意</w:t>
      </w:r>
      <w:r w:rsidR="001140F8" w:rsidRPr="002856F5">
        <w:t>事項である。</w:t>
      </w:r>
    </w:p>
    <w:p w14:paraId="31FBEFB5" w14:textId="1A9EA333" w:rsidR="001140F8" w:rsidRPr="002856F5" w:rsidRDefault="001140F8">
      <w:pPr>
        <w:pStyle w:val="10"/>
        <w:pPrChange w:id="5720" w:author="IRK" w:date="2020-05-11T10:58:00Z">
          <w:pPr>
            <w:pStyle w:val="a8"/>
            <w:ind w:left="784"/>
          </w:pPr>
        </w:pPrChange>
      </w:pPr>
      <w:r w:rsidRPr="002856F5">
        <w:t>ルールの結果の数値を出力に使用する場合、開発者はその数値を業務</w:t>
      </w:r>
      <w:r w:rsidR="00A52DD8">
        <w:rPr>
          <w:rFonts w:hint="eastAsia"/>
        </w:rPr>
        <w:t>要件</w:t>
      </w:r>
      <w:r w:rsidRPr="002856F5">
        <w:t>に合わせ</w:t>
      </w:r>
      <w:r w:rsidR="00A52DD8">
        <w:rPr>
          <w:rFonts w:hint="eastAsia"/>
        </w:rPr>
        <w:t>て</w:t>
      </w:r>
      <w:r w:rsidRPr="002856F5">
        <w:t>適切にフォーマッティングする必要がある。</w:t>
      </w:r>
    </w:p>
    <w:p w14:paraId="2927D3CA" w14:textId="1AFDED2A" w:rsidR="001140F8" w:rsidRPr="002856F5" w:rsidRDefault="001140F8">
      <w:pPr>
        <w:pStyle w:val="10"/>
        <w:pPrChange w:id="5721" w:author="IRK" w:date="2020-05-11T10:58:00Z">
          <w:pPr>
            <w:pStyle w:val="a8"/>
            <w:ind w:left="784"/>
          </w:pPr>
        </w:pPrChange>
      </w:pPr>
      <w:r w:rsidRPr="002856F5">
        <w:t>ルールの結果を整数</w:t>
      </w:r>
      <w:r w:rsidRPr="002856F5">
        <w:rPr>
          <w:rFonts w:hint="eastAsia"/>
        </w:rPr>
        <w:t>への</w:t>
      </w:r>
      <w:r w:rsidRPr="002856F5">
        <w:t>型変換、四捨五入</w:t>
      </w:r>
      <w:r w:rsidR="00A52DD8">
        <w:rPr>
          <w:rFonts w:hint="eastAsia"/>
        </w:rPr>
        <w:t>、</w:t>
      </w:r>
      <w:r w:rsidRPr="002856F5">
        <w:t>切り上げ</w:t>
      </w:r>
      <w:r w:rsidR="00A52DD8">
        <w:rPr>
          <w:rFonts w:hint="eastAsia"/>
        </w:rPr>
        <w:t>、</w:t>
      </w:r>
      <w:r w:rsidRPr="002856F5">
        <w:t>切り捨てなどの関数のパラメータとして使用する場合は、パラメータとして引き渡す前に適切に補正する必要がある。</w:t>
      </w:r>
    </w:p>
    <w:p w14:paraId="77F4A879" w14:textId="77777777" w:rsidR="001140F8" w:rsidRDefault="001140F8" w:rsidP="00F93119"/>
    <w:p w14:paraId="7FF01DB8" w14:textId="77777777" w:rsidR="001140F8" w:rsidRDefault="001140F8" w:rsidP="00F93119">
      <w:pPr>
        <w:pStyle w:val="22"/>
      </w:pPr>
      <w:bookmarkStart w:id="5722" w:name="_Toc385838793"/>
      <w:bookmarkStart w:id="5723" w:name="_Toc426449655"/>
      <w:bookmarkStart w:id="5724" w:name="_Toc426449751"/>
      <w:bookmarkStart w:id="5725" w:name="_Toc434858935"/>
      <w:bookmarkStart w:id="5726" w:name="_Toc34988311"/>
      <w:bookmarkStart w:id="5727" w:name="_Toc40799165"/>
      <w:r>
        <w:t>ルールインタフェース</w:t>
      </w:r>
      <w:bookmarkEnd w:id="5722"/>
      <w:bookmarkEnd w:id="5723"/>
      <w:bookmarkEnd w:id="5724"/>
      <w:bookmarkEnd w:id="5725"/>
      <w:bookmarkEnd w:id="5726"/>
      <w:bookmarkEnd w:id="5727"/>
    </w:p>
    <w:p w14:paraId="39B10E1C" w14:textId="0FDF331A" w:rsidR="001140F8" w:rsidRPr="002856F5" w:rsidRDefault="001140F8" w:rsidP="00F93119">
      <w:r w:rsidRPr="002856F5">
        <w:t>データベースアプリケーションからデータベースにアクセスしてクエリ</w:t>
      </w:r>
      <w:r w:rsidR="002D4143" w:rsidRPr="00AB2487">
        <w:rPr>
          <w:rFonts w:ascii="ＭＳ Ｐゴシック" w:hAnsi="ＭＳ Ｐゴシック" w:hint="eastAsia"/>
        </w:rPr>
        <w:t>を実行</w:t>
      </w:r>
      <w:r w:rsidRPr="00AB2487">
        <w:rPr>
          <w:rFonts w:ascii="ＭＳ Ｐゴシック" w:hAnsi="ＭＳ Ｐゴシック" w:hint="eastAsia"/>
        </w:rPr>
        <w:t>す</w:t>
      </w:r>
      <w:r w:rsidRPr="002856F5">
        <w:t>るためには、コネクションプールからコネクションを取得し、使用</w:t>
      </w:r>
      <w:r w:rsidRPr="002856F5">
        <w:rPr>
          <w:rFonts w:hint="eastAsia"/>
        </w:rPr>
        <w:t>終了</w:t>
      </w:r>
      <w:r w:rsidRPr="002856F5">
        <w:t>後はコネクションプールに必ず返す。アプリケーションフレームワークを使用する構成では、</w:t>
      </w:r>
      <w:r w:rsidR="00A52DD8">
        <w:rPr>
          <w:rFonts w:hint="eastAsia"/>
        </w:rPr>
        <w:t>大抵の</w:t>
      </w:r>
      <w:r w:rsidRPr="002856F5">
        <w:t>開発者が明示的にコネクションの借用または返却処理はしないが、アプリケーションフレームワークがトランザクションの開始時点と終了時点に</w:t>
      </w:r>
      <w:r w:rsidR="00024BE0" w:rsidRPr="002856F5">
        <w:t>借用</w:t>
      </w:r>
      <w:r w:rsidR="00024BE0">
        <w:rPr>
          <w:rFonts w:hint="eastAsia"/>
        </w:rPr>
        <w:t>、</w:t>
      </w:r>
      <w:r w:rsidR="00024BE0" w:rsidRPr="002856F5">
        <w:t>返却処理</w:t>
      </w:r>
      <w:r w:rsidRPr="002856F5">
        <w:t>を実行する。コネクションを借りた後</w:t>
      </w:r>
      <w:r w:rsidR="002D4143" w:rsidRPr="00AB2487">
        <w:rPr>
          <w:rFonts w:ascii="ＭＳ Ｐゴシック" w:hAnsi="ＭＳ Ｐゴシック" w:hint="eastAsia"/>
        </w:rPr>
        <w:t>、</w:t>
      </w:r>
      <w:r w:rsidRPr="00AB2487">
        <w:rPr>
          <w:rFonts w:ascii="ＭＳ Ｐゴシック" w:hAnsi="ＭＳ Ｐゴシック" w:hint="eastAsia"/>
        </w:rPr>
        <w:t>正</w:t>
      </w:r>
      <w:r w:rsidRPr="002856F5">
        <w:t>常</w:t>
      </w:r>
      <w:r w:rsidR="002D4143" w:rsidRPr="00AB2487">
        <w:rPr>
          <w:rFonts w:ascii="ＭＳ Ｐゴシック" w:hAnsi="ＭＳ Ｐゴシック" w:hint="eastAsia"/>
        </w:rPr>
        <w:t>に</w:t>
      </w:r>
      <w:r w:rsidRPr="00AB2487">
        <w:rPr>
          <w:rFonts w:ascii="ＭＳ Ｐゴシック" w:hAnsi="ＭＳ Ｐゴシック" w:hint="eastAsia"/>
        </w:rPr>
        <w:t>返</w:t>
      </w:r>
      <w:r w:rsidRPr="002856F5">
        <w:rPr>
          <w:rFonts w:hint="eastAsia"/>
        </w:rPr>
        <w:t>さ</w:t>
      </w:r>
      <w:r w:rsidRPr="002856F5">
        <w:t>ない場合は、メモリリークやコネクション枯渇</w:t>
      </w:r>
      <w:r w:rsidRPr="002856F5">
        <w:t>(Exhaustion)</w:t>
      </w:r>
      <w:r w:rsidRPr="002856F5">
        <w:t>などの問題が発生する。</w:t>
      </w:r>
    </w:p>
    <w:p w14:paraId="58772229" w14:textId="3048F42B" w:rsidR="00654319" w:rsidRDefault="00654319" w:rsidP="00F93119">
      <w:del w:id="5728" w:author="IRK" w:date="2020-04-13T12:51:00Z">
        <w:r w:rsidDel="00166351">
          <w:br w:type="page"/>
        </w:r>
      </w:del>
    </w:p>
    <w:p w14:paraId="6D665E80" w14:textId="7C39DFBF" w:rsidR="001140F8" w:rsidRPr="002856F5" w:rsidRDefault="001140F8" w:rsidP="00F93119">
      <w:r w:rsidRPr="002856F5">
        <w:t>ルールインタフェースもデータベースコネクションと</w:t>
      </w:r>
      <w:r w:rsidRPr="002856F5">
        <w:rPr>
          <w:rFonts w:hint="eastAsia"/>
        </w:rPr>
        <w:t>同一</w:t>
      </w:r>
      <w:r w:rsidRPr="002856F5">
        <w:t>である。ルールインタフェースクラスタからインタフェースを借用し、ルールを呼び出した後にインタフェースを返</w:t>
      </w:r>
      <w:r w:rsidRPr="002856F5">
        <w:rPr>
          <w:rFonts w:hint="eastAsia"/>
        </w:rPr>
        <w:t>さ</w:t>
      </w:r>
      <w:r w:rsidRPr="002856F5">
        <w:t>ない</w:t>
      </w:r>
      <w:r w:rsidRPr="002856F5">
        <w:rPr>
          <w:rFonts w:hint="eastAsia"/>
        </w:rPr>
        <w:t>場合</w:t>
      </w:r>
      <w:r w:rsidRPr="002856F5">
        <w:t>、メモリリーク、コネクション枯渇などの問題が発生する。データベースアプリケーションとの</w:t>
      </w:r>
      <w:r w:rsidRPr="002856F5">
        <w:rPr>
          <w:rFonts w:hint="eastAsia"/>
        </w:rPr>
        <w:t>差異</w:t>
      </w:r>
      <w:r w:rsidRPr="002856F5">
        <w:t>は、一般的な常用アプリケーションフレームワークが自動でルールインタフェースの借用や返却</w:t>
      </w:r>
      <w:r w:rsidR="00A52DD8">
        <w:rPr>
          <w:rFonts w:hint="eastAsia"/>
        </w:rPr>
        <w:t>を</w:t>
      </w:r>
      <w:r w:rsidRPr="002856F5">
        <w:t>管理</w:t>
      </w:r>
      <w:r w:rsidR="00A52DD8">
        <w:rPr>
          <w:rFonts w:hint="eastAsia"/>
        </w:rPr>
        <w:t>してないこと</w:t>
      </w:r>
      <w:r w:rsidRPr="002856F5">
        <w:t>のみである。ルールインタフェースの借用や返却は、開発者</w:t>
      </w:r>
      <w:r w:rsidRPr="002856F5">
        <w:t>(</w:t>
      </w:r>
      <w:r w:rsidRPr="002856F5">
        <w:t>アプリケーション開発者</w:t>
      </w:r>
      <w:del w:id="5729" w:author="IRK" w:date="2020-03-12T13:56:00Z">
        <w:r w:rsidRPr="002856F5" w:rsidDel="008A7A8D">
          <w:delText>あるいは</w:delText>
        </w:r>
      </w:del>
      <w:ins w:id="5730" w:author="IRK" w:date="2020-03-12T13:56:00Z">
        <w:r w:rsidR="008A7A8D">
          <w:rPr>
            <w:rFonts w:hint="eastAsia"/>
          </w:rPr>
          <w:t>または</w:t>
        </w:r>
      </w:ins>
      <w:r w:rsidRPr="002856F5">
        <w:t>共通モジュール開発者など</w:t>
      </w:r>
      <w:r w:rsidRPr="002856F5">
        <w:t>)</w:t>
      </w:r>
      <w:r w:rsidRPr="002856F5">
        <w:t>の責任下で行</w:t>
      </w:r>
      <w:r w:rsidR="00EE2005">
        <w:rPr>
          <w:rFonts w:hint="eastAsia"/>
        </w:rPr>
        <w:t>う</w:t>
      </w:r>
      <w:r w:rsidRPr="002856F5">
        <w:t>必要がある。</w:t>
      </w:r>
    </w:p>
    <w:p w14:paraId="0B444C04" w14:textId="77777777" w:rsidR="001140F8" w:rsidRPr="002856F5" w:rsidRDefault="001140F8" w:rsidP="00F93119"/>
    <w:p w14:paraId="5624DE23" w14:textId="054B204E" w:rsidR="001140F8" w:rsidRPr="002856F5" w:rsidRDefault="001140F8" w:rsidP="00F93119">
      <w:del w:id="5731" w:author="IRK" w:date="2020-03-13T08:58:00Z">
        <w:r w:rsidRPr="002856F5" w:rsidDel="00650793">
          <w:delText>表</w:delText>
        </w:r>
        <w:r w:rsidR="0015391F" w:rsidDel="00650793">
          <w:rPr>
            <w:rFonts w:hint="eastAsia"/>
          </w:rPr>
          <w:delText>97</w:delText>
        </w:r>
      </w:del>
      <w:ins w:id="5732" w:author="IRK" w:date="2020-03-13T08:58:00Z">
        <w:r w:rsidR="00650793">
          <w:rPr>
            <w:rFonts w:hint="eastAsia"/>
          </w:rPr>
          <w:t>次の表</w:t>
        </w:r>
      </w:ins>
      <w:r w:rsidRPr="002856F5">
        <w:t>のようなパターンでルールを呼び出すことを</w:t>
      </w:r>
      <w:r w:rsidRPr="002856F5">
        <w:rPr>
          <w:rFonts w:hint="eastAsia"/>
        </w:rPr>
        <w:t>推奨</w:t>
      </w:r>
      <w:r w:rsidRPr="002856F5">
        <w:t>する。性能に影響を与え</w:t>
      </w:r>
      <w:r w:rsidR="000F09B4">
        <w:rPr>
          <w:rFonts w:hint="eastAsia"/>
        </w:rPr>
        <w:t>ず</w:t>
      </w:r>
      <w:r w:rsidRPr="002856F5">
        <w:t>、ルールインタフェースのリークを防</w:t>
      </w:r>
      <w:r w:rsidRPr="002856F5">
        <w:rPr>
          <w:rFonts w:hint="eastAsia"/>
        </w:rPr>
        <w:t>ぐ</w:t>
      </w:r>
      <w:r w:rsidRPr="002856F5">
        <w:t>。</w:t>
      </w:r>
    </w:p>
    <w:p w14:paraId="5F6AD6C1" w14:textId="77777777" w:rsidR="001140F8" w:rsidRDefault="001140F8" w:rsidP="00F93119"/>
    <w:p w14:paraId="20BD957D" w14:textId="0D398133" w:rsidR="003745B3" w:rsidRPr="003745B3" w:rsidRDefault="003745B3" w:rsidP="00F93119">
      <w:pPr>
        <w:pStyle w:val="af5"/>
        <w:rPr>
          <w:rFonts w:eastAsia="Malgun Gothic"/>
        </w:rPr>
      </w:pPr>
      <w:bookmarkStart w:id="5733" w:name="_Toc40799327"/>
      <w:r>
        <w:t>[</w:t>
      </w:r>
      <w:del w:id="5734" w:author="IRK" w:date="2020-03-12T16:18: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97</w:delText>
        </w:r>
        <w:r w:rsidR="00E65728" w:rsidDel="004316F4">
          <w:rPr>
            <w:noProof/>
          </w:rPr>
          <w:fldChar w:fldCharType="end"/>
        </w:r>
      </w:del>
      <w:ins w:id="5735" w:author="IRK" w:date="2020-03-12T16:18: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104</w:t>
      </w:r>
      <w:ins w:id="5736" w:author="IRK" w:date="2020-03-12T16:18:00Z">
        <w:r w:rsidR="004316F4">
          <w:fldChar w:fldCharType="end"/>
        </w:r>
      </w:ins>
      <w:r>
        <w:t xml:space="preserve"> </w:t>
      </w:r>
      <w:r>
        <w:t>ルールインタフェースを借りる</w:t>
      </w:r>
      <w:r>
        <w:t>try-finally</w:t>
      </w:r>
      <w:r>
        <w:t>パターン</w:t>
      </w:r>
      <w:r>
        <w:rPr>
          <w:rFonts w:eastAsia="Malgun Gothic" w:hint="eastAsia"/>
        </w:rPr>
        <w:t>]</w:t>
      </w:r>
      <w:bookmarkEnd w:id="5733"/>
    </w:p>
    <w:tbl>
      <w:tblPr>
        <w:tblStyle w:val="af4"/>
        <w:tblW w:w="0" w:type="auto"/>
        <w:jc w:val="center"/>
        <w:tblLook w:val="04A0" w:firstRow="1" w:lastRow="0" w:firstColumn="1" w:lastColumn="0" w:noHBand="0" w:noVBand="1"/>
        <w:tblPrChange w:id="5737" w:author="IRK" w:date="2020-04-14T16:09:00Z">
          <w:tblPr>
            <w:tblStyle w:val="af4"/>
            <w:tblW w:w="0" w:type="auto"/>
            <w:tblInd w:w="108" w:type="dxa"/>
            <w:tblLook w:val="04A0" w:firstRow="1" w:lastRow="0" w:firstColumn="1" w:lastColumn="0" w:noHBand="0" w:noVBand="1"/>
          </w:tblPr>
        </w:tblPrChange>
      </w:tblPr>
      <w:tblGrid>
        <w:gridCol w:w="9463"/>
        <w:tblGridChange w:id="5738">
          <w:tblGrid>
            <w:gridCol w:w="9463"/>
          </w:tblGrid>
        </w:tblGridChange>
      </w:tblGrid>
      <w:tr w:rsidR="001140F8" w14:paraId="1B72E44F" w14:textId="77777777" w:rsidTr="007E6E4B">
        <w:trPr>
          <w:jc w:val="center"/>
        </w:trPr>
        <w:tc>
          <w:tcPr>
            <w:tcW w:w="9463" w:type="dxa"/>
            <w:tcBorders>
              <w:top w:val="single" w:sz="4" w:space="0" w:color="auto"/>
              <w:left w:val="single" w:sz="4" w:space="0" w:color="auto"/>
              <w:bottom w:val="single" w:sz="4" w:space="0" w:color="auto"/>
              <w:right w:val="single" w:sz="4" w:space="0" w:color="auto"/>
            </w:tcBorders>
            <w:hideMark/>
            <w:tcPrChange w:id="5739" w:author="IRK" w:date="2020-04-14T16:09:00Z">
              <w:tcPr>
                <w:tcW w:w="9463" w:type="dxa"/>
                <w:tcBorders>
                  <w:top w:val="single" w:sz="4" w:space="0" w:color="auto"/>
                  <w:left w:val="single" w:sz="4" w:space="0" w:color="auto"/>
                  <w:bottom w:val="single" w:sz="4" w:space="0" w:color="auto"/>
                  <w:right w:val="single" w:sz="4" w:space="0" w:color="auto"/>
                </w:tcBorders>
                <w:hideMark/>
              </w:tcPr>
            </w:tcPrChange>
          </w:tcPr>
          <w:p w14:paraId="241C9B0D" w14:textId="26DE06ED" w:rsidR="001140F8" w:rsidRDefault="007E6E4B">
            <w:pPr>
              <w:pStyle w:val="1b"/>
              <w:pPrChange w:id="5740" w:author="IRK" w:date="2020-04-14T13:57:00Z">
                <w:pPr>
                  <w:pStyle w:val="aff1"/>
                </w:pPr>
              </w:pPrChange>
            </w:pPr>
            <w:ins w:id="5741" w:author="IRK" w:date="2020-04-14T16:09:00Z">
              <w:r>
                <w:t xml:space="preserve"> </w:t>
              </w:r>
            </w:ins>
            <w:r w:rsidR="001140F8">
              <w:t>1 // Set input parameters</w:t>
            </w:r>
          </w:p>
          <w:p w14:paraId="787515DD" w14:textId="77777777" w:rsidR="001140F8" w:rsidRDefault="001140F8">
            <w:pPr>
              <w:pStyle w:val="1b"/>
              <w:pPrChange w:id="5742" w:author="IRK" w:date="2020-04-14T13:57:00Z">
                <w:pPr>
                  <w:pStyle w:val="aff1"/>
                </w:pPr>
              </w:pPrChange>
            </w:pPr>
            <w:r>
              <w:t xml:space="preserve"> 2</w:t>
            </w:r>
            <w:del w:id="5743" w:author="IRK" w:date="2020-03-13T10:24:00Z">
              <w:r w:rsidDel="005C7246">
                <w:delText xml:space="preserve"> </w:delText>
              </w:r>
            </w:del>
          </w:p>
          <w:p w14:paraId="3ED4BED0" w14:textId="77777777" w:rsidR="001140F8" w:rsidRDefault="001140F8">
            <w:pPr>
              <w:pStyle w:val="1b"/>
              <w:pPrChange w:id="5744" w:author="IRK" w:date="2020-04-14T13:57:00Z">
                <w:pPr>
                  <w:pStyle w:val="aff1"/>
                </w:pPr>
              </w:pPrChange>
            </w:pPr>
            <w:r>
              <w:t xml:space="preserve"> 3 RuleInterface intf = ClusterManager.getInterface();</w:t>
            </w:r>
          </w:p>
          <w:p w14:paraId="02A91166" w14:textId="77777777" w:rsidR="001140F8" w:rsidRDefault="001140F8">
            <w:pPr>
              <w:pStyle w:val="1b"/>
              <w:pPrChange w:id="5745" w:author="IRK" w:date="2020-04-14T13:57:00Z">
                <w:pPr>
                  <w:pStyle w:val="aff1"/>
                </w:pPr>
              </w:pPrChange>
            </w:pPr>
            <w:r>
              <w:t xml:space="preserve"> 4 try</w:t>
            </w:r>
          </w:p>
          <w:p w14:paraId="2B0D35BF" w14:textId="77777777" w:rsidR="001140F8" w:rsidRDefault="001140F8">
            <w:pPr>
              <w:pStyle w:val="1b"/>
              <w:pPrChange w:id="5746" w:author="IRK" w:date="2020-04-14T13:57:00Z">
                <w:pPr>
                  <w:pStyle w:val="aff1"/>
                </w:pPr>
              </w:pPrChange>
            </w:pPr>
            <w:r>
              <w:t xml:space="preserve"> 5 {</w:t>
            </w:r>
          </w:p>
          <w:p w14:paraId="34D3A300" w14:textId="77777777" w:rsidR="001140F8" w:rsidRDefault="001140F8">
            <w:pPr>
              <w:pStyle w:val="1b"/>
              <w:pPrChange w:id="5747" w:author="IRK" w:date="2020-04-14T13:57:00Z">
                <w:pPr>
                  <w:pStyle w:val="aff1"/>
                </w:pPr>
              </w:pPrChange>
            </w:pPr>
            <w:r>
              <w:t xml:space="preserve"> 6     intf.execute(…); // invoke rule services</w:t>
            </w:r>
          </w:p>
          <w:p w14:paraId="362113D6" w14:textId="77777777" w:rsidR="001140F8" w:rsidRDefault="001140F8">
            <w:pPr>
              <w:pStyle w:val="1b"/>
              <w:pPrChange w:id="5748" w:author="IRK" w:date="2020-04-14T13:57:00Z">
                <w:pPr>
                  <w:pStyle w:val="aff1"/>
                </w:pPr>
              </w:pPrChange>
            </w:pPr>
            <w:r>
              <w:t xml:space="preserve"> 7 }</w:t>
            </w:r>
          </w:p>
          <w:p w14:paraId="2E02D49B" w14:textId="77777777" w:rsidR="001140F8" w:rsidRDefault="001140F8">
            <w:pPr>
              <w:pStyle w:val="1b"/>
              <w:pPrChange w:id="5749" w:author="IRK" w:date="2020-04-14T13:57:00Z">
                <w:pPr>
                  <w:pStyle w:val="aff1"/>
                </w:pPr>
              </w:pPrChange>
            </w:pPr>
            <w:r>
              <w:t xml:space="preserve"> 8 finally</w:t>
            </w:r>
          </w:p>
          <w:p w14:paraId="3DA30C4F" w14:textId="77777777" w:rsidR="001140F8" w:rsidRDefault="001140F8">
            <w:pPr>
              <w:pStyle w:val="1b"/>
              <w:pPrChange w:id="5750" w:author="IRK" w:date="2020-04-14T13:57:00Z">
                <w:pPr>
                  <w:pStyle w:val="aff1"/>
                </w:pPr>
              </w:pPrChange>
            </w:pPr>
            <w:r>
              <w:t xml:space="preserve"> 9 {</w:t>
            </w:r>
          </w:p>
          <w:p w14:paraId="331C0FE9" w14:textId="77777777" w:rsidR="001140F8" w:rsidRDefault="001140F8">
            <w:pPr>
              <w:pStyle w:val="1b"/>
              <w:pPrChange w:id="5751" w:author="IRK" w:date="2020-04-14T13:57:00Z">
                <w:pPr>
                  <w:pStyle w:val="aff1"/>
                </w:pPr>
              </w:pPrChange>
            </w:pPr>
            <w:r>
              <w:t>10     intf.close();</w:t>
            </w:r>
          </w:p>
          <w:p w14:paraId="569B35FC" w14:textId="77777777" w:rsidR="001140F8" w:rsidRDefault="001140F8">
            <w:pPr>
              <w:pStyle w:val="1b"/>
              <w:pPrChange w:id="5752" w:author="IRK" w:date="2020-04-14T13:57:00Z">
                <w:pPr>
                  <w:pStyle w:val="aff1"/>
                </w:pPr>
              </w:pPrChange>
            </w:pPr>
            <w:r>
              <w:t>11 }</w:t>
            </w:r>
          </w:p>
        </w:tc>
      </w:tr>
    </w:tbl>
    <w:p w14:paraId="21AD636C" w14:textId="77777777" w:rsidR="001140F8" w:rsidRPr="00A91672" w:rsidRDefault="001140F8" w:rsidP="00F93119"/>
    <w:p w14:paraId="13CBECF8" w14:textId="2AF9F763" w:rsidR="001140F8" w:rsidRDefault="001140F8" w:rsidP="00F93119">
      <w:r>
        <w:t>1</w:t>
      </w:r>
      <w:r>
        <w:t>つのルールインタフェースを</w:t>
      </w:r>
      <w:r>
        <w:rPr>
          <w:rFonts w:hint="eastAsia"/>
        </w:rPr>
        <w:t>使用して</w:t>
      </w:r>
      <w:r>
        <w:t>複数のメソッドでそのインタフェースを</w:t>
      </w:r>
      <w:r>
        <w:rPr>
          <w:rFonts w:hint="eastAsia"/>
        </w:rPr>
        <w:t>使用</w:t>
      </w:r>
      <w:r>
        <w:t>する場合、</w:t>
      </w:r>
      <w:del w:id="5753" w:author="IRK" w:date="2020-03-13T08:58:00Z">
        <w:r w:rsidR="003745B3" w:rsidDel="00650793">
          <w:delText>表</w:delText>
        </w:r>
        <w:r w:rsidR="0015391F" w:rsidDel="00650793">
          <w:delText>98</w:delText>
        </w:r>
      </w:del>
      <w:ins w:id="5754" w:author="IRK" w:date="2020-03-13T08:58:00Z">
        <w:r w:rsidR="00650793">
          <w:rPr>
            <w:rFonts w:hint="eastAsia"/>
          </w:rPr>
          <w:t>次の表</w:t>
        </w:r>
      </w:ins>
      <w:r>
        <w:t>のようにル</w:t>
      </w:r>
      <w:r w:rsidR="00AC53C4">
        <w:t>ールインタフェースをメンバ</w:t>
      </w:r>
      <w:r>
        <w:t>変数として共有するよりメソッドのパラメータとして引き渡すことを</w:t>
      </w:r>
      <w:r>
        <w:rPr>
          <w:rFonts w:hint="eastAsia"/>
        </w:rPr>
        <w:t>推奨</w:t>
      </w:r>
      <w:r>
        <w:t>する。</w:t>
      </w:r>
      <w:r>
        <w:rPr>
          <w:rFonts w:hint="eastAsia"/>
        </w:rPr>
        <w:t>その場合</w:t>
      </w:r>
      <w:r>
        <w:t>、ルールインタフェースを借りた</w:t>
      </w:r>
      <w:r w:rsidR="000512E4">
        <w:rPr>
          <w:rFonts w:hint="eastAsia"/>
        </w:rPr>
        <w:t>ところに</w:t>
      </w:r>
      <w:r>
        <w:t>返すことができ、インタフェースのリークを防</w:t>
      </w:r>
      <w:r w:rsidR="000512E4">
        <w:rPr>
          <w:rFonts w:hint="eastAsia"/>
        </w:rPr>
        <w:t>ぐ</w:t>
      </w:r>
      <w:r>
        <w:t>。</w:t>
      </w:r>
    </w:p>
    <w:p w14:paraId="114EAB8E" w14:textId="77777777" w:rsidR="001140F8" w:rsidRDefault="001140F8" w:rsidP="00F93119"/>
    <w:p w14:paraId="121828AD" w14:textId="7298469D" w:rsidR="003745B3" w:rsidRPr="003745B3" w:rsidRDefault="003745B3" w:rsidP="00F93119">
      <w:pPr>
        <w:pStyle w:val="af5"/>
        <w:rPr>
          <w:rFonts w:eastAsia="Malgun Gothic" w:cs="Batang"/>
        </w:rPr>
      </w:pPr>
      <w:bookmarkStart w:id="5755" w:name="_Toc40799328"/>
      <w:r>
        <w:t>[</w:t>
      </w:r>
      <w:del w:id="5756" w:author="IRK" w:date="2020-03-12T16:18: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98</w:delText>
        </w:r>
        <w:r w:rsidR="00E65728" w:rsidDel="004316F4">
          <w:rPr>
            <w:noProof/>
          </w:rPr>
          <w:fldChar w:fldCharType="end"/>
        </w:r>
      </w:del>
      <w:ins w:id="5757" w:author="IRK" w:date="2020-03-12T16:18: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105</w:t>
      </w:r>
      <w:ins w:id="5758" w:author="IRK" w:date="2020-03-12T16:18:00Z">
        <w:r w:rsidR="004316F4">
          <w:fldChar w:fldCharType="end"/>
        </w:r>
      </w:ins>
      <w:r>
        <w:t xml:space="preserve"> </w:t>
      </w:r>
      <w:r>
        <w:rPr>
          <w:noProof/>
        </w:rPr>
        <w:t>メソッド間のルールインタフェース共有パターン</w:t>
      </w:r>
      <w:r>
        <w:rPr>
          <w:rFonts w:eastAsia="Malgun Gothic" w:cs="Batang" w:hint="eastAsia"/>
        </w:rPr>
        <w:t>]</w:t>
      </w:r>
      <w:bookmarkEnd w:id="5755"/>
    </w:p>
    <w:tbl>
      <w:tblPr>
        <w:tblStyle w:val="af4"/>
        <w:tblW w:w="0" w:type="auto"/>
        <w:jc w:val="center"/>
        <w:tblLook w:val="04A0" w:firstRow="1" w:lastRow="0" w:firstColumn="1" w:lastColumn="0" w:noHBand="0" w:noVBand="1"/>
        <w:tblPrChange w:id="5759" w:author="IRK" w:date="2020-04-14T16:09:00Z">
          <w:tblPr>
            <w:tblStyle w:val="af4"/>
            <w:tblW w:w="0" w:type="auto"/>
            <w:tblInd w:w="108" w:type="dxa"/>
            <w:tblLook w:val="04A0" w:firstRow="1" w:lastRow="0" w:firstColumn="1" w:lastColumn="0" w:noHBand="0" w:noVBand="1"/>
          </w:tblPr>
        </w:tblPrChange>
      </w:tblPr>
      <w:tblGrid>
        <w:gridCol w:w="9463"/>
        <w:tblGridChange w:id="5760">
          <w:tblGrid>
            <w:gridCol w:w="9463"/>
          </w:tblGrid>
        </w:tblGridChange>
      </w:tblGrid>
      <w:tr w:rsidR="001140F8" w14:paraId="127F83A1" w14:textId="77777777" w:rsidTr="007E6E4B">
        <w:trPr>
          <w:jc w:val="center"/>
        </w:trPr>
        <w:tc>
          <w:tcPr>
            <w:tcW w:w="9463" w:type="dxa"/>
            <w:tcBorders>
              <w:top w:val="single" w:sz="4" w:space="0" w:color="auto"/>
              <w:left w:val="single" w:sz="4" w:space="0" w:color="auto"/>
              <w:bottom w:val="single" w:sz="4" w:space="0" w:color="auto"/>
              <w:right w:val="single" w:sz="4" w:space="0" w:color="auto"/>
            </w:tcBorders>
            <w:tcPrChange w:id="5761" w:author="IRK" w:date="2020-04-14T16:09:00Z">
              <w:tcPr>
                <w:tcW w:w="9463" w:type="dxa"/>
                <w:tcBorders>
                  <w:top w:val="single" w:sz="4" w:space="0" w:color="auto"/>
                  <w:left w:val="single" w:sz="4" w:space="0" w:color="auto"/>
                  <w:bottom w:val="single" w:sz="4" w:space="0" w:color="auto"/>
                  <w:right w:val="single" w:sz="4" w:space="0" w:color="auto"/>
                </w:tcBorders>
              </w:tcPr>
            </w:tcPrChange>
          </w:tcPr>
          <w:p w14:paraId="43DD3044" w14:textId="100F98DC" w:rsidR="001140F8" w:rsidRDefault="007E6E4B">
            <w:pPr>
              <w:pStyle w:val="1b"/>
              <w:pPrChange w:id="5762" w:author="IRK" w:date="2020-04-14T13:57:00Z">
                <w:pPr>
                  <w:pStyle w:val="aff1"/>
                </w:pPr>
              </w:pPrChange>
            </w:pPr>
            <w:ins w:id="5763" w:author="IRK" w:date="2020-04-14T16:09:00Z">
              <w:r>
                <w:t xml:space="preserve"> </w:t>
              </w:r>
            </w:ins>
            <w:r w:rsidR="001140F8">
              <w:t>1 public void method1() …</w:t>
            </w:r>
          </w:p>
          <w:p w14:paraId="17917C1E" w14:textId="77777777" w:rsidR="001140F8" w:rsidRDefault="001140F8">
            <w:pPr>
              <w:pStyle w:val="1b"/>
              <w:pPrChange w:id="5764" w:author="IRK" w:date="2020-04-14T13:57:00Z">
                <w:pPr>
                  <w:pStyle w:val="aff1"/>
                </w:pPr>
              </w:pPrChange>
            </w:pPr>
            <w:r>
              <w:t xml:space="preserve"> 2 {</w:t>
            </w:r>
          </w:p>
          <w:p w14:paraId="43535574" w14:textId="77777777" w:rsidR="001140F8" w:rsidRDefault="001140F8">
            <w:pPr>
              <w:pStyle w:val="1b"/>
              <w:pPrChange w:id="5765" w:author="IRK" w:date="2020-04-14T13:57:00Z">
                <w:pPr>
                  <w:pStyle w:val="aff1"/>
                </w:pPr>
              </w:pPrChange>
            </w:pPr>
            <w:r>
              <w:t xml:space="preserve"> 3     RuleInterface intf = ClusterManager.getInterface();</w:t>
            </w:r>
          </w:p>
          <w:p w14:paraId="6F0212B6" w14:textId="77777777" w:rsidR="001140F8" w:rsidRDefault="001140F8">
            <w:pPr>
              <w:pStyle w:val="1b"/>
              <w:pPrChange w:id="5766" w:author="IRK" w:date="2020-04-14T13:57:00Z">
                <w:pPr>
                  <w:pStyle w:val="aff1"/>
                </w:pPr>
              </w:pPrChange>
            </w:pPr>
            <w:r>
              <w:t xml:space="preserve"> 4     try</w:t>
            </w:r>
          </w:p>
          <w:p w14:paraId="3D94CC93" w14:textId="77777777" w:rsidR="001140F8" w:rsidRDefault="001140F8">
            <w:pPr>
              <w:pStyle w:val="1b"/>
              <w:pPrChange w:id="5767" w:author="IRK" w:date="2020-04-14T13:57:00Z">
                <w:pPr>
                  <w:pStyle w:val="aff1"/>
                </w:pPr>
              </w:pPrChange>
            </w:pPr>
            <w:r>
              <w:t xml:space="preserve"> 5     {</w:t>
            </w:r>
          </w:p>
          <w:p w14:paraId="1078F201" w14:textId="77777777" w:rsidR="001140F8" w:rsidRDefault="001140F8">
            <w:pPr>
              <w:pStyle w:val="1b"/>
              <w:pPrChange w:id="5768" w:author="IRK" w:date="2020-04-14T13:57:00Z">
                <w:pPr>
                  <w:pStyle w:val="aff1"/>
                </w:pPr>
              </w:pPrChange>
            </w:pPr>
            <w:r>
              <w:t xml:space="preserve"> 6         method2( intf, … );</w:t>
            </w:r>
          </w:p>
          <w:p w14:paraId="0AE8D899" w14:textId="77777777" w:rsidR="001140F8" w:rsidRDefault="001140F8">
            <w:pPr>
              <w:pStyle w:val="1b"/>
              <w:pPrChange w:id="5769" w:author="IRK" w:date="2020-04-14T13:57:00Z">
                <w:pPr>
                  <w:pStyle w:val="aff1"/>
                </w:pPr>
              </w:pPrChange>
            </w:pPr>
            <w:r>
              <w:t xml:space="preserve"> 7         method3( intf, … );</w:t>
            </w:r>
          </w:p>
          <w:p w14:paraId="21CA1CF5" w14:textId="77777777" w:rsidR="001140F8" w:rsidRDefault="001140F8">
            <w:pPr>
              <w:pStyle w:val="1b"/>
              <w:pPrChange w:id="5770" w:author="IRK" w:date="2020-04-14T13:57:00Z">
                <w:pPr>
                  <w:pStyle w:val="aff1"/>
                </w:pPr>
              </w:pPrChange>
            </w:pPr>
            <w:r>
              <w:t xml:space="preserve"> 8     }</w:t>
            </w:r>
          </w:p>
          <w:p w14:paraId="61C59F65" w14:textId="77777777" w:rsidR="001140F8" w:rsidRDefault="001140F8">
            <w:pPr>
              <w:pStyle w:val="1b"/>
              <w:pPrChange w:id="5771" w:author="IRK" w:date="2020-04-14T13:57:00Z">
                <w:pPr>
                  <w:pStyle w:val="aff1"/>
                </w:pPr>
              </w:pPrChange>
            </w:pPr>
            <w:r>
              <w:t xml:space="preserve"> 9     finally</w:t>
            </w:r>
          </w:p>
          <w:p w14:paraId="7580CEF6" w14:textId="77777777" w:rsidR="001140F8" w:rsidRDefault="001140F8">
            <w:pPr>
              <w:pStyle w:val="1b"/>
              <w:pPrChange w:id="5772" w:author="IRK" w:date="2020-04-14T13:57:00Z">
                <w:pPr>
                  <w:pStyle w:val="aff1"/>
                </w:pPr>
              </w:pPrChange>
            </w:pPr>
            <w:r>
              <w:t>10     {</w:t>
            </w:r>
          </w:p>
          <w:p w14:paraId="6990BB6F" w14:textId="77777777" w:rsidR="001140F8" w:rsidRDefault="001140F8">
            <w:pPr>
              <w:pStyle w:val="1b"/>
              <w:pPrChange w:id="5773" w:author="IRK" w:date="2020-04-14T13:57:00Z">
                <w:pPr>
                  <w:pStyle w:val="aff1"/>
                </w:pPr>
              </w:pPrChange>
            </w:pPr>
            <w:r>
              <w:t>11         intf.close();</w:t>
            </w:r>
          </w:p>
          <w:p w14:paraId="70738C21" w14:textId="77777777" w:rsidR="001140F8" w:rsidRDefault="001140F8">
            <w:pPr>
              <w:pStyle w:val="1b"/>
              <w:pPrChange w:id="5774" w:author="IRK" w:date="2020-04-14T13:57:00Z">
                <w:pPr>
                  <w:pStyle w:val="aff1"/>
                </w:pPr>
              </w:pPrChange>
            </w:pPr>
            <w:r>
              <w:t>12     }</w:t>
            </w:r>
          </w:p>
          <w:p w14:paraId="1BD3C307" w14:textId="77777777" w:rsidR="001140F8" w:rsidRDefault="001140F8">
            <w:pPr>
              <w:pStyle w:val="1b"/>
              <w:pPrChange w:id="5775" w:author="IRK" w:date="2020-04-14T13:57:00Z">
                <w:pPr>
                  <w:pStyle w:val="aff1"/>
                </w:pPr>
              </w:pPrChange>
            </w:pPr>
            <w:r>
              <w:t>13 }</w:t>
            </w:r>
          </w:p>
          <w:p w14:paraId="25EDB2E5" w14:textId="77777777" w:rsidR="001140F8" w:rsidRDefault="001140F8">
            <w:pPr>
              <w:pStyle w:val="1b"/>
              <w:pPrChange w:id="5776" w:author="IRK" w:date="2020-04-14T13:57:00Z">
                <w:pPr>
                  <w:pStyle w:val="aff1"/>
                </w:pPr>
              </w:pPrChange>
            </w:pPr>
            <w:r>
              <w:t>14</w:t>
            </w:r>
            <w:del w:id="5777" w:author="IRK" w:date="2020-03-13T10:25:00Z">
              <w:r w:rsidDel="005C7246">
                <w:delText xml:space="preserve"> </w:delText>
              </w:r>
            </w:del>
          </w:p>
          <w:p w14:paraId="2AF4BC61" w14:textId="77777777" w:rsidR="001140F8" w:rsidRDefault="001140F8">
            <w:pPr>
              <w:pStyle w:val="1b"/>
              <w:pPrChange w:id="5778" w:author="IRK" w:date="2020-04-14T13:57:00Z">
                <w:pPr>
                  <w:pStyle w:val="aff1"/>
                </w:pPr>
              </w:pPrChange>
            </w:pPr>
            <w:r>
              <w:t>15 private void method2( RuleInterface intf, … ) …</w:t>
            </w:r>
          </w:p>
          <w:p w14:paraId="09EBB021" w14:textId="77777777" w:rsidR="001140F8" w:rsidRDefault="001140F8">
            <w:pPr>
              <w:pStyle w:val="1b"/>
              <w:pPrChange w:id="5779" w:author="IRK" w:date="2020-04-14T13:57:00Z">
                <w:pPr>
                  <w:pStyle w:val="aff1"/>
                </w:pPr>
              </w:pPrChange>
            </w:pPr>
            <w:r>
              <w:t>16 {</w:t>
            </w:r>
          </w:p>
          <w:p w14:paraId="31D0A221" w14:textId="77777777" w:rsidR="001140F8" w:rsidRDefault="001140F8">
            <w:pPr>
              <w:pStyle w:val="1b"/>
              <w:pPrChange w:id="5780" w:author="IRK" w:date="2020-04-14T13:57:00Z">
                <w:pPr>
                  <w:pStyle w:val="aff1"/>
                </w:pPr>
              </w:pPrChange>
            </w:pPr>
            <w:r>
              <w:t>17     …</w:t>
            </w:r>
          </w:p>
          <w:p w14:paraId="2BE8920C" w14:textId="77777777" w:rsidR="001140F8" w:rsidRDefault="001140F8">
            <w:pPr>
              <w:pStyle w:val="1b"/>
              <w:pPrChange w:id="5781" w:author="IRK" w:date="2020-04-14T13:57:00Z">
                <w:pPr>
                  <w:pStyle w:val="aff1"/>
                </w:pPr>
              </w:pPrChange>
            </w:pPr>
            <w:r>
              <w:t>18     // Set input parameters</w:t>
            </w:r>
          </w:p>
          <w:p w14:paraId="1437A9D5" w14:textId="77777777" w:rsidR="001140F8" w:rsidRDefault="001140F8">
            <w:pPr>
              <w:pStyle w:val="1b"/>
              <w:pPrChange w:id="5782" w:author="IRK" w:date="2020-04-14T13:57:00Z">
                <w:pPr>
                  <w:pStyle w:val="aff1"/>
                </w:pPr>
              </w:pPrChange>
            </w:pPr>
            <w:r>
              <w:t>19     intf.execute( … ); // Invoke rule services</w:t>
            </w:r>
          </w:p>
          <w:p w14:paraId="367B1131" w14:textId="77777777" w:rsidR="001140F8" w:rsidRDefault="001140F8">
            <w:pPr>
              <w:pStyle w:val="1b"/>
              <w:pPrChange w:id="5783" w:author="IRK" w:date="2020-04-14T13:57:00Z">
                <w:pPr>
                  <w:pStyle w:val="aff1"/>
                </w:pPr>
              </w:pPrChange>
            </w:pPr>
            <w:r>
              <w:t>20     …</w:t>
            </w:r>
          </w:p>
          <w:p w14:paraId="2A4F6336" w14:textId="77777777" w:rsidR="001140F8" w:rsidRDefault="001140F8">
            <w:pPr>
              <w:pStyle w:val="1b"/>
              <w:pPrChange w:id="5784" w:author="IRK" w:date="2020-04-14T13:57:00Z">
                <w:pPr>
                  <w:pStyle w:val="aff1"/>
                </w:pPr>
              </w:pPrChange>
            </w:pPr>
            <w:r>
              <w:t>21 }</w:t>
            </w:r>
          </w:p>
          <w:p w14:paraId="429DE35C" w14:textId="77777777" w:rsidR="001140F8" w:rsidRDefault="001140F8">
            <w:pPr>
              <w:pStyle w:val="1b"/>
              <w:pPrChange w:id="5785" w:author="IRK" w:date="2020-04-14T13:57:00Z">
                <w:pPr>
                  <w:pStyle w:val="aff1"/>
                </w:pPr>
              </w:pPrChange>
            </w:pPr>
            <w:r>
              <w:t xml:space="preserve">22 </w:t>
            </w:r>
          </w:p>
          <w:p w14:paraId="3E282AF8" w14:textId="77777777" w:rsidR="001140F8" w:rsidRDefault="001140F8">
            <w:pPr>
              <w:pStyle w:val="1b"/>
              <w:pPrChange w:id="5786" w:author="IRK" w:date="2020-04-14T13:57:00Z">
                <w:pPr>
                  <w:pStyle w:val="aff1"/>
                </w:pPr>
              </w:pPrChange>
            </w:pPr>
            <w:r>
              <w:t>23 private void method3( RuleInterface intf, … ) …</w:t>
            </w:r>
          </w:p>
          <w:p w14:paraId="2605512D" w14:textId="77777777" w:rsidR="001140F8" w:rsidRDefault="001140F8">
            <w:pPr>
              <w:pStyle w:val="1b"/>
              <w:pPrChange w:id="5787" w:author="IRK" w:date="2020-04-14T13:57:00Z">
                <w:pPr>
                  <w:pStyle w:val="aff1"/>
                </w:pPr>
              </w:pPrChange>
            </w:pPr>
            <w:r>
              <w:t>24 {</w:t>
            </w:r>
          </w:p>
          <w:p w14:paraId="3507E019" w14:textId="77777777" w:rsidR="001140F8" w:rsidRDefault="001140F8">
            <w:pPr>
              <w:pStyle w:val="1b"/>
              <w:pPrChange w:id="5788" w:author="IRK" w:date="2020-04-14T13:57:00Z">
                <w:pPr>
                  <w:pStyle w:val="aff1"/>
                </w:pPr>
              </w:pPrChange>
            </w:pPr>
            <w:r>
              <w:t>25     …</w:t>
            </w:r>
          </w:p>
          <w:p w14:paraId="0A2CF421" w14:textId="77777777" w:rsidR="001140F8" w:rsidRDefault="001140F8">
            <w:pPr>
              <w:pStyle w:val="1b"/>
              <w:pPrChange w:id="5789" w:author="IRK" w:date="2020-04-14T13:57:00Z">
                <w:pPr>
                  <w:pStyle w:val="aff1"/>
                </w:pPr>
              </w:pPrChange>
            </w:pPr>
            <w:r>
              <w:t>26     // Set input parameters</w:t>
            </w:r>
          </w:p>
          <w:p w14:paraId="799E4FAE" w14:textId="77777777" w:rsidR="001140F8" w:rsidRDefault="001140F8">
            <w:pPr>
              <w:pStyle w:val="1b"/>
              <w:pPrChange w:id="5790" w:author="IRK" w:date="2020-04-14T13:57:00Z">
                <w:pPr>
                  <w:pStyle w:val="aff1"/>
                </w:pPr>
              </w:pPrChange>
            </w:pPr>
            <w:r>
              <w:t>27     intf.execute( … ); // Invoke rule services</w:t>
            </w:r>
          </w:p>
          <w:p w14:paraId="4963C12B" w14:textId="77777777" w:rsidR="001140F8" w:rsidRDefault="001140F8">
            <w:pPr>
              <w:pStyle w:val="1b"/>
              <w:pPrChange w:id="5791" w:author="IRK" w:date="2020-04-14T13:57:00Z">
                <w:pPr>
                  <w:pStyle w:val="aff1"/>
                </w:pPr>
              </w:pPrChange>
            </w:pPr>
            <w:r>
              <w:t>28     …</w:t>
            </w:r>
          </w:p>
          <w:p w14:paraId="12F66B4F" w14:textId="77777777" w:rsidR="001140F8" w:rsidRDefault="001140F8">
            <w:pPr>
              <w:pStyle w:val="1b"/>
              <w:pPrChange w:id="5792" w:author="IRK" w:date="2020-04-14T13:57:00Z">
                <w:pPr>
                  <w:pStyle w:val="aff1"/>
                </w:pPr>
              </w:pPrChange>
            </w:pPr>
            <w:r>
              <w:t>29 }</w:t>
            </w:r>
          </w:p>
        </w:tc>
      </w:tr>
    </w:tbl>
    <w:p w14:paraId="40E9675E" w14:textId="77777777" w:rsidR="001140F8" w:rsidRDefault="001140F8" w:rsidP="00F93119"/>
    <w:p w14:paraId="552F5D9C" w14:textId="52A99F9A" w:rsidR="001140F8" w:rsidRDefault="000512E4" w:rsidP="00F93119">
      <w:r>
        <w:rPr>
          <w:rFonts w:hint="eastAsia"/>
        </w:rPr>
        <w:t>借りた</w:t>
      </w:r>
      <w:r w:rsidR="001140F8">
        <w:t>ルールインタフェースを複数のメソッドで使用するために、やむを得ずルールインタフェースオブジェクトをメンバ変数にした場合は、借用と返却に対するアプリケーション開発者の注意が必要である。</w:t>
      </w:r>
    </w:p>
    <w:p w14:paraId="1527090F" w14:textId="77777777" w:rsidR="001140F8" w:rsidRPr="00C64EBA" w:rsidRDefault="001140F8" w:rsidP="00F93119"/>
    <w:p w14:paraId="159340B2" w14:textId="77777777" w:rsidR="001140F8" w:rsidRDefault="001140F8" w:rsidP="00F93119">
      <w:pPr>
        <w:pStyle w:val="22"/>
      </w:pPr>
      <w:bookmarkStart w:id="5793" w:name="_Toc337456150"/>
      <w:bookmarkStart w:id="5794" w:name="_Toc385838794"/>
      <w:bookmarkStart w:id="5795" w:name="_Toc426449656"/>
      <w:bookmarkStart w:id="5796" w:name="_Toc426449752"/>
      <w:bookmarkStart w:id="5797" w:name="_Toc434858936"/>
      <w:bookmarkStart w:id="5798" w:name="_Toc34988312"/>
      <w:bookmarkStart w:id="5799" w:name="_Toc40799166"/>
      <w:r>
        <w:t>ルール呼び出し</w:t>
      </w:r>
      <w:r>
        <w:rPr>
          <w:rFonts w:hint="eastAsia"/>
        </w:rPr>
        <w:t>回数</w:t>
      </w:r>
      <w:r>
        <w:t>のイシュー</w:t>
      </w:r>
      <w:bookmarkEnd w:id="5793"/>
      <w:bookmarkEnd w:id="5794"/>
      <w:bookmarkEnd w:id="5795"/>
      <w:bookmarkEnd w:id="5796"/>
      <w:bookmarkEnd w:id="5797"/>
      <w:bookmarkEnd w:id="5798"/>
      <w:bookmarkEnd w:id="5799"/>
    </w:p>
    <w:p w14:paraId="37B6D42A" w14:textId="0A2D43A2" w:rsidR="001140F8" w:rsidRPr="00C64EBA" w:rsidRDefault="001140F8" w:rsidP="00F93119">
      <w:r>
        <w:t>データベースアプリケーションで、データベーステーブルに位置している同一データを複数のメソッドにより取</w:t>
      </w:r>
      <w:r w:rsidRPr="002145C4">
        <w:t>得するために、各メソッドでクエリを実行しない。その代わり、一度クエリ</w:t>
      </w:r>
      <w:r w:rsidR="000512E4">
        <w:rPr>
          <w:rFonts w:hint="eastAsia"/>
        </w:rPr>
        <w:t>を</w:t>
      </w:r>
      <w:r w:rsidRPr="002145C4">
        <w:t>実行</w:t>
      </w:r>
      <w:r w:rsidR="000512E4">
        <w:rPr>
          <w:rFonts w:hint="eastAsia"/>
        </w:rPr>
        <w:t>した</w:t>
      </w:r>
      <w:r w:rsidRPr="002145C4">
        <w:t>データをアプリケーションのメモリ領域に位置させて</w:t>
      </w:r>
      <w:r w:rsidR="00A924AF">
        <w:rPr>
          <w:rFonts w:hint="eastAsia"/>
        </w:rPr>
        <w:t>、</w:t>
      </w:r>
      <w:r w:rsidRPr="002145C4">
        <w:t>それを共有するように設計する。データベースサーバを利用したクエリより、</w:t>
      </w:r>
      <w:r>
        <w:t>アプリケーションメモリでの検索と参照が</w:t>
      </w:r>
      <w:r w:rsidR="00EE2005" w:rsidRPr="00EE2005">
        <w:rPr>
          <w:rFonts w:hint="eastAsia"/>
        </w:rPr>
        <w:t>速いためである</w:t>
      </w:r>
      <w:r>
        <w:t>。</w:t>
      </w:r>
    </w:p>
    <w:p w14:paraId="7BF622F3" w14:textId="504A50BA" w:rsidR="001140F8" w:rsidRDefault="001140F8" w:rsidP="00F93119">
      <w:r w:rsidRPr="002145C4">
        <w:t>ルールアプリケーションでも複数のメソッドで</w:t>
      </w:r>
      <w:r>
        <w:rPr>
          <w:rFonts w:hint="eastAsia"/>
        </w:rPr>
        <w:t>同一</w:t>
      </w:r>
      <w:r w:rsidRPr="002145C4">
        <w:t>ルールサービスの結果を使用するために各メソッドでルールを呼び出すより、ルールサービスの結果をアプリケーションのメモリで管理し</w:t>
      </w:r>
      <w:r w:rsidR="00290BDE">
        <w:rPr>
          <w:rFonts w:hint="eastAsia"/>
        </w:rPr>
        <w:t>、</w:t>
      </w:r>
      <w:r w:rsidRPr="002145C4">
        <w:t>それを各メソッドで参照したほうが速い</w:t>
      </w:r>
      <w:del w:id="5800" w:author="IRK" w:date="2020-03-12T14:03:00Z">
        <w:r w:rsidRPr="002145C4" w:rsidDel="008A7A8D">
          <w:delText>ので</w:delText>
        </w:r>
      </w:del>
      <w:ins w:id="5801" w:author="IRK" w:date="2020-03-12T14:03:00Z">
        <w:r w:rsidR="008A7A8D">
          <w:rPr>
            <w:rFonts w:hint="eastAsia"/>
          </w:rPr>
          <w:t>ため</w:t>
        </w:r>
      </w:ins>
      <w:r w:rsidRPr="002145C4">
        <w:t>、そのような方式を</w:t>
      </w:r>
      <w:r>
        <w:rPr>
          <w:rFonts w:hint="eastAsia"/>
        </w:rPr>
        <w:t>推奨する</w:t>
      </w:r>
      <w:r w:rsidRPr="002145C4">
        <w:t>。例えば、商品の情報を</w:t>
      </w:r>
      <w:r w:rsidR="000512E4">
        <w:rPr>
          <w:rFonts w:hint="eastAsia"/>
        </w:rPr>
        <w:t>取得</w:t>
      </w:r>
      <w:r w:rsidRPr="002145C4">
        <w:t>するルールがあり、</w:t>
      </w:r>
      <w:r>
        <w:rPr>
          <w:rFonts w:hint="eastAsia"/>
        </w:rPr>
        <w:t>多様な</w:t>
      </w:r>
      <w:r w:rsidRPr="002145C4">
        <w:t>メソッドでその情報を使用する必要がある場合は、商品情報を</w:t>
      </w:r>
      <w:r w:rsidR="000512E4">
        <w:rPr>
          <w:rFonts w:hint="eastAsia"/>
        </w:rPr>
        <w:t>取得</w:t>
      </w:r>
      <w:r w:rsidRPr="002145C4">
        <w:t>する共通メソッド</w:t>
      </w:r>
      <w:r>
        <w:rPr>
          <w:rFonts w:hint="eastAsia"/>
        </w:rPr>
        <w:t>の作成を推奨する</w:t>
      </w:r>
      <w:r w:rsidRPr="002145C4">
        <w:t>。</w:t>
      </w:r>
      <w:r>
        <w:t>その共通メソッドはメモリに保存された該当の商品情報があれば</w:t>
      </w:r>
      <w:r w:rsidR="00290BDE">
        <w:rPr>
          <w:rFonts w:hint="eastAsia"/>
        </w:rPr>
        <w:t>、</w:t>
      </w:r>
      <w:r>
        <w:t>その情報を返し、そうでない場合はルールを呼び出して情報を</w:t>
      </w:r>
      <w:r w:rsidR="000512E4">
        <w:rPr>
          <w:rFonts w:hint="eastAsia"/>
        </w:rPr>
        <w:t>取得</w:t>
      </w:r>
      <w:r>
        <w:t>する。ビジネスアプリケーションは、この共通メソッドを呼び出して商品サービスを受ける。</w:t>
      </w:r>
    </w:p>
    <w:p w14:paraId="2CA7C05C" w14:textId="77777777" w:rsidR="001140F8" w:rsidRPr="000512E4" w:rsidRDefault="001140F8" w:rsidP="00F93119"/>
    <w:p w14:paraId="3A8B5B78" w14:textId="77777777" w:rsidR="001140F8" w:rsidRDefault="001140F8" w:rsidP="00F93119">
      <w:pPr>
        <w:pStyle w:val="22"/>
      </w:pPr>
      <w:bookmarkStart w:id="5802" w:name="_Toc337456151"/>
      <w:bookmarkStart w:id="5803" w:name="_Toc385838795"/>
      <w:bookmarkStart w:id="5804" w:name="_Toc426449657"/>
      <w:bookmarkStart w:id="5805" w:name="_Toc426449753"/>
      <w:bookmarkStart w:id="5806" w:name="_Toc434858937"/>
      <w:bookmarkStart w:id="5807" w:name="_Toc34988313"/>
      <w:bookmarkStart w:id="5808" w:name="_Toc40799167"/>
      <w:r>
        <w:t>アプリケーションフレームワークとの連動に関するイシュー</w:t>
      </w:r>
      <w:bookmarkEnd w:id="5802"/>
      <w:bookmarkEnd w:id="5803"/>
      <w:bookmarkEnd w:id="5804"/>
      <w:bookmarkEnd w:id="5805"/>
      <w:bookmarkEnd w:id="5806"/>
      <w:bookmarkEnd w:id="5807"/>
      <w:bookmarkEnd w:id="5808"/>
    </w:p>
    <w:p w14:paraId="0F40E077" w14:textId="3C66CC1B" w:rsidR="001140F8" w:rsidRPr="00F728C5" w:rsidRDefault="001140F8" w:rsidP="00F93119">
      <w:r w:rsidRPr="00F728C5">
        <w:rPr>
          <w:rFonts w:hint="eastAsia"/>
        </w:rPr>
        <w:t>殆どの常用アプリケーションフレームワークまたはインハウスアプリケーションのフレームワークは、データ保存のため固有データ</w:t>
      </w:r>
      <w:del w:id="5809" w:author="IRK" w:date="2020-04-13T12:24:00Z">
        <w:r w:rsidRPr="00F728C5" w:rsidDel="00610CCB">
          <w:rPr>
            <w:rFonts w:hint="eastAsia"/>
          </w:rPr>
          <w:delText>形式</w:delText>
        </w:r>
      </w:del>
      <w:ins w:id="5810" w:author="IRK" w:date="2020-04-13T12:24:00Z">
        <w:r w:rsidR="00610CCB">
          <w:rPr>
            <w:rFonts w:hint="eastAsia"/>
          </w:rPr>
          <w:t>型</w:t>
        </w:r>
      </w:ins>
      <w:r w:rsidRPr="00F728C5">
        <w:rPr>
          <w:rFonts w:hint="eastAsia"/>
        </w:rPr>
        <w:t>を持っている。そのデータは</w:t>
      </w:r>
      <w:r w:rsidRPr="00F728C5">
        <w:t>JDK</w:t>
      </w:r>
      <w:r w:rsidRPr="00F728C5">
        <w:rPr>
          <w:rFonts w:hint="eastAsia"/>
        </w:rPr>
        <w:t>に含まれた</w:t>
      </w:r>
      <w:r w:rsidRPr="00F728C5">
        <w:rPr>
          <w:rStyle w:val="aff2"/>
          <w:rFonts w:asciiTheme="majorHAnsi" w:eastAsia="ＭＳ Ｐゴシック" w:hAnsiTheme="majorHAnsi" w:cstheme="majorHAnsi"/>
          <w:sz w:val="20"/>
          <w:szCs w:val="20"/>
        </w:rPr>
        <w:t>Map</w:t>
      </w:r>
      <w:r w:rsidRPr="00F728C5">
        <w:rPr>
          <w:rFonts w:hint="eastAsia"/>
        </w:rPr>
        <w:t>の場合もあれば、フレームワークの固有のクラスの場合もある。</w:t>
      </w:r>
    </w:p>
    <w:p w14:paraId="46EFEEDA" w14:textId="77777777" w:rsidR="001140F8" w:rsidRPr="007972F3" w:rsidRDefault="001140F8" w:rsidP="00F93119"/>
    <w:p w14:paraId="7DAAEED1" w14:textId="77012631" w:rsidR="006220AA" w:rsidRDefault="001140F8" w:rsidP="00F93119">
      <w:r w:rsidRPr="007972F3">
        <w:t>ルール</w:t>
      </w:r>
      <w:r w:rsidR="003A292C">
        <w:rPr>
          <w:rFonts w:hint="eastAsia"/>
        </w:rPr>
        <w:t>エンジン</w:t>
      </w:r>
      <w:r w:rsidRPr="007972F3">
        <w:t>は、アプリケーションフレームワークで使用するデータ</w:t>
      </w:r>
      <w:del w:id="5811" w:author="IRK" w:date="2020-04-13T12:24:00Z">
        <w:r w:rsidRPr="007972F3" w:rsidDel="00610CCB">
          <w:delText>形式</w:delText>
        </w:r>
      </w:del>
      <w:ins w:id="5812" w:author="IRK" w:date="2020-04-13T12:24:00Z">
        <w:r w:rsidR="00610CCB">
          <w:rPr>
            <w:rFonts w:hint="eastAsia"/>
          </w:rPr>
          <w:t>型</w:t>
        </w:r>
      </w:ins>
      <w:r w:rsidR="003A292C">
        <w:rPr>
          <w:rFonts w:hint="eastAsia"/>
        </w:rPr>
        <w:t>が</w:t>
      </w:r>
      <w:r w:rsidRPr="007972F3">
        <w:rPr>
          <w:rFonts w:hint="eastAsia"/>
        </w:rPr>
        <w:t>把握できないため</w:t>
      </w:r>
      <w:r w:rsidRPr="007972F3">
        <w:t>、ルール呼び出しのためには、アプリケーションフレームワークが使用するデータとルール</w:t>
      </w:r>
      <w:r w:rsidR="00253C19" w:rsidRPr="00253C19">
        <w:rPr>
          <w:rFonts w:hint="eastAsia"/>
        </w:rPr>
        <w:t>エンジン</w:t>
      </w:r>
      <w:r w:rsidRPr="007972F3">
        <w:t>が使用するデータ間の形式変換が必要である。そのため</w:t>
      </w:r>
      <w:r w:rsidRPr="00E612BC">
        <w:t>InnoRules</w:t>
      </w:r>
      <w:r w:rsidRPr="00E612BC">
        <w:t>では、</w:t>
      </w:r>
      <w:r w:rsidRPr="00E612BC">
        <w:t>com.innoexpert.rulesclient.ItemProvider</w:t>
      </w:r>
      <w:r w:rsidRPr="00E612BC">
        <w:t>と</w:t>
      </w:r>
      <w:r w:rsidRPr="00E612BC">
        <w:t>com.innoexpert.-rulesclient.Result</w:t>
      </w:r>
    </w:p>
    <w:p w14:paraId="2198CF06" w14:textId="5B919A91" w:rsidR="001140F8" w:rsidRPr="007972F3" w:rsidRDefault="001140F8" w:rsidP="00F93119">
      <w:r w:rsidRPr="00E612BC">
        <w:t>Consumer</w:t>
      </w:r>
      <w:r w:rsidRPr="00E612BC">
        <w:t>インタフ</w:t>
      </w:r>
      <w:r w:rsidRPr="007972F3">
        <w:t>ェースが用意されている</w:t>
      </w:r>
      <w:r w:rsidRPr="007972F3">
        <w:t>(</w:t>
      </w:r>
      <w:del w:id="5813" w:author="IRK" w:date="2020-03-13T10:25:00Z">
        <w:r w:rsidRPr="007972F3" w:rsidDel="001B0610">
          <w:delText xml:space="preserve">1.2.6 </w:delText>
        </w:r>
        <w:r w:rsidRPr="007972F3" w:rsidDel="001B0610">
          <w:rPr>
            <w:rFonts w:hint="eastAsia"/>
          </w:rPr>
          <w:delText xml:space="preserve">I/O </w:delText>
        </w:r>
        <w:r w:rsidRPr="007972F3" w:rsidDel="001B0610">
          <w:rPr>
            <w:rFonts w:hint="eastAsia"/>
          </w:rPr>
          <w:delText>アダプタ方式</w:delText>
        </w:r>
      </w:del>
      <w:ins w:id="5814" w:author="IRK" w:date="2020-03-13T10:25:00Z">
        <w:r w:rsidR="001B0610">
          <w:rPr>
            <w:rFonts w:hint="eastAsia"/>
          </w:rPr>
          <w:t>「</w:t>
        </w:r>
      </w:ins>
      <w:ins w:id="5815" w:author="IRK" w:date="2020-03-13T10:26:00Z">
        <w:r w:rsidR="001B0610">
          <w:fldChar w:fldCharType="begin"/>
        </w:r>
        <w:r w:rsidR="001B0610">
          <w:instrText xml:space="preserve"> </w:instrText>
        </w:r>
        <w:r w:rsidR="001B0610">
          <w:rPr>
            <w:rFonts w:hint="eastAsia"/>
          </w:rPr>
          <w:instrText>REF _Ref34987578 \r \h</w:instrText>
        </w:r>
        <w:r w:rsidR="001B0610">
          <w:instrText xml:space="preserve"> </w:instrText>
        </w:r>
      </w:ins>
      <w:r w:rsidR="001B0610">
        <w:fldChar w:fldCharType="separate"/>
      </w:r>
      <w:r w:rsidR="0092459D">
        <w:t xml:space="preserve">1.2.6 </w:t>
      </w:r>
      <w:ins w:id="5816" w:author="IRK" w:date="2020-03-13T10:26:00Z">
        <w:r w:rsidR="001B0610">
          <w:fldChar w:fldCharType="end"/>
        </w:r>
        <w:r w:rsidR="001B0610">
          <w:fldChar w:fldCharType="begin"/>
        </w:r>
        <w:r w:rsidR="001B0610">
          <w:instrText xml:space="preserve"> REF _Ref34987581 \h </w:instrText>
        </w:r>
      </w:ins>
      <w:r w:rsidR="001B0610">
        <w:fldChar w:fldCharType="separate"/>
      </w:r>
      <w:r w:rsidR="0092459D">
        <w:t>I/O</w:t>
      </w:r>
      <w:r w:rsidR="0092459D">
        <w:t>オブジェクト方式</w:t>
      </w:r>
      <w:ins w:id="5817" w:author="IRK" w:date="2020-03-13T10:26:00Z">
        <w:r w:rsidR="001B0610">
          <w:fldChar w:fldCharType="end"/>
        </w:r>
        <w:r w:rsidR="001B0610">
          <w:rPr>
            <w:rFonts w:hint="eastAsia"/>
          </w:rPr>
          <w:t>」</w:t>
        </w:r>
      </w:ins>
      <w:r w:rsidRPr="007972F3">
        <w:t>参照</w:t>
      </w:r>
      <w:r w:rsidRPr="007972F3">
        <w:t>)</w:t>
      </w:r>
      <w:r w:rsidRPr="007972F3">
        <w:t>。共通モジュール開発チームでこのインタフェースを利用し、フレームワークとルール</w:t>
      </w:r>
      <w:r w:rsidR="00253C19">
        <w:rPr>
          <w:rFonts w:hint="eastAsia"/>
        </w:rPr>
        <w:t>エンジン</w:t>
      </w:r>
      <w:r w:rsidRPr="007972F3">
        <w:t>のデータ変換モジュールを作成すれば、各開発者が直接データを変換する手間が省ける。</w:t>
      </w:r>
    </w:p>
    <w:p w14:paraId="7E4ADFD5" w14:textId="77777777" w:rsidR="001140F8" w:rsidRDefault="001140F8" w:rsidP="00F93119"/>
    <w:p w14:paraId="1979F999" w14:textId="77777777" w:rsidR="001140F8" w:rsidRDefault="001140F8" w:rsidP="00F93119">
      <w:pPr>
        <w:pStyle w:val="22"/>
      </w:pPr>
      <w:bookmarkStart w:id="5818" w:name="_Toc337456152"/>
      <w:bookmarkStart w:id="5819" w:name="_Toc385838796"/>
      <w:bookmarkStart w:id="5820" w:name="_Toc426449658"/>
      <w:bookmarkStart w:id="5821" w:name="_Toc426449754"/>
      <w:bookmarkStart w:id="5822" w:name="_Toc434858938"/>
      <w:bookmarkStart w:id="5823" w:name="_Toc34988314"/>
      <w:bookmarkStart w:id="5824" w:name="_Toc40799168"/>
      <w:r>
        <w:t>性能イシュー</w:t>
      </w:r>
      <w:bookmarkEnd w:id="5818"/>
      <w:bookmarkEnd w:id="5819"/>
      <w:bookmarkEnd w:id="5820"/>
      <w:bookmarkEnd w:id="5821"/>
      <w:bookmarkEnd w:id="5822"/>
      <w:bookmarkEnd w:id="5823"/>
      <w:bookmarkEnd w:id="5824"/>
    </w:p>
    <w:p w14:paraId="776928F0" w14:textId="278EF562" w:rsidR="001140F8" w:rsidRPr="007972F3" w:rsidRDefault="001140F8" w:rsidP="00F93119">
      <w:r w:rsidRPr="007972F3">
        <w:t>ルールの実行はアプリケーショントランザクションの一部の区間で行われ、アプリケーショントランザクションの性能低下はルール実行時間が長いことが原因である場合もあれば、ルールの実行とは</w:t>
      </w:r>
      <w:r w:rsidR="004616AD" w:rsidRPr="00AB2487">
        <w:rPr>
          <w:rFonts w:ascii="ＭＳ Ｐゴシック" w:hAnsi="ＭＳ Ｐゴシック" w:hint="eastAsia"/>
        </w:rPr>
        <w:t>まったく</w:t>
      </w:r>
      <w:r w:rsidRPr="00AB2487">
        <w:rPr>
          <w:rFonts w:ascii="ＭＳ Ｐゴシック" w:hAnsi="ＭＳ Ｐゴシック" w:hint="eastAsia"/>
        </w:rPr>
        <w:t>関</w:t>
      </w:r>
      <w:r w:rsidRPr="007972F3">
        <w:t>係がない場合もある。アプリケーショントランザクションの実行時間が長くかかる場合は、まずルールの性能に疑問を持ち、これに対する技術サポートを要求する前にアプリケーショントランザクションの区間別性能を確認することを</w:t>
      </w:r>
      <w:r w:rsidR="004616AD" w:rsidRPr="00AB2487">
        <w:rPr>
          <w:rFonts w:ascii="ＭＳ Ｐゴシック" w:hAnsi="ＭＳ Ｐゴシック" w:hint="eastAsia"/>
        </w:rPr>
        <w:t>推奨する</w:t>
      </w:r>
      <w:r w:rsidRPr="00AB2487">
        <w:rPr>
          <w:rFonts w:ascii="ＭＳ Ｐゴシック" w:hAnsi="ＭＳ Ｐゴシック" w:hint="eastAsia"/>
        </w:rPr>
        <w:t>。</w:t>
      </w:r>
      <w:r w:rsidRPr="007972F3">
        <w:t>その時、ルール呼び出しのための入力値を構成する時間はルール実行時間に含まれない。</w:t>
      </w:r>
    </w:p>
    <w:p w14:paraId="18546E89" w14:textId="77777777" w:rsidR="001140F8" w:rsidRPr="007972F3" w:rsidRDefault="001140F8" w:rsidP="00F93119"/>
    <w:p w14:paraId="7A212E3F" w14:textId="6F07090F" w:rsidR="001140F8" w:rsidRPr="007972F3" w:rsidRDefault="001140F8" w:rsidP="00F93119">
      <w:r w:rsidRPr="007972F3">
        <w:t>たまにアプリケーション全体に影響を与える要因がルールの実行性能に影響する場合がある。代表的な例が</w:t>
      </w:r>
      <w:r w:rsidRPr="007972F3">
        <w:t>Java</w:t>
      </w:r>
      <w:r w:rsidRPr="007972F3">
        <w:t>の</w:t>
      </w:r>
      <w:r w:rsidRPr="007972F3">
        <w:rPr>
          <w:rFonts w:hint="eastAsia"/>
        </w:rPr>
        <w:t>ヒ</w:t>
      </w:r>
      <w:r w:rsidRPr="007972F3">
        <w:t>ープ不足による問題である。アプリケーションまたはルールに特別な変化がないのに性能が低下した場合、アプリケーションのアーキテクトは</w:t>
      </w:r>
      <w:r w:rsidRPr="007972F3">
        <w:t>Java</w:t>
      </w:r>
      <w:r w:rsidRPr="007972F3">
        <w:t>のヒープまたは外部的な要因を先に確認する必要がある。</w:t>
      </w:r>
    </w:p>
    <w:p w14:paraId="65F814BB" w14:textId="77777777" w:rsidR="001140F8" w:rsidRDefault="001140F8" w:rsidP="00F93119">
      <w:bookmarkStart w:id="5825" w:name="_Toc337456153"/>
      <w:bookmarkStart w:id="5826" w:name="_Toc385838797"/>
      <w:bookmarkStart w:id="5827" w:name="_Toc426449659"/>
      <w:bookmarkStart w:id="5828" w:name="_Toc426449755"/>
    </w:p>
    <w:p w14:paraId="79402EDC" w14:textId="77777777" w:rsidR="001140F8" w:rsidRDefault="001140F8" w:rsidP="00F93119">
      <w:pPr>
        <w:pStyle w:val="22"/>
      </w:pPr>
      <w:bookmarkStart w:id="5829" w:name="_Toc434858939"/>
      <w:bookmarkStart w:id="5830" w:name="_Toc34988315"/>
      <w:bookmarkStart w:id="5831" w:name="_Toc40799169"/>
      <w:r>
        <w:t>業務実装におけるルールカバレッジのイシュー</w:t>
      </w:r>
      <w:bookmarkEnd w:id="5825"/>
      <w:bookmarkEnd w:id="5826"/>
      <w:bookmarkEnd w:id="5827"/>
      <w:bookmarkEnd w:id="5828"/>
      <w:bookmarkEnd w:id="5829"/>
      <w:bookmarkEnd w:id="5830"/>
      <w:bookmarkEnd w:id="5831"/>
    </w:p>
    <w:p w14:paraId="2E52A176" w14:textId="6086FF9A" w:rsidR="001140F8" w:rsidRDefault="001140F8" w:rsidP="00F93119">
      <w:r>
        <w:t>ロジック管理の容易</w:t>
      </w:r>
      <w:r w:rsidR="003A292C">
        <w:rPr>
          <w:rFonts w:hint="eastAsia"/>
        </w:rPr>
        <w:t>性</w:t>
      </w:r>
      <w:r>
        <w:t>、迅速</w:t>
      </w:r>
      <w:r w:rsidR="003A292C">
        <w:rPr>
          <w:rFonts w:hint="eastAsia"/>
        </w:rPr>
        <w:t>性</w:t>
      </w:r>
      <w:r>
        <w:t>、可読性が</w:t>
      </w:r>
      <w:r>
        <w:t>InnoRules</w:t>
      </w:r>
      <w:r>
        <w:t>ルール</w:t>
      </w:r>
      <w:r w:rsidR="00552441">
        <w:rPr>
          <w:rFonts w:hint="eastAsia"/>
        </w:rPr>
        <w:t>エンジン</w:t>
      </w:r>
      <w:r>
        <w:t>の</w:t>
      </w:r>
      <w:r w:rsidR="003A292C">
        <w:rPr>
          <w:rFonts w:hint="eastAsia"/>
        </w:rPr>
        <w:t>メリット</w:t>
      </w:r>
      <w:r>
        <w:t>である。反面、ルール</w:t>
      </w:r>
      <w:r w:rsidR="00552441">
        <w:rPr>
          <w:rFonts w:hint="eastAsia"/>
        </w:rPr>
        <w:t>エンジン</w:t>
      </w:r>
      <w:r>
        <w:t>はプログラミング言語</w:t>
      </w:r>
      <w:r>
        <w:rPr>
          <w:rFonts w:hint="eastAsia"/>
        </w:rPr>
        <w:t>と比較し</w:t>
      </w:r>
      <w:r>
        <w:t>、ロジック実装の柔軟性</w:t>
      </w:r>
      <w:r>
        <w:rPr>
          <w:rFonts w:hint="eastAsia"/>
        </w:rPr>
        <w:t>および</w:t>
      </w:r>
      <w:r>
        <w:t>性能が</w:t>
      </w:r>
      <w:r>
        <w:rPr>
          <w:rFonts w:hint="eastAsia"/>
        </w:rPr>
        <w:t>低い</w:t>
      </w:r>
      <w:r>
        <w:t>。アプリケーションアーキテクトは、それぞれの</w:t>
      </w:r>
      <w:r w:rsidR="003A292C">
        <w:rPr>
          <w:rFonts w:hint="eastAsia"/>
        </w:rPr>
        <w:t>メリット</w:t>
      </w:r>
      <w:r>
        <w:t>を</w:t>
      </w:r>
      <w:r w:rsidR="003A292C">
        <w:rPr>
          <w:rFonts w:hint="eastAsia"/>
        </w:rPr>
        <w:t>活かせる</w:t>
      </w:r>
      <w:r>
        <w:t>ようにビジネスルールとプログラミング言語を</w:t>
      </w:r>
      <w:r>
        <w:rPr>
          <w:rFonts w:hint="eastAsia"/>
        </w:rPr>
        <w:t>適切に</w:t>
      </w:r>
      <w:r>
        <w:t>組み合わせる必要がある。</w:t>
      </w:r>
    </w:p>
    <w:p w14:paraId="3309094E" w14:textId="77777777" w:rsidR="001140F8" w:rsidRPr="00C64EBA" w:rsidRDefault="001140F8" w:rsidP="00F93119"/>
    <w:p w14:paraId="7CB6BC37" w14:textId="394C2577" w:rsidR="001140F8" w:rsidRDefault="004616AD" w:rsidP="00F93119">
      <w:r w:rsidRPr="00AB2487">
        <w:rPr>
          <w:rFonts w:ascii="ＭＳ Ｐゴシック" w:hAnsi="ＭＳ Ｐゴシック" w:hint="eastAsia"/>
        </w:rPr>
        <w:t>多く</w:t>
      </w:r>
      <w:r w:rsidR="001140F8" w:rsidRPr="00AB2487">
        <w:rPr>
          <w:rFonts w:ascii="ＭＳ Ｐゴシック" w:hAnsi="ＭＳ Ｐゴシック" w:hint="eastAsia"/>
        </w:rPr>
        <w:t>の</w:t>
      </w:r>
      <w:r w:rsidR="001140F8">
        <w:t>プロジェクトで業務分野と開発ツールを同一視して該当の業務全体をルールで実装し、性能や</w:t>
      </w:r>
      <w:r w:rsidR="001140F8">
        <w:rPr>
          <w:rFonts w:hint="eastAsia"/>
        </w:rPr>
        <w:t>保守作業</w:t>
      </w:r>
      <w:r w:rsidR="001140F8">
        <w:t>の問題がよく発生する。開発段階</w:t>
      </w:r>
      <w:r w:rsidR="001140F8">
        <w:rPr>
          <w:rFonts w:hint="eastAsia"/>
        </w:rPr>
        <w:t>で</w:t>
      </w:r>
      <w:r w:rsidR="001140F8">
        <w:t>、ルール単位、業務単位、トランザクション単位で性能テストを行い、適切な性能</w:t>
      </w:r>
      <w:r w:rsidR="001140F8">
        <w:rPr>
          <w:rFonts w:hint="eastAsia"/>
        </w:rPr>
        <w:t>および</w:t>
      </w:r>
      <w:r w:rsidR="001140F8">
        <w:t>業務を分配してプロジェクトの遅延を防ぐことができる。</w:t>
      </w:r>
    </w:p>
    <w:p w14:paraId="095F83BE" w14:textId="79CBD7EE" w:rsidR="004E7CFF" w:rsidRDefault="004E7CFF" w:rsidP="00F93119">
      <w:r>
        <w:br w:type="page"/>
      </w:r>
    </w:p>
    <w:p w14:paraId="304DC9F2" w14:textId="77777777" w:rsidR="001140F8" w:rsidRDefault="001140F8" w:rsidP="00F93119">
      <w:pPr>
        <w:pStyle w:val="st1"/>
      </w:pPr>
      <w:bookmarkStart w:id="5832" w:name="_Toc385838798"/>
      <w:bookmarkStart w:id="5833" w:name="_Toc426449660"/>
      <w:bookmarkStart w:id="5834" w:name="_Toc426449756"/>
      <w:bookmarkStart w:id="5835" w:name="_Toc434858940"/>
      <w:bookmarkStart w:id="5836" w:name="_Toc34988316"/>
      <w:r>
        <w:t>ユーザ定義関数</w:t>
      </w:r>
      <w:r>
        <w:t>API</w:t>
      </w:r>
      <w:bookmarkEnd w:id="5832"/>
      <w:bookmarkEnd w:id="5833"/>
      <w:bookmarkEnd w:id="5834"/>
      <w:bookmarkEnd w:id="5835"/>
      <w:bookmarkEnd w:id="5836"/>
    </w:p>
    <w:p w14:paraId="33490C0D" w14:textId="61A3E45B" w:rsidR="001140F8" w:rsidRPr="007972F3" w:rsidRDefault="001140F8" w:rsidP="00F93119">
      <w:r w:rsidRPr="007972F3">
        <w:t>組み込み関数のようなルール関数が作成できる</w:t>
      </w:r>
      <w:r w:rsidRPr="007972F3">
        <w:t>API</w:t>
      </w:r>
      <w:r w:rsidRPr="007972F3">
        <w:t>が提供される。このように作成されたルール関数をユーザ定義関数と</w:t>
      </w:r>
      <w:r w:rsidR="00800E76">
        <w:rPr>
          <w:rFonts w:hint="eastAsia"/>
        </w:rPr>
        <w:t>言い</w:t>
      </w:r>
      <w:r w:rsidRPr="007972F3">
        <w:t>、この</w:t>
      </w:r>
      <w:r w:rsidRPr="007972F3">
        <w:t>API</w:t>
      </w:r>
      <w:r w:rsidRPr="007972F3">
        <w:t>をユーザ定義関数</w:t>
      </w:r>
      <w:r w:rsidRPr="007972F3">
        <w:t>API</w:t>
      </w:r>
      <w:r w:rsidRPr="007972F3">
        <w:t>と</w:t>
      </w:r>
      <w:r w:rsidR="00800E76">
        <w:rPr>
          <w:rFonts w:hint="eastAsia"/>
        </w:rPr>
        <w:t>言う</w:t>
      </w:r>
      <w:r w:rsidRPr="007972F3">
        <w:t>。ユーザ定義関数には名前が付与され、この名前を利用して組み込み関数のようにルール表現式の中で使用できる。ユーザ定義関数</w:t>
      </w:r>
      <w:r w:rsidRPr="007972F3">
        <w:t>API</w:t>
      </w:r>
      <w:r w:rsidRPr="007972F3">
        <w:t>は関数の実行コードを作成する方法のみでなく、関数に名前を付与して関数に引き渡されたパラメータが関数の</w:t>
      </w:r>
      <w:r w:rsidRPr="007972F3">
        <w:rPr>
          <w:rFonts w:hint="eastAsia"/>
        </w:rPr>
        <w:t>仕様</w:t>
      </w:r>
      <w:r w:rsidRPr="007972F3">
        <w:t>(specification)</w:t>
      </w:r>
      <w:r w:rsidRPr="007972F3">
        <w:t>に</w:t>
      </w:r>
      <w:r w:rsidR="00800E76">
        <w:rPr>
          <w:rFonts w:hint="eastAsia"/>
        </w:rPr>
        <w:t>準拠</w:t>
      </w:r>
      <w:r w:rsidRPr="007972F3">
        <w:t>しているかどうかをチェックする方法も提供する。</w:t>
      </w:r>
    </w:p>
    <w:p w14:paraId="14601EF9" w14:textId="77777777" w:rsidR="001140F8" w:rsidRDefault="001140F8" w:rsidP="00F93119"/>
    <w:p w14:paraId="4690FE8A" w14:textId="1F242362" w:rsidR="001140F8" w:rsidRDefault="00DC2459" w:rsidP="00F93119">
      <w:del w:id="5837" w:author="IRK" w:date="2020-03-12T14:39:00Z">
        <w:r w:rsidDel="00A55E2C">
          <w:rPr>
            <w:rFonts w:hint="eastAsia"/>
          </w:rPr>
          <w:delText>以下</w:delText>
        </w:r>
      </w:del>
      <w:ins w:id="5838" w:author="IRK" w:date="2020-03-12T14:39:00Z">
        <w:r w:rsidR="00A55E2C">
          <w:rPr>
            <w:rFonts w:hint="eastAsia"/>
          </w:rPr>
          <w:t>次</w:t>
        </w:r>
      </w:ins>
      <w:r w:rsidR="001140F8">
        <w:t>のロジックをユーザ定義関数で実装すると効果的である。</w:t>
      </w:r>
    </w:p>
    <w:p w14:paraId="4381C3EE" w14:textId="6BA03B2C" w:rsidR="001140F8" w:rsidRPr="007972F3" w:rsidRDefault="001140F8">
      <w:pPr>
        <w:pStyle w:val="10"/>
        <w:pPrChange w:id="5839" w:author="IRK" w:date="2020-05-11T10:58:00Z">
          <w:pPr>
            <w:pStyle w:val="a8"/>
            <w:ind w:left="784"/>
          </w:pPr>
        </w:pPrChange>
      </w:pPr>
      <w:r w:rsidRPr="007972F3">
        <w:t>変更されない複雑なロジック</w:t>
      </w:r>
      <w:r w:rsidR="00290BDE">
        <w:rPr>
          <w:rFonts w:eastAsia="Malgun Gothic" w:hint="eastAsia"/>
        </w:rPr>
        <w:t>:</w:t>
      </w:r>
      <w:r w:rsidRPr="007972F3">
        <w:t>ルールの表現を単純にし、可読性を向上させることができる。</w:t>
      </w:r>
    </w:p>
    <w:p w14:paraId="64466C75" w14:textId="56517310" w:rsidR="001140F8" w:rsidRPr="007972F3" w:rsidRDefault="001140F8">
      <w:pPr>
        <w:pStyle w:val="10"/>
        <w:pPrChange w:id="5840" w:author="IRK" w:date="2020-05-11T10:58:00Z">
          <w:pPr>
            <w:pStyle w:val="a8"/>
            <w:ind w:left="784"/>
          </w:pPr>
        </w:pPrChange>
      </w:pPr>
      <w:r w:rsidRPr="007972F3">
        <w:t>既に作成されたプログラムモジュールの呼び出し</w:t>
      </w:r>
      <w:r w:rsidR="00290BDE">
        <w:rPr>
          <w:rFonts w:hint="eastAsia"/>
        </w:rPr>
        <w:t>:</w:t>
      </w:r>
      <w:r w:rsidRPr="007972F3">
        <w:t>既に作成されたアプリケーションリソースをルールで活用できる。異種</w:t>
      </w:r>
      <w:r w:rsidR="004616AD" w:rsidRPr="00AB2487">
        <w:rPr>
          <w:rFonts w:ascii="ＭＳ Ｐゴシック" w:hAnsi="ＭＳ Ｐゴシック" w:hint="eastAsia"/>
        </w:rPr>
        <w:t>の</w:t>
      </w:r>
      <w:r w:rsidRPr="00AB2487">
        <w:rPr>
          <w:rFonts w:ascii="ＭＳ Ｐゴシック" w:hAnsi="ＭＳ Ｐゴシック" w:hint="eastAsia"/>
        </w:rPr>
        <w:t>プ</w:t>
      </w:r>
      <w:r w:rsidRPr="007972F3">
        <w:t>ログラムモジュールも呼び出すことができる。</w:t>
      </w:r>
      <w:r w:rsidRPr="007972F3">
        <w:rPr>
          <w:rFonts w:hint="eastAsia"/>
        </w:rPr>
        <w:t>ただし</w:t>
      </w:r>
      <w:r w:rsidRPr="007972F3">
        <w:t>、</w:t>
      </w:r>
      <w:r w:rsidRPr="007972F3">
        <w:t>JNI(Java Naming Interface)</w:t>
      </w:r>
      <w:r w:rsidRPr="007972F3">
        <w:t>などを利用して</w:t>
      </w:r>
      <w:r w:rsidRPr="007972F3">
        <w:t>Java</w:t>
      </w:r>
      <w:r w:rsidRPr="007972F3">
        <w:t>アプリケーションで呼び出</w:t>
      </w:r>
      <w:r w:rsidR="00DC2459">
        <w:rPr>
          <w:rFonts w:hint="eastAsia"/>
        </w:rPr>
        <w:t>す必要がある</w:t>
      </w:r>
      <w:r w:rsidRPr="007972F3">
        <w:t>。</w:t>
      </w:r>
    </w:p>
    <w:p w14:paraId="7CBBAD07" w14:textId="554FEF92" w:rsidR="001140F8" w:rsidRPr="007972F3" w:rsidRDefault="001140F8">
      <w:pPr>
        <w:pStyle w:val="10"/>
        <w:pPrChange w:id="5841" w:author="IRK" w:date="2020-05-11T10:58:00Z">
          <w:pPr>
            <w:pStyle w:val="a8"/>
            <w:ind w:left="784"/>
          </w:pPr>
        </w:pPrChange>
      </w:pPr>
      <w:r w:rsidRPr="007972F3">
        <w:t>組み込み関数オーバーライド</w:t>
      </w:r>
      <w:r w:rsidR="00290BDE">
        <w:rPr>
          <w:rFonts w:eastAsia="Malgun Gothic" w:hint="eastAsia"/>
        </w:rPr>
        <w:t>:</w:t>
      </w:r>
      <w:r w:rsidRPr="007972F3">
        <w:t>組み込み関数の動作方式を変更する時に、組み込み関数と</w:t>
      </w:r>
      <w:r w:rsidRPr="007972F3">
        <w:rPr>
          <w:rFonts w:hint="eastAsia"/>
        </w:rPr>
        <w:t>同一名称の</w:t>
      </w:r>
      <w:r w:rsidRPr="007972F3">
        <w:t>ユーザ定義関数を作成して</w:t>
      </w:r>
      <w:r w:rsidR="004616AD" w:rsidRPr="00AB2487">
        <w:rPr>
          <w:rFonts w:ascii="ＭＳ Ｐゴシック" w:hAnsi="ＭＳ Ｐゴシック" w:hint="eastAsia"/>
        </w:rPr>
        <w:t>、</w:t>
      </w:r>
      <w:r w:rsidR="001C0C3E">
        <w:rPr>
          <w:rFonts w:hint="eastAsia"/>
        </w:rPr>
        <w:t>こ</w:t>
      </w:r>
      <w:r w:rsidRPr="007972F3">
        <w:t>れ</w:t>
      </w:r>
      <w:r w:rsidR="000101FB">
        <w:rPr>
          <w:rFonts w:hint="eastAsia"/>
        </w:rPr>
        <w:t>が</w:t>
      </w:r>
      <w:r w:rsidRPr="007972F3">
        <w:t>オーバーライドできる。</w:t>
      </w:r>
    </w:p>
    <w:p w14:paraId="46E9CE4B" w14:textId="77777777" w:rsidR="001140F8" w:rsidRDefault="001140F8" w:rsidP="00F93119"/>
    <w:p w14:paraId="129BEAB1" w14:textId="76A6985D" w:rsidR="001140F8" w:rsidRPr="007972F3" w:rsidRDefault="001140F8" w:rsidP="00F93119">
      <w:r w:rsidRPr="007972F3">
        <w:t>作成されたユーザ定義関数のコードは、ルール</w:t>
      </w:r>
      <w:r w:rsidR="00552441">
        <w:rPr>
          <w:rFonts w:hint="eastAsia"/>
        </w:rPr>
        <w:t>エンジン</w:t>
      </w:r>
      <w:r w:rsidRPr="007972F3">
        <w:t>またはルールビルダーサーバと</w:t>
      </w:r>
      <w:r w:rsidRPr="007972F3">
        <w:rPr>
          <w:rFonts w:hint="eastAsia"/>
        </w:rPr>
        <w:t>同一</w:t>
      </w:r>
      <w:r w:rsidRPr="007972F3">
        <w:t>JVM</w:t>
      </w:r>
      <w:r w:rsidRPr="007972F3">
        <w:t>で実行される</w:t>
      </w:r>
      <w:r w:rsidRPr="007972F3">
        <w:rPr>
          <w:rFonts w:hint="eastAsia"/>
        </w:rPr>
        <w:t>ため</w:t>
      </w:r>
      <w:r w:rsidRPr="007972F3">
        <w:t>、</w:t>
      </w:r>
      <w:r w:rsidRPr="007972F3">
        <w:t>JavaAPI</w:t>
      </w:r>
      <w:r w:rsidRPr="007972F3">
        <w:t>のみ提供される。他のプログラミング言語で作成されたユーザコードを実行するためには、</w:t>
      </w:r>
      <w:r w:rsidRPr="007972F3">
        <w:t>JNI</w:t>
      </w:r>
      <w:r w:rsidRPr="007972F3">
        <w:t>を利用してユーザ定義関数</w:t>
      </w:r>
      <w:r w:rsidRPr="007972F3">
        <w:rPr>
          <w:rFonts w:hint="eastAsia"/>
        </w:rPr>
        <w:t>の</w:t>
      </w:r>
      <w:r w:rsidRPr="007972F3">
        <w:t>作成</w:t>
      </w:r>
      <w:r w:rsidR="000101FB">
        <w:rPr>
          <w:rFonts w:hint="eastAsia"/>
        </w:rPr>
        <w:t>または</w:t>
      </w:r>
      <w:r w:rsidRPr="007972F3">
        <w:t>、コールバック</w:t>
      </w:r>
      <w:r w:rsidRPr="007972F3">
        <w:t>API</w:t>
      </w:r>
      <w:r w:rsidRPr="007972F3">
        <w:t>を利用する必要がある。コールバック</w:t>
      </w:r>
      <w:r w:rsidRPr="007972F3">
        <w:t>API</w:t>
      </w:r>
      <w:r w:rsidRPr="007972F3">
        <w:t>はルールサービス</w:t>
      </w:r>
      <w:r w:rsidRPr="007972F3">
        <w:t>API</w:t>
      </w:r>
      <w:r w:rsidRPr="007972F3">
        <w:t>に含まれている。</w:t>
      </w:r>
    </w:p>
    <w:p w14:paraId="02873ACE" w14:textId="77777777" w:rsidR="001140F8" w:rsidRDefault="001140F8" w:rsidP="00F93119"/>
    <w:p w14:paraId="18E7B4A6" w14:textId="77777777" w:rsidR="00552441" w:rsidRDefault="00552441" w:rsidP="00F93119">
      <w:pPr>
        <w:pStyle w:val="11"/>
        <w:rPr>
          <w:rFonts w:eastAsia="Malgun Gothic"/>
        </w:rPr>
      </w:pPr>
      <w:bookmarkStart w:id="5842" w:name="_Ref34988083"/>
      <w:bookmarkStart w:id="5843" w:name="_Ref34988085"/>
      <w:bookmarkStart w:id="5844" w:name="_Toc34988317"/>
      <w:bookmarkStart w:id="5845" w:name="_Toc40799170"/>
      <w:r>
        <w:rPr>
          <w:rFonts w:hint="eastAsia"/>
        </w:rPr>
        <w:t>必要なライブラリ</w:t>
      </w:r>
      <w:bookmarkEnd w:id="5842"/>
      <w:bookmarkEnd w:id="5843"/>
      <w:bookmarkEnd w:id="5844"/>
      <w:bookmarkEnd w:id="5845"/>
    </w:p>
    <w:p w14:paraId="0C0A068C" w14:textId="77777777" w:rsidR="00552441" w:rsidRPr="00552441" w:rsidRDefault="00552441" w:rsidP="00F93119">
      <w:pPr>
        <w:pStyle w:val="22"/>
        <w:rPr>
          <w:rFonts w:eastAsia="Malgun Gothic"/>
        </w:rPr>
      </w:pPr>
      <w:bookmarkStart w:id="5846" w:name="_Toc34988318"/>
      <w:bookmarkStart w:id="5847" w:name="_Toc40799171"/>
      <w:r>
        <w:rPr>
          <w:rFonts w:hint="eastAsia"/>
        </w:rPr>
        <w:t>ビルドライブラリ</w:t>
      </w:r>
      <w:bookmarkEnd w:id="5846"/>
      <w:bookmarkEnd w:id="5847"/>
    </w:p>
    <w:p w14:paraId="77A9E2DA" w14:textId="77777777" w:rsidR="00552441" w:rsidRPr="007972F3" w:rsidRDefault="00552441" w:rsidP="00F93119"/>
    <w:p w14:paraId="4B70B5AA" w14:textId="7729C7C8" w:rsidR="001140F8" w:rsidRPr="007972F3" w:rsidRDefault="001140F8" w:rsidP="00F93119">
      <w:r w:rsidRPr="007972F3">
        <w:t>ユーザ定義関数</w:t>
      </w:r>
      <w:r w:rsidRPr="007972F3">
        <w:t>API</w:t>
      </w:r>
      <w:r w:rsidR="00530698">
        <w:rPr>
          <w:rFonts w:hint="eastAsia"/>
        </w:rPr>
        <w:t>は</w:t>
      </w:r>
      <w:r w:rsidRPr="00552441">
        <w:t>innorulesj.jar</w:t>
      </w:r>
      <w:r w:rsidRPr="007972F3">
        <w:t>に含まれている。</w:t>
      </w:r>
      <w:r w:rsidR="00445EA4">
        <w:rPr>
          <w:rFonts w:hint="eastAsia"/>
        </w:rPr>
        <w:t>したがって</w:t>
      </w:r>
      <w:r w:rsidRPr="007972F3">
        <w:t>、ユーザ定義関数を作成するためには</w:t>
      </w:r>
      <w:r w:rsidRPr="00552441">
        <w:t>innorulesj.jar</w:t>
      </w:r>
      <w:r w:rsidRPr="007972F3">
        <w:t>をビルド</w:t>
      </w:r>
      <w:r w:rsidR="004616AD" w:rsidRPr="00AB2487">
        <w:rPr>
          <w:rFonts w:ascii="ＭＳ Ｐゴシック" w:hAnsi="ＭＳ Ｐゴシック" w:hint="eastAsia"/>
        </w:rPr>
        <w:t>パス</w:t>
      </w:r>
      <w:r w:rsidRPr="007972F3">
        <w:t>に含</w:t>
      </w:r>
      <w:r w:rsidR="00024BE0">
        <w:rPr>
          <w:rFonts w:hint="eastAsia"/>
        </w:rPr>
        <w:t>む</w:t>
      </w:r>
      <w:r w:rsidRPr="007972F3">
        <w:t>必要がある。作成される関数がサードパーティライブラリを使用する</w:t>
      </w:r>
      <w:r w:rsidRPr="007972F3">
        <w:rPr>
          <w:rFonts w:hint="eastAsia"/>
        </w:rPr>
        <w:t>場合</w:t>
      </w:r>
      <w:r w:rsidRPr="007972F3">
        <w:t>、該当のライブラリもビルダー</w:t>
      </w:r>
      <w:r w:rsidR="004616AD" w:rsidRPr="00AB2487">
        <w:rPr>
          <w:rFonts w:ascii="ＭＳ Ｐゴシック" w:hAnsi="ＭＳ Ｐゴシック" w:hint="eastAsia"/>
        </w:rPr>
        <w:t>パス</w:t>
      </w:r>
      <w:r w:rsidRPr="00AB2487">
        <w:rPr>
          <w:rFonts w:ascii="ＭＳ Ｐゴシック" w:hAnsi="ＭＳ Ｐゴシック" w:hint="eastAsia"/>
        </w:rPr>
        <w:t>に</w:t>
      </w:r>
      <w:r w:rsidRPr="007972F3">
        <w:t>含</w:t>
      </w:r>
      <w:r w:rsidR="00F40656">
        <w:rPr>
          <w:rFonts w:hint="eastAsia"/>
        </w:rPr>
        <w:t>む</w:t>
      </w:r>
      <w:r w:rsidRPr="007972F3">
        <w:t>。</w:t>
      </w:r>
    </w:p>
    <w:p w14:paraId="3DF606F6" w14:textId="77777777" w:rsidR="001140F8" w:rsidRDefault="001140F8" w:rsidP="00F93119"/>
    <w:p w14:paraId="2275DACB" w14:textId="77777777" w:rsidR="00552441" w:rsidRDefault="00552441" w:rsidP="00F93119">
      <w:pPr>
        <w:pStyle w:val="22"/>
        <w:rPr>
          <w:rFonts w:eastAsia="Malgun Gothic"/>
        </w:rPr>
      </w:pPr>
      <w:bookmarkStart w:id="5848" w:name="_Toc34988319"/>
      <w:bookmarkStart w:id="5849" w:name="_Toc40799172"/>
      <w:r>
        <w:rPr>
          <w:rFonts w:hint="eastAsia"/>
        </w:rPr>
        <w:t>ランタイムライブラリ</w:t>
      </w:r>
      <w:bookmarkEnd w:id="5848"/>
      <w:bookmarkEnd w:id="5849"/>
    </w:p>
    <w:p w14:paraId="1E5765E8" w14:textId="0E5C9E65" w:rsidR="00552441" w:rsidRDefault="00552441" w:rsidP="00F93119">
      <w:r>
        <w:rPr>
          <w:rFonts w:hint="eastAsia"/>
        </w:rPr>
        <w:t>ユーザ定義関数</w:t>
      </w:r>
      <w:r w:rsidR="00530698">
        <w:rPr>
          <w:rFonts w:hint="eastAsia"/>
        </w:rPr>
        <w:t>はルールエンジンまたはルールビルダーサーバ</w:t>
      </w:r>
      <w:r w:rsidR="00F40656">
        <w:rPr>
          <w:rFonts w:hint="eastAsia"/>
        </w:rPr>
        <w:t>を</w:t>
      </w:r>
      <w:r w:rsidR="00530698">
        <w:rPr>
          <w:rFonts w:hint="eastAsia"/>
        </w:rPr>
        <w:t>含</w:t>
      </w:r>
      <w:r w:rsidR="00F40656">
        <w:rPr>
          <w:rFonts w:hint="eastAsia"/>
        </w:rPr>
        <w:t>む</w:t>
      </w:r>
      <w:r w:rsidR="00530698">
        <w:rPr>
          <w:rFonts w:hint="eastAsia"/>
        </w:rPr>
        <w:t>ルールランタイムシステム内で動作する。このランタイムには既にユーザ定義関数が動作できるイノルールズライブラリがすべて含まれているためユーザ定義関数を使用する</w:t>
      </w:r>
      <w:r w:rsidR="00D314CB" w:rsidRPr="00D314CB">
        <w:rPr>
          <w:rFonts w:hint="eastAsia"/>
        </w:rPr>
        <w:t>ため</w:t>
      </w:r>
      <w:r w:rsidR="00530698">
        <w:rPr>
          <w:rFonts w:hint="eastAsia"/>
        </w:rPr>
        <w:t>に別のランタイムライブラリを追加する必要はない。ただし、ユーザ定義関数がサードパーティライブラリを使用する場合、ルールランタイムシステムのクラス</w:t>
      </w:r>
      <w:r w:rsidR="004616AD" w:rsidRPr="00AB2487">
        <w:rPr>
          <w:rFonts w:ascii="ＭＳ Ｐゴシック" w:hAnsi="ＭＳ Ｐゴシック" w:hint="eastAsia"/>
        </w:rPr>
        <w:t>パス</w:t>
      </w:r>
      <w:r w:rsidR="00530698" w:rsidRPr="00AB2487">
        <w:rPr>
          <w:rFonts w:ascii="ＭＳ Ｐゴシック" w:hAnsi="ＭＳ Ｐゴシック" w:hint="eastAsia"/>
        </w:rPr>
        <w:t>に</w:t>
      </w:r>
      <w:r w:rsidR="00530698">
        <w:rPr>
          <w:rFonts w:hint="eastAsia"/>
        </w:rPr>
        <w:t>このライブラリを追加する必要がある。</w:t>
      </w:r>
    </w:p>
    <w:p w14:paraId="19ED25B0" w14:textId="77777777" w:rsidR="00530698" w:rsidRPr="00552441" w:rsidRDefault="00530698" w:rsidP="00F93119"/>
    <w:p w14:paraId="39CB9174" w14:textId="77777777" w:rsidR="001140F8" w:rsidRDefault="001140F8" w:rsidP="00F93119">
      <w:pPr>
        <w:pStyle w:val="11"/>
      </w:pPr>
      <w:bookmarkStart w:id="5850" w:name="_Toc385838802"/>
      <w:bookmarkStart w:id="5851" w:name="_Toc426449664"/>
      <w:bookmarkStart w:id="5852" w:name="_Toc426449760"/>
      <w:bookmarkStart w:id="5853" w:name="_Toc434858941"/>
      <w:bookmarkStart w:id="5854" w:name="_Ref34988125"/>
      <w:bookmarkStart w:id="5855" w:name="_Ref34988127"/>
      <w:bookmarkStart w:id="5856" w:name="_Toc34988320"/>
      <w:bookmarkStart w:id="5857" w:name="_Toc40799173"/>
      <w:r>
        <w:t>簡単な例</w:t>
      </w:r>
      <w:bookmarkEnd w:id="5850"/>
      <w:bookmarkEnd w:id="5851"/>
      <w:bookmarkEnd w:id="5852"/>
      <w:bookmarkEnd w:id="5853"/>
      <w:bookmarkEnd w:id="5854"/>
      <w:bookmarkEnd w:id="5855"/>
      <w:bookmarkEnd w:id="5856"/>
      <w:bookmarkEnd w:id="5857"/>
    </w:p>
    <w:p w14:paraId="5197D1AD" w14:textId="77777777" w:rsidR="001140F8" w:rsidRDefault="001140F8" w:rsidP="00F93119">
      <w:r>
        <w:t>本章では階乗計算を行うユーザ定義関数を作成し、ルールランタイムシステムに反映させた後、テストするプロセスを簡単に説明する。</w:t>
      </w:r>
    </w:p>
    <w:p w14:paraId="4FD624F3" w14:textId="77777777" w:rsidR="001140F8" w:rsidRPr="007972F3" w:rsidRDefault="001140F8" w:rsidP="00F93119">
      <w:pPr>
        <w:pStyle w:val="22"/>
      </w:pPr>
      <w:bookmarkStart w:id="5858" w:name="_Toc464754297"/>
      <w:bookmarkStart w:id="5859" w:name="_Toc465000446"/>
      <w:bookmarkStart w:id="5860" w:name="_Toc385838803"/>
      <w:bookmarkStart w:id="5861" w:name="_Toc426449665"/>
      <w:bookmarkStart w:id="5862" w:name="_Toc426449761"/>
      <w:bookmarkStart w:id="5863" w:name="_Toc434858942"/>
      <w:bookmarkStart w:id="5864" w:name="_Ref34922396"/>
      <w:bookmarkStart w:id="5865" w:name="_Ref34922399"/>
      <w:bookmarkStart w:id="5866" w:name="_Toc34988321"/>
      <w:bookmarkStart w:id="5867" w:name="_Toc40799174"/>
      <w:bookmarkEnd w:id="5858"/>
      <w:bookmarkEnd w:id="5859"/>
      <w:r w:rsidRPr="007972F3">
        <w:t>関数の原型</w:t>
      </w:r>
      <w:bookmarkEnd w:id="5860"/>
      <w:r w:rsidRPr="007972F3">
        <w:t>(Prototype)</w:t>
      </w:r>
      <w:bookmarkEnd w:id="5861"/>
      <w:bookmarkEnd w:id="5862"/>
      <w:bookmarkEnd w:id="5863"/>
      <w:bookmarkEnd w:id="5864"/>
      <w:bookmarkEnd w:id="5865"/>
      <w:bookmarkEnd w:id="5866"/>
      <w:bookmarkEnd w:id="5867"/>
    </w:p>
    <w:p w14:paraId="65547171" w14:textId="1B8F9CC7" w:rsidR="001140F8" w:rsidRPr="007972F3" w:rsidRDefault="001140F8" w:rsidP="00F93119">
      <w:r w:rsidRPr="007972F3">
        <w:t>作成</w:t>
      </w:r>
      <w:r w:rsidRPr="007972F3">
        <w:rPr>
          <w:rFonts w:hint="eastAsia"/>
        </w:rPr>
        <w:t>する</w:t>
      </w:r>
      <w:r w:rsidRPr="007972F3">
        <w:t>関数の</w:t>
      </w:r>
      <w:r w:rsidRPr="007972F3">
        <w:rPr>
          <w:rFonts w:hint="eastAsia"/>
        </w:rPr>
        <w:t>名前を</w:t>
      </w:r>
      <w:r w:rsidRPr="007972F3">
        <w:t>FACT</w:t>
      </w:r>
      <w:r w:rsidRPr="007972F3">
        <w:t>にし、</w:t>
      </w:r>
      <w:r w:rsidRPr="007972F3">
        <w:t>2</w:t>
      </w:r>
      <w:r w:rsidRPr="007972F3">
        <w:t>つの</w:t>
      </w:r>
      <w:r w:rsidR="004616AD">
        <w:t>バリエーション</w:t>
      </w:r>
      <w:r w:rsidRPr="007972F3">
        <w:t>を</w:t>
      </w:r>
      <w:r w:rsidRPr="007972F3">
        <w:t>(variation)</w:t>
      </w:r>
      <w:r w:rsidRPr="007972F3">
        <w:t>を</w:t>
      </w:r>
      <w:r w:rsidRPr="007972F3">
        <w:rPr>
          <w:rFonts w:hint="eastAsia"/>
        </w:rPr>
        <w:t>設定</w:t>
      </w:r>
      <w:r w:rsidRPr="007972F3">
        <w:t>する。最初の</w:t>
      </w:r>
      <w:r w:rsidR="004616AD">
        <w:t>バリエーション</w:t>
      </w:r>
      <w:r w:rsidRPr="007972F3">
        <w:t>は</w:t>
      </w:r>
      <w:r w:rsidRPr="007972F3">
        <w:t>1</w:t>
      </w:r>
      <w:r w:rsidRPr="007972F3">
        <w:t>つの数値をパラメータとして受け取り、</w:t>
      </w:r>
      <w:r w:rsidRPr="007972F3">
        <w:t>1</w:t>
      </w:r>
      <w:r w:rsidRPr="007972F3">
        <w:t>からその数まで整数の掛け算を行う関数である。</w:t>
      </w:r>
      <w:r w:rsidRPr="007972F3">
        <w:t>2</w:t>
      </w:r>
      <w:r w:rsidRPr="007972F3">
        <w:t>番目の</w:t>
      </w:r>
      <w:r w:rsidR="004616AD">
        <w:t>バリエーション</w:t>
      </w:r>
      <w:r w:rsidRPr="007972F3">
        <w:t>は</w:t>
      </w:r>
      <w:r w:rsidRPr="007972F3">
        <w:t>2</w:t>
      </w:r>
      <w:r w:rsidRPr="007972F3">
        <w:t>つの数値をパラメータとして受け取り、最初の値から</w:t>
      </w:r>
      <w:r w:rsidRPr="007972F3">
        <w:t>2</w:t>
      </w:r>
      <w:r w:rsidRPr="007972F3">
        <w:t>番目の値まで整数の掛け算を行う関数である。次の表は、関数のこの</w:t>
      </w:r>
      <w:r w:rsidRPr="007972F3">
        <w:t>2</w:t>
      </w:r>
      <w:r w:rsidRPr="007972F3">
        <w:t>つの原型を</w:t>
      </w:r>
      <w:r w:rsidR="00CC6B21">
        <w:rPr>
          <w:rFonts w:hint="eastAsia"/>
        </w:rPr>
        <w:t>示す</w:t>
      </w:r>
      <w:r w:rsidRPr="007972F3">
        <w:t>。</w:t>
      </w:r>
    </w:p>
    <w:p w14:paraId="7390DCDB" w14:textId="77777777" w:rsidR="001140F8" w:rsidRPr="004D07FE" w:rsidRDefault="001140F8" w:rsidP="00F93119"/>
    <w:p w14:paraId="1775B17A" w14:textId="6D097F40" w:rsidR="007972F3" w:rsidRPr="007972F3" w:rsidRDefault="007972F3" w:rsidP="00F93119">
      <w:pPr>
        <w:pStyle w:val="af5"/>
        <w:rPr>
          <w:rFonts w:eastAsia="Malgun Gothic"/>
        </w:rPr>
      </w:pPr>
      <w:bookmarkStart w:id="5868" w:name="_Toc40799329"/>
      <w:r>
        <w:t>[</w:t>
      </w:r>
      <w:del w:id="5869" w:author="IRK" w:date="2020-03-12T16:19: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99</w:delText>
        </w:r>
        <w:r w:rsidR="00E65728" w:rsidDel="004316F4">
          <w:rPr>
            <w:noProof/>
          </w:rPr>
          <w:fldChar w:fldCharType="end"/>
        </w:r>
        <w:r w:rsidR="00CB06DE" w:rsidDel="004316F4">
          <w:rPr>
            <w:rFonts w:hint="eastAsia"/>
          </w:rPr>
          <w:delText xml:space="preserve">　</w:delText>
        </w:r>
      </w:del>
      <w:ins w:id="5870" w:author="IRK" w:date="2020-03-12T16:19: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106</w:t>
      </w:r>
      <w:ins w:id="5871" w:author="IRK" w:date="2020-03-12T16:19:00Z">
        <w:r w:rsidR="004316F4">
          <w:fldChar w:fldCharType="end"/>
        </w:r>
      </w:ins>
      <w:r>
        <w:t xml:space="preserve"> FACT </w:t>
      </w:r>
      <w:r>
        <w:t>関数の原型</w:t>
      </w:r>
      <w:r>
        <w:rPr>
          <w:rFonts w:eastAsia="Malgun Gothic" w:hint="eastAsia"/>
        </w:rPr>
        <w:t>]</w:t>
      </w:r>
      <w:bookmarkEnd w:id="5868"/>
    </w:p>
    <w:tbl>
      <w:tblPr>
        <w:tblStyle w:val="af4"/>
        <w:tblW w:w="0" w:type="auto"/>
        <w:jc w:val="center"/>
        <w:tblLook w:val="04A0" w:firstRow="1" w:lastRow="0" w:firstColumn="1" w:lastColumn="0" w:noHBand="0" w:noVBand="1"/>
        <w:tblPrChange w:id="5872" w:author="IRK" w:date="2020-04-14T16:10:00Z">
          <w:tblPr>
            <w:tblStyle w:val="af4"/>
            <w:tblW w:w="0" w:type="auto"/>
            <w:tblInd w:w="108" w:type="dxa"/>
            <w:tblLook w:val="04A0" w:firstRow="1" w:lastRow="0" w:firstColumn="1" w:lastColumn="0" w:noHBand="0" w:noVBand="1"/>
          </w:tblPr>
        </w:tblPrChange>
      </w:tblPr>
      <w:tblGrid>
        <w:gridCol w:w="9463"/>
        <w:tblGridChange w:id="5873">
          <w:tblGrid>
            <w:gridCol w:w="9463"/>
          </w:tblGrid>
        </w:tblGridChange>
      </w:tblGrid>
      <w:tr w:rsidR="001140F8" w14:paraId="24D6510C" w14:textId="77777777" w:rsidTr="007E6E4B">
        <w:trPr>
          <w:jc w:val="center"/>
        </w:trPr>
        <w:tc>
          <w:tcPr>
            <w:tcW w:w="9463" w:type="dxa"/>
            <w:tcPrChange w:id="5874" w:author="IRK" w:date="2020-04-14T16:10:00Z">
              <w:tcPr>
                <w:tcW w:w="9463" w:type="dxa"/>
              </w:tcPr>
            </w:tcPrChange>
          </w:tcPr>
          <w:p w14:paraId="192648CC" w14:textId="77777777" w:rsidR="001140F8" w:rsidRPr="00846AAC" w:rsidRDefault="001140F8">
            <w:pPr>
              <w:pStyle w:val="1b"/>
              <w:pPrChange w:id="5875" w:author="IRK" w:date="2020-05-11T11:31:00Z">
                <w:pPr>
                  <w:pStyle w:val="aff1"/>
                </w:pPr>
              </w:pPrChange>
            </w:pPr>
            <w:r w:rsidRPr="00846AAC">
              <w:t xml:space="preserve">FACT( </w:t>
            </w:r>
            <w:r w:rsidRPr="007527A4">
              <w:rPr>
                <w:rPrChange w:id="5876" w:author="IRK" w:date="2020-05-11T11:31:00Z">
                  <w:rPr>
                    <w:i/>
                  </w:rPr>
                </w:rPrChange>
              </w:rPr>
              <w:t>number</w:t>
            </w:r>
            <w:r w:rsidRPr="00846AAC">
              <w:t xml:space="preserve"> )</w:t>
            </w:r>
          </w:p>
          <w:p w14:paraId="6CC38BC7" w14:textId="77777777" w:rsidR="001140F8" w:rsidRPr="00846AAC" w:rsidRDefault="001140F8">
            <w:pPr>
              <w:pStyle w:val="1b"/>
              <w:pPrChange w:id="5877" w:author="IRK" w:date="2020-05-11T11:31:00Z">
                <w:pPr>
                  <w:pStyle w:val="aff1"/>
                </w:pPr>
              </w:pPrChange>
            </w:pPr>
            <w:r w:rsidRPr="003D69F4">
              <w:t>FACT( start</w:t>
            </w:r>
            <w:r w:rsidRPr="00846AAC">
              <w:t xml:space="preserve">, </w:t>
            </w:r>
            <w:r w:rsidRPr="007527A4">
              <w:rPr>
                <w:rPrChange w:id="5878" w:author="IRK" w:date="2020-05-11T11:31:00Z">
                  <w:rPr>
                    <w:i/>
                  </w:rPr>
                </w:rPrChange>
              </w:rPr>
              <w:t>end</w:t>
            </w:r>
            <w:r w:rsidRPr="00846AAC">
              <w:t xml:space="preserve"> )</w:t>
            </w:r>
          </w:p>
        </w:tc>
      </w:tr>
    </w:tbl>
    <w:p w14:paraId="4CF007A9" w14:textId="77777777" w:rsidR="001140F8" w:rsidRPr="00DD32FE" w:rsidRDefault="001140F8" w:rsidP="00F93119"/>
    <w:p w14:paraId="2F62B11E" w14:textId="70EFC91B" w:rsidR="001140F8" w:rsidRPr="007972F3" w:rsidRDefault="001140F8" w:rsidP="00F93119">
      <w:r w:rsidRPr="00E612BC">
        <w:t>ここで</w:t>
      </w:r>
      <w:r w:rsidRPr="00E612BC">
        <w:t>number</w:t>
      </w:r>
      <w:r w:rsidRPr="00E612BC">
        <w:t>、</w:t>
      </w:r>
      <w:r w:rsidRPr="00E612BC">
        <w:t>start</w:t>
      </w:r>
      <w:r w:rsidRPr="00E612BC">
        <w:t>、</w:t>
      </w:r>
      <w:r w:rsidRPr="00E612BC">
        <w:t>end</w:t>
      </w:r>
      <w:r w:rsidRPr="00E612BC">
        <w:t>は数値型に</w:t>
      </w:r>
      <w:r w:rsidRPr="007972F3">
        <w:t>する。</w:t>
      </w:r>
      <w:del w:id="5879" w:author="IRK" w:date="2020-03-13T08:59:00Z">
        <w:r w:rsidRPr="007972F3" w:rsidDel="00650793">
          <w:delText>表</w:delText>
        </w:r>
        <w:r w:rsidR="0015391F" w:rsidDel="00650793">
          <w:delText>99</w:delText>
        </w:r>
      </w:del>
      <w:ins w:id="5880" w:author="IRK" w:date="2020-03-13T08:59:00Z">
        <w:r w:rsidR="00650793">
          <w:fldChar w:fldCharType="begin"/>
        </w:r>
        <w:r w:rsidR="00650793">
          <w:instrText xml:space="preserve"> REF _Ref34982391 \h </w:instrText>
        </w:r>
      </w:ins>
      <w:r w:rsidR="00650793">
        <w:fldChar w:fldCharType="separate"/>
      </w:r>
      <w:r w:rsidR="0092459D">
        <w:t>[</w:t>
      </w:r>
      <w:ins w:id="5881" w:author="IRK" w:date="2020-03-12T16:22:00Z">
        <w:r w:rsidR="0092459D">
          <w:rPr>
            <w:rFonts w:hint="eastAsia"/>
          </w:rPr>
          <w:t>表</w:t>
        </w:r>
        <w:r w:rsidR="0092459D">
          <w:rPr>
            <w:rFonts w:hint="eastAsia"/>
          </w:rPr>
          <w:t xml:space="preserve"> </w:t>
        </w:r>
      </w:ins>
      <w:r w:rsidR="0092459D">
        <w:rPr>
          <w:noProof/>
        </w:rPr>
        <w:t>109</w:t>
      </w:r>
      <w:r w:rsidR="0092459D" w:rsidRPr="00CF3211">
        <w:rPr>
          <w:noProof/>
        </w:rPr>
        <w:t xml:space="preserve"> </w:t>
      </w:r>
      <w:r w:rsidR="0092459D">
        <w:rPr>
          <w:noProof/>
        </w:rPr>
        <w:t>com.innoexpert.innorulesj.suite.udf.UserDefinedFunction</w:t>
      </w:r>
      <w:r w:rsidR="0092459D">
        <w:rPr>
          <w:rFonts w:hint="eastAsia"/>
          <w:noProof/>
        </w:rPr>
        <w:t>]</w:t>
      </w:r>
      <w:ins w:id="5882" w:author="IRK" w:date="2020-03-13T08:59:00Z">
        <w:r w:rsidR="00650793">
          <w:fldChar w:fldCharType="end"/>
        </w:r>
      </w:ins>
      <w:r w:rsidRPr="007972F3">
        <w:t>の文法は、ルール表現式の中で使用される。</w:t>
      </w:r>
    </w:p>
    <w:p w14:paraId="783193C0" w14:textId="77777777" w:rsidR="001140F8" w:rsidRPr="00E40B5C" w:rsidRDefault="001140F8" w:rsidP="00F93119"/>
    <w:p w14:paraId="20FE345F" w14:textId="77777777" w:rsidR="001140F8" w:rsidRDefault="001140F8" w:rsidP="00F93119">
      <w:pPr>
        <w:pStyle w:val="22"/>
      </w:pPr>
      <w:bookmarkStart w:id="5883" w:name="_Toc385838804"/>
      <w:bookmarkStart w:id="5884" w:name="_Toc426449666"/>
      <w:bookmarkStart w:id="5885" w:name="_Toc426449762"/>
      <w:bookmarkStart w:id="5886" w:name="_Toc434858943"/>
      <w:bookmarkStart w:id="5887" w:name="_Toc34988322"/>
      <w:bookmarkStart w:id="5888" w:name="_Toc40799175"/>
      <w:r>
        <w:t>関数の</w:t>
      </w:r>
      <w:bookmarkEnd w:id="5883"/>
      <w:r>
        <w:t>コード</w:t>
      </w:r>
      <w:bookmarkEnd w:id="5884"/>
      <w:bookmarkEnd w:id="5885"/>
      <w:bookmarkEnd w:id="5886"/>
      <w:bookmarkEnd w:id="5887"/>
      <w:bookmarkEnd w:id="5888"/>
    </w:p>
    <w:p w14:paraId="532BF1A9" w14:textId="6BF34E9F" w:rsidR="001140F8" w:rsidRDefault="001140F8" w:rsidP="00F93119">
      <w:del w:id="5889" w:author="IRK" w:date="2020-03-12T16:19:00Z">
        <w:r w:rsidDel="004316F4">
          <w:delText>表</w:delText>
        </w:r>
        <w:r w:rsidR="0015391F" w:rsidDel="004316F4">
          <w:rPr>
            <w:rFonts w:hint="eastAsia"/>
          </w:rPr>
          <w:delText>100</w:delText>
        </w:r>
      </w:del>
      <w:ins w:id="5890" w:author="IRK" w:date="2020-03-12T16:19:00Z">
        <w:r w:rsidR="004316F4">
          <w:rPr>
            <w:rFonts w:hint="eastAsia"/>
          </w:rPr>
          <w:t>次の表</w:t>
        </w:r>
      </w:ins>
      <w:r w:rsidRPr="00E612BC">
        <w:t>は</w:t>
      </w:r>
      <w:r w:rsidRPr="00E612BC">
        <w:t>FACT</w:t>
      </w:r>
      <w:r w:rsidRPr="00E612BC">
        <w:t>関数の</w:t>
      </w:r>
      <w:r>
        <w:t>コードである。</w:t>
      </w:r>
    </w:p>
    <w:p w14:paraId="57E2AF5E" w14:textId="77777777" w:rsidR="001140F8" w:rsidRPr="000E0A80" w:rsidRDefault="001140F8" w:rsidP="00F93119"/>
    <w:p w14:paraId="2E6E9439" w14:textId="475A1996" w:rsidR="00CB06DE" w:rsidRPr="00CB06DE" w:rsidRDefault="00CB06DE" w:rsidP="00F93119">
      <w:pPr>
        <w:pStyle w:val="af5"/>
      </w:pPr>
      <w:bookmarkStart w:id="5891" w:name="_Ref34982562"/>
      <w:bookmarkStart w:id="5892" w:name="_Toc40799330"/>
      <w:r>
        <w:t>[</w:t>
      </w:r>
      <w:del w:id="5893" w:author="IRK" w:date="2020-03-12T16:19: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100</w:delText>
        </w:r>
        <w:r w:rsidR="00E65728" w:rsidDel="004316F4">
          <w:rPr>
            <w:noProof/>
          </w:rPr>
          <w:fldChar w:fldCharType="end"/>
        </w:r>
        <w:r w:rsidDel="004316F4">
          <w:rPr>
            <w:rFonts w:hint="eastAsia"/>
          </w:rPr>
          <w:delText xml:space="preserve">　</w:delText>
        </w:r>
      </w:del>
      <w:ins w:id="5894" w:author="IRK" w:date="2020-03-12T16:19: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107</w:t>
      </w:r>
      <w:ins w:id="5895" w:author="IRK" w:date="2020-03-12T16:19:00Z">
        <w:r w:rsidR="004316F4">
          <w:fldChar w:fldCharType="end"/>
        </w:r>
      </w:ins>
      <w:r w:rsidRPr="00CB06DE">
        <w:rPr>
          <w:noProof/>
        </w:rPr>
        <w:t xml:space="preserve"> </w:t>
      </w:r>
      <w:r>
        <w:rPr>
          <w:noProof/>
        </w:rPr>
        <w:t>com.innorules.apiguide.udf.FuncFACT</w:t>
      </w:r>
      <w:r>
        <w:rPr>
          <w:rFonts w:hint="eastAsia"/>
          <w:noProof/>
        </w:rPr>
        <w:t>]</w:t>
      </w:r>
      <w:bookmarkEnd w:id="5891"/>
      <w:bookmarkEnd w:id="5892"/>
    </w:p>
    <w:tbl>
      <w:tblPr>
        <w:tblStyle w:val="af4"/>
        <w:tblW w:w="0" w:type="auto"/>
        <w:jc w:val="center"/>
        <w:tblLook w:val="04A0" w:firstRow="1" w:lastRow="0" w:firstColumn="1" w:lastColumn="0" w:noHBand="0" w:noVBand="1"/>
        <w:tblPrChange w:id="5896" w:author="IRK" w:date="2020-04-14T16:10:00Z">
          <w:tblPr>
            <w:tblStyle w:val="af4"/>
            <w:tblW w:w="0" w:type="auto"/>
            <w:tblInd w:w="108" w:type="dxa"/>
            <w:tblLook w:val="04A0" w:firstRow="1" w:lastRow="0" w:firstColumn="1" w:lastColumn="0" w:noHBand="0" w:noVBand="1"/>
          </w:tblPr>
        </w:tblPrChange>
      </w:tblPr>
      <w:tblGrid>
        <w:gridCol w:w="9463"/>
        <w:tblGridChange w:id="5897">
          <w:tblGrid>
            <w:gridCol w:w="9463"/>
          </w:tblGrid>
        </w:tblGridChange>
      </w:tblGrid>
      <w:tr w:rsidR="001140F8" w14:paraId="2DCB5132" w14:textId="77777777" w:rsidTr="007E6E4B">
        <w:trPr>
          <w:jc w:val="center"/>
        </w:trPr>
        <w:tc>
          <w:tcPr>
            <w:tcW w:w="9463" w:type="dxa"/>
            <w:tcPrChange w:id="5898" w:author="IRK" w:date="2020-04-14T16:10:00Z">
              <w:tcPr>
                <w:tcW w:w="9463" w:type="dxa"/>
              </w:tcPr>
            </w:tcPrChange>
          </w:tcPr>
          <w:p w14:paraId="633917D6" w14:textId="74383864" w:rsidR="001140F8" w:rsidRDefault="007E6E4B">
            <w:pPr>
              <w:pStyle w:val="1b"/>
              <w:pPrChange w:id="5899" w:author="IRK" w:date="2020-04-14T13:57:00Z">
                <w:pPr>
                  <w:pStyle w:val="aff1"/>
                </w:pPr>
              </w:pPrChange>
            </w:pPr>
            <w:ins w:id="5900" w:author="IRK" w:date="2020-04-14T16:10:00Z">
              <w:r>
                <w:t xml:space="preserve"> </w:t>
              </w:r>
            </w:ins>
            <w:r w:rsidR="001140F8">
              <w:t>1 package com.innorules.apiguide.udf;</w:t>
            </w:r>
          </w:p>
          <w:p w14:paraId="20545160" w14:textId="77777777" w:rsidR="001140F8" w:rsidRDefault="001140F8">
            <w:pPr>
              <w:pStyle w:val="1b"/>
              <w:pPrChange w:id="5901" w:author="IRK" w:date="2020-04-14T13:57:00Z">
                <w:pPr>
                  <w:pStyle w:val="aff1"/>
                </w:pPr>
              </w:pPrChange>
            </w:pPr>
            <w:r>
              <w:t xml:space="preserve"> 2</w:t>
            </w:r>
            <w:del w:id="5902" w:author="IRK" w:date="2020-03-13T10:26:00Z">
              <w:r w:rsidDel="001B0610">
                <w:delText xml:space="preserve"> </w:delText>
              </w:r>
            </w:del>
          </w:p>
          <w:p w14:paraId="5DC2812D" w14:textId="77777777" w:rsidR="001140F8" w:rsidRDefault="001140F8">
            <w:pPr>
              <w:pStyle w:val="1b"/>
              <w:pPrChange w:id="5903" w:author="IRK" w:date="2020-04-14T13:57:00Z">
                <w:pPr>
                  <w:pStyle w:val="aff1"/>
                </w:pPr>
              </w:pPrChange>
            </w:pPr>
            <w:r>
              <w:t xml:space="preserve"> 3 import java.util.*;</w:t>
            </w:r>
          </w:p>
          <w:p w14:paraId="09E2891F" w14:textId="77777777" w:rsidR="001140F8" w:rsidRDefault="001140F8">
            <w:pPr>
              <w:pStyle w:val="1b"/>
              <w:pPrChange w:id="5904" w:author="IRK" w:date="2020-04-14T13:57:00Z">
                <w:pPr>
                  <w:pStyle w:val="aff1"/>
                </w:pPr>
              </w:pPrChange>
            </w:pPr>
            <w:r>
              <w:t xml:space="preserve"> 4</w:t>
            </w:r>
            <w:del w:id="5905" w:author="IRK" w:date="2020-03-13T10:26:00Z">
              <w:r w:rsidDel="001B0610">
                <w:delText xml:space="preserve"> </w:delText>
              </w:r>
            </w:del>
          </w:p>
          <w:p w14:paraId="52B321B5" w14:textId="77777777" w:rsidR="001140F8" w:rsidRDefault="001140F8">
            <w:pPr>
              <w:pStyle w:val="1b"/>
              <w:pPrChange w:id="5906" w:author="IRK" w:date="2020-04-14T13:57:00Z">
                <w:pPr>
                  <w:pStyle w:val="aff1"/>
                </w:pPr>
              </w:pPrChange>
            </w:pPr>
            <w:r>
              <w:t xml:space="preserve"> 5 import com.innoexpert.innorulesj.abstractcompiler.*;</w:t>
            </w:r>
          </w:p>
          <w:p w14:paraId="3D21067A" w14:textId="77777777" w:rsidR="001140F8" w:rsidRDefault="001140F8">
            <w:pPr>
              <w:pStyle w:val="1b"/>
              <w:pPrChange w:id="5907" w:author="IRK" w:date="2020-04-14T13:57:00Z">
                <w:pPr>
                  <w:pStyle w:val="aff1"/>
                </w:pPr>
              </w:pPrChange>
            </w:pPr>
            <w:r>
              <w:t xml:space="preserve"> 6 import com.innoexpert.innorulesj.exceptions.*;</w:t>
            </w:r>
          </w:p>
          <w:p w14:paraId="37025B79" w14:textId="77777777" w:rsidR="001140F8" w:rsidRDefault="001140F8">
            <w:pPr>
              <w:pStyle w:val="1b"/>
              <w:pPrChange w:id="5908" w:author="IRK" w:date="2020-04-14T13:57:00Z">
                <w:pPr>
                  <w:pStyle w:val="aff1"/>
                </w:pPr>
              </w:pPrChange>
            </w:pPr>
            <w:r>
              <w:t xml:space="preserve"> 7 import com.innoexpert.innorulesj.suite.udf.*;</w:t>
            </w:r>
          </w:p>
          <w:p w14:paraId="707C1309" w14:textId="77777777" w:rsidR="001140F8" w:rsidRDefault="001140F8">
            <w:pPr>
              <w:pStyle w:val="1b"/>
              <w:pPrChange w:id="5909" w:author="IRK" w:date="2020-04-14T13:57:00Z">
                <w:pPr>
                  <w:pStyle w:val="aff1"/>
                </w:pPr>
              </w:pPrChange>
            </w:pPr>
            <w:r>
              <w:t xml:space="preserve"> 8</w:t>
            </w:r>
            <w:del w:id="5910" w:author="IRK" w:date="2020-03-13T10:26:00Z">
              <w:r w:rsidDel="001B0610">
                <w:delText xml:space="preserve"> </w:delText>
              </w:r>
            </w:del>
          </w:p>
          <w:p w14:paraId="62F3378E" w14:textId="77777777" w:rsidR="001140F8" w:rsidRDefault="001140F8">
            <w:pPr>
              <w:pStyle w:val="1b"/>
              <w:pPrChange w:id="5911" w:author="IRK" w:date="2020-04-14T13:57:00Z">
                <w:pPr>
                  <w:pStyle w:val="aff1"/>
                </w:pPr>
              </w:pPrChange>
            </w:pPr>
            <w:r>
              <w:t xml:space="preserve"> 9 public class FuncFACT implements UserDefinedFunction</w:t>
            </w:r>
          </w:p>
          <w:p w14:paraId="27A72305" w14:textId="77777777" w:rsidR="001140F8" w:rsidRDefault="001140F8">
            <w:pPr>
              <w:pStyle w:val="1b"/>
              <w:pPrChange w:id="5912" w:author="IRK" w:date="2020-04-14T13:57:00Z">
                <w:pPr>
                  <w:pStyle w:val="aff1"/>
                </w:pPr>
              </w:pPrChange>
            </w:pPr>
            <w:r>
              <w:t>10 {</w:t>
            </w:r>
          </w:p>
          <w:p w14:paraId="51F747E3" w14:textId="77777777" w:rsidR="001140F8" w:rsidRDefault="001140F8">
            <w:pPr>
              <w:pStyle w:val="1b"/>
              <w:pPrChange w:id="5913" w:author="IRK" w:date="2020-04-14T13:57:00Z">
                <w:pPr>
                  <w:pStyle w:val="aff1"/>
                </w:pPr>
              </w:pPrChange>
            </w:pPr>
            <w:r>
              <w:t>11     public String getName()</w:t>
            </w:r>
          </w:p>
          <w:p w14:paraId="168DBDD6" w14:textId="77777777" w:rsidR="001140F8" w:rsidRDefault="001140F8">
            <w:pPr>
              <w:pStyle w:val="1b"/>
              <w:pPrChange w:id="5914" w:author="IRK" w:date="2020-04-14T13:57:00Z">
                <w:pPr>
                  <w:pStyle w:val="aff1"/>
                </w:pPr>
              </w:pPrChange>
            </w:pPr>
            <w:r>
              <w:t>12     {</w:t>
            </w:r>
          </w:p>
          <w:p w14:paraId="56B88392" w14:textId="77777777" w:rsidR="001140F8" w:rsidRDefault="001140F8">
            <w:pPr>
              <w:pStyle w:val="1b"/>
              <w:pPrChange w:id="5915" w:author="IRK" w:date="2020-04-14T13:57:00Z">
                <w:pPr>
                  <w:pStyle w:val="aff1"/>
                </w:pPr>
              </w:pPrChange>
            </w:pPr>
            <w:r>
              <w:t>13         return "FACT";</w:t>
            </w:r>
          </w:p>
          <w:p w14:paraId="7F9C6727" w14:textId="77777777" w:rsidR="001140F8" w:rsidRDefault="001140F8">
            <w:pPr>
              <w:pStyle w:val="1b"/>
              <w:pPrChange w:id="5916" w:author="IRK" w:date="2020-04-14T13:57:00Z">
                <w:pPr>
                  <w:pStyle w:val="aff1"/>
                </w:pPr>
              </w:pPrChange>
            </w:pPr>
            <w:r>
              <w:t>14     }</w:t>
            </w:r>
          </w:p>
          <w:p w14:paraId="2E2E51AF" w14:textId="77777777" w:rsidR="001140F8" w:rsidRDefault="001140F8">
            <w:pPr>
              <w:pStyle w:val="1b"/>
              <w:pPrChange w:id="5917" w:author="IRK" w:date="2020-04-14T13:57:00Z">
                <w:pPr>
                  <w:pStyle w:val="aff1"/>
                </w:pPr>
              </w:pPrChange>
            </w:pPr>
            <w:r>
              <w:t>15</w:t>
            </w:r>
            <w:del w:id="5918" w:author="IRK" w:date="2020-03-13T10:26:00Z">
              <w:r w:rsidDel="001B0610">
                <w:delText xml:space="preserve"> </w:delText>
              </w:r>
            </w:del>
          </w:p>
          <w:p w14:paraId="42006CA2" w14:textId="77777777" w:rsidR="001140F8" w:rsidRDefault="001140F8">
            <w:pPr>
              <w:pStyle w:val="1b"/>
              <w:pPrChange w:id="5919" w:author="IRK" w:date="2020-04-14T13:57:00Z">
                <w:pPr>
                  <w:pStyle w:val="aff1"/>
                </w:pPr>
              </w:pPrChange>
            </w:pPr>
            <w:r>
              <w:t>16     public Type check( Type</w:t>
            </w:r>
            <w:r w:rsidR="002821A4">
              <w:t>[ ]</w:t>
            </w:r>
            <w:r>
              <w:t xml:space="preserve"> params, List rules, List items ) throws CompileException</w:t>
            </w:r>
          </w:p>
          <w:p w14:paraId="25545653" w14:textId="77777777" w:rsidR="001140F8" w:rsidRDefault="001140F8">
            <w:pPr>
              <w:pStyle w:val="1b"/>
              <w:pPrChange w:id="5920" w:author="IRK" w:date="2020-04-14T13:57:00Z">
                <w:pPr>
                  <w:pStyle w:val="aff1"/>
                </w:pPr>
              </w:pPrChange>
            </w:pPr>
            <w:r>
              <w:t>17     {</w:t>
            </w:r>
          </w:p>
          <w:p w14:paraId="2F806EF7" w14:textId="77777777" w:rsidR="001140F8" w:rsidRDefault="001140F8">
            <w:pPr>
              <w:pStyle w:val="1b"/>
              <w:pPrChange w:id="5921" w:author="IRK" w:date="2020-04-14T13:57:00Z">
                <w:pPr>
                  <w:pStyle w:val="aff1"/>
                </w:pPr>
              </w:pPrChange>
            </w:pPr>
            <w:r>
              <w:t>18         if( params.length == 1 )</w:t>
            </w:r>
          </w:p>
          <w:p w14:paraId="6D2DD823" w14:textId="77777777" w:rsidR="001140F8" w:rsidRDefault="001140F8">
            <w:pPr>
              <w:pStyle w:val="1b"/>
              <w:pPrChange w:id="5922" w:author="IRK" w:date="2020-04-14T13:57:00Z">
                <w:pPr>
                  <w:pStyle w:val="aff1"/>
                </w:pPr>
              </w:pPrChange>
            </w:pPr>
            <w:r>
              <w:t>19         {</w:t>
            </w:r>
          </w:p>
          <w:p w14:paraId="12C9B1D3" w14:textId="77777777" w:rsidR="001140F8" w:rsidRDefault="001140F8">
            <w:pPr>
              <w:pStyle w:val="1b"/>
              <w:pPrChange w:id="5923" w:author="IRK" w:date="2020-04-14T13:57:00Z">
                <w:pPr>
                  <w:pStyle w:val="aff1"/>
                </w:pPr>
              </w:pPrChange>
            </w:pPr>
            <w:r>
              <w:t>20             if( !params[0].isNumber() )</w:t>
            </w:r>
          </w:p>
          <w:p w14:paraId="5EB7AFE9" w14:textId="77777777" w:rsidR="001140F8" w:rsidRDefault="001140F8">
            <w:pPr>
              <w:pStyle w:val="1b"/>
              <w:pPrChange w:id="5924" w:author="IRK" w:date="2020-04-14T13:57:00Z">
                <w:pPr>
                  <w:pStyle w:val="aff1"/>
                </w:pPr>
              </w:pPrChange>
            </w:pPr>
            <w:r>
              <w:t>21                 throw new CompileException( "Usage: FACT( number ) or FACT( start, end )" );</w:t>
            </w:r>
          </w:p>
          <w:p w14:paraId="47E469B1" w14:textId="77777777" w:rsidR="001140F8" w:rsidRDefault="001140F8">
            <w:pPr>
              <w:pStyle w:val="1b"/>
              <w:pPrChange w:id="5925" w:author="IRK" w:date="2020-04-14T13:57:00Z">
                <w:pPr>
                  <w:pStyle w:val="aff1"/>
                </w:pPr>
              </w:pPrChange>
            </w:pPr>
            <w:r>
              <w:t>22         }</w:t>
            </w:r>
          </w:p>
          <w:p w14:paraId="20B7824B" w14:textId="77777777" w:rsidR="001140F8" w:rsidRDefault="001140F8">
            <w:pPr>
              <w:pStyle w:val="1b"/>
              <w:pPrChange w:id="5926" w:author="IRK" w:date="2020-04-14T13:57:00Z">
                <w:pPr>
                  <w:pStyle w:val="aff1"/>
                </w:pPr>
              </w:pPrChange>
            </w:pPr>
            <w:r>
              <w:t>23         else if( params.length == 2 )</w:t>
            </w:r>
          </w:p>
          <w:p w14:paraId="3B0E4CAA" w14:textId="77777777" w:rsidR="001140F8" w:rsidRDefault="001140F8">
            <w:pPr>
              <w:pStyle w:val="1b"/>
              <w:pPrChange w:id="5927" w:author="IRK" w:date="2020-04-14T13:57:00Z">
                <w:pPr>
                  <w:pStyle w:val="aff1"/>
                </w:pPr>
              </w:pPrChange>
            </w:pPr>
            <w:r>
              <w:t>24         {</w:t>
            </w:r>
          </w:p>
          <w:p w14:paraId="2E9FF24C" w14:textId="77777777" w:rsidR="001140F8" w:rsidRDefault="001140F8">
            <w:pPr>
              <w:pStyle w:val="1b"/>
              <w:pPrChange w:id="5928" w:author="IRK" w:date="2020-04-14T13:57:00Z">
                <w:pPr>
                  <w:pStyle w:val="aff1"/>
                </w:pPr>
              </w:pPrChange>
            </w:pPr>
            <w:r>
              <w:t>25             if( !params[0].isNumber() || !params[1].isNumber() )</w:t>
            </w:r>
          </w:p>
          <w:p w14:paraId="491F0D99" w14:textId="77777777" w:rsidR="001140F8" w:rsidRDefault="001140F8">
            <w:pPr>
              <w:pStyle w:val="1b"/>
              <w:pPrChange w:id="5929" w:author="IRK" w:date="2020-04-14T13:57:00Z">
                <w:pPr>
                  <w:pStyle w:val="aff1"/>
                </w:pPr>
              </w:pPrChange>
            </w:pPr>
            <w:r>
              <w:t>26                 throw new CompileException( "Usage: FACT( number ) or FACT( start, end )" );</w:t>
            </w:r>
          </w:p>
          <w:p w14:paraId="47598511" w14:textId="77777777" w:rsidR="001140F8" w:rsidRDefault="001140F8">
            <w:pPr>
              <w:pStyle w:val="1b"/>
              <w:pPrChange w:id="5930" w:author="IRK" w:date="2020-04-14T13:57:00Z">
                <w:pPr>
                  <w:pStyle w:val="aff1"/>
                </w:pPr>
              </w:pPrChange>
            </w:pPr>
            <w:r>
              <w:t>27         }</w:t>
            </w:r>
          </w:p>
          <w:p w14:paraId="5052B8E3" w14:textId="77777777" w:rsidR="001140F8" w:rsidRDefault="001140F8">
            <w:pPr>
              <w:pStyle w:val="1b"/>
              <w:pPrChange w:id="5931" w:author="IRK" w:date="2020-04-14T13:57:00Z">
                <w:pPr>
                  <w:pStyle w:val="aff1"/>
                </w:pPr>
              </w:pPrChange>
            </w:pPr>
            <w:r>
              <w:t>28         else</w:t>
            </w:r>
          </w:p>
          <w:p w14:paraId="108BC2E5" w14:textId="77777777" w:rsidR="001140F8" w:rsidRDefault="001140F8">
            <w:pPr>
              <w:pStyle w:val="1b"/>
              <w:pPrChange w:id="5932" w:author="IRK" w:date="2020-04-14T13:57:00Z">
                <w:pPr>
                  <w:pStyle w:val="aff1"/>
                </w:pPr>
              </w:pPrChange>
            </w:pPr>
            <w:r>
              <w:t>29             throw new CompileException( "Usage: FACT( number ) or FACT( start, end )" );</w:t>
            </w:r>
          </w:p>
          <w:p w14:paraId="5CC08A48" w14:textId="77777777" w:rsidR="001140F8" w:rsidRDefault="001140F8">
            <w:pPr>
              <w:pStyle w:val="1b"/>
              <w:pPrChange w:id="5933" w:author="IRK" w:date="2020-04-14T13:57:00Z">
                <w:pPr>
                  <w:pStyle w:val="aff1"/>
                </w:pPr>
              </w:pPrChange>
            </w:pPr>
            <w:r>
              <w:t>30</w:t>
            </w:r>
            <w:del w:id="5934" w:author="IRK" w:date="2020-03-13T10:27:00Z">
              <w:r w:rsidDel="001B0610">
                <w:delText xml:space="preserve"> </w:delText>
              </w:r>
            </w:del>
          </w:p>
          <w:p w14:paraId="6185C3BF" w14:textId="77777777" w:rsidR="001140F8" w:rsidRDefault="001140F8">
            <w:pPr>
              <w:pStyle w:val="1b"/>
              <w:pPrChange w:id="5935" w:author="IRK" w:date="2020-04-14T13:57:00Z">
                <w:pPr>
                  <w:pStyle w:val="aff1"/>
                </w:pPr>
              </w:pPrChange>
            </w:pPr>
            <w:r>
              <w:t>31         return TypeImpl.NUMBER;</w:t>
            </w:r>
          </w:p>
          <w:p w14:paraId="63B35D30" w14:textId="77777777" w:rsidR="001140F8" w:rsidRDefault="001140F8">
            <w:pPr>
              <w:pStyle w:val="1b"/>
              <w:pPrChange w:id="5936" w:author="IRK" w:date="2020-04-14T13:57:00Z">
                <w:pPr>
                  <w:pStyle w:val="aff1"/>
                </w:pPr>
              </w:pPrChange>
            </w:pPr>
            <w:r>
              <w:t>32     }</w:t>
            </w:r>
          </w:p>
          <w:p w14:paraId="730ADC5E" w14:textId="77777777" w:rsidR="001140F8" w:rsidRDefault="001140F8">
            <w:pPr>
              <w:pStyle w:val="1b"/>
              <w:pPrChange w:id="5937" w:author="IRK" w:date="2020-04-14T13:57:00Z">
                <w:pPr>
                  <w:pStyle w:val="aff1"/>
                </w:pPr>
              </w:pPrChange>
            </w:pPr>
            <w:r>
              <w:t>33</w:t>
            </w:r>
            <w:del w:id="5938" w:author="IRK" w:date="2020-03-13T10:27:00Z">
              <w:r w:rsidDel="001B0610">
                <w:delText xml:space="preserve"> </w:delText>
              </w:r>
            </w:del>
          </w:p>
          <w:p w14:paraId="02B4EB80" w14:textId="77777777" w:rsidR="001140F8" w:rsidRDefault="001140F8">
            <w:pPr>
              <w:pStyle w:val="1b"/>
              <w:pPrChange w:id="5939" w:author="IRK" w:date="2020-04-14T13:57:00Z">
                <w:pPr>
                  <w:pStyle w:val="aff1"/>
                </w:pPr>
              </w:pPrChange>
            </w:pPr>
            <w:r>
              <w:t>34     public Object execute( Engine engine, Object</w:t>
            </w:r>
            <w:r w:rsidR="002821A4">
              <w:t>[ ]</w:t>
            </w:r>
            <w:r>
              <w:t xml:space="preserve"> params ) throws RuleRuntimeException</w:t>
            </w:r>
          </w:p>
          <w:p w14:paraId="71BB4FF5" w14:textId="77777777" w:rsidR="001140F8" w:rsidRDefault="001140F8">
            <w:pPr>
              <w:pStyle w:val="1b"/>
              <w:pPrChange w:id="5940" w:author="IRK" w:date="2020-04-14T13:57:00Z">
                <w:pPr>
                  <w:pStyle w:val="aff1"/>
                </w:pPr>
              </w:pPrChange>
            </w:pPr>
            <w:r>
              <w:t>35     {</w:t>
            </w:r>
          </w:p>
          <w:p w14:paraId="39F76EA1" w14:textId="77777777" w:rsidR="001140F8" w:rsidRDefault="001140F8">
            <w:pPr>
              <w:pStyle w:val="1b"/>
              <w:pPrChange w:id="5941" w:author="IRK" w:date="2020-04-14T13:57:00Z">
                <w:pPr>
                  <w:pStyle w:val="aff1"/>
                </w:pPr>
              </w:pPrChange>
            </w:pPr>
            <w:r>
              <w:t>36         long start;</w:t>
            </w:r>
          </w:p>
          <w:p w14:paraId="645BF45F" w14:textId="77777777" w:rsidR="001140F8" w:rsidRDefault="001140F8">
            <w:pPr>
              <w:pStyle w:val="1b"/>
              <w:pPrChange w:id="5942" w:author="IRK" w:date="2020-04-14T13:57:00Z">
                <w:pPr>
                  <w:pStyle w:val="aff1"/>
                </w:pPr>
              </w:pPrChange>
            </w:pPr>
            <w:r>
              <w:t>37         long end;</w:t>
            </w:r>
          </w:p>
          <w:p w14:paraId="36BAD134" w14:textId="77777777" w:rsidR="001140F8" w:rsidRDefault="001140F8">
            <w:pPr>
              <w:pStyle w:val="1b"/>
              <w:pPrChange w:id="5943" w:author="IRK" w:date="2020-04-14T13:57:00Z">
                <w:pPr>
                  <w:pStyle w:val="aff1"/>
                </w:pPr>
              </w:pPrChange>
            </w:pPr>
            <w:r>
              <w:t>38         double arg0 = ((Double)params[0]).doubleValue();</w:t>
            </w:r>
          </w:p>
          <w:p w14:paraId="37F898EC" w14:textId="77777777" w:rsidR="001140F8" w:rsidRDefault="001140F8">
            <w:pPr>
              <w:pStyle w:val="1b"/>
              <w:pPrChange w:id="5944" w:author="IRK" w:date="2020-04-14T13:57:00Z">
                <w:pPr>
                  <w:pStyle w:val="aff1"/>
                </w:pPr>
              </w:pPrChange>
            </w:pPr>
            <w:r>
              <w:t>39</w:t>
            </w:r>
            <w:del w:id="5945" w:author="IRK" w:date="2020-03-13T10:27:00Z">
              <w:r w:rsidDel="001B0610">
                <w:delText xml:space="preserve"> </w:delText>
              </w:r>
            </w:del>
          </w:p>
          <w:p w14:paraId="570F7830" w14:textId="77777777" w:rsidR="001140F8" w:rsidRDefault="001140F8">
            <w:pPr>
              <w:pStyle w:val="1b"/>
              <w:pPrChange w:id="5946" w:author="IRK" w:date="2020-04-14T13:57:00Z">
                <w:pPr>
                  <w:pStyle w:val="aff1"/>
                </w:pPr>
              </w:pPrChange>
            </w:pPr>
            <w:r>
              <w:t>40         if( params.length == 1 )</w:t>
            </w:r>
          </w:p>
          <w:p w14:paraId="0782BD35" w14:textId="77777777" w:rsidR="001140F8" w:rsidRDefault="001140F8">
            <w:pPr>
              <w:pStyle w:val="1b"/>
              <w:pPrChange w:id="5947" w:author="IRK" w:date="2020-04-14T13:57:00Z">
                <w:pPr>
                  <w:pStyle w:val="aff1"/>
                </w:pPr>
              </w:pPrChange>
            </w:pPr>
            <w:r>
              <w:t>41         {</w:t>
            </w:r>
          </w:p>
          <w:p w14:paraId="3DA13FB8" w14:textId="77777777" w:rsidR="001140F8" w:rsidRDefault="001140F8">
            <w:pPr>
              <w:pStyle w:val="1b"/>
              <w:pPrChange w:id="5948" w:author="IRK" w:date="2020-04-14T13:57:00Z">
                <w:pPr>
                  <w:pStyle w:val="aff1"/>
                </w:pPr>
              </w:pPrChange>
            </w:pPr>
            <w:r>
              <w:t>42             start = 1L;</w:t>
            </w:r>
          </w:p>
          <w:p w14:paraId="6E1648C9" w14:textId="77777777" w:rsidR="001140F8" w:rsidRDefault="001140F8">
            <w:pPr>
              <w:pStyle w:val="1b"/>
              <w:pPrChange w:id="5949" w:author="IRK" w:date="2020-04-14T13:57:00Z">
                <w:pPr>
                  <w:pStyle w:val="aff1"/>
                </w:pPr>
              </w:pPrChange>
            </w:pPr>
            <w:r>
              <w:t>43             end = (long)arg0;</w:t>
            </w:r>
          </w:p>
          <w:p w14:paraId="67F34A24" w14:textId="77777777" w:rsidR="001140F8" w:rsidRDefault="001140F8">
            <w:pPr>
              <w:pStyle w:val="1b"/>
              <w:pPrChange w:id="5950" w:author="IRK" w:date="2020-04-14T13:57:00Z">
                <w:pPr>
                  <w:pStyle w:val="aff1"/>
                </w:pPr>
              </w:pPrChange>
            </w:pPr>
            <w:r>
              <w:t>44</w:t>
            </w:r>
            <w:del w:id="5951" w:author="IRK" w:date="2020-03-13T10:27:00Z">
              <w:r w:rsidDel="001B0610">
                <w:delText xml:space="preserve"> </w:delText>
              </w:r>
            </w:del>
          </w:p>
          <w:p w14:paraId="7B70427B" w14:textId="77777777" w:rsidR="001140F8" w:rsidRDefault="001140F8">
            <w:pPr>
              <w:pStyle w:val="1b"/>
              <w:pPrChange w:id="5952" w:author="IRK" w:date="2020-04-14T13:57:00Z">
                <w:pPr>
                  <w:pStyle w:val="aff1"/>
                </w:pPr>
              </w:pPrChange>
            </w:pPr>
            <w:r>
              <w:t>45             if( (double)end != arg0 )</w:t>
            </w:r>
          </w:p>
          <w:p w14:paraId="1CB36F1C" w14:textId="77777777" w:rsidR="001140F8" w:rsidRDefault="001140F8">
            <w:pPr>
              <w:pStyle w:val="1b"/>
              <w:pPrChange w:id="5953" w:author="IRK" w:date="2020-04-14T13:57:00Z">
                <w:pPr>
                  <w:pStyle w:val="aff1"/>
                </w:pPr>
              </w:pPrChange>
            </w:pPr>
            <w:r>
              <w:t>46                 throw new UserDefinedFunctionException( "Parameters must be integer numbers." );</w:t>
            </w:r>
          </w:p>
          <w:p w14:paraId="2ABA338E" w14:textId="77777777" w:rsidR="001140F8" w:rsidRDefault="001140F8">
            <w:pPr>
              <w:pStyle w:val="1b"/>
              <w:pPrChange w:id="5954" w:author="IRK" w:date="2020-04-14T13:57:00Z">
                <w:pPr>
                  <w:pStyle w:val="aff1"/>
                </w:pPr>
              </w:pPrChange>
            </w:pPr>
            <w:r>
              <w:t>47         }</w:t>
            </w:r>
          </w:p>
          <w:p w14:paraId="445892C5" w14:textId="77777777" w:rsidR="001140F8" w:rsidRDefault="001140F8">
            <w:pPr>
              <w:pStyle w:val="1b"/>
              <w:pPrChange w:id="5955" w:author="IRK" w:date="2020-04-14T13:57:00Z">
                <w:pPr>
                  <w:pStyle w:val="aff1"/>
                </w:pPr>
              </w:pPrChange>
            </w:pPr>
            <w:r>
              <w:t>48         else    // params.length == 2</w:t>
            </w:r>
          </w:p>
          <w:p w14:paraId="150374A6" w14:textId="77777777" w:rsidR="001140F8" w:rsidRDefault="001140F8">
            <w:pPr>
              <w:pStyle w:val="1b"/>
              <w:pPrChange w:id="5956" w:author="IRK" w:date="2020-04-14T13:57:00Z">
                <w:pPr>
                  <w:pStyle w:val="aff1"/>
                </w:pPr>
              </w:pPrChange>
            </w:pPr>
            <w:r>
              <w:t>49         {</w:t>
            </w:r>
          </w:p>
          <w:p w14:paraId="409EB90E" w14:textId="77777777" w:rsidR="001140F8" w:rsidRDefault="001140F8">
            <w:pPr>
              <w:pStyle w:val="1b"/>
              <w:pPrChange w:id="5957" w:author="IRK" w:date="2020-04-14T13:57:00Z">
                <w:pPr>
                  <w:pStyle w:val="aff1"/>
                </w:pPr>
              </w:pPrChange>
            </w:pPr>
            <w:r>
              <w:t>50             double arg1 = ((Double)params[</w:t>
            </w:r>
            <w:r>
              <w:rPr>
                <w:rFonts w:eastAsiaTheme="minorEastAsia" w:hint="eastAsia"/>
              </w:rPr>
              <w:t>1</w:t>
            </w:r>
            <w:r>
              <w:t>]).doubleValue();</w:t>
            </w:r>
          </w:p>
          <w:p w14:paraId="242E2322" w14:textId="77777777" w:rsidR="001140F8" w:rsidRDefault="001140F8">
            <w:pPr>
              <w:pStyle w:val="1b"/>
              <w:pPrChange w:id="5958" w:author="IRK" w:date="2020-04-14T13:57:00Z">
                <w:pPr>
                  <w:pStyle w:val="aff1"/>
                </w:pPr>
              </w:pPrChange>
            </w:pPr>
            <w:r>
              <w:t>51             start = (long)arg0;</w:t>
            </w:r>
          </w:p>
          <w:p w14:paraId="1906890D" w14:textId="77777777" w:rsidR="001140F8" w:rsidRDefault="001140F8">
            <w:pPr>
              <w:pStyle w:val="1b"/>
              <w:pPrChange w:id="5959" w:author="IRK" w:date="2020-04-14T13:57:00Z">
                <w:pPr>
                  <w:pStyle w:val="aff1"/>
                </w:pPr>
              </w:pPrChange>
            </w:pPr>
            <w:r>
              <w:t>52             end = (long)arg1;</w:t>
            </w:r>
          </w:p>
          <w:p w14:paraId="2AC465F4" w14:textId="77777777" w:rsidR="001140F8" w:rsidRDefault="001140F8">
            <w:pPr>
              <w:pStyle w:val="1b"/>
              <w:pPrChange w:id="5960" w:author="IRK" w:date="2020-04-14T13:57:00Z">
                <w:pPr>
                  <w:pStyle w:val="aff1"/>
                </w:pPr>
              </w:pPrChange>
            </w:pPr>
            <w:r>
              <w:t>53</w:t>
            </w:r>
            <w:del w:id="5961" w:author="IRK" w:date="2020-03-13T10:27:00Z">
              <w:r w:rsidDel="001B0610">
                <w:delText xml:space="preserve"> </w:delText>
              </w:r>
            </w:del>
          </w:p>
          <w:p w14:paraId="4B881E40" w14:textId="77777777" w:rsidR="001140F8" w:rsidRDefault="001140F8">
            <w:pPr>
              <w:pStyle w:val="1b"/>
              <w:pPrChange w:id="5962" w:author="IRK" w:date="2020-04-14T13:57:00Z">
                <w:pPr>
                  <w:pStyle w:val="aff1"/>
                </w:pPr>
              </w:pPrChange>
            </w:pPr>
            <w:r>
              <w:t>54             if( (double)start != arg0 || (double)end != arg1 )</w:t>
            </w:r>
          </w:p>
          <w:p w14:paraId="3FFD6A92" w14:textId="77777777" w:rsidR="001140F8" w:rsidRDefault="001140F8">
            <w:pPr>
              <w:pStyle w:val="1b"/>
              <w:pPrChange w:id="5963" w:author="IRK" w:date="2020-04-14T13:57:00Z">
                <w:pPr>
                  <w:pStyle w:val="aff1"/>
                </w:pPr>
              </w:pPrChange>
            </w:pPr>
            <w:r>
              <w:t>55                 throw new UserDefinedFunctionException( "Parameters must be integer numbers." );</w:t>
            </w:r>
          </w:p>
          <w:p w14:paraId="77EE3D66" w14:textId="77777777" w:rsidR="001140F8" w:rsidRDefault="001140F8">
            <w:pPr>
              <w:pStyle w:val="1b"/>
              <w:pPrChange w:id="5964" w:author="IRK" w:date="2020-04-14T13:57:00Z">
                <w:pPr>
                  <w:pStyle w:val="aff1"/>
                </w:pPr>
              </w:pPrChange>
            </w:pPr>
            <w:r>
              <w:t>56         }</w:t>
            </w:r>
          </w:p>
          <w:p w14:paraId="09B67482" w14:textId="77777777" w:rsidR="001140F8" w:rsidRDefault="001140F8">
            <w:pPr>
              <w:pStyle w:val="1b"/>
              <w:pPrChange w:id="5965" w:author="IRK" w:date="2020-04-14T13:57:00Z">
                <w:pPr>
                  <w:pStyle w:val="aff1"/>
                </w:pPr>
              </w:pPrChange>
            </w:pPr>
            <w:r>
              <w:t xml:space="preserve">57 </w:t>
            </w:r>
          </w:p>
          <w:p w14:paraId="37A05BD8" w14:textId="77777777" w:rsidR="001140F8" w:rsidRDefault="001140F8">
            <w:pPr>
              <w:pStyle w:val="1b"/>
              <w:pPrChange w:id="5966" w:author="IRK" w:date="2020-04-14T13:57:00Z">
                <w:pPr>
                  <w:pStyle w:val="aff1"/>
                </w:pPr>
              </w:pPrChange>
            </w:pPr>
            <w:r>
              <w:t>58         if( start &lt; 1 || end &lt; 1 )</w:t>
            </w:r>
          </w:p>
          <w:p w14:paraId="1DF0454A" w14:textId="77777777" w:rsidR="001140F8" w:rsidRDefault="001140F8">
            <w:pPr>
              <w:pStyle w:val="1b"/>
              <w:pPrChange w:id="5967" w:author="IRK" w:date="2020-04-14T13:57:00Z">
                <w:pPr>
                  <w:pStyle w:val="aff1"/>
                </w:pPr>
              </w:pPrChange>
            </w:pPr>
            <w:r>
              <w:t>59             throw new UserDefinedFunctionException( "Arguments must be positive." );</w:t>
            </w:r>
          </w:p>
          <w:p w14:paraId="259ED6DD" w14:textId="77777777" w:rsidR="001140F8" w:rsidRDefault="001140F8">
            <w:pPr>
              <w:pStyle w:val="1b"/>
              <w:pPrChange w:id="5968" w:author="IRK" w:date="2020-04-14T13:57:00Z">
                <w:pPr>
                  <w:pStyle w:val="aff1"/>
                </w:pPr>
              </w:pPrChange>
            </w:pPr>
            <w:r>
              <w:t>60</w:t>
            </w:r>
            <w:del w:id="5969" w:author="IRK" w:date="2020-03-13T10:27:00Z">
              <w:r w:rsidDel="001B0610">
                <w:delText xml:space="preserve"> </w:delText>
              </w:r>
            </w:del>
          </w:p>
          <w:p w14:paraId="59A5B1DA" w14:textId="77777777" w:rsidR="001140F8" w:rsidRDefault="001140F8">
            <w:pPr>
              <w:pStyle w:val="1b"/>
              <w:pPrChange w:id="5970" w:author="IRK" w:date="2020-04-14T13:57:00Z">
                <w:pPr>
                  <w:pStyle w:val="aff1"/>
                </w:pPr>
              </w:pPrChange>
            </w:pPr>
            <w:r>
              <w:t>61         long fact = 1L;</w:t>
            </w:r>
          </w:p>
          <w:p w14:paraId="44A4E2AB" w14:textId="77777777" w:rsidR="001140F8" w:rsidRDefault="001140F8">
            <w:pPr>
              <w:pStyle w:val="1b"/>
              <w:pPrChange w:id="5971" w:author="IRK" w:date="2020-04-14T13:57:00Z">
                <w:pPr>
                  <w:pStyle w:val="aff1"/>
                </w:pPr>
              </w:pPrChange>
            </w:pPr>
            <w:r>
              <w:t>62         for( long n = start; n &lt;= end; n++ )</w:t>
            </w:r>
          </w:p>
          <w:p w14:paraId="0498983C" w14:textId="77777777" w:rsidR="001140F8" w:rsidRDefault="001140F8">
            <w:pPr>
              <w:pStyle w:val="1b"/>
              <w:pPrChange w:id="5972" w:author="IRK" w:date="2020-04-14T13:57:00Z">
                <w:pPr>
                  <w:pStyle w:val="aff1"/>
                </w:pPr>
              </w:pPrChange>
            </w:pPr>
            <w:r>
              <w:t>63             fact *= n;</w:t>
            </w:r>
          </w:p>
          <w:p w14:paraId="6D14EEAA" w14:textId="77777777" w:rsidR="001140F8" w:rsidRDefault="001140F8">
            <w:pPr>
              <w:pStyle w:val="1b"/>
              <w:pPrChange w:id="5973" w:author="IRK" w:date="2020-04-14T13:57:00Z">
                <w:pPr>
                  <w:pStyle w:val="aff1"/>
                </w:pPr>
              </w:pPrChange>
            </w:pPr>
            <w:r>
              <w:t>64</w:t>
            </w:r>
            <w:del w:id="5974" w:author="IRK" w:date="2020-03-13T10:27:00Z">
              <w:r w:rsidDel="001B0610">
                <w:delText xml:space="preserve"> </w:delText>
              </w:r>
            </w:del>
          </w:p>
          <w:p w14:paraId="5714EACA" w14:textId="77777777" w:rsidR="001140F8" w:rsidRDefault="001140F8">
            <w:pPr>
              <w:pStyle w:val="1b"/>
              <w:pPrChange w:id="5975" w:author="IRK" w:date="2020-04-14T13:57:00Z">
                <w:pPr>
                  <w:pStyle w:val="aff1"/>
                </w:pPr>
              </w:pPrChange>
            </w:pPr>
            <w:r>
              <w:t>65         return Double.valueOf( (double)fact );</w:t>
            </w:r>
          </w:p>
          <w:p w14:paraId="58802B1C" w14:textId="77777777" w:rsidR="001140F8" w:rsidRDefault="001140F8">
            <w:pPr>
              <w:pStyle w:val="1b"/>
              <w:pPrChange w:id="5976" w:author="IRK" w:date="2020-04-14T13:57:00Z">
                <w:pPr>
                  <w:pStyle w:val="aff1"/>
                </w:pPr>
              </w:pPrChange>
            </w:pPr>
            <w:r>
              <w:t>66     }</w:t>
            </w:r>
          </w:p>
          <w:p w14:paraId="4802C84F" w14:textId="77777777" w:rsidR="001140F8" w:rsidRDefault="001140F8">
            <w:pPr>
              <w:pStyle w:val="1b"/>
              <w:pPrChange w:id="5977" w:author="IRK" w:date="2020-04-14T13:57:00Z">
                <w:pPr>
                  <w:pStyle w:val="aff1"/>
                </w:pPr>
              </w:pPrChange>
            </w:pPr>
            <w:r>
              <w:t>67 }</w:t>
            </w:r>
          </w:p>
        </w:tc>
      </w:tr>
    </w:tbl>
    <w:p w14:paraId="6BF6C47A" w14:textId="77777777" w:rsidR="00CB06DE" w:rsidRPr="00BF3942" w:rsidRDefault="00CB06DE" w:rsidP="00F93119"/>
    <w:p w14:paraId="74DC69F0" w14:textId="3D777543" w:rsidR="001140F8" w:rsidRPr="00F728C5" w:rsidRDefault="001140F8" w:rsidP="00F93119">
      <w:r w:rsidRPr="00F728C5">
        <w:rPr>
          <w:rFonts w:hint="eastAsia"/>
        </w:rPr>
        <w:t>ユーザ定義関数のクラスは</w:t>
      </w:r>
      <w:r w:rsidRPr="00F728C5">
        <w:rPr>
          <w:rStyle w:val="aff2"/>
          <w:rFonts w:asciiTheme="majorHAnsi" w:eastAsia="ＭＳ Ｐゴシック" w:hAnsiTheme="majorHAnsi" w:cstheme="majorHAnsi"/>
          <w:sz w:val="20"/>
          <w:szCs w:val="20"/>
        </w:rPr>
        <w:t>Func</w:t>
      </w:r>
      <w:r w:rsidRPr="00F728C5">
        <w:t>FACT</w:t>
      </w:r>
      <w:r w:rsidRPr="00F728C5">
        <w:rPr>
          <w:rFonts w:hint="eastAsia"/>
        </w:rPr>
        <w:t>で</w:t>
      </w:r>
      <w:r w:rsidRPr="00F728C5">
        <w:t>(</w:t>
      </w:r>
      <w:ins w:id="5978" w:author="IRK" w:date="2020-05-12T14:37:00Z">
        <w:r w:rsidR="00AD48B4">
          <w:rPr>
            <w:rFonts w:hint="eastAsia"/>
          </w:rPr>
          <w:t>[</w:t>
        </w:r>
      </w:ins>
      <w:r w:rsidRPr="00F728C5">
        <w:t>9</w:t>
      </w:r>
      <w:r w:rsidR="00D13942">
        <w:rPr>
          <w:rFonts w:hint="eastAsia"/>
        </w:rPr>
        <w:t>行目</w:t>
      </w:r>
      <w:ins w:id="5979" w:author="IRK" w:date="2020-05-12T14:37:00Z">
        <w:r w:rsidR="00AD48B4">
          <w:rPr>
            <w:rFonts w:hint="eastAsia"/>
          </w:rPr>
          <w:t>]</w:t>
        </w:r>
      </w:ins>
      <w:r w:rsidRPr="00F728C5">
        <w:t>)</w:t>
      </w:r>
      <w:r w:rsidRPr="00F728C5">
        <w:rPr>
          <w:rFonts w:hint="eastAsia"/>
        </w:rPr>
        <w:t>、</w:t>
      </w:r>
      <w:r w:rsidRPr="00F728C5">
        <w:t>com.innoexpert.innorulesj.suite.udf.User-DefinedFunction</w:t>
      </w:r>
      <w:r w:rsidRPr="00F728C5">
        <w:rPr>
          <w:rFonts w:hint="eastAsia"/>
        </w:rPr>
        <w:t>インタフェースを実装している。このクラスには</w:t>
      </w:r>
      <w:r w:rsidRPr="00F728C5">
        <w:t>3</w:t>
      </w:r>
      <w:r w:rsidRPr="00F728C5">
        <w:rPr>
          <w:rFonts w:hint="eastAsia"/>
        </w:rPr>
        <w:t>つのメソッドが</w:t>
      </w:r>
      <w:r w:rsidR="00CE6190">
        <w:rPr>
          <w:rFonts w:hint="eastAsia"/>
        </w:rPr>
        <w:t>あり</w:t>
      </w:r>
      <w:r w:rsidRPr="00F728C5">
        <w:rPr>
          <w:rFonts w:hint="eastAsia"/>
        </w:rPr>
        <w:t>、</w:t>
      </w:r>
      <w:r w:rsidRPr="00F728C5">
        <w:t>getName(</w:t>
      </w:r>
      <w:ins w:id="5980" w:author="IRK" w:date="2020-05-12T14:37:00Z">
        <w:r w:rsidR="00AD48B4">
          <w:rPr>
            <w:rFonts w:hint="eastAsia"/>
          </w:rPr>
          <w:t>[</w:t>
        </w:r>
      </w:ins>
      <w:r w:rsidRPr="00F728C5">
        <w:t>11</w:t>
      </w:r>
      <w:r w:rsidR="00D13942">
        <w:rPr>
          <w:rFonts w:hint="eastAsia"/>
        </w:rPr>
        <w:t>行目</w:t>
      </w:r>
      <w:ins w:id="5981" w:author="IRK" w:date="2020-05-12T14:37:00Z">
        <w:r w:rsidR="00AD48B4">
          <w:rPr>
            <w:rFonts w:hint="eastAsia"/>
          </w:rPr>
          <w:t>]</w:t>
        </w:r>
      </w:ins>
      <w:r w:rsidRPr="00F728C5">
        <w:t>)</w:t>
      </w:r>
      <w:r w:rsidRPr="00F728C5">
        <w:rPr>
          <w:rFonts w:hint="eastAsia"/>
        </w:rPr>
        <w:t>、</w:t>
      </w:r>
      <w:r w:rsidRPr="00F728C5">
        <w:t>check(</w:t>
      </w:r>
      <w:ins w:id="5982" w:author="IRK" w:date="2020-05-12T14:37:00Z">
        <w:r w:rsidR="00AD48B4">
          <w:rPr>
            <w:rFonts w:hint="eastAsia"/>
          </w:rPr>
          <w:t>[</w:t>
        </w:r>
      </w:ins>
      <w:r w:rsidRPr="00F728C5">
        <w:t>16</w:t>
      </w:r>
      <w:r w:rsidR="00D13942">
        <w:rPr>
          <w:rFonts w:hint="eastAsia"/>
        </w:rPr>
        <w:t>行目</w:t>
      </w:r>
      <w:ins w:id="5983" w:author="IRK" w:date="2020-05-12T14:38:00Z">
        <w:r w:rsidR="00AD48B4">
          <w:rPr>
            <w:rFonts w:hint="eastAsia"/>
          </w:rPr>
          <w:t>]</w:t>
        </w:r>
      </w:ins>
      <w:r w:rsidRPr="00F728C5">
        <w:t>)</w:t>
      </w:r>
      <w:r w:rsidRPr="00F728C5">
        <w:rPr>
          <w:rFonts w:hint="eastAsia"/>
        </w:rPr>
        <w:t>、</w:t>
      </w:r>
      <w:r w:rsidRPr="00F728C5">
        <w:t>execute(</w:t>
      </w:r>
      <w:ins w:id="5984" w:author="IRK" w:date="2020-05-12T14:38:00Z">
        <w:r w:rsidR="00AD48B4">
          <w:rPr>
            <w:rFonts w:hint="eastAsia"/>
          </w:rPr>
          <w:t>[</w:t>
        </w:r>
      </w:ins>
      <w:r w:rsidRPr="00F728C5">
        <w:t>34</w:t>
      </w:r>
      <w:r w:rsidR="00D13942">
        <w:rPr>
          <w:rFonts w:hint="eastAsia"/>
        </w:rPr>
        <w:t>行目</w:t>
      </w:r>
      <w:ins w:id="5985" w:author="IRK" w:date="2020-05-12T14:38:00Z">
        <w:r w:rsidR="00AD48B4">
          <w:rPr>
            <w:rFonts w:hint="eastAsia"/>
          </w:rPr>
          <w:t>]</w:t>
        </w:r>
      </w:ins>
      <w:r w:rsidRPr="00F728C5">
        <w:t>)</w:t>
      </w:r>
      <w:r w:rsidRPr="00F728C5">
        <w:rPr>
          <w:rFonts w:hint="eastAsia"/>
        </w:rPr>
        <w:t>がそのメソッドである。</w:t>
      </w:r>
    </w:p>
    <w:p w14:paraId="46D91280" w14:textId="77777777" w:rsidR="001140F8" w:rsidRPr="00BF3942" w:rsidRDefault="001140F8" w:rsidP="00F93119"/>
    <w:p w14:paraId="10A78B26" w14:textId="77777777" w:rsidR="001140F8" w:rsidRPr="00F728C5" w:rsidRDefault="001140F8" w:rsidP="00F93119">
      <w:r w:rsidRPr="00F728C5">
        <w:rPr>
          <w:rStyle w:val="aff2"/>
          <w:rFonts w:asciiTheme="majorHAnsi" w:eastAsia="ＭＳ Ｐゴシック" w:hAnsiTheme="majorHAnsi" w:cstheme="majorHAnsi"/>
          <w:sz w:val="20"/>
          <w:szCs w:val="20"/>
        </w:rPr>
        <w:t>getName</w:t>
      </w:r>
      <w:r w:rsidRPr="00F728C5">
        <w:rPr>
          <w:rFonts w:hint="eastAsia"/>
        </w:rPr>
        <w:t>メソッドはユーザ定義関数の名前を返し、その名前は</w:t>
      </w:r>
      <w:r w:rsidRPr="00F728C5">
        <w:t>“FACT”</w:t>
      </w:r>
      <w:r w:rsidRPr="00F728C5">
        <w:rPr>
          <w:rFonts w:hint="eastAsia"/>
        </w:rPr>
        <w:t>である。</w:t>
      </w:r>
    </w:p>
    <w:p w14:paraId="0691F1B2" w14:textId="77777777" w:rsidR="001140F8" w:rsidRPr="00BF3942" w:rsidRDefault="001140F8" w:rsidP="00F93119"/>
    <w:p w14:paraId="27F1F8AE" w14:textId="7F85E8AF" w:rsidR="001140F8" w:rsidRDefault="001140F8" w:rsidP="00F93119">
      <w:r w:rsidRPr="00E612BC">
        <w:t>check</w:t>
      </w:r>
      <w:r w:rsidRPr="00E612BC">
        <w:t>メソッドは、パラメータの数とデータ</w:t>
      </w:r>
      <w:del w:id="5986" w:author="IRK" w:date="2020-04-13T12:24:00Z">
        <w:r w:rsidRPr="00E612BC" w:rsidDel="00610CCB">
          <w:delText>形式</w:delText>
        </w:r>
      </w:del>
      <w:ins w:id="5987" w:author="IRK" w:date="2020-04-13T12:24:00Z">
        <w:r w:rsidR="00610CCB">
          <w:rPr>
            <w:rFonts w:hint="eastAsia"/>
          </w:rPr>
          <w:t>型</w:t>
        </w:r>
      </w:ins>
      <w:r w:rsidRPr="00E612BC">
        <w:t>をチェックしている。このメソッドは、ルール</w:t>
      </w:r>
      <w:r w:rsidR="00594315" w:rsidRPr="00AB2487">
        <w:rPr>
          <w:rFonts w:ascii="ＭＳ Ｐゴシック" w:hAnsi="ＭＳ Ｐゴシック" w:hint="eastAsia"/>
        </w:rPr>
        <w:t>を</w:t>
      </w:r>
      <w:r w:rsidRPr="00AB2487">
        <w:rPr>
          <w:rFonts w:ascii="ＭＳ Ｐゴシック" w:hAnsi="ＭＳ Ｐゴシック" w:hint="eastAsia"/>
        </w:rPr>
        <w:t>保</w:t>
      </w:r>
      <w:r w:rsidRPr="00E612BC">
        <w:t>存する時のように</w:t>
      </w:r>
      <w:r w:rsidRPr="00E612BC">
        <w:t>FACT</w:t>
      </w:r>
      <w:r w:rsidRPr="00BF3942">
        <w:t>関数を含むルール表現式の文法をチェックする際に呼び出される。</w:t>
      </w:r>
      <w:del w:id="5988" w:author="IRK" w:date="2020-03-12T16:19:00Z">
        <w:r w:rsidR="005C62D9" w:rsidDel="004316F4">
          <w:rPr>
            <w:rFonts w:hint="eastAsia"/>
          </w:rPr>
          <w:delText>6</w:delText>
        </w:r>
        <w:r w:rsidRPr="00BF3942" w:rsidDel="004316F4">
          <w:delText>.</w:delText>
        </w:r>
        <w:r w:rsidRPr="00E612BC" w:rsidDel="004316F4">
          <w:delText>1</w:delText>
        </w:r>
      </w:del>
      <w:ins w:id="5989" w:author="IRK" w:date="2020-03-12T16:19:00Z">
        <w:r w:rsidR="004316F4">
          <w:rPr>
            <w:rFonts w:hint="eastAsia"/>
          </w:rPr>
          <w:t>「</w:t>
        </w:r>
        <w:r w:rsidR="004316F4">
          <w:fldChar w:fldCharType="begin"/>
        </w:r>
        <w:r w:rsidR="004316F4">
          <w:instrText xml:space="preserve"> </w:instrText>
        </w:r>
        <w:r w:rsidR="004316F4">
          <w:rPr>
            <w:rFonts w:hint="eastAsia"/>
          </w:rPr>
          <w:instrText>REF _Ref34922396 \r \h</w:instrText>
        </w:r>
        <w:r w:rsidR="004316F4">
          <w:instrText xml:space="preserve"> </w:instrText>
        </w:r>
      </w:ins>
      <w:r w:rsidR="004316F4">
        <w:fldChar w:fldCharType="separate"/>
      </w:r>
      <w:r w:rsidR="0092459D">
        <w:t xml:space="preserve">7.1 </w:t>
      </w:r>
      <w:ins w:id="5990" w:author="IRK" w:date="2020-03-12T16:19:00Z">
        <w:r w:rsidR="004316F4">
          <w:fldChar w:fldCharType="end"/>
        </w:r>
        <w:r w:rsidR="004316F4">
          <w:fldChar w:fldCharType="begin"/>
        </w:r>
        <w:r w:rsidR="004316F4">
          <w:instrText xml:space="preserve"> REF _Ref34922399 \h </w:instrText>
        </w:r>
      </w:ins>
      <w:r w:rsidR="004316F4">
        <w:fldChar w:fldCharType="separate"/>
      </w:r>
      <w:r w:rsidR="0092459D" w:rsidRPr="007972F3">
        <w:t>関数の原型</w:t>
      </w:r>
      <w:r w:rsidR="0092459D" w:rsidRPr="007972F3">
        <w:t>(Prototype)</w:t>
      </w:r>
      <w:ins w:id="5991" w:author="IRK" w:date="2020-03-12T16:19:00Z">
        <w:r w:rsidR="004316F4">
          <w:fldChar w:fldCharType="end"/>
        </w:r>
        <w:r w:rsidR="004316F4">
          <w:rPr>
            <w:rFonts w:hint="eastAsia"/>
          </w:rPr>
          <w:t>」</w:t>
        </w:r>
      </w:ins>
      <w:r w:rsidR="00F40656" w:rsidRPr="00F40656">
        <w:rPr>
          <w:rFonts w:hint="eastAsia"/>
        </w:rPr>
        <w:t>で説明した</w:t>
      </w:r>
      <w:del w:id="5992" w:author="IRK" w:date="2020-03-12T14:45:00Z">
        <w:r w:rsidR="00F40656" w:rsidRPr="00F40656" w:rsidDel="00985441">
          <w:rPr>
            <w:rFonts w:hint="eastAsia"/>
          </w:rPr>
          <w:delText>通り</w:delText>
        </w:r>
      </w:del>
      <w:ins w:id="5993" w:author="IRK" w:date="2020-03-12T14:45:00Z">
        <w:r w:rsidR="00985441">
          <w:rPr>
            <w:rFonts w:hint="eastAsia"/>
          </w:rPr>
          <w:t>とおり</w:t>
        </w:r>
      </w:ins>
      <w:r w:rsidRPr="00E612BC">
        <w:t>、</w:t>
      </w:r>
      <w:r w:rsidRPr="00E612BC">
        <w:t>FACT</w:t>
      </w:r>
      <w:r w:rsidRPr="00E612BC">
        <w:t>関数は</w:t>
      </w:r>
      <w:r w:rsidR="00A83E98">
        <w:rPr>
          <w:rFonts w:hint="eastAsia"/>
        </w:rPr>
        <w:t>1</w:t>
      </w:r>
      <w:r w:rsidRPr="00BF3942">
        <w:t>つの数値型パラメータを受け取るものと</w:t>
      </w:r>
      <w:r w:rsidRPr="00BF3942">
        <w:t>2</w:t>
      </w:r>
      <w:r w:rsidRPr="00BF3942">
        <w:t>つの数値型パラメータを受け取るものが</w:t>
      </w:r>
      <w:r w:rsidR="00463A8A">
        <w:rPr>
          <w:rFonts w:hint="eastAsia"/>
        </w:rPr>
        <w:t>あった</w:t>
      </w:r>
      <w:r w:rsidRPr="00BF3942">
        <w:t>。</w:t>
      </w:r>
      <w:ins w:id="5994" w:author="IRK" w:date="2020-05-12T14:38:00Z">
        <w:r w:rsidR="00AD48B4">
          <w:rPr>
            <w:rFonts w:hint="eastAsia"/>
          </w:rPr>
          <w:t>[</w:t>
        </w:r>
      </w:ins>
      <w:r w:rsidRPr="00BF3942">
        <w:t>18</w:t>
      </w:r>
      <w:r w:rsidR="001B7556">
        <w:t>~</w:t>
      </w:r>
      <w:r w:rsidRPr="00BF3942">
        <w:t>22</w:t>
      </w:r>
      <w:r w:rsidR="00D13942">
        <w:t>行目</w:t>
      </w:r>
      <w:ins w:id="5995" w:author="IRK" w:date="2020-05-12T14:38:00Z">
        <w:r w:rsidR="00AD48B4">
          <w:rPr>
            <w:rFonts w:hint="eastAsia"/>
          </w:rPr>
          <w:t>]</w:t>
        </w:r>
      </w:ins>
      <w:r w:rsidRPr="00BF3942">
        <w:t>ではパラメータが</w:t>
      </w:r>
      <w:r w:rsidRPr="00BF3942">
        <w:t>1</w:t>
      </w:r>
      <w:r w:rsidRPr="00BF3942">
        <w:t>つの場合のデータ</w:t>
      </w:r>
      <w:del w:id="5996" w:author="IRK" w:date="2020-04-13T12:24:00Z">
        <w:r w:rsidRPr="00BF3942" w:rsidDel="00610CCB">
          <w:delText>形式</w:delText>
        </w:r>
      </w:del>
      <w:ins w:id="5997" w:author="IRK" w:date="2020-04-13T12:24:00Z">
        <w:r w:rsidR="00610CCB">
          <w:rPr>
            <w:rFonts w:hint="eastAsia"/>
          </w:rPr>
          <w:t>型</w:t>
        </w:r>
      </w:ins>
      <w:r w:rsidRPr="00BF3942">
        <w:t>のチェック、</w:t>
      </w:r>
      <w:ins w:id="5998" w:author="IRK" w:date="2020-05-12T14:38:00Z">
        <w:r w:rsidR="00AD48B4">
          <w:rPr>
            <w:rFonts w:hint="eastAsia"/>
          </w:rPr>
          <w:t>[</w:t>
        </w:r>
      </w:ins>
      <w:r w:rsidRPr="00BF3942">
        <w:t>23</w:t>
      </w:r>
      <w:r w:rsidR="001B7556">
        <w:t>~</w:t>
      </w:r>
      <w:r w:rsidRPr="00BF3942">
        <w:t>27</w:t>
      </w:r>
      <w:r w:rsidR="00D13942">
        <w:t>行目</w:t>
      </w:r>
      <w:ins w:id="5999" w:author="IRK" w:date="2020-05-12T14:38:00Z">
        <w:r w:rsidR="00AD48B4">
          <w:rPr>
            <w:rFonts w:hint="eastAsia"/>
          </w:rPr>
          <w:t>]</w:t>
        </w:r>
      </w:ins>
      <w:r w:rsidRPr="00BF3942">
        <w:t>ではパラメータが</w:t>
      </w:r>
      <w:r w:rsidRPr="00BF3942">
        <w:t>2</w:t>
      </w:r>
      <w:r w:rsidRPr="00BF3942">
        <w:t>つの場合のデータ</w:t>
      </w:r>
      <w:del w:id="6000" w:author="IRK" w:date="2020-04-13T12:24:00Z">
        <w:r w:rsidRPr="00BF3942" w:rsidDel="00610CCB">
          <w:delText>形式</w:delText>
        </w:r>
      </w:del>
      <w:ins w:id="6001" w:author="IRK" w:date="2020-04-13T12:24:00Z">
        <w:r w:rsidR="00610CCB">
          <w:rPr>
            <w:rFonts w:hint="eastAsia"/>
          </w:rPr>
          <w:t>型</w:t>
        </w:r>
      </w:ins>
      <w:r w:rsidRPr="00BF3942">
        <w:t>のチェックを行っている。階乗</w:t>
      </w:r>
      <w:r w:rsidRPr="00BF3942">
        <w:rPr>
          <w:rFonts w:hint="eastAsia"/>
        </w:rPr>
        <w:t>の意味</w:t>
      </w:r>
      <w:r w:rsidR="00463A8A">
        <w:rPr>
          <w:rFonts w:hint="eastAsia"/>
        </w:rPr>
        <w:t>を</w:t>
      </w:r>
      <w:r w:rsidRPr="00BF3942">
        <w:rPr>
          <w:rFonts w:hint="eastAsia"/>
        </w:rPr>
        <w:t>踏まえ</w:t>
      </w:r>
      <w:r w:rsidRPr="00BF3942">
        <w:t>、</w:t>
      </w:r>
      <w:r w:rsidRPr="00BF3942">
        <w:rPr>
          <w:rFonts w:hint="eastAsia"/>
        </w:rPr>
        <w:t>該当</w:t>
      </w:r>
      <w:r w:rsidRPr="00BF3942">
        <w:t>パラメータは自然数である必要がある。しかし、</w:t>
      </w:r>
      <w:r w:rsidRPr="00BF3942">
        <w:t>InnoRules</w:t>
      </w:r>
      <w:r w:rsidRPr="00BF3942">
        <w:t>は整数型のデータ</w:t>
      </w:r>
      <w:del w:id="6002" w:author="IRK" w:date="2020-04-13T12:24:00Z">
        <w:r w:rsidRPr="00BF3942" w:rsidDel="00610CCB">
          <w:delText>形式</w:delText>
        </w:r>
      </w:del>
      <w:ins w:id="6003" w:author="IRK" w:date="2020-04-13T12:24:00Z">
        <w:r w:rsidR="00610CCB">
          <w:rPr>
            <w:rFonts w:hint="eastAsia"/>
          </w:rPr>
          <w:t>型</w:t>
        </w:r>
      </w:ins>
      <w:r w:rsidRPr="00BF3942">
        <w:t>をサポート</w:t>
      </w:r>
      <w:r w:rsidR="008D6658">
        <w:rPr>
          <w:rFonts w:hint="eastAsia"/>
        </w:rPr>
        <w:t>しないため</w:t>
      </w:r>
      <w:r w:rsidRPr="00BF3942">
        <w:t>、チェック時点</w:t>
      </w:r>
      <w:r w:rsidRPr="00BF3942">
        <w:rPr>
          <w:rFonts w:hint="eastAsia"/>
        </w:rPr>
        <w:t>では</w:t>
      </w:r>
      <w:r w:rsidRPr="00BF3942">
        <w:t>このパラメータが整数なのかどうか</w:t>
      </w:r>
      <w:r w:rsidR="008D6658">
        <w:rPr>
          <w:rFonts w:hint="eastAsia"/>
        </w:rPr>
        <w:t>を</w:t>
      </w:r>
      <w:r w:rsidRPr="00BF3942">
        <w:rPr>
          <w:rFonts w:hint="eastAsia"/>
        </w:rPr>
        <w:t>把握できない</w:t>
      </w:r>
      <w:r w:rsidRPr="00BF3942">
        <w:t>。</w:t>
      </w:r>
      <w:r w:rsidR="008D6658">
        <w:rPr>
          <w:rFonts w:hint="eastAsia"/>
        </w:rPr>
        <w:t>したがって</w:t>
      </w:r>
      <w:r w:rsidRPr="00E612BC">
        <w:t>、</w:t>
      </w:r>
      <w:r w:rsidRPr="00E612BC">
        <w:t>check</w:t>
      </w:r>
      <w:r w:rsidRPr="00E612BC">
        <w:t>メソッド</w:t>
      </w:r>
      <w:r w:rsidRPr="00BF3942">
        <w:t>ではパラメータが数値型なのかどうかのみをチェックしている。</w:t>
      </w:r>
    </w:p>
    <w:p w14:paraId="2EE02F41" w14:textId="77777777" w:rsidR="00680907" w:rsidRPr="00BF3942" w:rsidRDefault="00680907" w:rsidP="00F93119"/>
    <w:p w14:paraId="08DDFBD6" w14:textId="5ED5A644" w:rsidR="00070050" w:rsidRDefault="001140F8" w:rsidP="00F93119">
      <w:r w:rsidRPr="00E612BC">
        <w:t>check</w:t>
      </w:r>
      <w:r w:rsidRPr="00E612BC">
        <w:t>メソッドでは、関数の返却形式に関する情報も提供している。階乗の結果は数値</w:t>
      </w:r>
      <w:del w:id="6004" w:author="IRK" w:date="2020-03-12T14:03:00Z">
        <w:r w:rsidRPr="00E612BC" w:rsidDel="008A7A8D">
          <w:delText>なので</w:delText>
        </w:r>
      </w:del>
      <w:ins w:id="6005" w:author="IRK" w:date="2020-03-12T14:03:00Z">
        <w:r w:rsidR="008A7A8D">
          <w:rPr>
            <w:rFonts w:hint="eastAsia"/>
          </w:rPr>
          <w:t>のため</w:t>
        </w:r>
      </w:ins>
      <w:r w:rsidRPr="00E612BC">
        <w:t>、</w:t>
      </w:r>
      <w:ins w:id="6006" w:author="IRK" w:date="2020-05-12T14:38:00Z">
        <w:r w:rsidR="00AD48B4">
          <w:rPr>
            <w:rFonts w:hint="eastAsia"/>
          </w:rPr>
          <w:t>[</w:t>
        </w:r>
      </w:ins>
      <w:r w:rsidRPr="00E612BC">
        <w:t>31</w:t>
      </w:r>
      <w:r w:rsidR="00D13942">
        <w:t>行目</w:t>
      </w:r>
      <w:ins w:id="6007" w:author="IRK" w:date="2020-05-12T14:38:00Z">
        <w:r w:rsidR="00AD48B4">
          <w:rPr>
            <w:rFonts w:hint="eastAsia"/>
          </w:rPr>
          <w:t>]</w:t>
        </w:r>
      </w:ins>
      <w:r w:rsidRPr="00E612BC">
        <w:t>で</w:t>
      </w:r>
      <w:r w:rsidRPr="00E612BC">
        <w:t>com.inno</w:t>
      </w:r>
    </w:p>
    <w:p w14:paraId="4713054D" w14:textId="63311351" w:rsidR="001140F8" w:rsidRPr="00BF3942" w:rsidRDefault="001140F8" w:rsidP="00F93119">
      <w:r w:rsidRPr="00E612BC">
        <w:t>expert.innorulesj.abstractcompiler.TypeImpl.NUMBER</w:t>
      </w:r>
      <w:r w:rsidRPr="00E612BC">
        <w:t>を返している。</w:t>
      </w:r>
      <w:r w:rsidRPr="00BF3942">
        <w:t>関数のオーバーロードのように、パラメータの数または形式によって</w:t>
      </w:r>
      <w:r w:rsidR="005A522A" w:rsidRPr="005A522A">
        <w:rPr>
          <w:rFonts w:hint="eastAsia"/>
        </w:rPr>
        <w:t>戻り値</w:t>
      </w:r>
      <w:r w:rsidRPr="00BF3942">
        <w:t>のデータ</w:t>
      </w:r>
      <w:del w:id="6008" w:author="IRK" w:date="2020-04-13T12:24:00Z">
        <w:r w:rsidRPr="00BF3942" w:rsidDel="00610CCB">
          <w:delText>形式</w:delText>
        </w:r>
      </w:del>
      <w:ins w:id="6009" w:author="IRK" w:date="2020-04-13T12:24:00Z">
        <w:r w:rsidR="00610CCB">
          <w:rPr>
            <w:rFonts w:hint="eastAsia"/>
          </w:rPr>
          <w:t>型</w:t>
        </w:r>
      </w:ins>
      <w:r w:rsidRPr="00BF3942">
        <w:t>を変えることもできる。</w:t>
      </w:r>
      <w:r w:rsidRPr="00E612BC">
        <w:t>例えば、</w:t>
      </w:r>
      <w:r w:rsidRPr="00E612BC">
        <w:t>(FACT</w:t>
      </w:r>
      <w:r w:rsidRPr="00E612BC">
        <w:t>関数</w:t>
      </w:r>
      <w:r w:rsidRPr="00BF3942">
        <w:t>の例としては適切ではないが</w:t>
      </w:r>
      <w:r w:rsidRPr="00BF3942">
        <w:t>)</w:t>
      </w:r>
      <w:r w:rsidRPr="00BF3942">
        <w:t>パラメータが</w:t>
      </w:r>
      <w:r w:rsidRPr="00BF3942">
        <w:t>1</w:t>
      </w:r>
      <w:r w:rsidRPr="00BF3942">
        <w:t>つの</w:t>
      </w:r>
      <w:r w:rsidRPr="00BF3942">
        <w:t>FACT</w:t>
      </w:r>
      <w:r w:rsidRPr="00BF3942">
        <w:t>関数は数値型を、パラメータが</w:t>
      </w:r>
      <w:r w:rsidRPr="00BF3942">
        <w:t>2</w:t>
      </w:r>
      <w:r w:rsidRPr="00BF3942">
        <w:t>つの</w:t>
      </w:r>
      <w:r w:rsidRPr="00BF3942">
        <w:t>FACT</w:t>
      </w:r>
      <w:r w:rsidRPr="00BF3942">
        <w:t>関数は文字型を返すように指定できる。</w:t>
      </w:r>
    </w:p>
    <w:p w14:paraId="3FBF3C88" w14:textId="77777777" w:rsidR="001140F8" w:rsidRPr="00BF3942" w:rsidRDefault="001140F8" w:rsidP="00F93119"/>
    <w:p w14:paraId="2681F3EA" w14:textId="42F089E2" w:rsidR="001140F8" w:rsidRPr="00F728C5" w:rsidRDefault="001140F8" w:rsidP="00F93119">
      <w:pPr>
        <w:rPr>
          <w:rFonts w:asciiTheme="majorHAnsi" w:hAnsiTheme="majorHAnsi" w:cstheme="majorHAnsi"/>
        </w:rPr>
      </w:pPr>
      <w:r w:rsidRPr="00E612BC">
        <w:t>execute</w:t>
      </w:r>
      <w:r w:rsidRPr="00E612BC">
        <w:t>メソッド</w:t>
      </w:r>
      <w:r w:rsidRPr="00E612BC">
        <w:t>(</w:t>
      </w:r>
      <w:ins w:id="6010" w:author="IRK" w:date="2020-05-12T14:38:00Z">
        <w:r w:rsidR="00AD48B4">
          <w:rPr>
            <w:rFonts w:hint="eastAsia"/>
          </w:rPr>
          <w:t>[</w:t>
        </w:r>
      </w:ins>
      <w:r w:rsidRPr="00E612BC">
        <w:t>34</w:t>
      </w:r>
      <w:r w:rsidR="00D13942">
        <w:t>行目</w:t>
      </w:r>
      <w:ins w:id="6011" w:author="IRK" w:date="2020-05-12T14:38:00Z">
        <w:r w:rsidR="00AD48B4">
          <w:rPr>
            <w:rFonts w:hint="eastAsia"/>
          </w:rPr>
          <w:t>]</w:t>
        </w:r>
      </w:ins>
      <w:r w:rsidRPr="00E612BC">
        <w:t>)</w:t>
      </w:r>
      <w:r w:rsidRPr="00E612BC">
        <w:t>では階乗計算を行っている。このメソッドは、ルール</w:t>
      </w:r>
      <w:r w:rsidR="005C62D9">
        <w:rPr>
          <w:rFonts w:hint="eastAsia"/>
        </w:rPr>
        <w:t>エンジン</w:t>
      </w:r>
      <w:r w:rsidRPr="00E612BC">
        <w:t>がこのユーザ関数を含むルール表現式を実行する際に呼び出される。</w:t>
      </w:r>
      <w:r w:rsidRPr="00E612BC">
        <w:t>params</w:t>
      </w:r>
      <w:r w:rsidRPr="00E612BC">
        <w:t>パラメータに関数のパラメータの値が引き渡される。</w:t>
      </w:r>
      <w:r w:rsidRPr="00E612BC">
        <w:t>check</w:t>
      </w:r>
      <w:r w:rsidRPr="00E612BC">
        <w:t>メソッドでパラメータの数が</w:t>
      </w:r>
      <w:r w:rsidRPr="00E612BC">
        <w:t>1</w:t>
      </w:r>
      <w:r w:rsidRPr="00E612BC">
        <w:t>つまたは</w:t>
      </w:r>
      <w:r w:rsidRPr="00E612BC">
        <w:t>2</w:t>
      </w:r>
      <w:r w:rsidRPr="00E612BC">
        <w:t>つであることをチェック</w:t>
      </w:r>
      <w:r w:rsidR="00AD0EAB">
        <w:rPr>
          <w:rFonts w:hint="eastAsia"/>
        </w:rPr>
        <w:t>した</w:t>
      </w:r>
      <w:del w:id="6012" w:author="IRK" w:date="2020-03-12T14:04:00Z">
        <w:r w:rsidR="00AD0EAB" w:rsidDel="008A7A8D">
          <w:rPr>
            <w:rFonts w:hint="eastAsia"/>
          </w:rPr>
          <w:delText>ので</w:delText>
        </w:r>
      </w:del>
      <w:ins w:id="6013" w:author="IRK" w:date="2020-03-12T14:04:00Z">
        <w:r w:rsidR="008A7A8D">
          <w:rPr>
            <w:rFonts w:hint="eastAsia"/>
          </w:rPr>
          <w:t>ため</w:t>
        </w:r>
      </w:ins>
      <w:r w:rsidRPr="00E612BC">
        <w:t>、</w:t>
      </w:r>
      <w:r w:rsidRPr="00E612BC">
        <w:t>params</w:t>
      </w:r>
      <w:r w:rsidRPr="00E612BC">
        <w:t>配列の長さは</w:t>
      </w:r>
      <w:r w:rsidRPr="00E612BC">
        <w:t>1</w:t>
      </w:r>
      <w:r w:rsidRPr="00E612BC">
        <w:t>または</w:t>
      </w:r>
      <w:r w:rsidRPr="00E612BC">
        <w:t>2</w:t>
      </w:r>
      <w:r w:rsidRPr="00E612BC">
        <w:t>になる。また、</w:t>
      </w:r>
      <w:r w:rsidRPr="00E612BC">
        <w:t>check</w:t>
      </w:r>
      <w:r w:rsidRPr="00E612BC">
        <w:t>メソッドでパラメータのデータ</w:t>
      </w:r>
      <w:del w:id="6014" w:author="IRK" w:date="2020-04-13T12:24:00Z">
        <w:r w:rsidRPr="00E612BC" w:rsidDel="00610CCB">
          <w:delText>形式</w:delText>
        </w:r>
      </w:del>
      <w:ins w:id="6015" w:author="IRK" w:date="2020-04-13T12:24:00Z">
        <w:r w:rsidR="00610CCB">
          <w:rPr>
            <w:rFonts w:hint="eastAsia"/>
          </w:rPr>
          <w:t>型</w:t>
        </w:r>
      </w:ins>
      <w:r w:rsidRPr="00E612BC">
        <w:t>が数値型であることをチェック</w:t>
      </w:r>
      <w:r w:rsidR="005B5895">
        <w:rPr>
          <w:rFonts w:hint="eastAsia"/>
        </w:rPr>
        <w:t>した</w:t>
      </w:r>
      <w:del w:id="6016" w:author="IRK" w:date="2020-03-12T14:04:00Z">
        <w:r w:rsidR="005B5895" w:rsidDel="008A7A8D">
          <w:rPr>
            <w:rFonts w:hint="eastAsia"/>
          </w:rPr>
          <w:delText>ので</w:delText>
        </w:r>
      </w:del>
      <w:ins w:id="6017" w:author="IRK" w:date="2020-03-12T14:04:00Z">
        <w:r w:rsidR="008A7A8D">
          <w:rPr>
            <w:rFonts w:hint="eastAsia"/>
          </w:rPr>
          <w:t>ため</w:t>
        </w:r>
      </w:ins>
      <w:r w:rsidRPr="00E612BC">
        <w:t>、</w:t>
      </w:r>
      <w:r w:rsidRPr="00E612BC">
        <w:t>param</w:t>
      </w:r>
      <w:r w:rsidRPr="00E612BC">
        <w:t>配列の要素は</w:t>
      </w:r>
      <w:r w:rsidRPr="00E612BC">
        <w:t>java.lang.Double</w:t>
      </w:r>
      <w:r w:rsidRPr="00E612BC">
        <w:t>である。</w:t>
      </w:r>
      <w:r w:rsidRPr="00E612BC">
        <w:t>execute</w:t>
      </w:r>
      <w:r w:rsidRPr="00E612BC">
        <w:t>は</w:t>
      </w:r>
      <w:r w:rsidR="005B5895">
        <w:rPr>
          <w:rFonts w:hint="eastAsia"/>
        </w:rPr>
        <w:t>この</w:t>
      </w:r>
      <w:r w:rsidRPr="00E612BC">
        <w:t>パラメータの値を利用して階乗して返している</w:t>
      </w:r>
      <w:r w:rsidRPr="00E612BC">
        <w:t>(</w:t>
      </w:r>
      <w:ins w:id="6018" w:author="IRK" w:date="2020-05-12T14:38:00Z">
        <w:r w:rsidR="00AD48B4">
          <w:rPr>
            <w:rFonts w:hint="eastAsia"/>
          </w:rPr>
          <w:t>[</w:t>
        </w:r>
      </w:ins>
      <w:r w:rsidRPr="00E612BC">
        <w:t>65</w:t>
      </w:r>
      <w:r w:rsidR="00D13942">
        <w:t>行目</w:t>
      </w:r>
      <w:ins w:id="6019" w:author="IRK" w:date="2020-05-12T14:38:00Z">
        <w:r w:rsidR="00AD48B4">
          <w:rPr>
            <w:rFonts w:hint="eastAsia"/>
          </w:rPr>
          <w:t>]</w:t>
        </w:r>
      </w:ins>
      <w:r w:rsidRPr="00E612BC">
        <w:t>)</w:t>
      </w:r>
      <w:r w:rsidRPr="00E612BC">
        <w:t>。</w:t>
      </w:r>
      <w:r w:rsidRPr="00E612BC">
        <w:t>execute</w:t>
      </w:r>
      <w:r w:rsidRPr="00E612BC">
        <w:t>メソッドでは、</w:t>
      </w:r>
      <w:r w:rsidRPr="00E612BC">
        <w:t>check</w:t>
      </w:r>
      <w:r w:rsidRPr="00E612BC">
        <w:t>メソッド</w:t>
      </w:r>
      <w:r w:rsidRPr="00F728C5">
        <w:rPr>
          <w:rFonts w:asciiTheme="majorHAnsi" w:hAnsiTheme="majorHAnsi" w:cstheme="majorHAnsi" w:hint="eastAsia"/>
        </w:rPr>
        <w:t>でチェックした結果</w:t>
      </w:r>
      <w:del w:id="6020" w:author="IRK" w:date="2020-03-12T14:45:00Z">
        <w:r w:rsidRPr="00F728C5" w:rsidDel="00985441">
          <w:rPr>
            <w:rFonts w:asciiTheme="majorHAnsi" w:hAnsiTheme="majorHAnsi" w:cstheme="majorHAnsi" w:hint="eastAsia"/>
          </w:rPr>
          <w:delText>通り</w:delText>
        </w:r>
      </w:del>
      <w:ins w:id="6021" w:author="IRK" w:date="2020-03-12T14:45:00Z">
        <w:r w:rsidR="00985441">
          <w:rPr>
            <w:rFonts w:asciiTheme="majorHAnsi" w:hAnsiTheme="majorHAnsi" w:cstheme="majorHAnsi" w:hint="eastAsia"/>
          </w:rPr>
          <w:t>とおり</w:t>
        </w:r>
      </w:ins>
      <w:r w:rsidRPr="00F728C5">
        <w:rPr>
          <w:rFonts w:asciiTheme="majorHAnsi" w:hAnsiTheme="majorHAnsi" w:cstheme="majorHAnsi" w:hint="eastAsia"/>
        </w:rPr>
        <w:t>演算を行う必要がある。</w:t>
      </w:r>
      <w:r w:rsidRPr="00F728C5">
        <w:rPr>
          <w:rFonts w:asciiTheme="majorHAnsi" w:hAnsiTheme="majorHAnsi" w:cstheme="majorHAnsi"/>
        </w:rPr>
        <w:t>FACT</w:t>
      </w:r>
      <w:r w:rsidRPr="00F728C5">
        <w:rPr>
          <w:rFonts w:asciiTheme="majorHAnsi" w:hAnsiTheme="majorHAnsi" w:cstheme="majorHAnsi" w:hint="eastAsia"/>
        </w:rPr>
        <w:t>関数の場合、</w:t>
      </w:r>
      <w:r w:rsidRPr="00F728C5">
        <w:rPr>
          <w:rFonts w:asciiTheme="majorHAnsi" w:hAnsiTheme="majorHAnsi" w:cstheme="majorHAnsi"/>
        </w:rPr>
        <w:t>check</w:t>
      </w:r>
      <w:r w:rsidRPr="00F728C5">
        <w:rPr>
          <w:rFonts w:asciiTheme="majorHAnsi" w:hAnsiTheme="majorHAnsi" w:cstheme="majorHAnsi" w:hint="eastAsia"/>
        </w:rPr>
        <w:t>メソッドで数値型を返すとなっている</w:t>
      </w:r>
      <w:r w:rsidR="00594315" w:rsidRPr="00AB2487">
        <w:rPr>
          <w:rFonts w:ascii="ＭＳ Ｐゴシック" w:hAnsi="ＭＳ Ｐゴシック" w:cstheme="majorHAnsi" w:hint="eastAsia"/>
        </w:rPr>
        <w:t>ため</w:t>
      </w:r>
      <w:r w:rsidRPr="00F728C5">
        <w:rPr>
          <w:rFonts w:asciiTheme="majorHAnsi" w:hAnsiTheme="majorHAnsi" w:cstheme="majorHAnsi"/>
        </w:rPr>
        <w:t>(</w:t>
      </w:r>
      <w:ins w:id="6022" w:author="IRK" w:date="2020-05-12T14:38:00Z">
        <w:r w:rsidR="00AD48B4">
          <w:rPr>
            <w:rFonts w:asciiTheme="majorHAnsi" w:hAnsiTheme="majorHAnsi" w:cstheme="majorHAnsi" w:hint="eastAsia"/>
          </w:rPr>
          <w:t>[</w:t>
        </w:r>
      </w:ins>
      <w:r w:rsidRPr="00F728C5">
        <w:rPr>
          <w:rFonts w:asciiTheme="majorHAnsi" w:hAnsiTheme="majorHAnsi" w:cstheme="majorHAnsi"/>
        </w:rPr>
        <w:t>31</w:t>
      </w:r>
      <w:r w:rsidR="00D13942">
        <w:rPr>
          <w:rFonts w:asciiTheme="majorHAnsi" w:hAnsiTheme="majorHAnsi" w:cstheme="majorHAnsi" w:hint="eastAsia"/>
        </w:rPr>
        <w:t>行目</w:t>
      </w:r>
      <w:ins w:id="6023" w:author="IRK" w:date="2020-05-12T14:38:00Z">
        <w:r w:rsidR="00AD48B4">
          <w:rPr>
            <w:rFonts w:asciiTheme="majorHAnsi" w:hAnsiTheme="majorHAnsi" w:cstheme="majorHAnsi" w:hint="eastAsia"/>
          </w:rPr>
          <w:t>]</w:t>
        </w:r>
      </w:ins>
      <w:r w:rsidRPr="00F728C5">
        <w:rPr>
          <w:rFonts w:asciiTheme="majorHAnsi" w:hAnsiTheme="majorHAnsi" w:cstheme="majorHAnsi"/>
        </w:rPr>
        <w:t>)</w:t>
      </w:r>
      <w:r w:rsidRPr="00F728C5">
        <w:rPr>
          <w:rFonts w:asciiTheme="majorHAnsi" w:hAnsiTheme="majorHAnsi" w:cstheme="majorHAnsi" w:hint="eastAsia"/>
        </w:rPr>
        <w:t>、必ず</w:t>
      </w:r>
      <w:r w:rsidRPr="00F728C5">
        <w:rPr>
          <w:rFonts w:asciiTheme="majorHAnsi" w:hAnsiTheme="majorHAnsi" w:cstheme="majorHAnsi"/>
        </w:rPr>
        <w:t>java.lang.Double</w:t>
      </w:r>
      <w:r w:rsidRPr="00F728C5">
        <w:rPr>
          <w:rFonts w:asciiTheme="majorHAnsi" w:hAnsiTheme="majorHAnsi" w:cstheme="majorHAnsi" w:hint="eastAsia"/>
        </w:rPr>
        <w:t>形式の値を返す。</w:t>
      </w:r>
      <w:r w:rsidRPr="00F728C5">
        <w:rPr>
          <w:rFonts w:asciiTheme="majorHAnsi" w:hAnsiTheme="majorHAnsi" w:cstheme="majorHAnsi"/>
        </w:rPr>
        <w:t>check</w:t>
      </w:r>
      <w:r w:rsidRPr="00F728C5">
        <w:rPr>
          <w:rFonts w:asciiTheme="majorHAnsi" w:hAnsiTheme="majorHAnsi" w:cstheme="majorHAnsi" w:hint="eastAsia"/>
        </w:rPr>
        <w:t>メソッドでパラメータの数とデータ</w:t>
      </w:r>
      <w:del w:id="6024" w:author="IRK" w:date="2020-04-13T12:24:00Z">
        <w:r w:rsidRPr="00F728C5" w:rsidDel="00610CCB">
          <w:rPr>
            <w:rFonts w:asciiTheme="majorHAnsi" w:hAnsiTheme="majorHAnsi" w:cstheme="majorHAnsi" w:hint="eastAsia"/>
          </w:rPr>
          <w:delText>形式</w:delText>
        </w:r>
      </w:del>
      <w:ins w:id="6025" w:author="IRK" w:date="2020-04-13T12:24:00Z">
        <w:r w:rsidR="00610CCB">
          <w:rPr>
            <w:rFonts w:hint="eastAsia"/>
          </w:rPr>
          <w:t>型</w:t>
        </w:r>
      </w:ins>
      <w:r w:rsidRPr="00F728C5">
        <w:rPr>
          <w:rFonts w:asciiTheme="majorHAnsi" w:hAnsiTheme="majorHAnsi" w:cstheme="majorHAnsi" w:hint="eastAsia"/>
        </w:rPr>
        <w:t>によってそれぞれ異なるデータ</w:t>
      </w:r>
      <w:del w:id="6026" w:author="IRK" w:date="2020-04-13T12:24:00Z">
        <w:r w:rsidRPr="00F728C5" w:rsidDel="00610CCB">
          <w:rPr>
            <w:rFonts w:asciiTheme="majorHAnsi" w:hAnsiTheme="majorHAnsi" w:cstheme="majorHAnsi" w:hint="eastAsia"/>
          </w:rPr>
          <w:delText>形式</w:delText>
        </w:r>
      </w:del>
      <w:ins w:id="6027" w:author="IRK" w:date="2020-04-13T12:24:00Z">
        <w:r w:rsidR="00610CCB">
          <w:rPr>
            <w:rFonts w:hint="eastAsia"/>
          </w:rPr>
          <w:t>型</w:t>
        </w:r>
      </w:ins>
      <w:r w:rsidRPr="00F728C5">
        <w:rPr>
          <w:rFonts w:asciiTheme="majorHAnsi" w:hAnsiTheme="majorHAnsi" w:cstheme="majorHAnsi" w:hint="eastAsia"/>
        </w:rPr>
        <w:t>を</w:t>
      </w:r>
      <w:r w:rsidR="004049F7">
        <w:rPr>
          <w:rFonts w:asciiTheme="majorHAnsi" w:hAnsiTheme="majorHAnsi" w:cstheme="majorHAnsi" w:hint="eastAsia"/>
        </w:rPr>
        <w:t>返す</w:t>
      </w:r>
      <w:r w:rsidRPr="00F728C5">
        <w:rPr>
          <w:rFonts w:asciiTheme="majorHAnsi" w:hAnsiTheme="majorHAnsi" w:cstheme="majorHAnsi" w:hint="eastAsia"/>
        </w:rPr>
        <w:t>場合、</w:t>
      </w:r>
      <w:r w:rsidRPr="00F728C5">
        <w:rPr>
          <w:rFonts w:asciiTheme="majorHAnsi" w:hAnsiTheme="majorHAnsi" w:cstheme="majorHAnsi"/>
        </w:rPr>
        <w:t>execute</w:t>
      </w:r>
      <w:r w:rsidRPr="00F728C5">
        <w:rPr>
          <w:rFonts w:asciiTheme="majorHAnsi" w:hAnsiTheme="majorHAnsi" w:cstheme="majorHAnsi" w:hint="eastAsia"/>
        </w:rPr>
        <w:t>メソッドはパラメータの数と形式に一致する正しいオブジェクトを返す</w:t>
      </w:r>
      <w:r w:rsidR="004049F7">
        <w:rPr>
          <w:rFonts w:asciiTheme="majorHAnsi" w:hAnsiTheme="majorHAnsi" w:cstheme="majorHAnsi" w:hint="eastAsia"/>
        </w:rPr>
        <w:t>必要がある</w:t>
      </w:r>
      <w:r w:rsidRPr="00F728C5">
        <w:rPr>
          <w:rFonts w:asciiTheme="majorHAnsi" w:hAnsiTheme="majorHAnsi" w:cstheme="majorHAnsi" w:hint="eastAsia"/>
        </w:rPr>
        <w:t>。</w:t>
      </w:r>
    </w:p>
    <w:p w14:paraId="62772EEC" w14:textId="1ED6CA32" w:rsidR="001140F8" w:rsidRPr="00F728C5" w:rsidRDefault="001140F8" w:rsidP="00F93119">
      <w:r w:rsidRPr="00F728C5">
        <w:rPr>
          <w:rStyle w:val="aff2"/>
          <w:rFonts w:asciiTheme="majorHAnsi" w:eastAsia="ＭＳ Ｐゴシック" w:hAnsiTheme="majorHAnsi" w:cstheme="majorHAnsi"/>
          <w:sz w:val="20"/>
          <w:szCs w:val="20"/>
        </w:rPr>
        <w:t>check</w:t>
      </w:r>
      <w:r w:rsidRPr="00F728C5">
        <w:rPr>
          <w:rFonts w:hint="eastAsia"/>
        </w:rPr>
        <w:t>メソッドではパラメータの値ではなくデータ</w:t>
      </w:r>
      <w:del w:id="6028" w:author="IRK" w:date="2020-04-13T12:24:00Z">
        <w:r w:rsidRPr="00F728C5" w:rsidDel="00610CCB">
          <w:rPr>
            <w:rFonts w:hint="eastAsia"/>
          </w:rPr>
          <w:delText>形式</w:delText>
        </w:r>
      </w:del>
      <w:ins w:id="6029" w:author="IRK" w:date="2020-04-13T12:24:00Z">
        <w:r w:rsidR="00610CCB">
          <w:rPr>
            <w:rFonts w:hint="eastAsia"/>
          </w:rPr>
          <w:t>型</w:t>
        </w:r>
      </w:ins>
      <w:r w:rsidRPr="00F728C5">
        <w:rPr>
          <w:rFonts w:hint="eastAsia"/>
        </w:rPr>
        <w:t>のみをチェックしている</w:t>
      </w:r>
      <w:del w:id="6030" w:author="IRK" w:date="2020-03-12T14:04:00Z">
        <w:r w:rsidRPr="00F728C5" w:rsidDel="008A7A8D">
          <w:rPr>
            <w:rFonts w:hint="eastAsia"/>
          </w:rPr>
          <w:delText>ので</w:delText>
        </w:r>
      </w:del>
      <w:ins w:id="6031" w:author="IRK" w:date="2020-03-12T14:04:00Z">
        <w:r w:rsidR="008A7A8D">
          <w:rPr>
            <w:rFonts w:hint="eastAsia"/>
          </w:rPr>
          <w:t>ため</w:t>
        </w:r>
      </w:ins>
      <w:r w:rsidRPr="00F728C5">
        <w:rPr>
          <w:rFonts w:hint="eastAsia"/>
        </w:rPr>
        <w:t>、パラメータが整数なのかどうかはチェックできなかったが、</w:t>
      </w:r>
      <w:r w:rsidRPr="00F728C5">
        <w:t>execute</w:t>
      </w:r>
      <w:r w:rsidRPr="00F728C5">
        <w:rPr>
          <w:rFonts w:hint="eastAsia"/>
        </w:rPr>
        <w:t>メソッドではパラメータの値を</w:t>
      </w:r>
      <w:r w:rsidR="00CC47B3">
        <w:rPr>
          <w:rFonts w:hint="eastAsia"/>
        </w:rPr>
        <w:t>チェック</w:t>
      </w:r>
      <w:r w:rsidRPr="00F728C5">
        <w:rPr>
          <w:rFonts w:hint="eastAsia"/>
        </w:rPr>
        <w:t>し</w:t>
      </w:r>
      <w:r w:rsidR="00CC47B3">
        <w:rPr>
          <w:rFonts w:hint="eastAsia"/>
        </w:rPr>
        <w:t>て</w:t>
      </w:r>
      <w:r w:rsidRPr="00F728C5">
        <w:rPr>
          <w:rFonts w:hint="eastAsia"/>
        </w:rPr>
        <w:t>整数でない場合はエラーを発生させることができる</w:t>
      </w:r>
      <w:r w:rsidRPr="00F728C5">
        <w:t>(</w:t>
      </w:r>
      <w:ins w:id="6032" w:author="IRK" w:date="2020-05-12T14:38:00Z">
        <w:r w:rsidR="00AD48B4">
          <w:rPr>
            <w:rFonts w:hint="eastAsia"/>
          </w:rPr>
          <w:t>[</w:t>
        </w:r>
      </w:ins>
      <w:r w:rsidRPr="00F728C5">
        <w:t>46</w:t>
      </w:r>
      <w:ins w:id="6033" w:author="IRK" w:date="2020-05-12T14:38:00Z">
        <w:r w:rsidR="00AD48B4">
          <w:rPr>
            <w:rFonts w:hint="eastAsia"/>
          </w:rPr>
          <w:t>行目</w:t>
        </w:r>
        <w:r w:rsidR="00AD48B4">
          <w:rPr>
            <w:rFonts w:hint="eastAsia"/>
          </w:rPr>
          <w:t>]</w:t>
        </w:r>
      </w:ins>
      <w:r w:rsidRPr="00F728C5">
        <w:rPr>
          <w:rFonts w:hint="eastAsia"/>
        </w:rPr>
        <w:t>、</w:t>
      </w:r>
      <w:ins w:id="6034" w:author="IRK" w:date="2020-05-12T14:38:00Z">
        <w:r w:rsidR="00AD48B4">
          <w:rPr>
            <w:rFonts w:hint="eastAsia"/>
          </w:rPr>
          <w:t>[</w:t>
        </w:r>
      </w:ins>
      <w:r w:rsidRPr="00F728C5">
        <w:t>55</w:t>
      </w:r>
      <w:ins w:id="6035" w:author="IRK" w:date="2020-05-12T14:39:00Z">
        <w:r w:rsidR="00AD48B4">
          <w:rPr>
            <w:rFonts w:hint="eastAsia"/>
          </w:rPr>
          <w:t>行目</w:t>
        </w:r>
        <w:r w:rsidR="00AD48B4">
          <w:rPr>
            <w:rFonts w:hint="eastAsia"/>
          </w:rPr>
          <w:t>]</w:t>
        </w:r>
      </w:ins>
      <w:r w:rsidRPr="00F728C5">
        <w:rPr>
          <w:rFonts w:hint="eastAsia"/>
        </w:rPr>
        <w:t>、</w:t>
      </w:r>
      <w:ins w:id="6036" w:author="IRK" w:date="2020-05-12T14:38:00Z">
        <w:r w:rsidR="00AD48B4">
          <w:rPr>
            <w:rFonts w:hint="eastAsia"/>
          </w:rPr>
          <w:t>[</w:t>
        </w:r>
      </w:ins>
      <w:r w:rsidRPr="00F728C5">
        <w:t>59</w:t>
      </w:r>
      <w:r w:rsidR="00D13942">
        <w:rPr>
          <w:rFonts w:hint="eastAsia"/>
        </w:rPr>
        <w:t>行目</w:t>
      </w:r>
      <w:ins w:id="6037" w:author="IRK" w:date="2020-05-12T14:38:00Z">
        <w:r w:rsidR="00AD48B4">
          <w:rPr>
            <w:rFonts w:hint="eastAsia"/>
          </w:rPr>
          <w:t>]</w:t>
        </w:r>
      </w:ins>
      <w:r w:rsidRPr="00F728C5">
        <w:t>)</w:t>
      </w:r>
      <w:r w:rsidRPr="00F728C5">
        <w:rPr>
          <w:rFonts w:hint="eastAsia"/>
        </w:rPr>
        <w:t>。</w:t>
      </w:r>
    </w:p>
    <w:p w14:paraId="1150088D" w14:textId="77777777" w:rsidR="005C62D9" w:rsidRPr="00E612BC" w:rsidRDefault="005C62D9" w:rsidP="00F93119"/>
    <w:p w14:paraId="4664C384" w14:textId="77777777" w:rsidR="001140F8" w:rsidRDefault="001140F8" w:rsidP="00F93119">
      <w:pPr>
        <w:pStyle w:val="22"/>
      </w:pPr>
      <w:bookmarkStart w:id="6038" w:name="_Toc385838805"/>
      <w:bookmarkStart w:id="6039" w:name="_Toc426449667"/>
      <w:bookmarkStart w:id="6040" w:name="_Toc426449763"/>
      <w:bookmarkStart w:id="6041" w:name="_Toc434858944"/>
      <w:bookmarkStart w:id="6042" w:name="_Toc34988323"/>
      <w:bookmarkStart w:id="6043" w:name="_Toc40799176"/>
      <w:r>
        <w:t>ヘルプファイル</w:t>
      </w:r>
      <w:bookmarkEnd w:id="6038"/>
      <w:bookmarkEnd w:id="6039"/>
      <w:bookmarkEnd w:id="6040"/>
      <w:bookmarkEnd w:id="6041"/>
      <w:bookmarkEnd w:id="6042"/>
      <w:bookmarkEnd w:id="6043"/>
    </w:p>
    <w:p w14:paraId="22AD84EF" w14:textId="201CAA1E" w:rsidR="001140F8" w:rsidRDefault="00C2689A" w:rsidP="00F93119">
      <w:del w:id="6044" w:author="IRK" w:date="2020-03-12T16:19:00Z">
        <w:r w:rsidDel="004316F4">
          <w:delText>表</w:delText>
        </w:r>
        <w:r w:rsidR="0015391F" w:rsidDel="004316F4">
          <w:delText>101</w:delText>
        </w:r>
      </w:del>
      <w:ins w:id="6045" w:author="IRK" w:date="2020-03-12T16:19:00Z">
        <w:r w:rsidR="004316F4">
          <w:rPr>
            <w:rFonts w:hint="eastAsia"/>
          </w:rPr>
          <w:t>次の表</w:t>
        </w:r>
      </w:ins>
      <w:r w:rsidR="001140F8">
        <w:t>のような</w:t>
      </w:r>
      <w:r w:rsidR="001140F8">
        <w:t>XML</w:t>
      </w:r>
      <w:r w:rsidR="001140F8">
        <w:t>を利用して、関数</w:t>
      </w:r>
      <w:r w:rsidR="001140F8" w:rsidRPr="00E612BC">
        <w:t>のヘルプ</w:t>
      </w:r>
      <w:r w:rsidR="001140F8" w:rsidRPr="00E612BC">
        <w:rPr>
          <w:rFonts w:hint="eastAsia"/>
        </w:rPr>
        <w:t>を</w:t>
      </w:r>
      <w:r w:rsidR="001140F8">
        <w:t>作成できる。作成されたヘルプは、ルールビルダーのユーザ定義関数リストで照会できる。</w:t>
      </w:r>
    </w:p>
    <w:p w14:paraId="75D18077" w14:textId="77777777" w:rsidR="001140F8" w:rsidRPr="00393178" w:rsidRDefault="001140F8" w:rsidP="00F93119"/>
    <w:p w14:paraId="013A458D" w14:textId="41138880" w:rsidR="00C2689A" w:rsidRDefault="00C2689A" w:rsidP="00F93119">
      <w:pPr>
        <w:pStyle w:val="af5"/>
      </w:pPr>
      <w:bookmarkStart w:id="6046" w:name="_Toc40799331"/>
      <w:r>
        <w:t>[</w:t>
      </w:r>
      <w:del w:id="6047" w:author="IRK" w:date="2020-03-12T16:20: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101</w:delText>
        </w:r>
        <w:r w:rsidR="00E65728" w:rsidDel="004316F4">
          <w:rPr>
            <w:noProof/>
          </w:rPr>
          <w:fldChar w:fldCharType="end"/>
        </w:r>
        <w:r w:rsidDel="004316F4">
          <w:rPr>
            <w:rFonts w:hint="eastAsia"/>
          </w:rPr>
          <w:delText xml:space="preserve">　</w:delText>
        </w:r>
      </w:del>
      <w:ins w:id="6048" w:author="IRK" w:date="2020-03-12T16:20: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108</w:t>
      </w:r>
      <w:ins w:id="6049" w:author="IRK" w:date="2020-03-12T16:20:00Z">
        <w:r w:rsidR="004316F4">
          <w:fldChar w:fldCharType="end"/>
        </w:r>
        <w:r w:rsidR="004316F4">
          <w:rPr>
            <w:rFonts w:hint="eastAsia"/>
          </w:rPr>
          <w:t xml:space="preserve"> </w:t>
        </w:r>
      </w:ins>
      <w:r>
        <w:rPr>
          <w:noProof/>
        </w:rPr>
        <w:t>ヘルプ</w:t>
      </w:r>
      <w:r>
        <w:rPr>
          <w:noProof/>
        </w:rPr>
        <w:t xml:space="preserve"> XML</w:t>
      </w:r>
      <w:r>
        <w:rPr>
          <w:rFonts w:hint="eastAsia"/>
          <w:noProof/>
        </w:rPr>
        <w:t>]</w:t>
      </w:r>
      <w:bookmarkEnd w:id="6046"/>
    </w:p>
    <w:tbl>
      <w:tblPr>
        <w:tblStyle w:val="af4"/>
        <w:tblW w:w="0" w:type="auto"/>
        <w:jc w:val="center"/>
        <w:tblLook w:val="04A0" w:firstRow="1" w:lastRow="0" w:firstColumn="1" w:lastColumn="0" w:noHBand="0" w:noVBand="1"/>
        <w:tblPrChange w:id="6050" w:author="IRK" w:date="2020-04-14T16:10:00Z">
          <w:tblPr>
            <w:tblStyle w:val="af4"/>
            <w:tblW w:w="0" w:type="auto"/>
            <w:tblInd w:w="108" w:type="dxa"/>
            <w:tblLook w:val="04A0" w:firstRow="1" w:lastRow="0" w:firstColumn="1" w:lastColumn="0" w:noHBand="0" w:noVBand="1"/>
          </w:tblPr>
        </w:tblPrChange>
      </w:tblPr>
      <w:tblGrid>
        <w:gridCol w:w="9463"/>
        <w:tblGridChange w:id="6051">
          <w:tblGrid>
            <w:gridCol w:w="9463"/>
          </w:tblGrid>
        </w:tblGridChange>
      </w:tblGrid>
      <w:tr w:rsidR="001140F8" w14:paraId="120BF9BB" w14:textId="77777777" w:rsidTr="007E6E4B">
        <w:trPr>
          <w:jc w:val="center"/>
        </w:trPr>
        <w:tc>
          <w:tcPr>
            <w:tcW w:w="9463" w:type="dxa"/>
            <w:tcPrChange w:id="6052" w:author="IRK" w:date="2020-04-14T16:10:00Z">
              <w:tcPr>
                <w:tcW w:w="9463" w:type="dxa"/>
              </w:tcPr>
            </w:tcPrChange>
          </w:tcPr>
          <w:p w14:paraId="338AF07D" w14:textId="77777777" w:rsidR="001140F8" w:rsidRDefault="001140F8">
            <w:pPr>
              <w:pStyle w:val="1b"/>
              <w:pPrChange w:id="6053" w:author="IRK" w:date="2020-04-14T13:57:00Z">
                <w:pPr>
                  <w:pStyle w:val="aff1"/>
                </w:pPr>
              </w:pPrChange>
            </w:pPr>
            <w:r>
              <w:t xml:space="preserve"> 1 &lt;user-defined-function&gt;</w:t>
            </w:r>
          </w:p>
          <w:p w14:paraId="7438C313" w14:textId="77777777" w:rsidR="001140F8" w:rsidRDefault="001140F8">
            <w:pPr>
              <w:pStyle w:val="1b"/>
              <w:pPrChange w:id="6054" w:author="IRK" w:date="2020-04-14T13:57:00Z">
                <w:pPr>
                  <w:pStyle w:val="aff1"/>
                </w:pPr>
              </w:pPrChange>
            </w:pPr>
            <w:r>
              <w:t xml:space="preserve"> 2     &lt;Group&gt;Math&lt;/Group&gt;</w:t>
            </w:r>
          </w:p>
          <w:p w14:paraId="40A0A92D" w14:textId="77777777" w:rsidR="001140F8" w:rsidRDefault="001140F8">
            <w:pPr>
              <w:pStyle w:val="1b"/>
              <w:pPrChange w:id="6055" w:author="IRK" w:date="2020-04-14T13:57:00Z">
                <w:pPr>
                  <w:pStyle w:val="aff1"/>
                </w:pPr>
              </w:pPrChange>
            </w:pPr>
            <w:r>
              <w:t xml:space="preserve"> 3     &lt;SimpleDescription&gt;Calculates the factorial of a number or range.&lt;/SimpleDescription&gt;</w:t>
            </w:r>
          </w:p>
          <w:p w14:paraId="6E86E98E" w14:textId="77777777" w:rsidR="001140F8" w:rsidRDefault="001140F8">
            <w:pPr>
              <w:pStyle w:val="1b"/>
              <w:pPrChange w:id="6056" w:author="IRK" w:date="2020-04-14T13:57:00Z">
                <w:pPr>
                  <w:pStyle w:val="aff1"/>
                </w:pPr>
              </w:pPrChange>
            </w:pPr>
            <w:r>
              <w:t xml:space="preserve"> 4     &lt;Description&gt;</w:t>
            </w:r>
          </w:p>
          <w:p w14:paraId="48BACDFE" w14:textId="77777777" w:rsidR="001140F8" w:rsidRDefault="001140F8">
            <w:pPr>
              <w:pStyle w:val="1b"/>
              <w:pPrChange w:id="6057" w:author="IRK" w:date="2020-04-14T13:57:00Z">
                <w:pPr>
                  <w:pStyle w:val="aff1"/>
                </w:pPr>
              </w:pPrChange>
            </w:pPr>
            <w:r>
              <w:t xml:space="preserve"> 5         &lt;![CDATA[</w:t>
            </w:r>
          </w:p>
          <w:p w14:paraId="417D6835" w14:textId="77777777" w:rsidR="001140F8" w:rsidRDefault="001140F8">
            <w:pPr>
              <w:pStyle w:val="1b"/>
              <w:pPrChange w:id="6058" w:author="IRK" w:date="2020-04-14T13:57:00Z">
                <w:pPr>
                  <w:pStyle w:val="aff1"/>
                </w:pPr>
              </w:pPrChange>
            </w:pPr>
            <w:r>
              <w:t xml:space="preserve"> 6 &lt;font size=2&gt;</w:t>
            </w:r>
          </w:p>
          <w:p w14:paraId="0313986B" w14:textId="77777777" w:rsidR="001140F8" w:rsidRDefault="001140F8">
            <w:pPr>
              <w:pStyle w:val="1b"/>
              <w:pPrChange w:id="6059" w:author="IRK" w:date="2020-04-14T13:57:00Z">
                <w:pPr>
                  <w:pStyle w:val="aff1"/>
                </w:pPr>
              </w:pPrChange>
            </w:pPr>
            <w:r>
              <w:t xml:space="preserve"> 7 FACT( to )</w:t>
            </w:r>
          </w:p>
          <w:p w14:paraId="21CAE836" w14:textId="77777777" w:rsidR="001140F8" w:rsidRDefault="001140F8">
            <w:pPr>
              <w:pStyle w:val="1b"/>
              <w:pPrChange w:id="6060" w:author="IRK" w:date="2020-04-14T13:57:00Z">
                <w:pPr>
                  <w:pStyle w:val="aff1"/>
                </w:pPr>
              </w:pPrChange>
            </w:pPr>
            <w:r>
              <w:t xml:space="preserve"> 8     Param 1: an integer number</w:t>
            </w:r>
          </w:p>
          <w:p w14:paraId="003B20F6" w14:textId="77777777" w:rsidR="001140F8" w:rsidRDefault="001140F8">
            <w:pPr>
              <w:pStyle w:val="1b"/>
              <w:pPrChange w:id="6061" w:author="IRK" w:date="2020-04-14T13:57:00Z">
                <w:pPr>
                  <w:pStyle w:val="aff1"/>
                </w:pPr>
              </w:pPrChange>
            </w:pPr>
            <w:r>
              <w:t xml:space="preserve"> 9     Returns: The result of the factorial</w:t>
            </w:r>
          </w:p>
          <w:p w14:paraId="776C3077" w14:textId="77777777" w:rsidR="001140F8" w:rsidRDefault="001140F8">
            <w:pPr>
              <w:pStyle w:val="1b"/>
              <w:pPrChange w:id="6062" w:author="IRK" w:date="2020-04-14T13:57:00Z">
                <w:pPr>
                  <w:pStyle w:val="aff1"/>
                </w:pPr>
              </w:pPrChange>
            </w:pPr>
            <w:r>
              <w:t>10 FACT( start, end )</w:t>
            </w:r>
          </w:p>
          <w:p w14:paraId="0C8C40CB" w14:textId="77777777" w:rsidR="001140F8" w:rsidRDefault="001140F8">
            <w:pPr>
              <w:pStyle w:val="1b"/>
              <w:pPrChange w:id="6063" w:author="IRK" w:date="2020-04-14T13:57:00Z">
                <w:pPr>
                  <w:pStyle w:val="aff1"/>
                </w:pPr>
              </w:pPrChange>
            </w:pPr>
            <w:r>
              <w:t>11     Param 1: an integer number, from value</w:t>
            </w:r>
          </w:p>
          <w:p w14:paraId="7B9E5B79" w14:textId="77777777" w:rsidR="001140F8" w:rsidRDefault="001140F8">
            <w:pPr>
              <w:pStyle w:val="1b"/>
              <w:pPrChange w:id="6064" w:author="IRK" w:date="2020-04-14T13:57:00Z">
                <w:pPr>
                  <w:pStyle w:val="aff1"/>
                </w:pPr>
              </w:pPrChange>
            </w:pPr>
            <w:r>
              <w:t>12     Param 2: an integer number, to value</w:t>
            </w:r>
          </w:p>
          <w:p w14:paraId="052825D9" w14:textId="77777777" w:rsidR="001140F8" w:rsidRDefault="001140F8">
            <w:pPr>
              <w:pStyle w:val="1b"/>
              <w:pPrChange w:id="6065" w:author="IRK" w:date="2020-04-14T13:57:00Z">
                <w:pPr>
                  <w:pStyle w:val="aff1"/>
                </w:pPr>
              </w:pPrChange>
            </w:pPr>
            <w:r>
              <w:t>13     Returns: The result of the factorial</w:t>
            </w:r>
          </w:p>
          <w:p w14:paraId="7040B718" w14:textId="77777777" w:rsidR="001140F8" w:rsidRDefault="001140F8">
            <w:pPr>
              <w:pStyle w:val="1b"/>
              <w:pPrChange w:id="6066" w:author="IRK" w:date="2020-04-14T13:57:00Z">
                <w:pPr>
                  <w:pStyle w:val="aff1"/>
                </w:pPr>
              </w:pPrChange>
            </w:pPr>
            <w:r>
              <w:t>14 Example:</w:t>
            </w:r>
          </w:p>
          <w:p w14:paraId="7DBCF592" w14:textId="77777777" w:rsidR="001140F8" w:rsidRDefault="001140F8">
            <w:pPr>
              <w:pStyle w:val="1b"/>
              <w:pPrChange w:id="6067" w:author="IRK" w:date="2020-04-14T13:57:00Z">
                <w:pPr>
                  <w:pStyle w:val="aff1"/>
                </w:pPr>
              </w:pPrChange>
            </w:pPr>
            <w:r>
              <w:t>15 &lt;BLOCKQUOTE&gt;</w:t>
            </w:r>
          </w:p>
          <w:p w14:paraId="5525EAEF" w14:textId="77777777" w:rsidR="001140F8" w:rsidRDefault="001140F8">
            <w:pPr>
              <w:pStyle w:val="1b"/>
              <w:pPrChange w:id="6068" w:author="IRK" w:date="2020-04-14T13:57:00Z">
                <w:pPr>
                  <w:pStyle w:val="aff1"/>
                </w:pPr>
              </w:pPrChange>
            </w:pPr>
            <w:r>
              <w:t>16   1) FACT( 5 )</w:t>
            </w:r>
          </w:p>
          <w:p w14:paraId="2AB2A745" w14:textId="77777777" w:rsidR="001140F8" w:rsidRDefault="001140F8">
            <w:pPr>
              <w:pStyle w:val="1b"/>
              <w:pPrChange w:id="6069" w:author="IRK" w:date="2020-04-14T13:57:00Z">
                <w:pPr>
                  <w:pStyle w:val="aff1"/>
                </w:pPr>
              </w:pPrChange>
            </w:pPr>
            <w:r>
              <w:t>17   2) FACT( 2, 4 )</w:t>
            </w:r>
          </w:p>
          <w:p w14:paraId="22C7D0BE" w14:textId="77777777" w:rsidR="001140F8" w:rsidRDefault="001140F8">
            <w:pPr>
              <w:pStyle w:val="1b"/>
              <w:pPrChange w:id="6070" w:author="IRK" w:date="2020-04-14T13:57:00Z">
                <w:pPr>
                  <w:pStyle w:val="aff1"/>
                </w:pPr>
              </w:pPrChange>
            </w:pPr>
            <w:r>
              <w:t>18 &lt;/BLOCKQUOTE&gt;</w:t>
            </w:r>
          </w:p>
          <w:p w14:paraId="669FD838" w14:textId="77777777" w:rsidR="001140F8" w:rsidRDefault="001140F8">
            <w:pPr>
              <w:pStyle w:val="1b"/>
              <w:pPrChange w:id="6071" w:author="IRK" w:date="2020-04-14T13:57:00Z">
                <w:pPr>
                  <w:pStyle w:val="aff1"/>
                </w:pPr>
              </w:pPrChange>
            </w:pPr>
            <w:r>
              <w:t>19 &lt;/font&gt;</w:t>
            </w:r>
          </w:p>
          <w:p w14:paraId="1D36DC53" w14:textId="77777777" w:rsidR="001140F8" w:rsidRDefault="001140F8">
            <w:pPr>
              <w:pStyle w:val="1b"/>
              <w:pPrChange w:id="6072" w:author="IRK" w:date="2020-04-14T13:57:00Z">
                <w:pPr>
                  <w:pStyle w:val="aff1"/>
                </w:pPr>
              </w:pPrChange>
            </w:pPr>
            <w:r>
              <w:t>20         ]]&gt;</w:t>
            </w:r>
          </w:p>
          <w:p w14:paraId="5CAF18EB" w14:textId="77777777" w:rsidR="001140F8" w:rsidRDefault="001140F8">
            <w:pPr>
              <w:pStyle w:val="1b"/>
              <w:pPrChange w:id="6073" w:author="IRK" w:date="2020-04-14T13:57:00Z">
                <w:pPr>
                  <w:pStyle w:val="aff1"/>
                </w:pPr>
              </w:pPrChange>
            </w:pPr>
            <w:r>
              <w:t>21     &lt;/Description&gt;</w:t>
            </w:r>
          </w:p>
          <w:p w14:paraId="445BD520" w14:textId="77777777" w:rsidR="001140F8" w:rsidRDefault="001140F8">
            <w:pPr>
              <w:pStyle w:val="1b"/>
              <w:pPrChange w:id="6074" w:author="IRK" w:date="2020-04-14T13:57:00Z">
                <w:pPr>
                  <w:pStyle w:val="aff1"/>
                </w:pPr>
              </w:pPrChange>
            </w:pPr>
            <w:r>
              <w:t>22 &lt;/user-defined-function&gt;</w:t>
            </w:r>
          </w:p>
        </w:tc>
      </w:tr>
    </w:tbl>
    <w:p w14:paraId="70782AE3" w14:textId="77777777" w:rsidR="001140F8" w:rsidRDefault="001140F8" w:rsidP="00F93119"/>
    <w:p w14:paraId="4D1229E5" w14:textId="484305D1" w:rsidR="001140F8" w:rsidRPr="00D84BD0" w:rsidRDefault="001140F8" w:rsidP="00F93119">
      <w:r w:rsidRPr="00E612BC">
        <w:t>Group</w:t>
      </w:r>
      <w:r w:rsidRPr="00E612BC">
        <w:t>要素</w:t>
      </w:r>
      <w:r w:rsidRPr="00E612BC">
        <w:t>(</w:t>
      </w:r>
      <w:ins w:id="6075" w:author="IRK" w:date="2020-05-12T14:39:00Z">
        <w:r w:rsidR="00AD48B4">
          <w:rPr>
            <w:rFonts w:hint="eastAsia"/>
          </w:rPr>
          <w:t>[</w:t>
        </w:r>
      </w:ins>
      <w:r w:rsidRPr="00E612BC">
        <w:t>2</w:t>
      </w:r>
      <w:r w:rsidR="00D13942">
        <w:t>行目</w:t>
      </w:r>
      <w:ins w:id="6076" w:author="IRK" w:date="2020-05-12T14:39:00Z">
        <w:r w:rsidR="00AD48B4">
          <w:rPr>
            <w:rFonts w:hint="eastAsia"/>
          </w:rPr>
          <w:t>]</w:t>
        </w:r>
      </w:ins>
      <w:r w:rsidRPr="00E612BC">
        <w:t>)</w:t>
      </w:r>
      <w:r w:rsidRPr="00E612BC">
        <w:t>には、この関数がどの</w:t>
      </w:r>
      <w:r w:rsidR="00CC47B3">
        <w:rPr>
          <w:rFonts w:hint="eastAsia"/>
        </w:rPr>
        <w:t>カテゴリ</w:t>
      </w:r>
      <w:del w:id="6077" w:author="IRK" w:date="2020-03-12T14:08:00Z">
        <w:r w:rsidR="00CC47B3" w:rsidDel="001F7670">
          <w:rPr>
            <w:rFonts w:hint="eastAsia"/>
          </w:rPr>
          <w:delText>ー</w:delText>
        </w:r>
      </w:del>
      <w:r w:rsidRPr="00E612BC">
        <w:t>に属する関数なのか</w:t>
      </w:r>
      <w:r w:rsidRPr="00E612BC">
        <w:rPr>
          <w:rFonts w:hint="eastAsia"/>
        </w:rPr>
        <w:t>を</w:t>
      </w:r>
      <w:r w:rsidRPr="00E612BC">
        <w:t>指定できる。</w:t>
      </w:r>
      <w:r w:rsidRPr="00E612BC">
        <w:t>SimpleDescription</w:t>
      </w:r>
      <w:r w:rsidRPr="00E612BC">
        <w:t>要素</w:t>
      </w:r>
      <w:r w:rsidRPr="00E612BC">
        <w:t>(</w:t>
      </w:r>
      <w:ins w:id="6078" w:author="IRK" w:date="2020-05-12T14:39:00Z">
        <w:r w:rsidR="00AD48B4">
          <w:rPr>
            <w:rFonts w:hint="eastAsia"/>
          </w:rPr>
          <w:t>[</w:t>
        </w:r>
      </w:ins>
      <w:r w:rsidRPr="00E612BC">
        <w:t>3</w:t>
      </w:r>
      <w:r w:rsidR="00D13942">
        <w:t>行目</w:t>
      </w:r>
      <w:ins w:id="6079" w:author="IRK" w:date="2020-05-12T14:39:00Z">
        <w:r w:rsidR="00AD48B4">
          <w:rPr>
            <w:rFonts w:hint="eastAsia"/>
          </w:rPr>
          <w:t>]</w:t>
        </w:r>
      </w:ins>
      <w:r w:rsidRPr="00E612BC">
        <w:t>)</w:t>
      </w:r>
      <w:r w:rsidRPr="00E612BC">
        <w:t>には、この関数に関する簡単な説明が記述できる。その説明は、関数リストに関数の名前と一緒に表示される。</w:t>
      </w:r>
      <w:r w:rsidRPr="00E612BC">
        <w:t>Description</w:t>
      </w:r>
      <w:r w:rsidRPr="00D84BD0">
        <w:t>要素</w:t>
      </w:r>
      <w:r w:rsidRPr="00D84BD0">
        <w:t>(</w:t>
      </w:r>
      <w:ins w:id="6080" w:author="IRK" w:date="2020-05-12T14:39:00Z">
        <w:r w:rsidR="00AD48B4">
          <w:rPr>
            <w:rFonts w:hint="eastAsia"/>
          </w:rPr>
          <w:t>[</w:t>
        </w:r>
      </w:ins>
      <w:r w:rsidRPr="00D84BD0">
        <w:t>4</w:t>
      </w:r>
      <w:r w:rsidR="001B7556">
        <w:t>~</w:t>
      </w:r>
      <w:r w:rsidRPr="00D84BD0">
        <w:t>21</w:t>
      </w:r>
      <w:r w:rsidR="00D13942">
        <w:t>行目</w:t>
      </w:r>
      <w:ins w:id="6081" w:author="IRK" w:date="2020-05-12T14:39:00Z">
        <w:r w:rsidR="00AD48B4">
          <w:rPr>
            <w:rFonts w:hint="eastAsia"/>
          </w:rPr>
          <w:t>]</w:t>
        </w:r>
      </w:ins>
      <w:r w:rsidRPr="00D84BD0">
        <w:t>)</w:t>
      </w:r>
      <w:r w:rsidRPr="00D84BD0">
        <w:t>には、関数に関する詳細な説明が記述できる。ルールビルダーでその内容がどのように表示されるのかは</w:t>
      </w:r>
      <w:del w:id="6082" w:author="IRK" w:date="2020-03-13T10:27:00Z">
        <w:r w:rsidRPr="00D84BD0" w:rsidDel="001B0610">
          <w:rPr>
            <w:rFonts w:hint="eastAsia"/>
          </w:rPr>
          <w:delText>6</w:delText>
        </w:r>
        <w:r w:rsidRPr="00D84BD0" w:rsidDel="001B0610">
          <w:delText>.5</w:delText>
        </w:r>
      </w:del>
      <w:ins w:id="6083" w:author="IRK" w:date="2020-03-13T10:27:00Z">
        <w:r w:rsidR="001B0610">
          <w:rPr>
            <w:rFonts w:hint="eastAsia"/>
          </w:rPr>
          <w:t>「</w:t>
        </w:r>
      </w:ins>
      <w:ins w:id="6084" w:author="IRK" w:date="2020-03-13T10:28:00Z">
        <w:r w:rsidR="001B0610">
          <w:fldChar w:fldCharType="begin"/>
        </w:r>
        <w:r w:rsidR="001B0610">
          <w:instrText xml:space="preserve"> </w:instrText>
        </w:r>
        <w:r w:rsidR="001B0610">
          <w:rPr>
            <w:rFonts w:hint="eastAsia"/>
          </w:rPr>
          <w:instrText>REF _Ref34987701 \r \h</w:instrText>
        </w:r>
        <w:r w:rsidR="001B0610">
          <w:instrText xml:space="preserve"> </w:instrText>
        </w:r>
      </w:ins>
      <w:r w:rsidR="001B0610">
        <w:fldChar w:fldCharType="separate"/>
      </w:r>
      <w:r w:rsidR="0092459D">
        <w:t xml:space="preserve">7.5 </w:t>
      </w:r>
      <w:ins w:id="6085" w:author="IRK" w:date="2020-03-13T10:28:00Z">
        <w:r w:rsidR="001B0610">
          <w:fldChar w:fldCharType="end"/>
        </w:r>
        <w:r w:rsidR="001B0610">
          <w:fldChar w:fldCharType="begin"/>
        </w:r>
        <w:r w:rsidR="001B0610">
          <w:instrText xml:space="preserve"> REF _Ref34987703 \h </w:instrText>
        </w:r>
      </w:ins>
      <w:r w:rsidR="001B0610">
        <w:fldChar w:fldCharType="separate"/>
      </w:r>
      <w:r w:rsidR="0092459D">
        <w:t>ヘルプの照会</w:t>
      </w:r>
      <w:r w:rsidR="0092459D">
        <w:rPr>
          <w:rFonts w:hint="eastAsia"/>
        </w:rPr>
        <w:t>および</w:t>
      </w:r>
      <w:r w:rsidR="0092459D">
        <w:t>ルールの作成</w:t>
      </w:r>
      <w:ins w:id="6086" w:author="IRK" w:date="2020-03-13T10:28:00Z">
        <w:r w:rsidR="001B0610">
          <w:fldChar w:fldCharType="end"/>
        </w:r>
        <w:r w:rsidR="001B0610">
          <w:rPr>
            <w:rFonts w:hint="eastAsia"/>
          </w:rPr>
          <w:t>」</w:t>
        </w:r>
      </w:ins>
      <w:r w:rsidRPr="00D84BD0">
        <w:t>で確認する。</w:t>
      </w:r>
    </w:p>
    <w:p w14:paraId="4CDE1187" w14:textId="77777777" w:rsidR="001140F8" w:rsidRPr="00D84BD0" w:rsidRDefault="001140F8" w:rsidP="00F93119"/>
    <w:p w14:paraId="7E5351FD" w14:textId="10B91640" w:rsidR="001140F8" w:rsidRPr="00D84BD0" w:rsidRDefault="001140F8" w:rsidP="00F93119">
      <w:r w:rsidRPr="00D84BD0">
        <w:t>ヘルプファイルの作成は</w:t>
      </w:r>
      <w:del w:id="6087" w:author="IRK" w:date="2020-04-14T14:20:00Z">
        <w:r w:rsidRPr="00D84BD0" w:rsidDel="00E319FE">
          <w:delText>選択</w:delText>
        </w:r>
      </w:del>
      <w:ins w:id="6088" w:author="IRK" w:date="2020-04-14T14:20:00Z">
        <w:r w:rsidR="00E319FE">
          <w:rPr>
            <w:rFonts w:hint="eastAsia"/>
          </w:rPr>
          <w:t>任意</w:t>
        </w:r>
      </w:ins>
      <w:r w:rsidRPr="00D84BD0">
        <w:t>事項であり、ヘルプがな</w:t>
      </w:r>
      <w:r w:rsidRPr="00D84BD0">
        <w:rPr>
          <w:rFonts w:hint="eastAsia"/>
        </w:rPr>
        <w:t>い場合でも</w:t>
      </w:r>
      <w:r w:rsidRPr="00D84BD0">
        <w:t>ユーザ定義関数の使用には問題はない。しかし、ルール開発者の使用上の便宜のためにヘルプファイルを作成することを</w:t>
      </w:r>
      <w:r w:rsidRPr="00D84BD0">
        <w:rPr>
          <w:rFonts w:hint="eastAsia"/>
        </w:rPr>
        <w:t>推奨する</w:t>
      </w:r>
      <w:r w:rsidRPr="00D84BD0">
        <w:t>。</w:t>
      </w:r>
    </w:p>
    <w:p w14:paraId="5D7D50F8" w14:textId="77777777" w:rsidR="001140F8" w:rsidRDefault="001140F8" w:rsidP="00F93119"/>
    <w:p w14:paraId="2B980FE3" w14:textId="77777777" w:rsidR="005C62D9" w:rsidRDefault="005C62D9" w:rsidP="00F93119">
      <w:r>
        <w:rPr>
          <w:rFonts w:hint="eastAsia"/>
        </w:rPr>
        <w:t>ヘルプファイルはユーザ定義関数の</w:t>
      </w:r>
      <w:r>
        <w:rPr>
          <w:rFonts w:hint="eastAsia"/>
        </w:rPr>
        <w:t>class</w:t>
      </w:r>
      <w:r>
        <w:rPr>
          <w:rFonts w:hint="eastAsia"/>
        </w:rPr>
        <w:t>ファイルがあるパッケージの位置に</w:t>
      </w:r>
      <w:r>
        <w:rPr>
          <w:rFonts w:hint="eastAsia"/>
        </w:rPr>
        <w:t>xml</w:t>
      </w:r>
      <w:r>
        <w:rPr>
          <w:rFonts w:hint="eastAsia"/>
        </w:rPr>
        <w:t>ファイルで存在する必要があり、ユーザ定義関数のクラスファイル名と同一でなければならない。ユーザ定義関数開発者はヘルプファイルとユーザ定義関数</w:t>
      </w:r>
      <w:r>
        <w:rPr>
          <w:rFonts w:hint="eastAsia"/>
        </w:rPr>
        <w:t>class</w:t>
      </w:r>
      <w:r>
        <w:rPr>
          <w:rFonts w:hint="eastAsia"/>
        </w:rPr>
        <w:t>ファイルを</w:t>
      </w:r>
      <w:r>
        <w:rPr>
          <w:rFonts w:hint="eastAsia"/>
        </w:rPr>
        <w:t>1</w:t>
      </w:r>
      <w:r>
        <w:rPr>
          <w:rFonts w:hint="eastAsia"/>
        </w:rPr>
        <w:t>つの</w:t>
      </w:r>
      <w:r>
        <w:rPr>
          <w:rFonts w:hint="eastAsia"/>
        </w:rPr>
        <w:t>jar</w:t>
      </w:r>
      <w:r>
        <w:rPr>
          <w:rFonts w:hint="eastAsia"/>
        </w:rPr>
        <w:t>ライブラリファイルに生成してユーザ定義関数を追加できる。</w:t>
      </w:r>
    </w:p>
    <w:p w14:paraId="03A6507C" w14:textId="77777777" w:rsidR="005C62D9" w:rsidRPr="005C62D9" w:rsidRDefault="005C62D9" w:rsidP="00F93119"/>
    <w:p w14:paraId="1E6A506F" w14:textId="77777777" w:rsidR="001140F8" w:rsidRDefault="001140F8" w:rsidP="00F93119">
      <w:pPr>
        <w:pStyle w:val="22"/>
      </w:pPr>
      <w:bookmarkStart w:id="6089" w:name="_Toc385838806"/>
      <w:bookmarkStart w:id="6090" w:name="_Toc426449668"/>
      <w:bookmarkStart w:id="6091" w:name="_Toc426449764"/>
      <w:bookmarkStart w:id="6092" w:name="_Toc434858945"/>
      <w:bookmarkStart w:id="6093" w:name="_Ref34922444"/>
      <w:bookmarkStart w:id="6094" w:name="_Ref34922446"/>
      <w:bookmarkStart w:id="6095" w:name="_Toc34988324"/>
      <w:bookmarkStart w:id="6096" w:name="_Toc40799177"/>
      <w:r>
        <w:t>関数のインストールと設定</w:t>
      </w:r>
      <w:bookmarkEnd w:id="6089"/>
      <w:bookmarkEnd w:id="6090"/>
      <w:bookmarkEnd w:id="6091"/>
      <w:bookmarkEnd w:id="6092"/>
      <w:bookmarkEnd w:id="6093"/>
      <w:bookmarkEnd w:id="6094"/>
      <w:bookmarkEnd w:id="6095"/>
      <w:bookmarkEnd w:id="6096"/>
    </w:p>
    <w:p w14:paraId="6F9C6C51" w14:textId="0B97075E" w:rsidR="001140F8" w:rsidRPr="00AB2487" w:rsidRDefault="001140F8" w:rsidP="00F93119">
      <w:pPr>
        <w:rPr>
          <w:rFonts w:ascii="ＭＳ Ｐゴシック" w:hAnsi="ＭＳ Ｐゴシック"/>
        </w:rPr>
      </w:pPr>
      <w:r w:rsidRPr="00D84BD0">
        <w:t>作成されたユーザ定義関数をルール</w:t>
      </w:r>
      <w:r w:rsidRPr="00D84BD0">
        <w:rPr>
          <w:rFonts w:hint="eastAsia"/>
        </w:rPr>
        <w:t>システムにインストールする方法については</w:t>
      </w:r>
      <w:ins w:id="6097" w:author="IRK" w:date="2020-03-13T10:28:00Z">
        <w:r w:rsidR="001B0610">
          <w:rPr>
            <w:rFonts w:hint="eastAsia"/>
          </w:rPr>
          <w:t>「</w:t>
        </w:r>
      </w:ins>
      <w:r w:rsidRPr="00D84BD0">
        <w:rPr>
          <w:rFonts w:hint="eastAsia"/>
        </w:rPr>
        <w:t>InnoRules Installation and Operation Guide</w:t>
      </w:r>
      <w:del w:id="6098" w:author="IRK" w:date="2020-03-13T10:28:00Z">
        <w:r w:rsidR="005C62D9" w:rsidDel="001B0610">
          <w:rPr>
            <w:rFonts w:hint="eastAsia"/>
          </w:rPr>
          <w:delText xml:space="preserve">　</w:delText>
        </w:r>
      </w:del>
      <w:ins w:id="6099" w:author="IRK" w:date="2020-03-13T10:28:00Z">
        <w:r w:rsidR="001B0610">
          <w:rPr>
            <w:rFonts w:hint="eastAsia"/>
          </w:rPr>
          <w:t xml:space="preserve"> </w:t>
        </w:r>
      </w:ins>
      <w:r w:rsidR="005C62D9">
        <w:rPr>
          <w:rFonts w:hint="eastAsia"/>
        </w:rPr>
        <w:t>2.6</w:t>
      </w:r>
      <w:ins w:id="6100" w:author="IRK" w:date="2020-04-13T10:44:00Z">
        <w:r w:rsidR="00D3260B">
          <w:rPr>
            <w:rFonts w:hint="eastAsia"/>
          </w:rPr>
          <w:t xml:space="preserve"> </w:t>
        </w:r>
        <w:r w:rsidR="00D3260B">
          <w:rPr>
            <w:rFonts w:hint="eastAsia"/>
          </w:rPr>
          <w:t>アドオンウィザード</w:t>
        </w:r>
      </w:ins>
      <w:ins w:id="6101" w:author="IRK" w:date="2020-03-13T10:28:00Z">
        <w:r w:rsidR="001B0610">
          <w:rPr>
            <w:rFonts w:hint="eastAsia"/>
          </w:rPr>
          <w:t>」</w:t>
        </w:r>
      </w:ins>
      <w:r w:rsidRPr="00D84BD0">
        <w:rPr>
          <w:rFonts w:hint="eastAsia"/>
        </w:rPr>
        <w:t>を参照</w:t>
      </w:r>
      <w:r w:rsidR="00594315" w:rsidRPr="00AB2487">
        <w:rPr>
          <w:rFonts w:ascii="ＭＳ Ｐゴシック" w:hAnsi="ＭＳ Ｐゴシック" w:hint="eastAsia"/>
        </w:rPr>
        <w:t>の</w:t>
      </w:r>
      <w:r w:rsidRPr="00AB2487">
        <w:rPr>
          <w:rFonts w:ascii="ＭＳ Ｐゴシック" w:hAnsi="ＭＳ Ｐゴシック" w:hint="eastAsia"/>
        </w:rPr>
        <w:t>こ</w:t>
      </w:r>
      <w:r w:rsidRPr="00D84BD0">
        <w:rPr>
          <w:rFonts w:hint="eastAsia"/>
        </w:rPr>
        <w:t>と</w:t>
      </w:r>
      <w:r w:rsidR="00594315" w:rsidRPr="00AB2487">
        <w:rPr>
          <w:rFonts w:ascii="ＭＳ Ｐゴシック" w:hAnsi="ＭＳ Ｐゴシック" w:hint="eastAsia"/>
        </w:rPr>
        <w:t>。</w:t>
      </w:r>
    </w:p>
    <w:p w14:paraId="5EF44FE4" w14:textId="77777777" w:rsidR="001140F8" w:rsidRPr="0076574F" w:rsidRDefault="001140F8" w:rsidP="00F93119"/>
    <w:p w14:paraId="5DA9D064" w14:textId="77777777" w:rsidR="001140F8" w:rsidRDefault="001140F8" w:rsidP="00F93119">
      <w:pPr>
        <w:pStyle w:val="22"/>
      </w:pPr>
      <w:bookmarkStart w:id="6102" w:name="_Toc385838807"/>
      <w:bookmarkStart w:id="6103" w:name="_Toc426449669"/>
      <w:bookmarkStart w:id="6104" w:name="_Toc426449765"/>
      <w:r>
        <w:rPr>
          <w:rFonts w:eastAsiaTheme="minorEastAsia" w:hint="eastAsia"/>
        </w:rPr>
        <w:t xml:space="preserve"> </w:t>
      </w:r>
      <w:bookmarkStart w:id="6105" w:name="_Toc434858946"/>
      <w:bookmarkStart w:id="6106" w:name="_Ref34987701"/>
      <w:bookmarkStart w:id="6107" w:name="_Ref34987703"/>
      <w:bookmarkStart w:id="6108" w:name="_Toc34988325"/>
      <w:bookmarkStart w:id="6109" w:name="_Toc40799178"/>
      <w:r>
        <w:t>ヘルプの照会</w:t>
      </w:r>
      <w:r>
        <w:rPr>
          <w:rFonts w:hint="eastAsia"/>
        </w:rPr>
        <w:t>および</w:t>
      </w:r>
      <w:r>
        <w:t>ルールの作成</w:t>
      </w:r>
      <w:bookmarkEnd w:id="6102"/>
      <w:bookmarkEnd w:id="6103"/>
      <w:bookmarkEnd w:id="6104"/>
      <w:bookmarkEnd w:id="6105"/>
      <w:bookmarkEnd w:id="6106"/>
      <w:bookmarkEnd w:id="6107"/>
      <w:bookmarkEnd w:id="6108"/>
      <w:bookmarkEnd w:id="6109"/>
    </w:p>
    <w:p w14:paraId="56AC821D" w14:textId="5604565C" w:rsidR="001140F8" w:rsidRPr="00D84BD0" w:rsidRDefault="001140F8" w:rsidP="00846AAC">
      <w:r w:rsidRPr="00846AAC">
        <w:t>ルールビルダーの</w:t>
      </w:r>
      <w:ins w:id="6110" w:author="IRK" w:date="2020-03-12T16:47:00Z">
        <w:r w:rsidR="0001349E" w:rsidRPr="007527A4">
          <w:t>[</w:t>
        </w:r>
      </w:ins>
      <w:r w:rsidRPr="007527A4">
        <w:rPr>
          <w:rFonts w:hint="eastAsia"/>
          <w:rPrChange w:id="6111" w:author="IRK" w:date="2020-05-11T11:31:00Z">
            <w:rPr>
              <w:rFonts w:hint="eastAsia"/>
              <w:b/>
            </w:rPr>
          </w:rPrChange>
        </w:rPr>
        <w:t>ユーザ定義関数</w:t>
      </w:r>
      <w:ins w:id="6112" w:author="IRK" w:date="2020-03-12T16:47:00Z">
        <w:r w:rsidR="0001349E" w:rsidRPr="007527A4">
          <w:rPr>
            <w:rPrChange w:id="6113" w:author="IRK" w:date="2020-05-11T11:31:00Z">
              <w:rPr>
                <w:b/>
              </w:rPr>
            </w:rPrChange>
          </w:rPr>
          <w:t>]</w:t>
        </w:r>
      </w:ins>
      <w:r w:rsidRPr="00846AAC">
        <w:t>メニューで登録</w:t>
      </w:r>
      <w:r w:rsidRPr="00D84BD0">
        <w:t>されたユーザ定義関数のリストを照会できる。</w:t>
      </w:r>
      <w:del w:id="6114" w:author="IRK" w:date="2020-03-13T09:10:00Z">
        <w:r w:rsidR="00E671F9" w:rsidDel="00D71F97">
          <w:delText>図</w:delText>
        </w:r>
        <w:r w:rsidR="00E671F9" w:rsidDel="00D71F97">
          <w:delText>16</w:delText>
        </w:r>
      </w:del>
      <w:ins w:id="6115" w:author="IRK" w:date="2020-03-13T09:10:00Z">
        <w:r w:rsidR="00D71F97">
          <w:rPr>
            <w:rFonts w:hint="eastAsia"/>
          </w:rPr>
          <w:t>次の図</w:t>
        </w:r>
      </w:ins>
      <w:r w:rsidRPr="00D84BD0">
        <w:t>は、ユーザ定義関数リストの照会の画面である。</w:t>
      </w:r>
      <w:del w:id="6116" w:author="IRK" w:date="2020-03-12T16:20:00Z">
        <w:r w:rsidRPr="00D84BD0" w:rsidDel="004316F4">
          <w:rPr>
            <w:rFonts w:hint="eastAsia"/>
          </w:rPr>
          <w:delText>6</w:delText>
        </w:r>
        <w:r w:rsidRPr="00D84BD0" w:rsidDel="004316F4">
          <w:delText>.4</w:delText>
        </w:r>
      </w:del>
      <w:ins w:id="6117" w:author="IRK" w:date="2020-03-12T16:20:00Z">
        <w:r w:rsidR="004316F4">
          <w:rPr>
            <w:rFonts w:hint="eastAsia"/>
          </w:rPr>
          <w:t>「</w:t>
        </w:r>
        <w:r w:rsidR="004316F4">
          <w:fldChar w:fldCharType="begin"/>
        </w:r>
        <w:r w:rsidR="004316F4">
          <w:instrText xml:space="preserve"> </w:instrText>
        </w:r>
        <w:r w:rsidR="004316F4">
          <w:rPr>
            <w:rFonts w:hint="eastAsia"/>
          </w:rPr>
          <w:instrText>REF _Ref34922444 \r \h</w:instrText>
        </w:r>
        <w:r w:rsidR="004316F4">
          <w:instrText xml:space="preserve"> </w:instrText>
        </w:r>
      </w:ins>
      <w:r w:rsidR="004316F4">
        <w:fldChar w:fldCharType="separate"/>
      </w:r>
      <w:r w:rsidR="0092459D">
        <w:t xml:space="preserve">7.4 </w:t>
      </w:r>
      <w:ins w:id="6118" w:author="IRK" w:date="2020-03-12T16:20:00Z">
        <w:r w:rsidR="004316F4">
          <w:fldChar w:fldCharType="end"/>
        </w:r>
        <w:r w:rsidR="004316F4">
          <w:fldChar w:fldCharType="begin"/>
        </w:r>
        <w:r w:rsidR="004316F4">
          <w:instrText xml:space="preserve"> REF _Ref34922446 \h </w:instrText>
        </w:r>
      </w:ins>
      <w:r w:rsidR="004316F4">
        <w:fldChar w:fldCharType="separate"/>
      </w:r>
      <w:r w:rsidR="0092459D">
        <w:t>関数のインストールと設定</w:t>
      </w:r>
      <w:ins w:id="6119" w:author="IRK" w:date="2020-03-12T16:20:00Z">
        <w:r w:rsidR="004316F4">
          <w:fldChar w:fldCharType="end"/>
        </w:r>
        <w:r w:rsidR="004316F4">
          <w:rPr>
            <w:rFonts w:hint="eastAsia"/>
          </w:rPr>
          <w:t>」</w:t>
        </w:r>
      </w:ins>
      <w:r w:rsidRPr="00D84BD0">
        <w:t>でインストールした</w:t>
      </w:r>
      <w:r w:rsidRPr="00C2621F">
        <w:t>FACT</w:t>
      </w:r>
      <w:r w:rsidRPr="00D84BD0">
        <w:t>ユーザ関数がリストにあることが確認できる。</w:t>
      </w:r>
    </w:p>
    <w:p w14:paraId="3308810E" w14:textId="77777777" w:rsidR="001140F8" w:rsidRDefault="001140F8" w:rsidP="00F93119"/>
    <w:p w14:paraId="684BCCDA" w14:textId="77777777" w:rsidR="00E671F9" w:rsidRDefault="001140F8">
      <w:pPr>
        <w:pStyle w:val="af9"/>
        <w:ind w:left="380" w:hanging="380"/>
      </w:pPr>
      <w:r>
        <w:rPr>
          <w:lang w:eastAsia="ja-JP"/>
        </w:rPr>
        <w:drawing>
          <wp:inline distT="0" distB="0" distL="0" distR="0" wp14:anchorId="0368C4E0" wp14:editId="655585F6">
            <wp:extent cx="4820323" cy="2582100"/>
            <wp:effectExtent l="19050" t="19050" r="18415" b="279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20323" cy="2582100"/>
                    </a:xfrm>
                    <a:prstGeom prst="rect">
                      <a:avLst/>
                    </a:prstGeom>
                    <a:ln w="6350">
                      <a:solidFill>
                        <a:schemeClr val="tx1"/>
                      </a:solidFill>
                    </a:ln>
                  </pic:spPr>
                </pic:pic>
              </a:graphicData>
            </a:graphic>
          </wp:inline>
        </w:drawing>
      </w:r>
    </w:p>
    <w:p w14:paraId="3EFEAE12" w14:textId="4FCFDA61" w:rsidR="001140F8" w:rsidRDefault="00E671F9" w:rsidP="00F93119">
      <w:pPr>
        <w:pStyle w:val="af5"/>
      </w:pPr>
      <w:bookmarkStart w:id="6120" w:name="_Ref34983071"/>
      <w:bookmarkStart w:id="6121" w:name="_Toc40799213"/>
      <w:r>
        <w:t>[</w:t>
      </w:r>
      <w:del w:id="6122" w:author="IRK" w:date="2020-03-12T16:20:00Z">
        <w:r w:rsidDel="004316F4">
          <w:delText>図</w:delText>
        </w:r>
        <w:r w:rsidDel="004316F4">
          <w:delText xml:space="preserve"> </w:delText>
        </w:r>
        <w:r w:rsidR="00E65728" w:rsidDel="004316F4">
          <w:fldChar w:fldCharType="begin"/>
        </w:r>
        <w:r w:rsidR="000D23BF" w:rsidDel="004316F4">
          <w:delInstrText xml:space="preserve"> SEQ [</w:delInstrText>
        </w:r>
        <w:r w:rsidR="000D23BF" w:rsidDel="004316F4">
          <w:delInstrText>図</w:delInstrText>
        </w:r>
        <w:r w:rsidR="000D23BF" w:rsidDel="004316F4">
          <w:delInstrText xml:space="preserve"> \* ARABIC </w:delInstrText>
        </w:r>
        <w:r w:rsidR="00E65728" w:rsidDel="004316F4">
          <w:fldChar w:fldCharType="separate"/>
        </w:r>
        <w:r w:rsidR="004E7A9C" w:rsidDel="004316F4">
          <w:rPr>
            <w:noProof/>
          </w:rPr>
          <w:delText>16</w:delText>
        </w:r>
        <w:r w:rsidR="00E65728" w:rsidDel="004316F4">
          <w:rPr>
            <w:noProof/>
          </w:rPr>
          <w:fldChar w:fldCharType="end"/>
        </w:r>
        <w:r w:rsidR="00872032" w:rsidDel="004316F4">
          <w:rPr>
            <w:rFonts w:hint="eastAsia"/>
            <w:noProof/>
          </w:rPr>
          <w:delText xml:space="preserve">　</w:delText>
        </w:r>
      </w:del>
      <w:ins w:id="6123" w:author="IRK" w:date="2020-03-12T16:20: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16</w:t>
      </w:r>
      <w:ins w:id="6124" w:author="IRK" w:date="2020-03-12T16:20:00Z">
        <w:r w:rsidR="004316F4">
          <w:fldChar w:fldCharType="end"/>
        </w:r>
        <w:r w:rsidR="004316F4">
          <w:rPr>
            <w:rFonts w:hint="eastAsia"/>
          </w:rPr>
          <w:t xml:space="preserve"> </w:t>
        </w:r>
      </w:ins>
      <w:r>
        <w:rPr>
          <w:noProof/>
        </w:rPr>
        <w:t>ユーザ定義関数リスト</w:t>
      </w:r>
      <w:r>
        <w:rPr>
          <w:rFonts w:hint="eastAsia"/>
          <w:noProof/>
        </w:rPr>
        <w:t>]</w:t>
      </w:r>
      <w:bookmarkEnd w:id="6120"/>
      <w:bookmarkEnd w:id="6121"/>
    </w:p>
    <w:p w14:paraId="4B68D170" w14:textId="77777777" w:rsidR="001140F8" w:rsidRDefault="001140F8" w:rsidP="00F93119"/>
    <w:p w14:paraId="0F379AEB" w14:textId="651EDDB9" w:rsidR="001140F8" w:rsidRDefault="001140F8" w:rsidP="00F93119">
      <w:r>
        <w:t>区分列と説明列には、ヘルプファイルに記述した関数のグループと簡単な説明がある。</w:t>
      </w:r>
      <w:del w:id="6125" w:author="IRK" w:date="2020-03-13T09:10:00Z">
        <w:r w:rsidDel="00D71F97">
          <w:delText>図</w:delText>
        </w:r>
        <w:r w:rsidR="00E671F9" w:rsidDel="00D71F97">
          <w:rPr>
            <w:rFonts w:hint="eastAsia"/>
          </w:rPr>
          <w:delText>16</w:delText>
        </w:r>
      </w:del>
      <w:ins w:id="6126" w:author="IRK" w:date="2020-03-13T09:10:00Z">
        <w:r w:rsidR="00D71F97">
          <w:fldChar w:fldCharType="begin"/>
        </w:r>
        <w:r w:rsidR="00D71F97">
          <w:instrText xml:space="preserve"> </w:instrText>
        </w:r>
        <w:r w:rsidR="00D71F97">
          <w:rPr>
            <w:rFonts w:hint="eastAsia"/>
          </w:rPr>
          <w:instrText>REF _Ref34983071 \h</w:instrText>
        </w:r>
        <w:r w:rsidR="00D71F97">
          <w:instrText xml:space="preserve"> </w:instrText>
        </w:r>
      </w:ins>
      <w:r w:rsidR="00D71F97">
        <w:fldChar w:fldCharType="separate"/>
      </w:r>
      <w:r w:rsidR="0092459D">
        <w:t>[</w:t>
      </w:r>
      <w:ins w:id="6127" w:author="IRK" w:date="2020-03-12T16:20:00Z">
        <w:r w:rsidR="0092459D">
          <w:rPr>
            <w:rFonts w:hint="eastAsia"/>
          </w:rPr>
          <w:t>図</w:t>
        </w:r>
        <w:r w:rsidR="0092459D">
          <w:rPr>
            <w:rFonts w:hint="eastAsia"/>
          </w:rPr>
          <w:t xml:space="preserve"> </w:t>
        </w:r>
      </w:ins>
      <w:r w:rsidR="0092459D">
        <w:rPr>
          <w:noProof/>
        </w:rPr>
        <w:t>16</w:t>
      </w:r>
      <w:ins w:id="6128" w:author="IRK" w:date="2020-03-12T16:20:00Z">
        <w:r w:rsidR="0092459D">
          <w:rPr>
            <w:rFonts w:hint="eastAsia"/>
          </w:rPr>
          <w:t xml:space="preserve"> </w:t>
        </w:r>
      </w:ins>
      <w:r w:rsidR="0092459D">
        <w:rPr>
          <w:noProof/>
        </w:rPr>
        <w:t>ユーザ定義関数リスト</w:t>
      </w:r>
      <w:r w:rsidR="0092459D">
        <w:rPr>
          <w:rFonts w:hint="eastAsia"/>
          <w:noProof/>
        </w:rPr>
        <w:t>]</w:t>
      </w:r>
      <w:ins w:id="6129" w:author="IRK" w:date="2020-03-13T09:10:00Z">
        <w:r w:rsidR="00D71F97">
          <w:fldChar w:fldCharType="end"/>
        </w:r>
      </w:ins>
      <w:r>
        <w:t>のように、関数を選択し、マウスの右ボタンをクリックして詳細なヘルプを照会できる。</w:t>
      </w:r>
      <w:del w:id="6130" w:author="IRK" w:date="2020-03-13T09:11:00Z">
        <w:r w:rsidDel="00D71F97">
          <w:delText>図</w:delText>
        </w:r>
        <w:r w:rsidR="00AB1BC6" w:rsidDel="00D71F97">
          <w:rPr>
            <w:rFonts w:hint="eastAsia"/>
          </w:rPr>
          <w:delText>17</w:delText>
        </w:r>
      </w:del>
      <w:ins w:id="6131" w:author="IRK" w:date="2020-03-13T09:11:00Z">
        <w:r w:rsidR="00D71F97">
          <w:rPr>
            <w:rFonts w:hint="eastAsia"/>
          </w:rPr>
          <w:t>次の図</w:t>
        </w:r>
      </w:ins>
      <w:r>
        <w:t>は、</w:t>
      </w:r>
      <w:r>
        <w:t>FACT</w:t>
      </w:r>
      <w:r>
        <w:t>関数のヘルプを照会した画面である。</w:t>
      </w:r>
    </w:p>
    <w:p w14:paraId="633EEC0E" w14:textId="77777777" w:rsidR="001140F8" w:rsidRDefault="001140F8" w:rsidP="00F93119"/>
    <w:p w14:paraId="7FF2C83F" w14:textId="77777777" w:rsidR="00AB1BC6" w:rsidRDefault="001140F8">
      <w:pPr>
        <w:pStyle w:val="af9"/>
        <w:pPrChange w:id="6132" w:author="IRK" w:date="2020-05-12T15:50:00Z">
          <w:pPr>
            <w:pStyle w:val="af9"/>
            <w:ind w:left="380" w:hanging="380"/>
          </w:pPr>
        </w:pPrChange>
      </w:pPr>
      <w:r w:rsidRPr="00C15663">
        <w:rPr>
          <w:lang w:eastAsia="ja-JP"/>
        </w:rPr>
        <w:drawing>
          <wp:inline distT="0" distB="0" distL="0" distR="0" wp14:anchorId="1D011E3D" wp14:editId="0D2F4230">
            <wp:extent cx="6048375" cy="2631164"/>
            <wp:effectExtent l="19050" t="19050" r="9525" b="17145"/>
            <wp:docPr id="5"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048375" cy="2631164"/>
                    </a:xfrm>
                    <a:prstGeom prst="rect">
                      <a:avLst/>
                    </a:prstGeom>
                    <a:ln w="6350">
                      <a:solidFill>
                        <a:schemeClr val="tx1"/>
                      </a:solidFill>
                    </a:ln>
                  </pic:spPr>
                </pic:pic>
              </a:graphicData>
            </a:graphic>
          </wp:inline>
        </w:drawing>
      </w:r>
    </w:p>
    <w:p w14:paraId="1FF9200F" w14:textId="5B2FFAE9" w:rsidR="001140F8" w:rsidRDefault="00AB1BC6" w:rsidP="00F93119">
      <w:pPr>
        <w:pStyle w:val="af5"/>
      </w:pPr>
      <w:bookmarkStart w:id="6133" w:name="_Toc40799214"/>
      <w:r>
        <w:t>[</w:t>
      </w:r>
      <w:del w:id="6134" w:author="IRK" w:date="2020-03-12T16:20:00Z">
        <w:r w:rsidDel="004316F4">
          <w:delText>図</w:delText>
        </w:r>
        <w:r w:rsidDel="004316F4">
          <w:delText xml:space="preserve"> </w:delText>
        </w:r>
        <w:r w:rsidR="00E65728" w:rsidDel="004316F4">
          <w:fldChar w:fldCharType="begin"/>
        </w:r>
        <w:r w:rsidR="000D23BF" w:rsidDel="004316F4">
          <w:delInstrText xml:space="preserve"> SEQ [</w:delInstrText>
        </w:r>
        <w:r w:rsidR="000D23BF" w:rsidDel="004316F4">
          <w:delInstrText>図</w:delInstrText>
        </w:r>
        <w:r w:rsidR="000D23BF" w:rsidDel="004316F4">
          <w:delInstrText xml:space="preserve"> \* ARABIC </w:delInstrText>
        </w:r>
        <w:r w:rsidR="00E65728" w:rsidDel="004316F4">
          <w:fldChar w:fldCharType="separate"/>
        </w:r>
        <w:r w:rsidR="004E7A9C" w:rsidDel="004316F4">
          <w:rPr>
            <w:noProof/>
          </w:rPr>
          <w:delText>17</w:delText>
        </w:r>
        <w:r w:rsidR="00E65728" w:rsidDel="004316F4">
          <w:rPr>
            <w:noProof/>
          </w:rPr>
          <w:fldChar w:fldCharType="end"/>
        </w:r>
        <w:r w:rsidR="00872032" w:rsidDel="004316F4">
          <w:rPr>
            <w:rFonts w:hint="eastAsia"/>
          </w:rPr>
          <w:delText xml:space="preserve">　</w:delText>
        </w:r>
      </w:del>
      <w:ins w:id="6135" w:author="IRK" w:date="2020-03-12T16:20: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17</w:t>
      </w:r>
      <w:ins w:id="6136" w:author="IRK" w:date="2020-03-12T16:20:00Z">
        <w:r w:rsidR="004316F4">
          <w:fldChar w:fldCharType="end"/>
        </w:r>
        <w:r w:rsidR="004316F4">
          <w:rPr>
            <w:rFonts w:hint="eastAsia"/>
          </w:rPr>
          <w:t xml:space="preserve"> </w:t>
        </w:r>
      </w:ins>
      <w:r>
        <w:rPr>
          <w:noProof/>
        </w:rPr>
        <w:t>FACT</w:t>
      </w:r>
      <w:r>
        <w:rPr>
          <w:noProof/>
        </w:rPr>
        <w:t>関数のヘルプ</w:t>
      </w:r>
      <w:r>
        <w:rPr>
          <w:rFonts w:hint="eastAsia"/>
          <w:noProof/>
        </w:rPr>
        <w:t>]</w:t>
      </w:r>
      <w:bookmarkEnd w:id="6133"/>
    </w:p>
    <w:p w14:paraId="334FAD00" w14:textId="77777777" w:rsidR="00AB1BC6" w:rsidRDefault="00AB1BC6" w:rsidP="00F93119"/>
    <w:p w14:paraId="12ACB2C4" w14:textId="6691C5B5" w:rsidR="001140F8" w:rsidRDefault="001140F8" w:rsidP="00F93119">
      <w:del w:id="6137" w:author="IRK" w:date="2020-03-12T16:20:00Z">
        <w:r w:rsidDel="004316F4">
          <w:delText>図</w:delText>
        </w:r>
        <w:r w:rsidR="00AB1BC6" w:rsidDel="004316F4">
          <w:rPr>
            <w:rFonts w:hint="eastAsia"/>
          </w:rPr>
          <w:delText>18</w:delText>
        </w:r>
      </w:del>
      <w:ins w:id="6138" w:author="IRK" w:date="2020-03-12T16:20:00Z">
        <w:r w:rsidR="004316F4">
          <w:rPr>
            <w:rFonts w:hint="eastAsia"/>
          </w:rPr>
          <w:t>次の図</w:t>
        </w:r>
      </w:ins>
      <w:r>
        <w:t>は、</w:t>
      </w:r>
      <w:r w:rsidRPr="00E612BC">
        <w:t>FACT</w:t>
      </w:r>
      <w:r w:rsidRPr="00E612BC">
        <w:t>関数を使用するテーブルルール</w:t>
      </w:r>
      <w:r>
        <w:t>である。</w:t>
      </w:r>
    </w:p>
    <w:p w14:paraId="0652D3E9" w14:textId="77777777" w:rsidR="001140F8" w:rsidRPr="004A4FC7" w:rsidRDefault="001140F8" w:rsidP="00F93119"/>
    <w:p w14:paraId="329848CB" w14:textId="77777777" w:rsidR="00AB1BC6" w:rsidRPr="0025354B" w:rsidRDefault="001140F8">
      <w:pPr>
        <w:pStyle w:val="af9"/>
        <w:ind w:left="380" w:hanging="380"/>
      </w:pPr>
      <w:r>
        <w:rPr>
          <w:lang w:eastAsia="ja-JP"/>
        </w:rPr>
        <w:drawing>
          <wp:inline distT="0" distB="0" distL="0" distR="0" wp14:anchorId="2C1BBB58" wp14:editId="3EEEE840">
            <wp:extent cx="5844152" cy="2857500"/>
            <wp:effectExtent l="19050" t="19050" r="23495" b="19050"/>
            <wp:docPr id="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44152" cy="2857500"/>
                    </a:xfrm>
                    <a:prstGeom prst="rect">
                      <a:avLst/>
                    </a:prstGeom>
                    <a:ln w="6350">
                      <a:solidFill>
                        <a:schemeClr val="tx1"/>
                      </a:solidFill>
                    </a:ln>
                  </pic:spPr>
                </pic:pic>
              </a:graphicData>
            </a:graphic>
          </wp:inline>
        </w:drawing>
      </w:r>
    </w:p>
    <w:p w14:paraId="172D6199" w14:textId="1F414353" w:rsidR="001140F8" w:rsidRDefault="00AB1BC6" w:rsidP="00F93119">
      <w:pPr>
        <w:pStyle w:val="af5"/>
      </w:pPr>
      <w:bookmarkStart w:id="6139" w:name="_Ref34922508"/>
      <w:bookmarkStart w:id="6140" w:name="_Ref34983100"/>
      <w:bookmarkStart w:id="6141" w:name="_Ref34983119"/>
      <w:bookmarkStart w:id="6142" w:name="_Toc40799215"/>
      <w:r>
        <w:t>[</w:t>
      </w:r>
      <w:del w:id="6143" w:author="IRK" w:date="2020-03-12T16:21:00Z">
        <w:r w:rsidDel="004316F4">
          <w:delText>図</w:delText>
        </w:r>
        <w:r w:rsidDel="004316F4">
          <w:delText xml:space="preserve"> </w:delText>
        </w:r>
        <w:r w:rsidR="00E65728" w:rsidDel="004316F4">
          <w:fldChar w:fldCharType="begin"/>
        </w:r>
        <w:r w:rsidR="000D23BF" w:rsidDel="004316F4">
          <w:delInstrText xml:space="preserve"> SEQ [</w:delInstrText>
        </w:r>
        <w:r w:rsidR="000D23BF" w:rsidDel="004316F4">
          <w:delInstrText>図</w:delInstrText>
        </w:r>
        <w:r w:rsidR="000D23BF" w:rsidDel="004316F4">
          <w:delInstrText xml:space="preserve"> \* ARABIC </w:delInstrText>
        </w:r>
        <w:r w:rsidR="00E65728" w:rsidDel="004316F4">
          <w:fldChar w:fldCharType="separate"/>
        </w:r>
        <w:r w:rsidR="004E7A9C" w:rsidDel="004316F4">
          <w:rPr>
            <w:noProof/>
          </w:rPr>
          <w:delText>18</w:delText>
        </w:r>
        <w:r w:rsidR="00E65728" w:rsidDel="004316F4">
          <w:rPr>
            <w:noProof/>
          </w:rPr>
          <w:fldChar w:fldCharType="end"/>
        </w:r>
        <w:r w:rsidR="00872032" w:rsidDel="004316F4">
          <w:rPr>
            <w:rFonts w:hint="eastAsia"/>
          </w:rPr>
          <w:delText xml:space="preserve">　</w:delText>
        </w:r>
      </w:del>
      <w:ins w:id="6144" w:author="IRK" w:date="2020-03-12T16:21: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18</w:t>
      </w:r>
      <w:ins w:id="6145" w:author="IRK" w:date="2020-03-12T16:21:00Z">
        <w:r w:rsidR="004316F4">
          <w:fldChar w:fldCharType="end"/>
        </w:r>
        <w:r w:rsidR="004316F4">
          <w:rPr>
            <w:rFonts w:hint="eastAsia"/>
          </w:rPr>
          <w:t xml:space="preserve"> </w:t>
        </w:r>
      </w:ins>
      <w:r>
        <w:rPr>
          <w:noProof/>
        </w:rPr>
        <w:t>FACT</w:t>
      </w:r>
      <w:r>
        <w:rPr>
          <w:noProof/>
        </w:rPr>
        <w:t>関数を使用するテーブルルール</w:t>
      </w:r>
      <w:r>
        <w:rPr>
          <w:rFonts w:hint="eastAsia"/>
          <w:noProof/>
        </w:rPr>
        <w:t>]</w:t>
      </w:r>
      <w:bookmarkEnd w:id="6139"/>
      <w:bookmarkEnd w:id="6140"/>
      <w:bookmarkEnd w:id="6141"/>
      <w:bookmarkEnd w:id="6142"/>
    </w:p>
    <w:p w14:paraId="4305F9DB" w14:textId="77777777" w:rsidR="001140F8" w:rsidRPr="00A077B9" w:rsidRDefault="001140F8" w:rsidP="00F93119"/>
    <w:p w14:paraId="574F2724" w14:textId="5C419FB7" w:rsidR="001140F8" w:rsidRDefault="001140F8" w:rsidP="00F93119">
      <w:del w:id="6146" w:author="IRK" w:date="2020-03-12T16:21:00Z">
        <w:r w:rsidDel="004316F4">
          <w:delText>図</w:delText>
        </w:r>
        <w:r w:rsidR="00353467" w:rsidDel="004316F4">
          <w:rPr>
            <w:rFonts w:hint="eastAsia"/>
          </w:rPr>
          <w:delText>19</w:delText>
        </w:r>
      </w:del>
      <w:ins w:id="6147" w:author="IRK" w:date="2020-03-12T16:21:00Z">
        <w:r w:rsidR="004316F4">
          <w:rPr>
            <w:rFonts w:hint="eastAsia"/>
          </w:rPr>
          <w:t>次の図</w:t>
        </w:r>
      </w:ins>
      <w:r>
        <w:t>は、</w:t>
      </w:r>
      <w:del w:id="6148" w:author="IRK" w:date="2020-03-12T16:21:00Z">
        <w:r w:rsidDel="004316F4">
          <w:delText>図</w:delText>
        </w:r>
        <w:r w:rsidR="00353467" w:rsidDel="004316F4">
          <w:rPr>
            <w:rFonts w:hint="eastAsia"/>
          </w:rPr>
          <w:delText>18</w:delText>
        </w:r>
      </w:del>
      <w:ins w:id="6149" w:author="IRK" w:date="2020-03-12T16:21:00Z">
        <w:r w:rsidR="004316F4">
          <w:fldChar w:fldCharType="begin"/>
        </w:r>
        <w:r w:rsidR="004316F4">
          <w:instrText xml:space="preserve"> </w:instrText>
        </w:r>
        <w:r w:rsidR="004316F4">
          <w:rPr>
            <w:rFonts w:hint="eastAsia"/>
          </w:rPr>
          <w:instrText>REF _Ref34922508 \h</w:instrText>
        </w:r>
        <w:r w:rsidR="004316F4">
          <w:instrText xml:space="preserve"> </w:instrText>
        </w:r>
      </w:ins>
      <w:r w:rsidR="004316F4">
        <w:fldChar w:fldCharType="separate"/>
      </w:r>
      <w:r w:rsidR="0092459D">
        <w:t>[</w:t>
      </w:r>
      <w:ins w:id="6150" w:author="IRK" w:date="2020-03-12T16:21:00Z">
        <w:r w:rsidR="0092459D">
          <w:rPr>
            <w:rFonts w:hint="eastAsia"/>
          </w:rPr>
          <w:t>図</w:t>
        </w:r>
        <w:r w:rsidR="0092459D">
          <w:rPr>
            <w:rFonts w:hint="eastAsia"/>
          </w:rPr>
          <w:t xml:space="preserve"> </w:t>
        </w:r>
      </w:ins>
      <w:r w:rsidR="0092459D">
        <w:rPr>
          <w:noProof/>
        </w:rPr>
        <w:t>18</w:t>
      </w:r>
      <w:ins w:id="6151" w:author="IRK" w:date="2020-03-12T16:21:00Z">
        <w:r w:rsidR="0092459D">
          <w:rPr>
            <w:rFonts w:hint="eastAsia"/>
          </w:rPr>
          <w:t xml:space="preserve"> </w:t>
        </w:r>
      </w:ins>
      <w:r w:rsidR="0092459D">
        <w:rPr>
          <w:noProof/>
        </w:rPr>
        <w:t>FACT</w:t>
      </w:r>
      <w:r w:rsidR="0092459D">
        <w:rPr>
          <w:noProof/>
        </w:rPr>
        <w:t>関数を使用するテーブルルール</w:t>
      </w:r>
      <w:r w:rsidR="0092459D">
        <w:rPr>
          <w:rFonts w:hint="eastAsia"/>
          <w:noProof/>
        </w:rPr>
        <w:t>]</w:t>
      </w:r>
      <w:ins w:id="6152" w:author="IRK" w:date="2020-03-12T16:21:00Z">
        <w:r w:rsidR="004316F4">
          <w:fldChar w:fldCharType="end"/>
        </w:r>
      </w:ins>
      <w:r>
        <w:t>の</w:t>
      </w:r>
      <w:r>
        <w:t>{CallFACT}</w:t>
      </w:r>
      <w:r>
        <w:t>ルールをテストした結果である。</w:t>
      </w:r>
    </w:p>
    <w:p w14:paraId="129D6F17" w14:textId="77777777" w:rsidR="001140F8" w:rsidRDefault="001140F8" w:rsidP="00F93119"/>
    <w:p w14:paraId="3CBB851F" w14:textId="77777777" w:rsidR="00353467" w:rsidRDefault="001140F8">
      <w:pPr>
        <w:pStyle w:val="af9"/>
        <w:ind w:left="380" w:hanging="380"/>
      </w:pPr>
      <w:r w:rsidRPr="00E62C48">
        <w:rPr>
          <w:lang w:eastAsia="ja-JP"/>
        </w:rPr>
        <w:drawing>
          <wp:inline distT="0" distB="0" distL="0" distR="0" wp14:anchorId="6E50AB73" wp14:editId="27CE5091">
            <wp:extent cx="6092983" cy="1153795"/>
            <wp:effectExtent l="19050" t="19050" r="22225" b="27305"/>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APIGUI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1195" cy="1157244"/>
                    </a:xfrm>
                    <a:prstGeom prst="rect">
                      <a:avLst/>
                    </a:prstGeom>
                    <a:ln w="6350">
                      <a:solidFill>
                        <a:schemeClr val="tx1"/>
                      </a:solidFill>
                    </a:ln>
                  </pic:spPr>
                </pic:pic>
              </a:graphicData>
            </a:graphic>
          </wp:inline>
        </w:drawing>
      </w:r>
    </w:p>
    <w:p w14:paraId="00EEBFD8" w14:textId="229FE309" w:rsidR="00353467" w:rsidRDefault="00353467" w:rsidP="00F93119">
      <w:pPr>
        <w:pStyle w:val="af5"/>
        <w:rPr>
          <w:noProof/>
        </w:rPr>
      </w:pPr>
      <w:bookmarkStart w:id="6153" w:name="_Toc40799216"/>
      <w:r>
        <w:t>[</w:t>
      </w:r>
      <w:del w:id="6154" w:author="IRK" w:date="2020-03-12T16:21:00Z">
        <w:r w:rsidDel="004316F4">
          <w:delText>図</w:delText>
        </w:r>
        <w:r w:rsidDel="004316F4">
          <w:delText xml:space="preserve"> </w:delText>
        </w:r>
        <w:r w:rsidR="00E65728" w:rsidDel="004316F4">
          <w:fldChar w:fldCharType="begin"/>
        </w:r>
        <w:r w:rsidR="000D23BF" w:rsidDel="004316F4">
          <w:delInstrText xml:space="preserve"> SEQ [</w:delInstrText>
        </w:r>
        <w:r w:rsidR="000D23BF" w:rsidDel="004316F4">
          <w:delInstrText>図</w:delInstrText>
        </w:r>
        <w:r w:rsidR="000D23BF" w:rsidDel="004316F4">
          <w:delInstrText xml:space="preserve"> \* ARABIC </w:delInstrText>
        </w:r>
        <w:r w:rsidR="00E65728" w:rsidDel="004316F4">
          <w:fldChar w:fldCharType="separate"/>
        </w:r>
        <w:r w:rsidR="004E7A9C" w:rsidDel="004316F4">
          <w:rPr>
            <w:noProof/>
          </w:rPr>
          <w:delText>19</w:delText>
        </w:r>
        <w:r w:rsidR="00E65728" w:rsidDel="004316F4">
          <w:rPr>
            <w:noProof/>
          </w:rPr>
          <w:fldChar w:fldCharType="end"/>
        </w:r>
        <w:r w:rsidR="00872032" w:rsidDel="004316F4">
          <w:rPr>
            <w:rFonts w:hint="eastAsia"/>
          </w:rPr>
          <w:delText xml:space="preserve">　</w:delText>
        </w:r>
      </w:del>
      <w:ins w:id="6155" w:author="IRK" w:date="2020-03-12T16:21: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19</w:t>
      </w:r>
      <w:ins w:id="6156" w:author="IRK" w:date="2020-03-12T16:21:00Z">
        <w:r w:rsidR="004316F4">
          <w:fldChar w:fldCharType="end"/>
        </w:r>
        <w:r w:rsidR="004316F4">
          <w:rPr>
            <w:rFonts w:hint="eastAsia"/>
          </w:rPr>
          <w:t xml:space="preserve"> </w:t>
        </w:r>
      </w:ins>
      <w:r>
        <w:rPr>
          <w:noProof/>
        </w:rPr>
        <w:t>{CallFACT}</w:t>
      </w:r>
      <w:r>
        <w:rPr>
          <w:noProof/>
        </w:rPr>
        <w:t>ルールのテストの結果</w:t>
      </w:r>
      <w:r>
        <w:rPr>
          <w:rFonts w:hint="eastAsia"/>
          <w:noProof/>
        </w:rPr>
        <w:t>]</w:t>
      </w:r>
      <w:bookmarkEnd w:id="6153"/>
    </w:p>
    <w:p w14:paraId="6242832E" w14:textId="77777777" w:rsidR="001140F8" w:rsidRDefault="001140F8" w:rsidP="00F93119"/>
    <w:p w14:paraId="2CAF6104" w14:textId="51752541" w:rsidR="001140F8" w:rsidRDefault="000C2C6F" w:rsidP="00F93119">
      <w:del w:id="6157" w:author="IRK" w:date="2020-03-13T09:11:00Z">
        <w:r w:rsidDel="00D71F97">
          <w:delText>図</w:delText>
        </w:r>
        <w:r w:rsidDel="00D71F97">
          <w:delText>18</w:delText>
        </w:r>
      </w:del>
      <w:ins w:id="6158" w:author="IRK" w:date="2020-03-13T09:11:00Z">
        <w:r w:rsidR="00D71F97">
          <w:fldChar w:fldCharType="begin"/>
        </w:r>
        <w:r w:rsidR="00D71F97">
          <w:instrText xml:space="preserve"> REF _Ref34983100 \h </w:instrText>
        </w:r>
      </w:ins>
      <w:r w:rsidR="00D71F97">
        <w:fldChar w:fldCharType="separate"/>
      </w:r>
      <w:r w:rsidR="0092459D">
        <w:t>[</w:t>
      </w:r>
      <w:ins w:id="6159" w:author="IRK" w:date="2020-03-12T16:21:00Z">
        <w:r w:rsidR="0092459D">
          <w:rPr>
            <w:rFonts w:hint="eastAsia"/>
          </w:rPr>
          <w:t>図</w:t>
        </w:r>
        <w:r w:rsidR="0092459D">
          <w:rPr>
            <w:rFonts w:hint="eastAsia"/>
          </w:rPr>
          <w:t xml:space="preserve"> </w:t>
        </w:r>
      </w:ins>
      <w:r w:rsidR="0092459D">
        <w:rPr>
          <w:noProof/>
        </w:rPr>
        <w:t>18</w:t>
      </w:r>
      <w:ins w:id="6160" w:author="IRK" w:date="2020-03-12T16:21:00Z">
        <w:r w:rsidR="0092459D">
          <w:rPr>
            <w:rFonts w:hint="eastAsia"/>
          </w:rPr>
          <w:t xml:space="preserve"> </w:t>
        </w:r>
      </w:ins>
      <w:r w:rsidR="0092459D">
        <w:rPr>
          <w:noProof/>
        </w:rPr>
        <w:t>FACT</w:t>
      </w:r>
      <w:r w:rsidR="0092459D">
        <w:rPr>
          <w:noProof/>
        </w:rPr>
        <w:t>関数を使用するテーブルルール</w:t>
      </w:r>
      <w:r w:rsidR="0092459D">
        <w:rPr>
          <w:rFonts w:hint="eastAsia"/>
          <w:noProof/>
        </w:rPr>
        <w:t>]</w:t>
      </w:r>
      <w:ins w:id="6161" w:author="IRK" w:date="2020-03-13T09:11:00Z">
        <w:r w:rsidR="00D71F97">
          <w:fldChar w:fldCharType="end"/>
        </w:r>
      </w:ins>
      <w:r w:rsidR="001140F8">
        <w:t>で</w:t>
      </w:r>
      <w:r w:rsidR="001140F8">
        <w:t>FACT</w:t>
      </w:r>
      <w:r w:rsidR="001140F8">
        <w:t>関数に正しくないパラメータを入力した場合、エラーが発生する。</w:t>
      </w:r>
      <w:del w:id="6162" w:author="IRK" w:date="2020-03-13T09:11:00Z">
        <w:r w:rsidDel="00D71F97">
          <w:delText>図</w:delText>
        </w:r>
        <w:r w:rsidDel="00D71F97">
          <w:delText>20</w:delText>
        </w:r>
      </w:del>
      <w:ins w:id="6163" w:author="IRK" w:date="2020-03-13T09:11:00Z">
        <w:r w:rsidR="00D71F97">
          <w:rPr>
            <w:rFonts w:hint="eastAsia"/>
          </w:rPr>
          <w:t>次の図</w:t>
        </w:r>
      </w:ins>
      <w:r w:rsidR="001140F8" w:rsidRPr="00E612BC">
        <w:t>は、</w:t>
      </w:r>
      <w:del w:id="6164" w:author="IRK" w:date="2020-03-13T09:11:00Z">
        <w:r w:rsidRPr="00E612BC" w:rsidDel="00D71F97">
          <w:delText>図</w:delText>
        </w:r>
        <w:r w:rsidRPr="00E612BC" w:rsidDel="00D71F97">
          <w:delText>18</w:delText>
        </w:r>
      </w:del>
      <w:ins w:id="6165" w:author="IRK" w:date="2020-03-13T09:11:00Z">
        <w:r w:rsidR="00D71F97">
          <w:fldChar w:fldCharType="begin"/>
        </w:r>
        <w:r w:rsidR="00D71F97">
          <w:instrText xml:space="preserve"> REF _Ref34983119 \h </w:instrText>
        </w:r>
      </w:ins>
      <w:r w:rsidR="00D71F97">
        <w:fldChar w:fldCharType="separate"/>
      </w:r>
      <w:r w:rsidR="0092459D">
        <w:t>[</w:t>
      </w:r>
      <w:ins w:id="6166" w:author="IRK" w:date="2020-03-12T16:21:00Z">
        <w:r w:rsidR="0092459D">
          <w:rPr>
            <w:rFonts w:hint="eastAsia"/>
          </w:rPr>
          <w:t>図</w:t>
        </w:r>
        <w:r w:rsidR="0092459D">
          <w:rPr>
            <w:rFonts w:hint="eastAsia"/>
          </w:rPr>
          <w:t xml:space="preserve"> </w:t>
        </w:r>
      </w:ins>
      <w:r w:rsidR="0092459D">
        <w:rPr>
          <w:noProof/>
        </w:rPr>
        <w:t>18</w:t>
      </w:r>
      <w:ins w:id="6167" w:author="IRK" w:date="2020-03-12T16:21:00Z">
        <w:r w:rsidR="0092459D">
          <w:rPr>
            <w:rFonts w:hint="eastAsia"/>
          </w:rPr>
          <w:t xml:space="preserve"> </w:t>
        </w:r>
      </w:ins>
      <w:r w:rsidR="0092459D">
        <w:rPr>
          <w:noProof/>
        </w:rPr>
        <w:t>FACT</w:t>
      </w:r>
      <w:r w:rsidR="0092459D">
        <w:rPr>
          <w:noProof/>
        </w:rPr>
        <w:t>関数を使用するテーブルルール</w:t>
      </w:r>
      <w:r w:rsidR="0092459D">
        <w:rPr>
          <w:rFonts w:hint="eastAsia"/>
          <w:noProof/>
        </w:rPr>
        <w:t>]</w:t>
      </w:r>
      <w:ins w:id="6168" w:author="IRK" w:date="2020-03-13T09:11:00Z">
        <w:r w:rsidR="00D71F97">
          <w:fldChar w:fldCharType="end"/>
        </w:r>
      </w:ins>
      <w:r w:rsidR="001140F8" w:rsidRPr="00E612BC">
        <w:t>の</w:t>
      </w:r>
      <w:r w:rsidR="00070050">
        <w:t>FACT(</w:t>
      </w:r>
      <w:r w:rsidR="001140F8" w:rsidRPr="00E612BC">
        <w:t>10</w:t>
      </w:r>
      <w:r w:rsidR="00070050">
        <w:rPr>
          <w:rFonts w:hint="eastAsia"/>
        </w:rPr>
        <w:t>)</w:t>
      </w:r>
      <w:r w:rsidR="001140F8">
        <w:t>を</w:t>
      </w:r>
      <w:r w:rsidR="001140F8" w:rsidRPr="00E612BC">
        <w:t>FACT( “10” )</w:t>
      </w:r>
      <w:r w:rsidR="001140F8" w:rsidRPr="00E612BC">
        <w:t>に変更</w:t>
      </w:r>
      <w:r w:rsidR="001140F8">
        <w:t>して保存した時に発生するエラーメッセージである。</w:t>
      </w:r>
    </w:p>
    <w:p w14:paraId="5F29AB92" w14:textId="77777777" w:rsidR="001140F8" w:rsidRDefault="001140F8" w:rsidP="00F93119"/>
    <w:p w14:paraId="5CA7E710" w14:textId="77777777" w:rsidR="000C2C6F" w:rsidRDefault="001140F8">
      <w:pPr>
        <w:pStyle w:val="af9"/>
        <w:ind w:left="380" w:hanging="380"/>
      </w:pPr>
      <w:r>
        <w:rPr>
          <w:lang w:eastAsia="ja-JP"/>
        </w:rPr>
        <w:drawing>
          <wp:inline distT="0" distB="0" distL="0" distR="0" wp14:anchorId="30F592D5" wp14:editId="580ECC25">
            <wp:extent cx="5794841" cy="1000125"/>
            <wp:effectExtent l="19050" t="19050" r="15875"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8.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94841" cy="100012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05847A6" w14:textId="2A5DD5CD" w:rsidR="001140F8" w:rsidRDefault="000C2C6F" w:rsidP="00F93119">
      <w:pPr>
        <w:pStyle w:val="af5"/>
      </w:pPr>
      <w:bookmarkStart w:id="6169" w:name="_Toc40799217"/>
      <w:r>
        <w:t>[</w:t>
      </w:r>
      <w:del w:id="6170" w:author="IRK" w:date="2020-03-12T16:21:00Z">
        <w:r w:rsidDel="004316F4">
          <w:delText>図</w:delText>
        </w:r>
        <w:r w:rsidDel="004316F4">
          <w:delText xml:space="preserve"> </w:delText>
        </w:r>
        <w:r w:rsidR="00E65728" w:rsidDel="004316F4">
          <w:fldChar w:fldCharType="begin"/>
        </w:r>
        <w:r w:rsidR="000D23BF" w:rsidDel="004316F4">
          <w:delInstrText xml:space="preserve"> SEQ [</w:delInstrText>
        </w:r>
        <w:r w:rsidR="000D23BF" w:rsidDel="004316F4">
          <w:delInstrText>図</w:delInstrText>
        </w:r>
        <w:r w:rsidR="000D23BF" w:rsidDel="004316F4">
          <w:delInstrText xml:space="preserve"> \* ARABIC </w:delInstrText>
        </w:r>
        <w:r w:rsidR="00E65728" w:rsidDel="004316F4">
          <w:fldChar w:fldCharType="separate"/>
        </w:r>
        <w:r w:rsidR="004E7A9C" w:rsidDel="004316F4">
          <w:rPr>
            <w:noProof/>
          </w:rPr>
          <w:delText>20</w:delText>
        </w:r>
        <w:r w:rsidR="00E65728" w:rsidDel="004316F4">
          <w:rPr>
            <w:noProof/>
          </w:rPr>
          <w:fldChar w:fldCharType="end"/>
        </w:r>
        <w:r w:rsidR="00872032" w:rsidDel="004316F4">
          <w:rPr>
            <w:rFonts w:hint="eastAsia"/>
          </w:rPr>
          <w:delText xml:space="preserve">　</w:delText>
        </w:r>
      </w:del>
      <w:ins w:id="6171" w:author="IRK" w:date="2020-03-12T16:21: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20</w:t>
      </w:r>
      <w:ins w:id="6172" w:author="IRK" w:date="2020-03-12T16:21:00Z">
        <w:r w:rsidR="004316F4">
          <w:fldChar w:fldCharType="end"/>
        </w:r>
        <w:r w:rsidR="004316F4">
          <w:rPr>
            <w:rFonts w:hint="eastAsia"/>
          </w:rPr>
          <w:t xml:space="preserve"> </w:t>
        </w:r>
      </w:ins>
      <w:r>
        <w:rPr>
          <w:noProof/>
        </w:rPr>
        <w:t>正しくない</w:t>
      </w:r>
      <w:r>
        <w:rPr>
          <w:noProof/>
        </w:rPr>
        <w:t>FACT</w:t>
      </w:r>
      <w:r>
        <w:rPr>
          <w:noProof/>
        </w:rPr>
        <w:t>関数パラメータに対するエラーメッセージ</w:t>
      </w:r>
      <w:r>
        <w:rPr>
          <w:rFonts w:hint="eastAsia"/>
          <w:noProof/>
        </w:rPr>
        <w:t>]</w:t>
      </w:r>
      <w:bookmarkEnd w:id="6169"/>
      <w:r>
        <w:t xml:space="preserve"> </w:t>
      </w:r>
    </w:p>
    <w:p w14:paraId="45C1884A" w14:textId="77777777" w:rsidR="001140F8" w:rsidRDefault="001140F8" w:rsidP="00F93119">
      <w:r>
        <w:br w:type="page"/>
      </w:r>
    </w:p>
    <w:p w14:paraId="2C9668AF" w14:textId="77777777" w:rsidR="001140F8" w:rsidRDefault="00947EF5" w:rsidP="00F93119">
      <w:pPr>
        <w:pStyle w:val="11"/>
      </w:pPr>
      <w:bookmarkStart w:id="6173" w:name="_Toc385838808"/>
      <w:bookmarkStart w:id="6174" w:name="_Toc426449670"/>
      <w:bookmarkStart w:id="6175" w:name="_Toc426449766"/>
      <w:bookmarkStart w:id="6176" w:name="_Toc434858947"/>
      <w:bookmarkStart w:id="6177" w:name="_Toc34988326"/>
      <w:bookmarkStart w:id="6178" w:name="_Toc40799179"/>
      <w:r>
        <w:rPr>
          <w:rFonts w:hint="eastAsia"/>
        </w:rPr>
        <w:t>ユーザ定義</w:t>
      </w:r>
      <w:r w:rsidR="00F565ED">
        <w:rPr>
          <w:rFonts w:hint="eastAsia"/>
        </w:rPr>
        <w:t>関数</w:t>
      </w:r>
      <w:r w:rsidR="001140F8">
        <w:t>API</w:t>
      </w:r>
      <w:r w:rsidR="001140F8">
        <w:t>クラス</w:t>
      </w:r>
      <w:bookmarkEnd w:id="6173"/>
      <w:bookmarkEnd w:id="6174"/>
      <w:bookmarkEnd w:id="6175"/>
      <w:bookmarkEnd w:id="6176"/>
      <w:bookmarkEnd w:id="6177"/>
      <w:bookmarkEnd w:id="6178"/>
    </w:p>
    <w:p w14:paraId="213AC756" w14:textId="77777777" w:rsidR="001140F8" w:rsidRDefault="001140F8" w:rsidP="00F93119">
      <w:r>
        <w:t>本章では、ユーザ定義関数</w:t>
      </w:r>
      <w:r>
        <w:t>API</w:t>
      </w:r>
      <w:r>
        <w:t>に関連するクラスについて説明する。</w:t>
      </w:r>
    </w:p>
    <w:p w14:paraId="66FDE5D6" w14:textId="77777777" w:rsidR="001140F8" w:rsidRPr="004A4FC7" w:rsidRDefault="001140F8" w:rsidP="00F93119"/>
    <w:p w14:paraId="35673A67" w14:textId="77777777" w:rsidR="001140F8" w:rsidRDefault="001140F8" w:rsidP="00F93119">
      <w:pPr>
        <w:pStyle w:val="22"/>
      </w:pPr>
      <w:bookmarkStart w:id="6179" w:name="_Toc385838809"/>
      <w:bookmarkStart w:id="6180" w:name="_Toc426449671"/>
      <w:bookmarkStart w:id="6181" w:name="_Toc426449767"/>
      <w:bookmarkStart w:id="6182" w:name="_Toc434858948"/>
      <w:bookmarkStart w:id="6183" w:name="_Ref34987943"/>
      <w:bookmarkStart w:id="6184" w:name="_Ref34987946"/>
      <w:bookmarkStart w:id="6185" w:name="_Toc34988327"/>
      <w:bookmarkStart w:id="6186" w:name="_Toc40799180"/>
      <w:r>
        <w:t>com.innoexpert.innorulesj.suite.udf.UserDefinedFunction</w:t>
      </w:r>
      <w:bookmarkEnd w:id="6179"/>
      <w:bookmarkEnd w:id="6180"/>
      <w:bookmarkEnd w:id="6181"/>
      <w:bookmarkEnd w:id="6182"/>
      <w:bookmarkEnd w:id="6183"/>
      <w:bookmarkEnd w:id="6184"/>
      <w:bookmarkEnd w:id="6185"/>
      <w:bookmarkEnd w:id="6186"/>
    </w:p>
    <w:p w14:paraId="54385E54" w14:textId="245F3363" w:rsidR="001140F8" w:rsidRPr="00CF3211" w:rsidRDefault="001140F8" w:rsidP="00F93119">
      <w:r w:rsidRPr="00CF3211">
        <w:t>ユーザ定義関数が実装するべきインタフェースである。</w:t>
      </w:r>
      <w:del w:id="6187" w:author="IRK" w:date="2020-03-13T09:00:00Z">
        <w:r w:rsidR="00CF3211" w:rsidDel="00650793">
          <w:delText>表</w:delText>
        </w:r>
        <w:r w:rsidR="00CF3211" w:rsidDel="00650793">
          <w:delText>10</w:delText>
        </w:r>
        <w:r w:rsidR="00947EF5" w:rsidDel="00650793">
          <w:rPr>
            <w:rFonts w:hint="eastAsia"/>
          </w:rPr>
          <w:delText>2</w:delText>
        </w:r>
      </w:del>
      <w:ins w:id="6188" w:author="IRK" w:date="2020-03-13T09:00:00Z">
        <w:r w:rsidR="00650793">
          <w:rPr>
            <w:rFonts w:hint="eastAsia"/>
          </w:rPr>
          <w:t>次の表</w:t>
        </w:r>
      </w:ins>
      <w:r w:rsidRPr="00E612BC">
        <w:t>は、</w:t>
      </w:r>
      <w:r w:rsidRPr="00E612BC">
        <w:t>UserDefinedFunction</w:t>
      </w:r>
      <w:r w:rsidRPr="00E612BC">
        <w:t>に定義された</w:t>
      </w:r>
      <w:r w:rsidRPr="00CF3211">
        <w:t>メソッドを</w:t>
      </w:r>
      <w:r w:rsidR="00814E9F">
        <w:rPr>
          <w:rFonts w:hint="eastAsia"/>
        </w:rPr>
        <w:t>示す</w:t>
      </w:r>
      <w:r w:rsidRPr="00CF3211">
        <w:t>。</w:t>
      </w:r>
    </w:p>
    <w:p w14:paraId="11879F59" w14:textId="77777777" w:rsidR="001140F8" w:rsidRPr="00EA2E77" w:rsidRDefault="001140F8" w:rsidP="00F93119"/>
    <w:p w14:paraId="1AF8E337" w14:textId="65C177B5" w:rsidR="00CF3211" w:rsidRDefault="00CF3211" w:rsidP="00F93119">
      <w:pPr>
        <w:pStyle w:val="af5"/>
      </w:pPr>
      <w:bookmarkStart w:id="6189" w:name="_Ref34982391"/>
      <w:bookmarkStart w:id="6190" w:name="_Toc40799332"/>
      <w:r>
        <w:t>[</w:t>
      </w:r>
      <w:del w:id="6191"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102</w:delText>
        </w:r>
        <w:r w:rsidR="00E65728" w:rsidDel="004316F4">
          <w:rPr>
            <w:noProof/>
          </w:rPr>
          <w:fldChar w:fldCharType="end"/>
        </w:r>
        <w:r w:rsidDel="004316F4">
          <w:rPr>
            <w:rFonts w:hint="eastAsia"/>
          </w:rPr>
          <w:delText xml:space="preserve">　</w:delText>
        </w:r>
      </w:del>
      <w:ins w:id="6192"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109</w:t>
      </w:r>
      <w:ins w:id="6193" w:author="IRK" w:date="2020-03-12T16:22:00Z">
        <w:r w:rsidR="004316F4">
          <w:fldChar w:fldCharType="end"/>
        </w:r>
      </w:ins>
      <w:r w:rsidRPr="00CF3211">
        <w:rPr>
          <w:noProof/>
        </w:rPr>
        <w:t xml:space="preserve"> </w:t>
      </w:r>
      <w:r>
        <w:rPr>
          <w:noProof/>
        </w:rPr>
        <w:t>com.innoexpert.innorulesj.suite.udf.UserDefinedFunction</w:t>
      </w:r>
      <w:r>
        <w:rPr>
          <w:rFonts w:hint="eastAsia"/>
          <w:noProof/>
        </w:rPr>
        <w:t>]</w:t>
      </w:r>
      <w:bookmarkEnd w:id="6189"/>
      <w:bookmarkEnd w:id="6190"/>
    </w:p>
    <w:tbl>
      <w:tblPr>
        <w:tblStyle w:val="af4"/>
        <w:tblW w:w="0" w:type="auto"/>
        <w:jc w:val="center"/>
        <w:tblLook w:val="04A0" w:firstRow="1" w:lastRow="0" w:firstColumn="1" w:lastColumn="0" w:noHBand="0" w:noVBand="1"/>
        <w:tblPrChange w:id="6194" w:author="IRK" w:date="2020-04-14T16:10:00Z">
          <w:tblPr>
            <w:tblStyle w:val="af4"/>
            <w:tblW w:w="0" w:type="auto"/>
            <w:tblInd w:w="108" w:type="dxa"/>
            <w:tblLook w:val="04A0" w:firstRow="1" w:lastRow="0" w:firstColumn="1" w:lastColumn="0" w:noHBand="0" w:noVBand="1"/>
          </w:tblPr>
        </w:tblPrChange>
      </w:tblPr>
      <w:tblGrid>
        <w:gridCol w:w="9463"/>
        <w:tblGridChange w:id="6195">
          <w:tblGrid>
            <w:gridCol w:w="9463"/>
          </w:tblGrid>
        </w:tblGridChange>
      </w:tblGrid>
      <w:tr w:rsidR="001140F8" w14:paraId="2FAB2378" w14:textId="77777777" w:rsidTr="007E6E4B">
        <w:trPr>
          <w:jc w:val="center"/>
        </w:trPr>
        <w:tc>
          <w:tcPr>
            <w:tcW w:w="9463" w:type="dxa"/>
            <w:tcPrChange w:id="6196" w:author="IRK" w:date="2020-04-14T16:10:00Z">
              <w:tcPr>
                <w:tcW w:w="9463" w:type="dxa"/>
              </w:tcPr>
            </w:tcPrChange>
          </w:tcPr>
          <w:p w14:paraId="59316C34" w14:textId="6BD94817" w:rsidR="001140F8" w:rsidRDefault="007E6E4B">
            <w:pPr>
              <w:pStyle w:val="1b"/>
              <w:pPrChange w:id="6197" w:author="IRK" w:date="2020-04-14T13:58:00Z">
                <w:pPr>
                  <w:pStyle w:val="aff1"/>
                </w:pPr>
              </w:pPrChange>
            </w:pPr>
            <w:ins w:id="6198" w:author="IRK" w:date="2020-04-14T16:10:00Z">
              <w:r>
                <w:t xml:space="preserve"> </w:t>
              </w:r>
            </w:ins>
            <w:r w:rsidR="001140F8">
              <w:t>1 package com.innoexpert.innorulesj.suite.udf;</w:t>
            </w:r>
          </w:p>
          <w:p w14:paraId="5810DBB5" w14:textId="77777777" w:rsidR="001140F8" w:rsidRDefault="001140F8">
            <w:pPr>
              <w:pStyle w:val="1b"/>
              <w:pPrChange w:id="6199" w:author="IRK" w:date="2020-04-14T13:58:00Z">
                <w:pPr>
                  <w:pStyle w:val="aff1"/>
                </w:pPr>
              </w:pPrChange>
            </w:pPr>
            <w:r>
              <w:t xml:space="preserve"> 2</w:t>
            </w:r>
            <w:del w:id="6200" w:author="IRK" w:date="2020-03-13T10:28:00Z">
              <w:r w:rsidDel="001B0610">
                <w:delText xml:space="preserve"> </w:delText>
              </w:r>
            </w:del>
          </w:p>
          <w:p w14:paraId="19C9A046" w14:textId="77777777" w:rsidR="001140F8" w:rsidRDefault="001140F8">
            <w:pPr>
              <w:pStyle w:val="1b"/>
              <w:pPrChange w:id="6201" w:author="IRK" w:date="2020-04-14T13:58:00Z">
                <w:pPr>
                  <w:pStyle w:val="aff1"/>
                </w:pPr>
              </w:pPrChange>
            </w:pPr>
            <w:r>
              <w:t xml:space="preserve"> 3 import java.util.List;</w:t>
            </w:r>
          </w:p>
          <w:p w14:paraId="67165806" w14:textId="77777777" w:rsidR="001140F8" w:rsidRDefault="001140F8">
            <w:pPr>
              <w:pStyle w:val="1b"/>
              <w:pPrChange w:id="6202" w:author="IRK" w:date="2020-04-14T13:58:00Z">
                <w:pPr>
                  <w:pStyle w:val="aff1"/>
                </w:pPr>
              </w:pPrChange>
            </w:pPr>
            <w:r>
              <w:t xml:space="preserve"> 4 import com.innoexpert.innorulesj.exceptions.*;</w:t>
            </w:r>
          </w:p>
          <w:p w14:paraId="5F3BB9AA" w14:textId="77777777" w:rsidR="001140F8" w:rsidRDefault="001140F8">
            <w:pPr>
              <w:pStyle w:val="1b"/>
              <w:pPrChange w:id="6203" w:author="IRK" w:date="2020-04-14T13:58:00Z">
                <w:pPr>
                  <w:pStyle w:val="aff1"/>
                </w:pPr>
              </w:pPrChange>
            </w:pPr>
            <w:r>
              <w:t xml:space="preserve"> 5 import com.innoexpert.innorulesj.abstractcompiler.Type;</w:t>
            </w:r>
          </w:p>
          <w:p w14:paraId="114EA6A5" w14:textId="77777777" w:rsidR="001140F8" w:rsidRDefault="001140F8">
            <w:pPr>
              <w:pStyle w:val="1b"/>
              <w:pPrChange w:id="6204" w:author="IRK" w:date="2020-04-14T13:58:00Z">
                <w:pPr>
                  <w:pStyle w:val="aff1"/>
                </w:pPr>
              </w:pPrChange>
            </w:pPr>
            <w:r>
              <w:t xml:space="preserve"> 6</w:t>
            </w:r>
            <w:del w:id="6205" w:author="IRK" w:date="2020-03-13T10:28:00Z">
              <w:r w:rsidDel="001B0610">
                <w:delText xml:space="preserve"> </w:delText>
              </w:r>
            </w:del>
          </w:p>
          <w:p w14:paraId="115BD366" w14:textId="77777777" w:rsidR="001140F8" w:rsidRDefault="001140F8">
            <w:pPr>
              <w:pStyle w:val="1b"/>
              <w:pPrChange w:id="6206" w:author="IRK" w:date="2020-04-14T13:58:00Z">
                <w:pPr>
                  <w:pStyle w:val="aff1"/>
                </w:pPr>
              </w:pPrChange>
            </w:pPr>
            <w:r>
              <w:t xml:space="preserve"> 7 public interface UserDefinedFunction</w:t>
            </w:r>
          </w:p>
          <w:p w14:paraId="0AC9A02A" w14:textId="77777777" w:rsidR="001140F8" w:rsidRDefault="001140F8">
            <w:pPr>
              <w:pStyle w:val="1b"/>
              <w:pPrChange w:id="6207" w:author="IRK" w:date="2020-04-14T13:58:00Z">
                <w:pPr>
                  <w:pStyle w:val="aff1"/>
                </w:pPr>
              </w:pPrChange>
            </w:pPr>
            <w:r>
              <w:t xml:space="preserve"> 8 {</w:t>
            </w:r>
          </w:p>
          <w:p w14:paraId="74120FE5" w14:textId="77777777" w:rsidR="001140F8" w:rsidRDefault="001140F8">
            <w:pPr>
              <w:pStyle w:val="1b"/>
              <w:pPrChange w:id="6208" w:author="IRK" w:date="2020-04-14T13:58:00Z">
                <w:pPr>
                  <w:pStyle w:val="aff1"/>
                </w:pPr>
              </w:pPrChange>
            </w:pPr>
            <w:r>
              <w:t xml:space="preserve"> 9     String getName();</w:t>
            </w:r>
          </w:p>
          <w:p w14:paraId="73F8BD93" w14:textId="77777777" w:rsidR="001140F8" w:rsidRDefault="001140F8">
            <w:pPr>
              <w:pStyle w:val="1b"/>
              <w:pPrChange w:id="6209" w:author="IRK" w:date="2020-04-14T13:58:00Z">
                <w:pPr>
                  <w:pStyle w:val="aff1"/>
                </w:pPr>
              </w:pPrChange>
            </w:pPr>
            <w:r>
              <w:t>10     Type check( Type</w:t>
            </w:r>
            <w:r w:rsidR="002821A4">
              <w:t>[ ]</w:t>
            </w:r>
            <w:r>
              <w:t xml:space="preserve"> params, List rules, List items ) throws CompileException;</w:t>
            </w:r>
          </w:p>
          <w:p w14:paraId="288D9422" w14:textId="77777777" w:rsidR="001140F8" w:rsidRDefault="001140F8">
            <w:pPr>
              <w:pStyle w:val="1b"/>
              <w:pPrChange w:id="6210" w:author="IRK" w:date="2020-04-14T13:58:00Z">
                <w:pPr>
                  <w:pStyle w:val="aff1"/>
                </w:pPr>
              </w:pPrChange>
            </w:pPr>
            <w:r>
              <w:t>11     Object execute( Engine engine, Object</w:t>
            </w:r>
            <w:r w:rsidR="002821A4">
              <w:t>[ ]</w:t>
            </w:r>
            <w:r>
              <w:t xml:space="preserve"> params ) </w:t>
            </w:r>
          </w:p>
          <w:p w14:paraId="5A78AD33" w14:textId="77777777" w:rsidR="001140F8" w:rsidRDefault="001140F8">
            <w:pPr>
              <w:pStyle w:val="1b"/>
              <w:pPrChange w:id="6211" w:author="IRK" w:date="2020-04-14T13:58:00Z">
                <w:pPr>
                  <w:pStyle w:val="aff1"/>
                </w:pPr>
              </w:pPrChange>
            </w:pPr>
            <w:r>
              <w:rPr>
                <w:rFonts w:hint="eastAsia"/>
              </w:rPr>
              <w:t xml:space="preserve">12             </w:t>
            </w:r>
            <w:r>
              <w:t xml:space="preserve">throws </w:t>
            </w:r>
            <w:r w:rsidRPr="00B939B9">
              <w:t>UserDefinedFunctionException</w:t>
            </w:r>
            <w:r>
              <w:t>;</w:t>
            </w:r>
          </w:p>
          <w:p w14:paraId="629956FD" w14:textId="77777777" w:rsidR="001140F8" w:rsidRDefault="001140F8">
            <w:pPr>
              <w:pStyle w:val="1b"/>
              <w:pPrChange w:id="6212" w:author="IRK" w:date="2020-04-14T13:58:00Z">
                <w:pPr>
                  <w:pStyle w:val="aff1"/>
                </w:pPr>
              </w:pPrChange>
            </w:pPr>
            <w:r>
              <w:t>1</w:t>
            </w:r>
            <w:r>
              <w:rPr>
                <w:rFonts w:hint="eastAsia"/>
              </w:rPr>
              <w:t>3</w:t>
            </w:r>
            <w:r>
              <w:t xml:space="preserve"> }</w:t>
            </w:r>
          </w:p>
        </w:tc>
      </w:tr>
    </w:tbl>
    <w:p w14:paraId="537C7A39" w14:textId="77777777" w:rsidR="001140F8" w:rsidRPr="00CF3211" w:rsidRDefault="001140F8" w:rsidP="00F93119"/>
    <w:p w14:paraId="6969CF6C" w14:textId="77777777" w:rsidR="001140F8" w:rsidRPr="00CF3211" w:rsidRDefault="001140F8" w:rsidP="00F93119">
      <w:r w:rsidRPr="00CF3211">
        <w:t>次は、各メソッドに関する説明である。</w:t>
      </w:r>
    </w:p>
    <w:p w14:paraId="1B473F99" w14:textId="77777777" w:rsidR="001140F8" w:rsidRPr="00CF3211" w:rsidRDefault="001140F8" w:rsidP="00F93119"/>
    <w:p w14:paraId="175F9080" w14:textId="77777777" w:rsidR="001140F8" w:rsidRPr="00CF3211" w:rsidRDefault="001140F8" w:rsidP="00F93119">
      <w:r w:rsidRPr="00CF3211">
        <w:t>String getName()</w:t>
      </w:r>
    </w:p>
    <w:p w14:paraId="48372FA7" w14:textId="0A2BFA3E" w:rsidR="001140F8" w:rsidRPr="00CF3211" w:rsidRDefault="001140F8" w:rsidP="00F93119">
      <w:r w:rsidRPr="00CF3211">
        <w:t>ユーザ定義関数の名前を返す。この名前は、大小文字の</w:t>
      </w:r>
      <w:r w:rsidR="00594315" w:rsidRPr="00AB2487">
        <w:rPr>
          <w:rFonts w:ascii="ＭＳ Ｐゴシック" w:hAnsi="ＭＳ Ｐゴシック" w:hint="eastAsia"/>
        </w:rPr>
        <w:t>区別</w:t>
      </w:r>
      <w:r w:rsidRPr="00AB2487">
        <w:rPr>
          <w:rFonts w:ascii="ＭＳ Ｐゴシック" w:hAnsi="ＭＳ Ｐゴシック" w:hint="eastAsia"/>
        </w:rPr>
        <w:t>な</w:t>
      </w:r>
      <w:r w:rsidRPr="00CF3211">
        <w:t>く、ルール表現式で使用される。例えば、このメソッドで</w:t>
      </w:r>
      <w:r w:rsidRPr="00CF3211">
        <w:t>“FACT”</w:t>
      </w:r>
      <w:r w:rsidRPr="00CF3211">
        <w:t>を返した場合、ルール表現式では</w:t>
      </w:r>
      <w:r w:rsidRPr="00E612BC">
        <w:t>FACT</w:t>
      </w:r>
      <w:r w:rsidRPr="00E612BC">
        <w:t>、</w:t>
      </w:r>
      <w:r w:rsidRPr="00E612BC">
        <w:t>Fact</w:t>
      </w:r>
      <w:r w:rsidRPr="00E612BC">
        <w:t>、</w:t>
      </w:r>
      <w:r w:rsidRPr="00E612BC">
        <w:t>fact</w:t>
      </w:r>
      <w:r w:rsidRPr="00E612BC">
        <w:t>などの名前でこの関数にアクセスできる。関数名の最初の文字はアルファベットの大文字または小文字のみが可能で</w:t>
      </w:r>
      <w:r w:rsidRPr="00CF3211">
        <w:t>、</w:t>
      </w:r>
      <w:r w:rsidRPr="00CF3211">
        <w:t>2</w:t>
      </w:r>
      <w:r w:rsidRPr="00CF3211">
        <w:t>番目の文字以降はアルファベットの大文字、小文字、または</w:t>
      </w:r>
      <w:r w:rsidRPr="00CF3211">
        <w:t>‘_’</w:t>
      </w:r>
      <w:r w:rsidRPr="00CF3211">
        <w:t>が使用できる。</w:t>
      </w:r>
    </w:p>
    <w:p w14:paraId="082BF981" w14:textId="77777777" w:rsidR="001140F8" w:rsidRPr="00CF3211" w:rsidRDefault="001140F8" w:rsidP="00F93119">
      <w:r w:rsidRPr="00CF3211">
        <w:t>このメソッドはルールランタイムシステムにユーザ定義関数を登録する際に</w:t>
      </w:r>
      <w:r w:rsidRPr="00CF3211">
        <w:t>1</w:t>
      </w:r>
      <w:r w:rsidRPr="00CF3211">
        <w:t>回のみ呼び出され、その後は呼び出されない。</w:t>
      </w:r>
    </w:p>
    <w:p w14:paraId="1A0F898E" w14:textId="77777777" w:rsidR="001140F8" w:rsidRPr="00CF3211" w:rsidRDefault="001140F8" w:rsidP="00F93119"/>
    <w:p w14:paraId="611CCF32" w14:textId="77777777" w:rsidR="001140F8" w:rsidRPr="00CF3211" w:rsidRDefault="001140F8" w:rsidP="00F93119">
      <w:r w:rsidRPr="00CF3211">
        <w:t>Type check( Type</w:t>
      </w:r>
      <w:r w:rsidR="002821A4">
        <w:t>[ ]</w:t>
      </w:r>
      <w:r w:rsidRPr="00CF3211">
        <w:t xml:space="preserve"> params, List rules, List items ) throws CompileException</w:t>
      </w:r>
    </w:p>
    <w:p w14:paraId="29459D5D" w14:textId="517DC462" w:rsidR="001140F8" w:rsidRPr="00CF3211" w:rsidRDefault="001140F8" w:rsidP="00F93119">
      <w:r w:rsidRPr="00CF3211">
        <w:t>ルール表現式で使用されたユーザ定義関数の用法</w:t>
      </w:r>
      <w:r w:rsidR="00594315" w:rsidRPr="00AB2487">
        <w:rPr>
          <w:rFonts w:ascii="ＭＳ Ｐゴシック" w:hAnsi="ＭＳ Ｐゴシック" w:hint="eastAsia"/>
        </w:rPr>
        <w:t>の</w:t>
      </w:r>
      <w:r w:rsidRPr="00AB2487">
        <w:rPr>
          <w:rFonts w:ascii="ＭＳ Ｐゴシック" w:hAnsi="ＭＳ Ｐゴシック" w:hint="eastAsia"/>
        </w:rPr>
        <w:t>正</w:t>
      </w:r>
      <w:r w:rsidRPr="00CF3211">
        <w:rPr>
          <w:rFonts w:hint="eastAsia"/>
        </w:rPr>
        <w:t>否を</w:t>
      </w:r>
      <w:r w:rsidR="00780FE1">
        <w:rPr>
          <w:rFonts w:hint="eastAsia"/>
        </w:rPr>
        <w:t>チェック</w:t>
      </w:r>
      <w:r w:rsidRPr="00CF3211">
        <w:t>し、関数のデータ</w:t>
      </w:r>
      <w:del w:id="6213" w:author="IRK" w:date="2020-04-13T12:24:00Z">
        <w:r w:rsidRPr="00CF3211" w:rsidDel="00610CCB">
          <w:delText>形式</w:delText>
        </w:r>
      </w:del>
      <w:ins w:id="6214" w:author="IRK" w:date="2020-04-13T12:24:00Z">
        <w:r w:rsidR="00610CCB">
          <w:rPr>
            <w:rFonts w:hint="eastAsia"/>
          </w:rPr>
          <w:t>型</w:t>
        </w:r>
      </w:ins>
      <w:r w:rsidRPr="00CF3211">
        <w:t>を返すメソッドである。ルールビルダーサーバがユーザ定義関数</w:t>
      </w:r>
      <w:r w:rsidRPr="00CF3211">
        <w:rPr>
          <w:rFonts w:hint="eastAsia"/>
        </w:rPr>
        <w:t>を</w:t>
      </w:r>
      <w:r w:rsidRPr="00CF3211">
        <w:t>含</w:t>
      </w:r>
      <w:r w:rsidRPr="00CF3211">
        <w:rPr>
          <w:rFonts w:hint="eastAsia"/>
        </w:rPr>
        <w:t>んだ</w:t>
      </w:r>
      <w:r w:rsidRPr="00CF3211">
        <w:t>ルール表現式の文法を</w:t>
      </w:r>
      <w:r w:rsidR="00780FE1">
        <w:rPr>
          <w:rFonts w:hint="eastAsia"/>
        </w:rPr>
        <w:t>チェック</w:t>
      </w:r>
      <w:r w:rsidRPr="00CF3211">
        <w:t>する際に、このメソッドを呼び出す。ルール表現式の文法</w:t>
      </w:r>
      <w:r w:rsidR="00780FE1">
        <w:rPr>
          <w:rFonts w:hint="eastAsia"/>
        </w:rPr>
        <w:t>チェック</w:t>
      </w:r>
      <w:r w:rsidRPr="00CF3211">
        <w:t>は、ルール保存や移管などの</w:t>
      </w:r>
      <w:r w:rsidR="00AF65AF">
        <w:rPr>
          <w:rFonts w:hint="eastAsia"/>
        </w:rPr>
        <w:t>場合</w:t>
      </w:r>
      <w:r w:rsidRPr="00CF3211">
        <w:t>に行われる。</w:t>
      </w:r>
    </w:p>
    <w:p w14:paraId="6EB2B759" w14:textId="2E4EA413" w:rsidR="001140F8" w:rsidRPr="00CF3211" w:rsidRDefault="001140F8" w:rsidP="00F93119">
      <w:r w:rsidRPr="00E612BC">
        <w:t>params</w:t>
      </w:r>
      <w:r w:rsidRPr="00E612BC">
        <w:t>パラメータにはルール表現式に記述されている関数パラメータ</w:t>
      </w:r>
      <w:r w:rsidRPr="00E612BC">
        <w:t>(argument)</w:t>
      </w:r>
      <w:r w:rsidRPr="00E612BC">
        <w:t>のデータ</w:t>
      </w:r>
      <w:del w:id="6215" w:author="IRK" w:date="2020-04-13T12:24:00Z">
        <w:r w:rsidRPr="00CF3211" w:rsidDel="00610CCB">
          <w:delText>形式</w:delText>
        </w:r>
      </w:del>
      <w:ins w:id="6216" w:author="IRK" w:date="2020-04-13T12:24:00Z">
        <w:r w:rsidR="00610CCB">
          <w:rPr>
            <w:rFonts w:hint="eastAsia"/>
          </w:rPr>
          <w:t>型</w:t>
        </w:r>
      </w:ins>
      <w:r w:rsidRPr="00CF3211">
        <w:t>が引き渡される。配列の各要素は関数のパラメータに対応</w:t>
      </w:r>
      <w:r w:rsidR="00F765E5">
        <w:rPr>
          <w:rFonts w:hint="eastAsia"/>
        </w:rPr>
        <w:t>され</w:t>
      </w:r>
      <w:r w:rsidRPr="00CF3211">
        <w:t>、配列の長さは</w:t>
      </w:r>
      <w:r w:rsidRPr="00CF3211">
        <w:rPr>
          <w:rFonts w:hint="eastAsia"/>
        </w:rPr>
        <w:t>パラメータ</w:t>
      </w:r>
      <w:r w:rsidRPr="00CF3211">
        <w:t>の数と</w:t>
      </w:r>
      <w:r w:rsidRPr="00CF3211">
        <w:rPr>
          <w:rFonts w:hint="eastAsia"/>
        </w:rPr>
        <w:t>同一</w:t>
      </w:r>
      <w:r w:rsidRPr="00CF3211">
        <w:t>である。例えば、ルール表現式が</w:t>
      </w:r>
      <w:r w:rsidRPr="003732ED">
        <w:t>FACT( 1, 2 )</w:t>
      </w:r>
      <w:r w:rsidRPr="003732ED">
        <w:t>のよう</w:t>
      </w:r>
      <w:r w:rsidRPr="00CF3211">
        <w:t>に記述された場合</w:t>
      </w:r>
      <w:r w:rsidRPr="003732ED">
        <w:t>、</w:t>
      </w:r>
      <w:r w:rsidRPr="003732ED">
        <w:t>params</w:t>
      </w:r>
      <w:r w:rsidRPr="003732ED">
        <w:t>配列の長さは</w:t>
      </w:r>
      <w:r w:rsidRPr="003732ED">
        <w:t>2</w:t>
      </w:r>
      <w:r w:rsidRPr="003732ED">
        <w:t>で、</w:t>
      </w:r>
      <w:r w:rsidRPr="003732ED">
        <w:t>params[0]</w:t>
      </w:r>
      <w:r w:rsidR="00594315" w:rsidRPr="00AB2487">
        <w:rPr>
          <w:rFonts w:ascii="ＭＳ Ｐゴシック" w:hAnsi="ＭＳ Ｐゴシック" w:hint="eastAsia"/>
        </w:rPr>
        <w:t>と</w:t>
      </w:r>
      <w:r w:rsidRPr="00AB2487">
        <w:rPr>
          <w:rFonts w:ascii="ＭＳ Ｐゴシック" w:hAnsi="ＭＳ Ｐゴシック"/>
        </w:rPr>
        <w:t>p</w:t>
      </w:r>
      <w:r w:rsidRPr="003732ED">
        <w:t>arams[1]</w:t>
      </w:r>
      <w:r w:rsidRPr="003732ED">
        <w:t>は</w:t>
      </w:r>
      <w:r w:rsidRPr="00CF3211">
        <w:t>それぞれ</w:t>
      </w:r>
      <w:r w:rsidRPr="00CF3211">
        <w:t>1</w:t>
      </w:r>
      <w:r w:rsidRPr="00CF3211">
        <w:t>と</w:t>
      </w:r>
      <w:r w:rsidRPr="00CF3211">
        <w:t>2</w:t>
      </w:r>
      <w:r w:rsidRPr="00CF3211">
        <w:t>のデータ</w:t>
      </w:r>
      <w:del w:id="6217" w:author="IRK" w:date="2020-04-13T12:25:00Z">
        <w:r w:rsidRPr="00CF3211" w:rsidDel="00610CCB">
          <w:delText>形式</w:delText>
        </w:r>
      </w:del>
      <w:ins w:id="6218" w:author="IRK" w:date="2020-04-13T12:25:00Z">
        <w:r w:rsidR="00610CCB">
          <w:rPr>
            <w:rFonts w:hint="eastAsia"/>
          </w:rPr>
          <w:t>型</w:t>
        </w:r>
      </w:ins>
      <w:r w:rsidRPr="00CF3211">
        <w:t>である。データ</w:t>
      </w:r>
      <w:del w:id="6219" w:author="IRK" w:date="2020-04-13T12:25:00Z">
        <w:r w:rsidRPr="00CF3211" w:rsidDel="00610CCB">
          <w:delText>形式</w:delText>
        </w:r>
      </w:del>
      <w:ins w:id="6220" w:author="IRK" w:date="2020-04-13T12:25:00Z">
        <w:r w:rsidR="00610CCB">
          <w:rPr>
            <w:rFonts w:hint="eastAsia"/>
          </w:rPr>
          <w:t>型</w:t>
        </w:r>
      </w:ins>
      <w:r w:rsidRPr="00CF3211">
        <w:t>を</w:t>
      </w:r>
      <w:r w:rsidRPr="003732ED">
        <w:t>表現する</w:t>
      </w:r>
      <w:r w:rsidRPr="003732ED">
        <w:t>Type</w:t>
      </w:r>
      <w:r w:rsidRPr="003732ED">
        <w:t>インタフェースについて</w:t>
      </w:r>
      <w:r w:rsidRPr="00CF3211">
        <w:t>は、</w:t>
      </w:r>
      <w:del w:id="6221" w:author="IRK" w:date="2020-03-13T10:29:00Z">
        <w:r w:rsidR="004B28CA" w:rsidDel="001B0610">
          <w:rPr>
            <w:rFonts w:hint="eastAsia"/>
          </w:rPr>
          <w:delText>7</w:delText>
        </w:r>
        <w:r w:rsidRPr="00CF3211" w:rsidDel="001B0610">
          <w:delText>.2</w:delText>
        </w:r>
      </w:del>
      <w:ins w:id="6222" w:author="IRK" w:date="2020-03-13T10:29:00Z">
        <w:r w:rsidR="001B0610">
          <w:rPr>
            <w:rFonts w:hint="eastAsia"/>
          </w:rPr>
          <w:t>「</w:t>
        </w:r>
        <w:r w:rsidR="001B0610">
          <w:fldChar w:fldCharType="begin"/>
        </w:r>
        <w:r w:rsidR="001B0610">
          <w:instrText xml:space="preserve"> </w:instrText>
        </w:r>
        <w:r w:rsidR="001B0610">
          <w:rPr>
            <w:rFonts w:hint="eastAsia"/>
          </w:rPr>
          <w:instrText>REF _Ref34987774 \r \h</w:instrText>
        </w:r>
        <w:r w:rsidR="001B0610">
          <w:instrText xml:space="preserve"> </w:instrText>
        </w:r>
      </w:ins>
      <w:r w:rsidR="001B0610">
        <w:fldChar w:fldCharType="separate"/>
      </w:r>
      <w:r w:rsidR="0092459D">
        <w:t xml:space="preserve">8.2 </w:t>
      </w:r>
      <w:ins w:id="6223" w:author="IRK" w:date="2020-03-13T10:29:00Z">
        <w:r w:rsidR="001B0610">
          <w:fldChar w:fldCharType="end"/>
        </w:r>
        <w:r w:rsidR="001B0610">
          <w:fldChar w:fldCharType="begin"/>
        </w:r>
        <w:r w:rsidR="001B0610">
          <w:instrText xml:space="preserve"> REF _Ref34987776 \h </w:instrText>
        </w:r>
      </w:ins>
      <w:r w:rsidR="001B0610">
        <w:fldChar w:fldCharType="separate"/>
      </w:r>
      <w:r w:rsidR="0092459D">
        <w:t>com.innoexpert.innorulesj.abstractcompiler.Type</w:t>
      </w:r>
      <w:ins w:id="6224" w:author="IRK" w:date="2020-03-13T10:29:00Z">
        <w:r w:rsidR="001B0610">
          <w:fldChar w:fldCharType="end"/>
        </w:r>
        <w:r w:rsidR="001B0610">
          <w:rPr>
            <w:rFonts w:hint="eastAsia"/>
          </w:rPr>
          <w:t>」</w:t>
        </w:r>
      </w:ins>
      <w:r w:rsidRPr="00CF3211">
        <w:t>で説明する。</w:t>
      </w:r>
    </w:p>
    <w:p w14:paraId="5930C4DF" w14:textId="0991EA6B" w:rsidR="001140F8" w:rsidRPr="00F728C5" w:rsidRDefault="001140F8" w:rsidP="00F93119">
      <w:r w:rsidRPr="00F728C5">
        <w:rPr>
          <w:rFonts w:hint="eastAsia"/>
        </w:rPr>
        <w:t>このメソッドでパラメータのデータ</w:t>
      </w:r>
      <w:del w:id="6225" w:author="IRK" w:date="2020-04-13T12:25:00Z">
        <w:r w:rsidRPr="00F728C5" w:rsidDel="00610CCB">
          <w:rPr>
            <w:rFonts w:hint="eastAsia"/>
          </w:rPr>
          <w:delText>形式</w:delText>
        </w:r>
      </w:del>
      <w:ins w:id="6226" w:author="IRK" w:date="2020-04-13T12:25:00Z">
        <w:r w:rsidR="00610CCB">
          <w:rPr>
            <w:rFonts w:hint="eastAsia"/>
          </w:rPr>
          <w:t>型</w:t>
        </w:r>
      </w:ins>
      <w:r w:rsidRPr="00F728C5">
        <w:rPr>
          <w:rFonts w:hint="eastAsia"/>
        </w:rPr>
        <w:t>が関数の</w:t>
      </w:r>
      <w:r w:rsidR="00594315" w:rsidRPr="00AB2487">
        <w:rPr>
          <w:rFonts w:ascii="ＭＳ Ｐゴシック" w:hAnsi="ＭＳ Ｐゴシック" w:hint="eastAsia"/>
        </w:rPr>
        <w:t>仕様</w:t>
      </w:r>
      <w:r w:rsidRPr="00F728C5">
        <w:rPr>
          <w:rFonts w:hint="eastAsia"/>
        </w:rPr>
        <w:t>に</w:t>
      </w:r>
      <w:r w:rsidR="00594315" w:rsidRPr="00AB2487">
        <w:rPr>
          <w:rFonts w:ascii="ＭＳ Ｐゴシック" w:hAnsi="ＭＳ Ｐゴシック" w:hint="eastAsia"/>
        </w:rPr>
        <w:t>準拠</w:t>
      </w:r>
      <w:r w:rsidRPr="00AB2487">
        <w:rPr>
          <w:rFonts w:ascii="ＭＳ Ｐゴシック" w:hAnsi="ＭＳ Ｐゴシック" w:hint="eastAsia"/>
        </w:rPr>
        <w:t>し</w:t>
      </w:r>
      <w:r w:rsidRPr="00F728C5">
        <w:rPr>
          <w:rFonts w:hint="eastAsia"/>
        </w:rPr>
        <w:t>ているかを確認する必要がある。</w:t>
      </w:r>
      <w:r w:rsidR="00594315" w:rsidRPr="00AB2487">
        <w:rPr>
          <w:rFonts w:ascii="ＭＳ Ｐゴシック" w:hAnsi="ＭＳ Ｐゴシック" w:hint="eastAsia"/>
        </w:rPr>
        <w:t>準拠</w:t>
      </w:r>
      <w:r w:rsidRPr="00AB2487">
        <w:rPr>
          <w:rFonts w:ascii="ＭＳ Ｐゴシック" w:hAnsi="ＭＳ Ｐゴシック" w:hint="eastAsia"/>
        </w:rPr>
        <w:t>し</w:t>
      </w:r>
      <w:r w:rsidRPr="00F728C5">
        <w:rPr>
          <w:rFonts w:hint="eastAsia"/>
        </w:rPr>
        <w:t>ていない場合は、</w:t>
      </w:r>
      <w:r w:rsidRPr="00F728C5">
        <w:t>CompileException</w:t>
      </w:r>
      <w:r w:rsidRPr="00F728C5">
        <w:rPr>
          <w:rFonts w:hint="eastAsia"/>
        </w:rPr>
        <w:t>を投げることがある。</w:t>
      </w:r>
      <w:r w:rsidRPr="00F728C5">
        <w:t>C++</w:t>
      </w:r>
      <w:r w:rsidRPr="00F728C5">
        <w:rPr>
          <w:rFonts w:hint="eastAsia"/>
        </w:rPr>
        <w:t>や</w:t>
      </w:r>
      <w:r w:rsidRPr="00F728C5">
        <w:t>Java</w:t>
      </w:r>
      <w:r w:rsidRPr="00F728C5">
        <w:rPr>
          <w:rFonts w:hint="eastAsia"/>
        </w:rPr>
        <w:t>のオーバーロードのように、</w:t>
      </w:r>
      <w:r w:rsidRPr="00F728C5">
        <w:t>1</w:t>
      </w:r>
      <w:r w:rsidRPr="00F728C5">
        <w:rPr>
          <w:rFonts w:hint="eastAsia"/>
        </w:rPr>
        <w:t>つのユーザ定義関数が</w:t>
      </w:r>
      <w:r w:rsidRPr="00F728C5">
        <w:t>1</w:t>
      </w:r>
      <w:r w:rsidRPr="00F728C5">
        <w:rPr>
          <w:rFonts w:hint="eastAsia"/>
        </w:rPr>
        <w:t>つ以上のパラメータの組み合わせを持つことがある。</w:t>
      </w:r>
      <w:r w:rsidR="00F765E5">
        <w:rPr>
          <w:rFonts w:hint="eastAsia"/>
        </w:rPr>
        <w:t>例えば</w:t>
      </w:r>
      <w:r w:rsidR="00F765E5" w:rsidRPr="00F728C5">
        <w:t>FACT</w:t>
      </w:r>
      <w:r w:rsidR="00F765E5" w:rsidRPr="00F728C5">
        <w:rPr>
          <w:rFonts w:hint="eastAsia"/>
        </w:rPr>
        <w:t>関数の</w:t>
      </w:r>
      <w:r w:rsidR="00F765E5">
        <w:rPr>
          <w:rFonts w:hint="eastAsia"/>
        </w:rPr>
        <w:t>場合</w:t>
      </w:r>
      <w:r w:rsidRPr="00F728C5">
        <w:rPr>
          <w:rFonts w:hint="eastAsia"/>
        </w:rPr>
        <w:t>、</w:t>
      </w:r>
      <w:r w:rsidRPr="00F728C5">
        <w:t>FACT( 10 )</w:t>
      </w:r>
      <w:r w:rsidRPr="00F728C5">
        <w:rPr>
          <w:rFonts w:hint="eastAsia"/>
        </w:rPr>
        <w:t>というルール表現式を保存する際は、</w:t>
      </w:r>
      <w:r w:rsidRPr="00F728C5">
        <w:t>params</w:t>
      </w:r>
      <w:r w:rsidRPr="00F728C5">
        <w:rPr>
          <w:rFonts w:hint="eastAsia"/>
        </w:rPr>
        <w:t>パラメータの長さは</w:t>
      </w:r>
      <w:r w:rsidRPr="00F728C5">
        <w:t>1</w:t>
      </w:r>
      <w:r w:rsidRPr="00F728C5">
        <w:rPr>
          <w:rFonts w:hint="eastAsia"/>
        </w:rPr>
        <w:t>で</w:t>
      </w:r>
      <w:r w:rsidR="00084768">
        <w:rPr>
          <w:rFonts w:hint="eastAsia"/>
        </w:rPr>
        <w:t>あり、</w:t>
      </w:r>
      <w:r w:rsidRPr="00F728C5">
        <w:rPr>
          <w:rFonts w:hint="eastAsia"/>
        </w:rPr>
        <w:t>最初の要素は数値型を表す</w:t>
      </w:r>
      <w:r w:rsidRPr="00F728C5">
        <w:t>Type</w:t>
      </w:r>
      <w:r w:rsidRPr="00F728C5">
        <w:rPr>
          <w:rFonts w:hint="eastAsia"/>
        </w:rPr>
        <w:t>オブジェクトになる。</w:t>
      </w:r>
      <w:r w:rsidRPr="00F728C5">
        <w:rPr>
          <w:rStyle w:val="aff2"/>
          <w:rFonts w:asciiTheme="majorHAnsi" w:eastAsia="ＭＳ Ｐゴシック" w:hAnsiTheme="majorHAnsi" w:cstheme="majorHAnsi"/>
          <w:sz w:val="20"/>
          <w:szCs w:val="20"/>
        </w:rPr>
        <w:t>FACT( 2, 10 )</w:t>
      </w:r>
      <w:r w:rsidRPr="00F728C5">
        <w:rPr>
          <w:rFonts w:hint="eastAsia"/>
        </w:rPr>
        <w:t>というルール表現式を保存する際は、</w:t>
      </w:r>
      <w:r w:rsidRPr="00F728C5">
        <w:t>params</w:t>
      </w:r>
      <w:r w:rsidRPr="00F728C5">
        <w:rPr>
          <w:rFonts w:hint="eastAsia"/>
        </w:rPr>
        <w:t>パラメータの長さは</w:t>
      </w:r>
      <w:r w:rsidRPr="00F728C5">
        <w:t>2</w:t>
      </w:r>
      <w:r w:rsidRPr="00F728C5">
        <w:rPr>
          <w:rFonts w:hint="eastAsia"/>
        </w:rPr>
        <w:t>で</w:t>
      </w:r>
      <w:r w:rsidR="00084768">
        <w:rPr>
          <w:rFonts w:hint="eastAsia"/>
        </w:rPr>
        <w:t>あり</w:t>
      </w:r>
      <w:r w:rsidRPr="00F728C5">
        <w:rPr>
          <w:rFonts w:hint="eastAsia"/>
        </w:rPr>
        <w:t>、最初の要素と</w:t>
      </w:r>
      <w:r w:rsidRPr="00F728C5">
        <w:t>2</w:t>
      </w:r>
      <w:r w:rsidRPr="00F728C5">
        <w:rPr>
          <w:rFonts w:hint="eastAsia"/>
        </w:rPr>
        <w:t>番目の要素は数値型を表す</w:t>
      </w:r>
      <w:r w:rsidRPr="00F728C5">
        <w:t>Type</w:t>
      </w:r>
      <w:r w:rsidRPr="00F728C5">
        <w:rPr>
          <w:rFonts w:hint="eastAsia"/>
        </w:rPr>
        <w:t>オブジェクトになる。</w:t>
      </w:r>
      <w:r w:rsidRPr="00F728C5">
        <w:t>check</w:t>
      </w:r>
      <w:r w:rsidRPr="00F728C5">
        <w:rPr>
          <w:rFonts w:hint="eastAsia"/>
        </w:rPr>
        <w:t>メソッドでは、</w:t>
      </w:r>
      <w:r w:rsidRPr="00F728C5">
        <w:t>params</w:t>
      </w:r>
      <w:r w:rsidRPr="00F728C5">
        <w:rPr>
          <w:rFonts w:hint="eastAsia"/>
        </w:rPr>
        <w:t>を</w:t>
      </w:r>
      <w:r w:rsidR="00780FE1">
        <w:rPr>
          <w:rFonts w:hint="eastAsia"/>
        </w:rPr>
        <w:t>チェック</w:t>
      </w:r>
      <w:r w:rsidRPr="00F728C5">
        <w:rPr>
          <w:rFonts w:hint="eastAsia"/>
        </w:rPr>
        <w:t>して</w:t>
      </w:r>
      <w:r w:rsidRPr="00F728C5">
        <w:t>FACT</w:t>
      </w:r>
      <w:r w:rsidRPr="00F728C5">
        <w:rPr>
          <w:rFonts w:hint="eastAsia"/>
        </w:rPr>
        <w:t>関数の明細に定義されたすべてのパラメータの組み合わせを許可できる。</w:t>
      </w:r>
    </w:p>
    <w:p w14:paraId="3EFD7C73" w14:textId="1BFF0671" w:rsidR="001140F8" w:rsidRPr="00CF3211" w:rsidRDefault="001140F8" w:rsidP="00F93119">
      <w:r w:rsidRPr="00CF3211">
        <w:t>このメソッドは、ユーザ定義関数が返す値のデータ</w:t>
      </w:r>
      <w:del w:id="6227" w:author="IRK" w:date="2020-04-13T12:25:00Z">
        <w:r w:rsidRPr="00CF3211" w:rsidDel="00610CCB">
          <w:delText>形式</w:delText>
        </w:r>
      </w:del>
      <w:ins w:id="6228" w:author="IRK" w:date="2020-04-13T12:25:00Z">
        <w:r w:rsidR="00610CCB">
          <w:rPr>
            <w:rFonts w:hint="eastAsia"/>
          </w:rPr>
          <w:t>型</w:t>
        </w:r>
      </w:ins>
      <w:r w:rsidRPr="00CF3211">
        <w:t>を返す。データ</w:t>
      </w:r>
      <w:del w:id="6229" w:author="IRK" w:date="2020-04-13T12:25:00Z">
        <w:r w:rsidRPr="00CF3211" w:rsidDel="00610CCB">
          <w:delText>形式</w:delText>
        </w:r>
      </w:del>
      <w:ins w:id="6230" w:author="IRK" w:date="2020-04-13T12:25:00Z">
        <w:r w:rsidR="00610CCB">
          <w:rPr>
            <w:rFonts w:hint="eastAsia"/>
          </w:rPr>
          <w:t>型</w:t>
        </w:r>
      </w:ins>
      <w:r w:rsidRPr="00CF3211">
        <w:t>は</w:t>
      </w:r>
      <w:r w:rsidRPr="003732ED">
        <w:t>、</w:t>
      </w:r>
      <w:r w:rsidRPr="003732ED">
        <w:t>Type</w:t>
      </w:r>
      <w:r w:rsidRPr="003732ED">
        <w:t>インタフェース</w:t>
      </w:r>
      <w:r w:rsidRPr="00CF3211">
        <w:t>を利用して記述する。返されたデータ</w:t>
      </w:r>
      <w:del w:id="6231" w:author="IRK" w:date="2020-04-13T12:25:00Z">
        <w:r w:rsidRPr="00CF3211" w:rsidDel="00610CCB">
          <w:delText>形式</w:delText>
        </w:r>
      </w:del>
      <w:ins w:id="6232" w:author="IRK" w:date="2020-04-13T12:25:00Z">
        <w:r w:rsidR="00610CCB">
          <w:rPr>
            <w:rFonts w:hint="eastAsia"/>
          </w:rPr>
          <w:t>型</w:t>
        </w:r>
      </w:ins>
      <w:r w:rsidRPr="00CF3211">
        <w:t>は、ルール表現式で関数のデータ</w:t>
      </w:r>
      <w:del w:id="6233" w:author="IRK" w:date="2020-04-13T12:25:00Z">
        <w:r w:rsidRPr="00CF3211" w:rsidDel="00610CCB">
          <w:delText>形式</w:delText>
        </w:r>
      </w:del>
      <w:ins w:id="6234" w:author="IRK" w:date="2020-04-13T12:25:00Z">
        <w:r w:rsidR="00610CCB">
          <w:rPr>
            <w:rFonts w:hint="eastAsia"/>
          </w:rPr>
          <w:t>型</w:t>
        </w:r>
      </w:ins>
      <w:r w:rsidRPr="00CF3211">
        <w:t>として使用される。</w:t>
      </w:r>
      <w:r w:rsidRPr="003732ED">
        <w:t>例えば、</w:t>
      </w:r>
      <w:r w:rsidRPr="003732ED">
        <w:t>FACT</w:t>
      </w:r>
      <w:r w:rsidRPr="003732ED">
        <w:t>関数の場合</w:t>
      </w:r>
      <w:r w:rsidRPr="00CF3211">
        <w:t>、</w:t>
      </w:r>
      <w:r w:rsidRPr="003732ED">
        <w:t>check</w:t>
      </w:r>
      <w:r w:rsidRPr="003732ED">
        <w:t>メソッド</w:t>
      </w:r>
      <w:r w:rsidRPr="00CF3211">
        <w:t>が</w:t>
      </w:r>
      <w:r w:rsidRPr="003732ED">
        <w:t>TypeImpl.NUMBER</w:t>
      </w:r>
      <w:r w:rsidRPr="003732ED">
        <w:t>を返す</w:t>
      </w:r>
      <w:r w:rsidRPr="003732ED">
        <w:rPr>
          <w:rFonts w:hint="eastAsia"/>
        </w:rPr>
        <w:t>ため</w:t>
      </w:r>
      <w:r w:rsidRPr="00CF3211">
        <w:t>(</w:t>
      </w:r>
      <w:r w:rsidRPr="003732ED">
        <w:t>言い換えると、</w:t>
      </w:r>
      <w:r w:rsidRPr="003732ED">
        <w:t>FACT</w:t>
      </w:r>
      <w:r w:rsidRPr="003732ED">
        <w:t>関数が数値型</w:t>
      </w:r>
      <w:del w:id="6235" w:author="IRK" w:date="2020-04-14T14:20:00Z">
        <w:r w:rsidRPr="00CF3211" w:rsidDel="00E319FE">
          <w:delText>なので</w:delText>
        </w:r>
      </w:del>
      <w:ins w:id="6236" w:author="IRK" w:date="2020-04-14T14:20:00Z">
        <w:r w:rsidR="00E319FE">
          <w:rPr>
            <w:rFonts w:hint="eastAsia"/>
          </w:rPr>
          <w:t>であるため</w:t>
        </w:r>
      </w:ins>
      <w:r w:rsidRPr="00CF3211">
        <w:t>)</w:t>
      </w:r>
    </w:p>
    <w:p w14:paraId="06EB3CCB" w14:textId="30616558" w:rsidR="00084768" w:rsidRPr="00CF3211" w:rsidRDefault="001140F8" w:rsidP="00F93119">
      <w:pPr>
        <w:rPr>
          <w:rFonts w:cs="Courier New"/>
        </w:rPr>
      </w:pPr>
      <w:r w:rsidRPr="00CF3211">
        <w:t>1 + FACT( 10 )</w:t>
      </w:r>
    </w:p>
    <w:p w14:paraId="3F4C1063" w14:textId="23799FD6" w:rsidR="00084768" w:rsidRPr="00CF3211" w:rsidRDefault="001140F8" w:rsidP="00F93119">
      <w:r w:rsidRPr="00CF3211">
        <w:t>は数値型と数値型の</w:t>
      </w:r>
      <w:r w:rsidRPr="00CF3211">
        <w:t>+</w:t>
      </w:r>
      <w:r w:rsidRPr="00CF3211">
        <w:t>演算で処理される。反面、次の表現式</w:t>
      </w:r>
    </w:p>
    <w:p w14:paraId="59EAFCF3" w14:textId="0BF5976F" w:rsidR="00084768" w:rsidRPr="00CF3211" w:rsidRDefault="001140F8" w:rsidP="00F93119">
      <w:pPr>
        <w:rPr>
          <w:rFonts w:cs="Courier New"/>
        </w:rPr>
      </w:pPr>
      <w:r w:rsidRPr="00CF3211">
        <w:t>TONUMBER( FACT( 10 ) )</w:t>
      </w:r>
    </w:p>
    <w:p w14:paraId="26F6C999" w14:textId="5DDF8258" w:rsidR="001140F8" w:rsidRPr="00CF3211" w:rsidRDefault="001140F8" w:rsidP="00F93119">
      <w:r w:rsidRPr="003732ED">
        <w:t>は</w:t>
      </w:r>
      <w:r w:rsidRPr="003732ED">
        <w:t>TONUMBER</w:t>
      </w:r>
      <w:r w:rsidRPr="003732ED">
        <w:t>関数が</w:t>
      </w:r>
      <w:r w:rsidRPr="00CF3211">
        <w:t>パラメータを受け取っていない</w:t>
      </w:r>
      <w:r w:rsidRPr="00CF3211">
        <w:rPr>
          <w:rFonts w:hint="eastAsia"/>
        </w:rPr>
        <w:t>ため</w:t>
      </w:r>
      <w:r w:rsidRPr="00CF3211">
        <w:t>、文法エラー</w:t>
      </w:r>
      <w:r w:rsidR="00080789">
        <w:rPr>
          <w:rFonts w:hint="eastAsia"/>
        </w:rPr>
        <w:t>が</w:t>
      </w:r>
      <w:r w:rsidRPr="00CF3211">
        <w:t>発生</w:t>
      </w:r>
      <w:r w:rsidR="00080789">
        <w:rPr>
          <w:rFonts w:hint="eastAsia"/>
        </w:rPr>
        <w:t>する</w:t>
      </w:r>
      <w:r w:rsidRPr="00CF3211">
        <w:t>。関数が</w:t>
      </w:r>
      <w:r w:rsidRPr="00CF3211">
        <w:t>2</w:t>
      </w:r>
      <w:r w:rsidRPr="00CF3211">
        <w:t>つ以上のパラメータの組み合わせを許可する場合、関数のデータ</w:t>
      </w:r>
      <w:del w:id="6237" w:author="IRK" w:date="2020-04-13T12:25:00Z">
        <w:r w:rsidRPr="00CF3211" w:rsidDel="00610CCB">
          <w:delText>形式</w:delText>
        </w:r>
      </w:del>
      <w:ins w:id="6238" w:author="IRK" w:date="2020-04-13T12:25:00Z">
        <w:r w:rsidR="00610CCB">
          <w:rPr>
            <w:rFonts w:hint="eastAsia"/>
          </w:rPr>
          <w:t>型</w:t>
        </w:r>
      </w:ins>
      <w:r w:rsidRPr="00CF3211">
        <w:t>をパラメータの組み合わせによって</w:t>
      </w:r>
      <w:r w:rsidR="00B30E2A">
        <w:rPr>
          <w:rFonts w:hint="eastAsia"/>
        </w:rPr>
        <w:t>異なる</w:t>
      </w:r>
      <w:r w:rsidRPr="00CF3211">
        <w:t>ように指定することもできる。</w:t>
      </w:r>
    </w:p>
    <w:p w14:paraId="64A0CBD2" w14:textId="77777777" w:rsidR="001140F8" w:rsidRPr="00CF3211" w:rsidRDefault="001140F8" w:rsidP="00F93119"/>
    <w:p w14:paraId="07B81DF2" w14:textId="52F58AAE" w:rsidR="001140F8" w:rsidRPr="00CF3211" w:rsidRDefault="001140F8" w:rsidP="00F93119">
      <w:r w:rsidRPr="00CF3211">
        <w:t>ユーザ定義関数</w:t>
      </w:r>
      <w:r w:rsidRPr="003732ED">
        <w:t>の</w:t>
      </w:r>
      <w:r w:rsidRPr="003732ED">
        <w:t>execute</w:t>
      </w:r>
      <w:r w:rsidRPr="003732ED">
        <w:t>でアプリケーションから引き渡された項目値</w:t>
      </w:r>
      <w:r w:rsidRPr="003732ED">
        <w:rPr>
          <w:rFonts w:hint="eastAsia"/>
        </w:rPr>
        <w:t>の</w:t>
      </w:r>
      <w:r w:rsidRPr="003732ED">
        <w:t>参照</w:t>
      </w:r>
      <w:r w:rsidRPr="003732ED">
        <w:rPr>
          <w:rFonts w:hint="eastAsia"/>
        </w:rPr>
        <w:t>や</w:t>
      </w:r>
      <w:r w:rsidRPr="003732ED">
        <w:t>他のルールを呼び出すことができる。項目値を参照して他のルールを呼び出す方法については、</w:t>
      </w:r>
      <w:del w:id="6239" w:author="IRK" w:date="2020-03-13T10:29:00Z">
        <w:r w:rsidRPr="003732ED" w:rsidDel="001B0610">
          <w:delText>3.3</w:delText>
        </w:r>
        <w:r w:rsidRPr="003732ED" w:rsidDel="001B0610">
          <w:rPr>
            <w:rFonts w:hint="eastAsia"/>
          </w:rPr>
          <w:delText xml:space="preserve"> </w:delText>
        </w:r>
      </w:del>
      <w:ins w:id="6240" w:author="IRK" w:date="2020-03-13T10:29:00Z">
        <w:r w:rsidR="001B0610">
          <w:rPr>
            <w:rFonts w:hint="eastAsia"/>
          </w:rPr>
          <w:t>「</w:t>
        </w:r>
      </w:ins>
      <w:ins w:id="6241" w:author="IRK" w:date="2020-04-20T23:06:00Z">
        <w:r w:rsidR="00FF4EA1">
          <w:fldChar w:fldCharType="begin"/>
        </w:r>
        <w:r w:rsidR="00FF4EA1">
          <w:instrText xml:space="preserve"> </w:instrText>
        </w:r>
        <w:r w:rsidR="00FF4EA1">
          <w:rPr>
            <w:rFonts w:hint="eastAsia"/>
          </w:rPr>
          <w:instrText>REF _Ref38316426 \h</w:instrText>
        </w:r>
        <w:r w:rsidR="00FF4EA1">
          <w:instrText xml:space="preserve"> </w:instrText>
        </w:r>
      </w:ins>
      <w:r w:rsidR="00FF4EA1">
        <w:fldChar w:fldCharType="separate"/>
      </w:r>
      <w:r w:rsidR="0092459D">
        <w:t>com.innoexpert.innorulesj.suite.udf.Engine</w:t>
      </w:r>
      <w:ins w:id="6242" w:author="IRK" w:date="2020-04-20T23:06:00Z">
        <w:r w:rsidR="00FF4EA1">
          <w:fldChar w:fldCharType="end"/>
        </w:r>
      </w:ins>
      <w:ins w:id="6243" w:author="IRK" w:date="2020-03-13T10:30:00Z">
        <w:r w:rsidR="001B0610">
          <w:rPr>
            <w:rFonts w:hint="eastAsia"/>
          </w:rPr>
          <w:t>」</w:t>
        </w:r>
      </w:ins>
      <w:r w:rsidRPr="003732ED">
        <w:t>を参照のこと。</w:t>
      </w:r>
      <w:r w:rsidRPr="003732ED">
        <w:t>execute</w:t>
      </w:r>
      <w:r w:rsidRPr="003732ED">
        <w:t>で項目値を参照する場合は、参照する項目の</w:t>
      </w:r>
      <w:r w:rsidRPr="003732ED">
        <w:t>ID</w:t>
      </w:r>
      <w:r w:rsidRPr="003732ED">
        <w:t>を</w:t>
      </w:r>
      <w:r w:rsidRPr="003732ED">
        <w:t>items</w:t>
      </w:r>
      <w:r w:rsidRPr="003732ED">
        <w:t>パラメータに追加する必要がある。</w:t>
      </w:r>
      <w:r w:rsidRPr="003732ED">
        <w:t>execute</w:t>
      </w:r>
      <w:r w:rsidRPr="003732ED">
        <w:t>で他</w:t>
      </w:r>
      <w:r w:rsidRPr="00CF3211">
        <w:t>のルールを呼び出す場合は、呼び出されるルール</w:t>
      </w:r>
      <w:r w:rsidRPr="003732ED">
        <w:t>の</w:t>
      </w:r>
      <w:r w:rsidRPr="003732ED">
        <w:t>ID</w:t>
      </w:r>
      <w:r w:rsidRPr="003732ED">
        <w:t>を</w:t>
      </w:r>
      <w:r w:rsidRPr="003732ED">
        <w:t>rules</w:t>
      </w:r>
      <w:r w:rsidRPr="003732ED">
        <w:t>パラメータに追加する</w:t>
      </w:r>
      <w:r w:rsidR="00DF789C" w:rsidRPr="003732ED">
        <w:t>必要がある</w:t>
      </w:r>
      <w:r w:rsidRPr="003732ED">
        <w:t>。ルールビルダーサーバは</w:t>
      </w:r>
      <w:r w:rsidRPr="003732ED">
        <w:t>check</w:t>
      </w:r>
      <w:r w:rsidRPr="003732ED">
        <w:t>メソッドを呼び出した後、</w:t>
      </w:r>
      <w:r w:rsidRPr="003732ED">
        <w:t>items</w:t>
      </w:r>
      <w:r w:rsidRPr="003732ED">
        <w:t>と</w:t>
      </w:r>
      <w:r w:rsidRPr="003732ED">
        <w:t>rules</w:t>
      </w:r>
      <w:r w:rsidRPr="003732ED">
        <w:t>パラメータを調査してユーザ定義関数がどのような項目とルールを使用するのかを確認し、その項目とルールが削除されないように</w:t>
      </w:r>
      <w:r w:rsidRPr="003732ED">
        <w:rPr>
          <w:rFonts w:hint="eastAsia"/>
        </w:rPr>
        <w:t>す</w:t>
      </w:r>
      <w:r w:rsidRPr="003732ED">
        <w:t>る。</w:t>
      </w:r>
      <w:r w:rsidRPr="003732ED">
        <w:t>execute</w:t>
      </w:r>
      <w:r w:rsidRPr="003732ED">
        <w:t>メソッドで使用された項目とルールを</w:t>
      </w:r>
      <w:r w:rsidRPr="003732ED">
        <w:t>items</w:t>
      </w:r>
      <w:r w:rsidRPr="003732ED">
        <w:t>と</w:t>
      </w:r>
      <w:r w:rsidRPr="003732ED">
        <w:t>rules</w:t>
      </w:r>
      <w:r w:rsidRPr="003732ED">
        <w:t>に追加しなくて</w:t>
      </w:r>
      <w:r w:rsidRPr="00CF3211">
        <w:t>もユーザ定義関数は動作するが、ルールビルダーサーバ</w:t>
      </w:r>
      <w:r w:rsidRPr="00CF3211">
        <w:rPr>
          <w:rFonts w:hint="eastAsia"/>
        </w:rPr>
        <w:t>で</w:t>
      </w:r>
      <w:r w:rsidRPr="00CF3211">
        <w:t>それらが削除され</w:t>
      </w:r>
      <w:r w:rsidR="00772C17">
        <w:rPr>
          <w:rFonts w:hint="eastAsia"/>
        </w:rPr>
        <w:t>る可能性もある。</w:t>
      </w:r>
    </w:p>
    <w:p w14:paraId="3D617A8C" w14:textId="77777777" w:rsidR="001140F8" w:rsidRPr="00CF3211" w:rsidRDefault="001140F8" w:rsidP="00F93119"/>
    <w:p w14:paraId="5FA71816" w14:textId="77777777" w:rsidR="001140F8" w:rsidRPr="00CF3211" w:rsidRDefault="001140F8" w:rsidP="00F93119">
      <w:r w:rsidRPr="00CF3211">
        <w:t>Object execute( Engine engine, Object</w:t>
      </w:r>
      <w:r w:rsidR="002821A4">
        <w:t>[ ]</w:t>
      </w:r>
      <w:r w:rsidRPr="00CF3211">
        <w:t xml:space="preserve"> params ) throws </w:t>
      </w:r>
      <w:r w:rsidRPr="00CF3211">
        <w:rPr>
          <w:rFonts w:hint="eastAsia"/>
        </w:rPr>
        <w:t>UserDefinedFunction</w:t>
      </w:r>
      <w:r w:rsidRPr="00CF3211">
        <w:t>Exception</w:t>
      </w:r>
    </w:p>
    <w:p w14:paraId="2853EBEB" w14:textId="1386E89B" w:rsidR="001140F8" w:rsidRPr="00CF3211" w:rsidRDefault="001140F8" w:rsidP="00F93119">
      <w:r w:rsidRPr="00CF3211">
        <w:t>ユーザ定義関数の実行コードである。このメソッドは、ルール</w:t>
      </w:r>
      <w:r w:rsidR="00947EF5">
        <w:rPr>
          <w:rFonts w:hint="eastAsia"/>
        </w:rPr>
        <w:t>エンジン</w:t>
      </w:r>
      <w:r w:rsidRPr="00CF3211">
        <w:t>がユーザ定義関数を含</w:t>
      </w:r>
      <w:r w:rsidR="00594315" w:rsidRPr="00AB2487">
        <w:rPr>
          <w:rFonts w:ascii="ＭＳ Ｐゴシック" w:hAnsi="ＭＳ Ｐゴシック" w:hint="eastAsia"/>
        </w:rPr>
        <w:t>んで</w:t>
      </w:r>
      <w:r w:rsidRPr="00CF3211">
        <w:t>いるルール表現式を実行する際に呼び出される。</w:t>
      </w:r>
    </w:p>
    <w:p w14:paraId="368E6DBD" w14:textId="35216B02" w:rsidR="001140F8" w:rsidRPr="00CF3211" w:rsidRDefault="001140F8" w:rsidP="00F93119">
      <w:r w:rsidRPr="003732ED">
        <w:t>engine</w:t>
      </w:r>
      <w:r w:rsidRPr="003732ED">
        <w:t>はルール</w:t>
      </w:r>
      <w:r w:rsidR="00947EF5">
        <w:rPr>
          <w:rFonts w:hint="eastAsia"/>
        </w:rPr>
        <w:t>エンジン</w:t>
      </w:r>
      <w:r w:rsidRPr="00CF3211">
        <w:t>のプロキシ</w:t>
      </w:r>
      <w:r w:rsidRPr="00CF3211">
        <w:t>(proxy)</w:t>
      </w:r>
      <w:r w:rsidRPr="00CF3211">
        <w:t>オブジェクトと</w:t>
      </w:r>
      <w:r w:rsidRPr="003732ED">
        <w:t>してこれを利用し、</w:t>
      </w:r>
      <w:r w:rsidRPr="003732ED">
        <w:t>execute</w:t>
      </w:r>
      <w:r w:rsidRPr="003732ED">
        <w:t>メソッド</w:t>
      </w:r>
      <w:r w:rsidRPr="00CF3211">
        <w:t>の中でルール</w:t>
      </w:r>
      <w:r w:rsidR="00947EF5">
        <w:rPr>
          <w:rFonts w:hint="eastAsia"/>
        </w:rPr>
        <w:t>エンジン</w:t>
      </w:r>
      <w:r w:rsidRPr="00CF3211">
        <w:t>が提供するサービスを呼び出すことができる。</w:t>
      </w:r>
      <w:r w:rsidRPr="007875C2">
        <w:t>Engine</w:t>
      </w:r>
      <w:r w:rsidRPr="00CF3211">
        <w:t>インタフェースについては、</w:t>
      </w:r>
      <w:del w:id="6244" w:author="IRK" w:date="2020-03-13T10:30:00Z">
        <w:r w:rsidR="004B28CA" w:rsidDel="001B0610">
          <w:rPr>
            <w:rFonts w:hint="eastAsia"/>
          </w:rPr>
          <w:delText>7</w:delText>
        </w:r>
        <w:r w:rsidRPr="00CF3211" w:rsidDel="001B0610">
          <w:delText>.3</w:delText>
        </w:r>
      </w:del>
      <w:ins w:id="6245" w:author="IRK" w:date="2020-03-13T10:30:00Z">
        <w:r w:rsidR="001B0610">
          <w:rPr>
            <w:rFonts w:hint="eastAsia"/>
          </w:rPr>
          <w:t>「</w:t>
        </w:r>
        <w:r w:rsidR="001B0610">
          <w:fldChar w:fldCharType="begin"/>
        </w:r>
        <w:r w:rsidR="001B0610">
          <w:instrText xml:space="preserve"> </w:instrText>
        </w:r>
        <w:r w:rsidR="001B0610">
          <w:rPr>
            <w:rFonts w:hint="eastAsia"/>
          </w:rPr>
          <w:instrText>REF _Ref34987849 \r \h</w:instrText>
        </w:r>
        <w:r w:rsidR="001B0610">
          <w:instrText xml:space="preserve"> </w:instrText>
        </w:r>
      </w:ins>
      <w:r w:rsidR="001B0610">
        <w:fldChar w:fldCharType="separate"/>
      </w:r>
      <w:r w:rsidR="0092459D">
        <w:t xml:space="preserve">8.3 </w:t>
      </w:r>
      <w:ins w:id="6246" w:author="IRK" w:date="2020-03-13T10:30:00Z">
        <w:r w:rsidR="001B0610">
          <w:fldChar w:fldCharType="end"/>
        </w:r>
        <w:r w:rsidR="001B0610">
          <w:fldChar w:fldCharType="begin"/>
        </w:r>
        <w:r w:rsidR="001B0610">
          <w:instrText xml:space="preserve"> REF _Ref34987851 \h </w:instrText>
        </w:r>
      </w:ins>
      <w:r w:rsidR="001B0610">
        <w:fldChar w:fldCharType="separate"/>
      </w:r>
      <w:r w:rsidR="0092459D">
        <w:t>com.innoexpert.innorulesj.suite.udf.Engine</w:t>
      </w:r>
      <w:ins w:id="6247" w:author="IRK" w:date="2020-03-13T10:30:00Z">
        <w:r w:rsidR="001B0610">
          <w:fldChar w:fldCharType="end"/>
        </w:r>
        <w:r w:rsidR="001B0610">
          <w:rPr>
            <w:rFonts w:hint="eastAsia"/>
          </w:rPr>
          <w:t>」</w:t>
        </w:r>
      </w:ins>
      <w:r w:rsidRPr="00CF3211">
        <w:t>で説明する。</w:t>
      </w:r>
    </w:p>
    <w:p w14:paraId="1114BD8F" w14:textId="77777777" w:rsidR="001140F8" w:rsidRPr="00CF3211" w:rsidRDefault="001140F8" w:rsidP="00F93119">
      <w:r w:rsidRPr="003732ED">
        <w:t>params</w:t>
      </w:r>
      <w:r w:rsidRPr="003732ED">
        <w:t>は、ユーザ</w:t>
      </w:r>
      <w:r w:rsidRPr="00CF3211">
        <w:t>定義関数のパラメータ</w:t>
      </w:r>
      <w:r w:rsidRPr="00CF3211">
        <w:t>(argument)</w:t>
      </w:r>
      <w:r w:rsidRPr="00CF3211">
        <w:t>が順に引き渡される。配列の要素は、次のクラスのうちの</w:t>
      </w:r>
      <w:r w:rsidRPr="00CF3211">
        <w:t>1</w:t>
      </w:r>
      <w:r w:rsidRPr="00CF3211">
        <w:t>つのオブジェクトである。</w:t>
      </w:r>
    </w:p>
    <w:p w14:paraId="63B8DEE1" w14:textId="453266DA" w:rsidR="001140F8" w:rsidRPr="003732ED" w:rsidRDefault="001140F8">
      <w:pPr>
        <w:pStyle w:val="10"/>
        <w:pPrChange w:id="6248" w:author="IRK" w:date="2020-05-11T10:58:00Z">
          <w:pPr>
            <w:pStyle w:val="a8"/>
            <w:ind w:left="784"/>
          </w:pPr>
        </w:pPrChange>
      </w:pPr>
      <w:r w:rsidRPr="003732ED">
        <w:rPr>
          <w:rStyle w:val="aff2"/>
          <w:rFonts w:ascii="Arial" w:eastAsia="ＭＳ Ｐゴシック" w:hAnsi="Arial" w:cstheme="minorBidi"/>
          <w:sz w:val="20"/>
          <w:szCs w:val="20"/>
        </w:rPr>
        <w:t>java.</w:t>
      </w:r>
      <w:r w:rsidRPr="00F210B8">
        <w:t>lang.Double</w:t>
      </w:r>
      <w:r w:rsidRPr="003732ED">
        <w:t>：数値型の値</w:t>
      </w:r>
    </w:p>
    <w:p w14:paraId="464B45F7" w14:textId="5DC5CE01" w:rsidR="001140F8" w:rsidRPr="003732ED" w:rsidRDefault="001140F8">
      <w:pPr>
        <w:pStyle w:val="10"/>
        <w:pPrChange w:id="6249" w:author="IRK" w:date="2020-05-11T10:58:00Z">
          <w:pPr>
            <w:pStyle w:val="a8"/>
            <w:ind w:left="784"/>
          </w:pPr>
        </w:pPrChange>
      </w:pPr>
      <w:r w:rsidRPr="003732ED">
        <w:rPr>
          <w:rStyle w:val="aff2"/>
          <w:rFonts w:ascii="Arial" w:eastAsia="ＭＳ Ｐゴシック" w:hAnsi="Arial" w:cstheme="minorBidi"/>
          <w:sz w:val="20"/>
          <w:szCs w:val="20"/>
        </w:rPr>
        <w:t>java.lang.String</w:t>
      </w:r>
      <w:r w:rsidRPr="003732ED">
        <w:t>：文字型の値</w:t>
      </w:r>
    </w:p>
    <w:p w14:paraId="50C7E19B" w14:textId="39EA26C7" w:rsidR="001140F8" w:rsidRPr="003732ED" w:rsidRDefault="001140F8">
      <w:pPr>
        <w:pStyle w:val="10"/>
        <w:pPrChange w:id="6250" w:author="IRK" w:date="2020-05-11T10:58:00Z">
          <w:pPr>
            <w:pStyle w:val="a8"/>
            <w:ind w:left="784"/>
          </w:pPr>
        </w:pPrChange>
      </w:pPr>
      <w:r w:rsidRPr="003732ED">
        <w:rPr>
          <w:rStyle w:val="aff2"/>
          <w:rFonts w:ascii="Arial" w:eastAsia="ＭＳ Ｐゴシック" w:hAnsi="Arial" w:cstheme="minorBidi"/>
          <w:sz w:val="20"/>
          <w:szCs w:val="20"/>
        </w:rPr>
        <w:t>java.lang.Boolean</w:t>
      </w:r>
      <w:r w:rsidRPr="003732ED">
        <w:t>：論理型の値</w:t>
      </w:r>
    </w:p>
    <w:p w14:paraId="1F26DF16" w14:textId="76B26FD4" w:rsidR="001140F8" w:rsidRPr="003732ED" w:rsidRDefault="001140F8">
      <w:pPr>
        <w:pStyle w:val="10"/>
        <w:pPrChange w:id="6251" w:author="IRK" w:date="2020-05-11T10:58:00Z">
          <w:pPr>
            <w:pStyle w:val="a8"/>
            <w:ind w:left="784"/>
          </w:pPr>
        </w:pPrChange>
      </w:pPr>
      <w:r w:rsidRPr="003732ED">
        <w:rPr>
          <w:rStyle w:val="aff2"/>
          <w:rFonts w:ascii="Arial" w:eastAsia="ＭＳ Ｐゴシック" w:hAnsi="Arial" w:cstheme="minorBidi"/>
          <w:sz w:val="20"/>
          <w:szCs w:val="20"/>
        </w:rPr>
        <w:t>com.innoexpert.innorulesj.runtime.SOValue</w:t>
      </w:r>
      <w:r w:rsidRPr="003732ED">
        <w:t>：</w:t>
      </w:r>
      <w:r w:rsidRPr="003732ED">
        <w:t>SO</w:t>
      </w:r>
      <w:r w:rsidRPr="003732ED">
        <w:t>型</w:t>
      </w:r>
      <w:r w:rsidRPr="003732ED">
        <w:t>(</w:t>
      </w:r>
      <w:r w:rsidRPr="003732ED">
        <w:t>行数は</w:t>
      </w:r>
      <w:r w:rsidRPr="003732ED">
        <w:t>1</w:t>
      </w:r>
      <w:r w:rsidRPr="003732ED">
        <w:t>つだが、</w:t>
      </w:r>
      <w:r w:rsidR="00594315">
        <w:t>カラム数</w:t>
      </w:r>
      <w:r w:rsidRPr="003732ED">
        <w:t>が</w:t>
      </w:r>
      <w:r w:rsidRPr="003732ED">
        <w:t>2</w:t>
      </w:r>
      <w:r w:rsidRPr="003732ED">
        <w:t>つ以上</w:t>
      </w:r>
      <w:r w:rsidRPr="003732ED">
        <w:t>)</w:t>
      </w:r>
    </w:p>
    <w:p w14:paraId="3149186C" w14:textId="5B2BFBF5" w:rsidR="001140F8" w:rsidRPr="003732ED" w:rsidRDefault="001140F8">
      <w:pPr>
        <w:pStyle w:val="10"/>
        <w:pPrChange w:id="6252" w:author="IRK" w:date="2020-05-11T10:58:00Z">
          <w:pPr>
            <w:pStyle w:val="a8"/>
            <w:ind w:left="784"/>
          </w:pPr>
        </w:pPrChange>
      </w:pPr>
      <w:r w:rsidRPr="003732ED">
        <w:rPr>
          <w:rStyle w:val="aff2"/>
          <w:rFonts w:ascii="Arial" w:eastAsia="ＭＳ Ｐゴシック" w:hAnsi="Arial" w:cstheme="minorBidi"/>
          <w:sz w:val="20"/>
          <w:szCs w:val="20"/>
        </w:rPr>
        <w:t>com.innoexpert.innorulesj.runtime.MOValue</w:t>
      </w:r>
      <w:r w:rsidRPr="003732ED">
        <w:t>：</w:t>
      </w:r>
      <w:r w:rsidRPr="003732ED">
        <w:t>MO</w:t>
      </w:r>
      <w:r w:rsidRPr="003732ED">
        <w:t>型</w:t>
      </w:r>
      <w:r w:rsidRPr="003732ED">
        <w:t>(</w:t>
      </w:r>
      <w:r w:rsidRPr="003732ED">
        <w:t>行数が</w:t>
      </w:r>
      <w:r w:rsidRPr="003732ED">
        <w:t>0</w:t>
      </w:r>
      <w:r w:rsidRPr="003732ED">
        <w:t>、または</w:t>
      </w:r>
      <w:r w:rsidRPr="003732ED">
        <w:t>1</w:t>
      </w:r>
      <w:r w:rsidRPr="003732ED">
        <w:t>つ以上</w:t>
      </w:r>
      <w:r w:rsidRPr="003732ED">
        <w:t>)</w:t>
      </w:r>
    </w:p>
    <w:p w14:paraId="03386400" w14:textId="77777777" w:rsidR="00680907" w:rsidRDefault="00680907" w:rsidP="00F93119"/>
    <w:p w14:paraId="5C3AC15F" w14:textId="470193DD" w:rsidR="001140F8" w:rsidRPr="00CF3211" w:rsidRDefault="001140F8" w:rsidP="00F93119">
      <w:r w:rsidRPr="003732ED">
        <w:t>params</w:t>
      </w:r>
      <w:r w:rsidRPr="003732ED">
        <w:t>配列の要素は</w:t>
      </w:r>
      <w:r w:rsidRPr="003732ED">
        <w:t>check</w:t>
      </w:r>
      <w:r w:rsidRPr="003732ED">
        <w:t>メソッドで許可された組み合わせのみ引き渡される。</w:t>
      </w:r>
      <w:r w:rsidRPr="003732ED">
        <w:t>FACT</w:t>
      </w:r>
      <w:r w:rsidRPr="003732ED">
        <w:t>関数の</w:t>
      </w:r>
      <w:r w:rsidRPr="003732ED">
        <w:t>check</w:t>
      </w:r>
      <w:r w:rsidRPr="003732ED">
        <w:t>メソッドでは、関数のパラメータ</w:t>
      </w:r>
      <w:r w:rsidRPr="003732ED">
        <w:t>(argument)</w:t>
      </w:r>
      <w:r w:rsidRPr="003732ED">
        <w:t>が数値</w:t>
      </w:r>
      <w:r w:rsidRPr="003732ED">
        <w:t>1</w:t>
      </w:r>
      <w:r w:rsidRPr="003732ED">
        <w:t>つまたは数値</w:t>
      </w:r>
      <w:r w:rsidRPr="003732ED">
        <w:t>2</w:t>
      </w:r>
      <w:r w:rsidRPr="003732ED">
        <w:t>つではない場合、文法エラー</w:t>
      </w:r>
      <w:r w:rsidR="00772C17">
        <w:rPr>
          <w:rFonts w:hint="eastAsia"/>
        </w:rPr>
        <w:t>が</w:t>
      </w:r>
      <w:r w:rsidRPr="003732ED">
        <w:t>発生</w:t>
      </w:r>
      <w:r w:rsidR="00772C17">
        <w:rPr>
          <w:rFonts w:hint="eastAsia"/>
        </w:rPr>
        <w:t>する</w:t>
      </w:r>
      <w:r w:rsidRPr="003732ED">
        <w:t>。</w:t>
      </w:r>
      <w:r w:rsidR="00772C17">
        <w:rPr>
          <w:rFonts w:hint="eastAsia"/>
        </w:rPr>
        <w:t>したがって</w:t>
      </w:r>
      <w:r w:rsidRPr="003732ED">
        <w:t>、</w:t>
      </w:r>
      <w:r w:rsidRPr="003732ED">
        <w:t>execute</w:t>
      </w:r>
      <w:r w:rsidRPr="003732ED">
        <w:t>メソッドに引き渡される</w:t>
      </w:r>
      <w:r w:rsidRPr="003732ED">
        <w:t>params</w:t>
      </w:r>
      <w:r w:rsidRPr="003732ED">
        <w:t>配列は</w:t>
      </w:r>
      <w:del w:id="6253" w:author="IRK" w:date="2020-03-12T14:39:00Z">
        <w:r w:rsidRPr="003732ED" w:rsidDel="00A55E2C">
          <w:rPr>
            <w:rFonts w:hint="eastAsia"/>
          </w:rPr>
          <w:delText>以下</w:delText>
        </w:r>
      </w:del>
      <w:ins w:id="6254" w:author="IRK" w:date="2020-03-12T14:39:00Z">
        <w:r w:rsidR="00A55E2C">
          <w:rPr>
            <w:rFonts w:hint="eastAsia"/>
          </w:rPr>
          <w:t>次</w:t>
        </w:r>
      </w:ins>
      <w:r w:rsidRPr="003732ED">
        <w:rPr>
          <w:rFonts w:hint="eastAsia"/>
        </w:rPr>
        <w:t>の</w:t>
      </w:r>
      <w:r w:rsidRPr="00CF3211">
        <w:rPr>
          <w:rFonts w:hint="eastAsia"/>
        </w:rPr>
        <w:t>2</w:t>
      </w:r>
      <w:r w:rsidRPr="00CF3211">
        <w:rPr>
          <w:rFonts w:hint="eastAsia"/>
        </w:rPr>
        <w:t>パターンである。</w:t>
      </w:r>
    </w:p>
    <w:p w14:paraId="5519470E" w14:textId="77777777" w:rsidR="001140F8" w:rsidRPr="003732ED" w:rsidRDefault="001140F8">
      <w:pPr>
        <w:pStyle w:val="10"/>
        <w:pPrChange w:id="6255" w:author="IRK" w:date="2020-05-11T10:58:00Z">
          <w:pPr>
            <w:pStyle w:val="a8"/>
            <w:ind w:left="784"/>
          </w:pPr>
        </w:pPrChange>
      </w:pPr>
      <w:r w:rsidRPr="003732ED">
        <w:t>長さが</w:t>
      </w:r>
      <w:r w:rsidRPr="003732ED">
        <w:t>1</w:t>
      </w:r>
      <w:r w:rsidRPr="003732ED">
        <w:t>で、その要素が</w:t>
      </w:r>
      <w:r w:rsidRPr="003732ED">
        <w:rPr>
          <w:rStyle w:val="aff2"/>
          <w:rFonts w:ascii="Arial" w:eastAsia="ＭＳ Ｐゴシック" w:hAnsi="Arial" w:cstheme="minorBidi"/>
          <w:sz w:val="20"/>
          <w:szCs w:val="20"/>
        </w:rPr>
        <w:t>java.lang.Double</w:t>
      </w:r>
      <w:r w:rsidRPr="003732ED">
        <w:t>オブジェクト</w:t>
      </w:r>
    </w:p>
    <w:p w14:paraId="45C7D35B" w14:textId="77777777" w:rsidR="001140F8" w:rsidRPr="003732ED" w:rsidRDefault="001140F8">
      <w:pPr>
        <w:pStyle w:val="10"/>
        <w:pPrChange w:id="6256" w:author="IRK" w:date="2020-05-11T10:58:00Z">
          <w:pPr>
            <w:pStyle w:val="a8"/>
            <w:ind w:left="784"/>
          </w:pPr>
        </w:pPrChange>
      </w:pPr>
      <w:r w:rsidRPr="003732ED">
        <w:t>長さが</w:t>
      </w:r>
      <w:r w:rsidRPr="003732ED">
        <w:t>2</w:t>
      </w:r>
      <w:r w:rsidRPr="003732ED">
        <w:t>で、すべての要素が</w:t>
      </w:r>
      <w:r w:rsidRPr="003732ED">
        <w:rPr>
          <w:rStyle w:val="aff2"/>
          <w:rFonts w:ascii="Arial" w:eastAsia="ＭＳ Ｐゴシック" w:hAnsi="Arial" w:cstheme="minorBidi"/>
          <w:sz w:val="20"/>
          <w:szCs w:val="20"/>
        </w:rPr>
        <w:t>java.lang.Double</w:t>
      </w:r>
      <w:r w:rsidRPr="003732ED">
        <w:t>オブジェクト</w:t>
      </w:r>
    </w:p>
    <w:p w14:paraId="1E0419C9" w14:textId="68C10D29" w:rsidR="001140F8" w:rsidRPr="00CF3211" w:rsidRDefault="001140F8" w:rsidP="00F93119">
      <w:r w:rsidRPr="003732ED">
        <w:t>execute</w:t>
      </w:r>
      <w:r w:rsidRPr="003732ED">
        <w:t>メソッドは、ユーザ定義関数の結果値を返す必要がある。</w:t>
      </w:r>
      <w:r w:rsidR="005A522A" w:rsidRPr="005A522A">
        <w:rPr>
          <w:rFonts w:hint="eastAsia"/>
        </w:rPr>
        <w:t>戻り値</w:t>
      </w:r>
      <w:r w:rsidRPr="003732ED">
        <w:t>のデータ</w:t>
      </w:r>
      <w:del w:id="6257" w:author="IRK" w:date="2020-04-13T12:25:00Z">
        <w:r w:rsidRPr="003732ED" w:rsidDel="00610CCB">
          <w:delText>形式</w:delText>
        </w:r>
      </w:del>
      <w:ins w:id="6258" w:author="IRK" w:date="2020-04-13T12:25:00Z">
        <w:r w:rsidR="00610CCB">
          <w:rPr>
            <w:rFonts w:hint="eastAsia"/>
          </w:rPr>
          <w:t>型</w:t>
        </w:r>
      </w:ins>
      <w:r w:rsidRPr="003732ED">
        <w:t>は、</w:t>
      </w:r>
      <w:r w:rsidRPr="003732ED">
        <w:t>check</w:t>
      </w:r>
      <w:r w:rsidRPr="003732ED">
        <w:t>メソッドで返した形式と一致する必要がある。そうでない場合は、</w:t>
      </w:r>
      <w:r w:rsidRPr="003732ED">
        <w:t>java.lang.ClassCastException</w:t>
      </w:r>
      <w:r w:rsidRPr="003732ED">
        <w:t>が</w:t>
      </w:r>
      <w:r w:rsidRPr="003732ED">
        <w:rPr>
          <w:rFonts w:hint="eastAsia"/>
        </w:rPr>
        <w:t>投げられる場合や想定外</w:t>
      </w:r>
      <w:r w:rsidRPr="003732ED">
        <w:t>の動作を起こす</w:t>
      </w:r>
      <w:r w:rsidRPr="003732ED">
        <w:rPr>
          <w:rFonts w:hint="eastAsia"/>
        </w:rPr>
        <w:t>可能性が</w:t>
      </w:r>
      <w:r w:rsidRPr="003732ED">
        <w:t>ある。返されるデータ</w:t>
      </w:r>
      <w:del w:id="6259" w:author="IRK" w:date="2020-04-13T12:25:00Z">
        <w:r w:rsidRPr="003732ED" w:rsidDel="00610CCB">
          <w:delText>形式</w:delText>
        </w:r>
      </w:del>
      <w:ins w:id="6260" w:author="IRK" w:date="2020-04-13T12:25:00Z">
        <w:r w:rsidR="00610CCB">
          <w:rPr>
            <w:rFonts w:hint="eastAsia"/>
          </w:rPr>
          <w:t>型</w:t>
        </w:r>
      </w:ins>
      <w:r w:rsidRPr="003732ED">
        <w:t>と返却値のクラスは、</w:t>
      </w:r>
      <w:r w:rsidRPr="003732ED">
        <w:rPr>
          <w:rFonts w:hint="eastAsia"/>
        </w:rPr>
        <w:t>パラメータ</w:t>
      </w:r>
      <w:r w:rsidRPr="003732ED">
        <w:t>に適用される規則と</w:t>
      </w:r>
      <w:r w:rsidRPr="003732ED">
        <w:rPr>
          <w:rFonts w:hint="eastAsia"/>
        </w:rPr>
        <w:t>同一</w:t>
      </w:r>
      <w:r w:rsidRPr="003732ED">
        <w:t>である。</w:t>
      </w:r>
      <w:r w:rsidRPr="003732ED">
        <w:t>FACT</w:t>
      </w:r>
      <w:r w:rsidRPr="003732ED">
        <w:t>関数の場合、</w:t>
      </w:r>
      <w:r w:rsidRPr="003732ED">
        <w:t>check</w:t>
      </w:r>
      <w:r w:rsidRPr="003732ED">
        <w:t>メソッドでは</w:t>
      </w:r>
      <w:r w:rsidRPr="003732ED">
        <w:t>FACT</w:t>
      </w:r>
      <w:r w:rsidRPr="003732ED">
        <w:t>関数の</w:t>
      </w:r>
      <w:r w:rsidRPr="003732ED">
        <w:rPr>
          <w:rFonts w:hint="eastAsia"/>
        </w:rPr>
        <w:t>パラメータ</w:t>
      </w:r>
      <w:r w:rsidRPr="003732ED">
        <w:t>のデータ</w:t>
      </w:r>
      <w:del w:id="6261" w:author="IRK" w:date="2020-04-13T12:25:00Z">
        <w:r w:rsidRPr="003732ED" w:rsidDel="00610CCB">
          <w:delText>形式</w:delText>
        </w:r>
      </w:del>
      <w:ins w:id="6262" w:author="IRK" w:date="2020-04-13T12:25:00Z">
        <w:r w:rsidR="00610CCB">
          <w:rPr>
            <w:rFonts w:hint="eastAsia"/>
          </w:rPr>
          <w:t>型</w:t>
        </w:r>
      </w:ins>
      <w:r w:rsidR="006F63DD">
        <w:rPr>
          <w:rFonts w:hint="eastAsia"/>
        </w:rPr>
        <w:t>と</w:t>
      </w:r>
      <w:r w:rsidRPr="003732ED">
        <w:t>関係なく</w:t>
      </w:r>
      <w:r w:rsidRPr="003732ED">
        <w:t>TypeImpl.NUMBER</w:t>
      </w:r>
      <w:r w:rsidRPr="003732ED">
        <w:t>を</w:t>
      </w:r>
      <w:r w:rsidR="006F63DD">
        <w:rPr>
          <w:rFonts w:hint="eastAsia"/>
        </w:rPr>
        <w:t>返した</w:t>
      </w:r>
      <w:r w:rsidRPr="003732ED">
        <w:rPr>
          <w:rFonts w:hint="eastAsia"/>
        </w:rPr>
        <w:t>ため</w:t>
      </w:r>
      <w:r w:rsidRPr="003732ED">
        <w:t>、</w:t>
      </w:r>
      <w:r w:rsidRPr="003732ED">
        <w:t>execute</w:t>
      </w:r>
      <w:r w:rsidRPr="003732ED">
        <w:t>メソッドは必ず</w:t>
      </w:r>
      <w:r w:rsidRPr="003732ED">
        <w:t>java.lang.Double</w:t>
      </w:r>
      <w:r w:rsidRPr="003732ED">
        <w:t>オブジェクトを返す</w:t>
      </w:r>
      <w:r w:rsidR="006F63DD">
        <w:rPr>
          <w:rFonts w:hint="eastAsia"/>
        </w:rPr>
        <w:t>必要がある</w:t>
      </w:r>
      <w:r w:rsidRPr="003732ED">
        <w:t>。例えば、</w:t>
      </w:r>
      <w:r w:rsidRPr="003732ED">
        <w:t>check</w:t>
      </w:r>
      <w:r w:rsidRPr="003732ED">
        <w:t>メソッドで</w:t>
      </w:r>
      <w:r w:rsidRPr="003732ED">
        <w:t>2</w:t>
      </w:r>
      <w:r w:rsidRPr="003732ED">
        <w:t>つ以上のパラメータの組み合わせを許可し、組み合わせによってそれぞれ異なるデータ</w:t>
      </w:r>
      <w:del w:id="6263" w:author="IRK" w:date="2020-04-13T12:25:00Z">
        <w:r w:rsidRPr="003732ED" w:rsidDel="00610CCB">
          <w:delText>形式</w:delText>
        </w:r>
      </w:del>
      <w:ins w:id="6264" w:author="IRK" w:date="2020-04-13T12:25:00Z">
        <w:r w:rsidR="00610CCB">
          <w:rPr>
            <w:rFonts w:hint="eastAsia"/>
          </w:rPr>
          <w:t>型</w:t>
        </w:r>
      </w:ins>
      <w:r w:rsidRPr="003732ED">
        <w:t>を返した場合、</w:t>
      </w:r>
      <w:r w:rsidRPr="003732ED">
        <w:t>execute</w:t>
      </w:r>
      <w:r w:rsidRPr="00CF3211">
        <w:t>メソッドでも必ずパラメータの組み合わせに応じて該当する形式のオブジェクトの返却が必要である。</w:t>
      </w:r>
    </w:p>
    <w:p w14:paraId="1E5DF1B0" w14:textId="562119F7" w:rsidR="001140F8" w:rsidRPr="00CF3211" w:rsidRDefault="001140F8" w:rsidP="00F93119">
      <w:r w:rsidRPr="003732ED">
        <w:t>execute</w:t>
      </w:r>
      <w:r w:rsidRPr="003732ED">
        <w:t>メソッド</w:t>
      </w:r>
      <w:r w:rsidRPr="003732ED">
        <w:rPr>
          <w:rFonts w:hint="eastAsia"/>
        </w:rPr>
        <w:t>の</w:t>
      </w:r>
      <w:r w:rsidRPr="003732ED">
        <w:t>処理中</w:t>
      </w:r>
      <w:r w:rsidR="00993174">
        <w:rPr>
          <w:rFonts w:hint="eastAsia"/>
        </w:rPr>
        <w:t>に</w:t>
      </w:r>
      <w:r w:rsidRPr="003732ED">
        <w:t>例外を発生させる場合は、</w:t>
      </w:r>
      <w:r w:rsidRPr="003732ED">
        <w:t>UserDefiendFunctionException</w:t>
      </w:r>
      <w:r w:rsidRPr="003732ED">
        <w:t>を</w:t>
      </w:r>
      <w:r w:rsidRPr="003732ED">
        <w:rPr>
          <w:rFonts w:hint="eastAsia"/>
        </w:rPr>
        <w:t>投げる</w:t>
      </w:r>
      <w:r w:rsidRPr="003732ED">
        <w:t>ことがある。</w:t>
      </w:r>
      <w:r w:rsidRPr="003732ED">
        <w:t>UserDefinedFunctionException</w:t>
      </w:r>
      <w:r w:rsidRPr="003732ED">
        <w:t>に</w:t>
      </w:r>
      <w:r w:rsidRPr="00CF3211">
        <w:t>ついては、</w:t>
      </w:r>
      <w:del w:id="6265" w:author="IRK" w:date="2020-03-13T10:30:00Z">
        <w:r w:rsidRPr="00CF3211" w:rsidDel="001B0610">
          <w:rPr>
            <w:rFonts w:hint="eastAsia"/>
          </w:rPr>
          <w:delText>7</w:delText>
        </w:r>
        <w:r w:rsidRPr="00CF3211" w:rsidDel="001B0610">
          <w:delText>.6</w:delText>
        </w:r>
      </w:del>
      <w:ins w:id="6266" w:author="IRK" w:date="2020-03-13T10:30:00Z">
        <w:r w:rsidR="001B0610">
          <w:rPr>
            <w:rFonts w:hint="eastAsia"/>
          </w:rPr>
          <w:t>「</w:t>
        </w:r>
        <w:r w:rsidR="001B0610">
          <w:fldChar w:fldCharType="begin"/>
        </w:r>
        <w:r w:rsidR="001B0610">
          <w:instrText xml:space="preserve"> </w:instrText>
        </w:r>
        <w:r w:rsidR="001B0610">
          <w:rPr>
            <w:rFonts w:hint="eastAsia"/>
          </w:rPr>
          <w:instrText>REF _Ref34987872 \r \h</w:instrText>
        </w:r>
        <w:r w:rsidR="001B0610">
          <w:instrText xml:space="preserve"> </w:instrText>
        </w:r>
      </w:ins>
      <w:r w:rsidR="001B0610">
        <w:fldChar w:fldCharType="separate"/>
      </w:r>
      <w:r w:rsidR="0092459D">
        <w:t xml:space="preserve">8.6 </w:t>
      </w:r>
      <w:ins w:id="6267" w:author="IRK" w:date="2020-03-13T10:30:00Z">
        <w:r w:rsidR="001B0610">
          <w:fldChar w:fldCharType="end"/>
        </w:r>
        <w:r w:rsidR="001B0610">
          <w:fldChar w:fldCharType="begin"/>
        </w:r>
        <w:r w:rsidR="001B0610">
          <w:instrText xml:space="preserve"> REF _Ref34987874 \h </w:instrText>
        </w:r>
      </w:ins>
      <w:r w:rsidR="001B0610">
        <w:fldChar w:fldCharType="separate"/>
      </w:r>
      <w:r w:rsidR="0092459D">
        <w:t>例外クラス</w:t>
      </w:r>
      <w:ins w:id="6268" w:author="IRK" w:date="2020-03-13T10:30:00Z">
        <w:r w:rsidR="001B0610">
          <w:fldChar w:fldCharType="end"/>
        </w:r>
      </w:ins>
      <w:ins w:id="6269" w:author="IRK" w:date="2020-03-13T10:31:00Z">
        <w:r w:rsidR="001B0610">
          <w:rPr>
            <w:rFonts w:hint="eastAsia"/>
          </w:rPr>
          <w:t>」</w:t>
        </w:r>
      </w:ins>
      <w:r w:rsidRPr="00CF3211">
        <w:t>で説明</w:t>
      </w:r>
      <w:r w:rsidR="008210B7">
        <w:rPr>
          <w:rFonts w:hint="eastAsia"/>
        </w:rPr>
        <w:t>する</w:t>
      </w:r>
      <w:r w:rsidRPr="00CF3211">
        <w:t>。</w:t>
      </w:r>
    </w:p>
    <w:p w14:paraId="150DB339" w14:textId="77777777" w:rsidR="001140F8" w:rsidRPr="00CF3211" w:rsidRDefault="001140F8" w:rsidP="00F93119"/>
    <w:p w14:paraId="49A153B8" w14:textId="14C41007" w:rsidR="001140F8" w:rsidRPr="00CF3211" w:rsidRDefault="001140F8" w:rsidP="00F93119">
      <w:r w:rsidRPr="00CF3211">
        <w:t>ユーザ定義関数のオブジェクトは、関数</w:t>
      </w:r>
      <w:r w:rsidR="008210B7">
        <w:rPr>
          <w:rFonts w:hint="eastAsia"/>
        </w:rPr>
        <w:t>の</w:t>
      </w:r>
      <w:r w:rsidRPr="00CF3211">
        <w:t>登録時に一度のみ生成される。すべての</w:t>
      </w:r>
      <w:r w:rsidRPr="00CF3211">
        <w:t>check</w:t>
      </w:r>
      <w:r w:rsidRPr="00CF3211">
        <w:t>メソッドの呼び出しおよびすべての</w:t>
      </w:r>
      <w:r w:rsidRPr="00CF3211">
        <w:t>execute</w:t>
      </w:r>
      <w:r w:rsidRPr="00CF3211">
        <w:t>メソッドの呼び出しは、</w:t>
      </w:r>
      <w:r w:rsidRPr="00CF3211">
        <w:rPr>
          <w:rFonts w:hint="eastAsia"/>
        </w:rPr>
        <w:t>同一</w:t>
      </w:r>
      <w:r w:rsidR="00A5236E">
        <w:t>オブジェクトに対して行われる。</w:t>
      </w:r>
      <w:r w:rsidR="005939FB">
        <w:rPr>
          <w:rFonts w:hint="eastAsia"/>
        </w:rPr>
        <w:t>したがって</w:t>
      </w:r>
      <w:r w:rsidR="00A5236E">
        <w:t>、メンバ</w:t>
      </w:r>
      <w:r w:rsidRPr="00CF3211">
        <w:t>変数を使用することは</w:t>
      </w:r>
      <w:r w:rsidRPr="00CF3211">
        <w:rPr>
          <w:rFonts w:hint="eastAsia"/>
        </w:rPr>
        <w:t>推奨しない。</w:t>
      </w:r>
    </w:p>
    <w:p w14:paraId="4D1594A8" w14:textId="77777777" w:rsidR="001140F8" w:rsidRPr="004A4FC7" w:rsidRDefault="001140F8" w:rsidP="00F93119"/>
    <w:p w14:paraId="4FF4D090" w14:textId="77777777" w:rsidR="001140F8" w:rsidRDefault="001140F8" w:rsidP="00F93119">
      <w:pPr>
        <w:pStyle w:val="22"/>
      </w:pPr>
      <w:bookmarkStart w:id="6270" w:name="_Toc385838810"/>
      <w:bookmarkStart w:id="6271" w:name="_Toc426449672"/>
      <w:bookmarkStart w:id="6272" w:name="_Toc426449768"/>
      <w:bookmarkStart w:id="6273" w:name="_Toc434858949"/>
      <w:bookmarkStart w:id="6274" w:name="_Ref34987774"/>
      <w:bookmarkStart w:id="6275" w:name="_Ref34987776"/>
      <w:bookmarkStart w:id="6276" w:name="_Toc34988328"/>
      <w:bookmarkStart w:id="6277" w:name="_Toc40799181"/>
      <w:r>
        <w:t>com.innoexpert.innorulesj.abstractcompiler.Type</w:t>
      </w:r>
      <w:bookmarkEnd w:id="6270"/>
      <w:bookmarkEnd w:id="6271"/>
      <w:bookmarkEnd w:id="6272"/>
      <w:bookmarkEnd w:id="6273"/>
      <w:bookmarkEnd w:id="6274"/>
      <w:bookmarkEnd w:id="6275"/>
      <w:bookmarkEnd w:id="6276"/>
      <w:bookmarkEnd w:id="6277"/>
    </w:p>
    <w:p w14:paraId="4B16E8A7" w14:textId="397A1937" w:rsidR="001140F8" w:rsidRPr="00CF3211" w:rsidRDefault="001140F8" w:rsidP="00F93119">
      <w:r w:rsidRPr="003732ED">
        <w:t>Type</w:t>
      </w:r>
      <w:r w:rsidRPr="003732ED">
        <w:t>インタフェースは、データ</w:t>
      </w:r>
      <w:del w:id="6278" w:author="IRK" w:date="2020-04-13T12:25:00Z">
        <w:r w:rsidRPr="003732ED" w:rsidDel="00610CCB">
          <w:delText>形式</w:delText>
        </w:r>
      </w:del>
      <w:ins w:id="6279" w:author="IRK" w:date="2020-04-13T12:25:00Z">
        <w:r w:rsidR="00610CCB">
          <w:rPr>
            <w:rFonts w:hint="eastAsia"/>
          </w:rPr>
          <w:t>型</w:t>
        </w:r>
      </w:ins>
      <w:r w:rsidRPr="003732ED">
        <w:t>を表現するのに使用されるインタフェースである。このインタフェースは、</w:t>
      </w:r>
      <w:r w:rsidRPr="003732ED">
        <w:t>UserDefinedFunction.check</w:t>
      </w:r>
      <w:r w:rsidRPr="003732ED">
        <w:t>のパラメータ</w:t>
      </w:r>
      <w:r w:rsidRPr="00CF3211">
        <w:rPr>
          <w:rFonts w:hint="eastAsia"/>
        </w:rPr>
        <w:t>および</w:t>
      </w:r>
      <w:r w:rsidRPr="00CF3211">
        <w:t>返却値として使用され、ユーザ定義関数のパラメータのデータ</w:t>
      </w:r>
      <w:del w:id="6280" w:author="IRK" w:date="2020-04-13T12:25:00Z">
        <w:r w:rsidRPr="00CF3211" w:rsidDel="00610CCB">
          <w:delText>形式</w:delText>
        </w:r>
      </w:del>
      <w:ins w:id="6281" w:author="IRK" w:date="2020-04-13T12:25:00Z">
        <w:r w:rsidR="00610CCB">
          <w:rPr>
            <w:rFonts w:hint="eastAsia"/>
          </w:rPr>
          <w:t>型</w:t>
        </w:r>
      </w:ins>
      <w:r w:rsidRPr="00CF3211">
        <w:t>と返却形式の定義に使用される。このインタフェースは数値型、文字型、論理型のような単純なデータ</w:t>
      </w:r>
      <w:del w:id="6282" w:author="IRK" w:date="2020-04-13T12:25:00Z">
        <w:r w:rsidRPr="00CF3211" w:rsidDel="00610CCB">
          <w:delText>形式</w:delText>
        </w:r>
      </w:del>
      <w:ins w:id="6283" w:author="IRK" w:date="2020-04-13T12:26:00Z">
        <w:r w:rsidR="00610CCB">
          <w:rPr>
            <w:rFonts w:hint="eastAsia"/>
          </w:rPr>
          <w:t>型</w:t>
        </w:r>
      </w:ins>
      <w:r w:rsidRPr="00CF3211">
        <w:t>のみでなく、</w:t>
      </w:r>
      <w:r w:rsidRPr="00CF3211">
        <w:t>SO</w:t>
      </w:r>
      <w:r w:rsidRPr="00CF3211">
        <w:t>型と呼ばれる</w:t>
      </w:r>
      <w:r w:rsidRPr="00CF3211">
        <w:t>1</w:t>
      </w:r>
      <w:r w:rsidRPr="00CF3211">
        <w:t>つまたは</w:t>
      </w:r>
      <w:r w:rsidRPr="00CF3211">
        <w:t>2</w:t>
      </w:r>
      <w:r w:rsidRPr="00CF3211">
        <w:t>つ以上のカラムで構成されるデータ</w:t>
      </w:r>
      <w:del w:id="6284" w:author="IRK" w:date="2020-04-13T12:26:00Z">
        <w:r w:rsidRPr="00CF3211" w:rsidDel="00610CCB">
          <w:delText>形式</w:delText>
        </w:r>
      </w:del>
      <w:ins w:id="6285" w:author="IRK" w:date="2020-04-13T12:26:00Z">
        <w:r w:rsidR="00610CCB">
          <w:rPr>
            <w:rFonts w:hint="eastAsia"/>
          </w:rPr>
          <w:t>型</w:t>
        </w:r>
      </w:ins>
      <w:r w:rsidRPr="00CF3211">
        <w:t>、</w:t>
      </w:r>
      <w:r w:rsidRPr="00CF3211">
        <w:t>MO</w:t>
      </w:r>
      <w:r w:rsidRPr="00CF3211">
        <w:t>型と呼ばれる複数の行</w:t>
      </w:r>
      <w:del w:id="6286" w:author="IRK" w:date="2020-03-12T14:00:00Z">
        <w:r w:rsidRPr="00CF3211" w:rsidDel="008A7A8D">
          <w:delText>が持てる</w:delText>
        </w:r>
      </w:del>
      <w:ins w:id="6287" w:author="IRK" w:date="2020-03-12T14:00:00Z">
        <w:r w:rsidR="008A7A8D">
          <w:rPr>
            <w:rFonts w:hint="eastAsia"/>
          </w:rPr>
          <w:t>を持つことができる</w:t>
        </w:r>
      </w:ins>
      <w:r w:rsidRPr="00CF3211">
        <w:t>データ</w:t>
      </w:r>
      <w:del w:id="6288" w:author="IRK" w:date="2020-04-13T12:26:00Z">
        <w:r w:rsidRPr="00CF3211" w:rsidDel="00610CCB">
          <w:delText>形式</w:delText>
        </w:r>
      </w:del>
      <w:ins w:id="6289" w:author="IRK" w:date="2020-04-13T12:26:00Z">
        <w:r w:rsidR="00610CCB">
          <w:rPr>
            <w:rFonts w:hint="eastAsia"/>
          </w:rPr>
          <w:t>型</w:t>
        </w:r>
      </w:ins>
      <w:r w:rsidRPr="00CF3211">
        <w:t>も表現できる。</w:t>
      </w:r>
    </w:p>
    <w:p w14:paraId="48E83971" w14:textId="77777777" w:rsidR="001140F8" w:rsidRPr="00CF3211" w:rsidRDefault="001140F8" w:rsidP="00F93119"/>
    <w:p w14:paraId="0FF077AD" w14:textId="5E805A6B" w:rsidR="001140F8" w:rsidRPr="00CF3211" w:rsidRDefault="001140F8" w:rsidP="00F93119">
      <w:r w:rsidRPr="00CF3211">
        <w:t>このインタフェースには、</w:t>
      </w:r>
      <w:del w:id="6290" w:author="IRK" w:date="2020-03-13T09:00:00Z">
        <w:r w:rsidR="004234CD" w:rsidDel="00650793">
          <w:delText>表</w:delText>
        </w:r>
        <w:r w:rsidR="00947EF5" w:rsidDel="00650793">
          <w:delText>1</w:delText>
        </w:r>
        <w:r w:rsidR="00947EF5" w:rsidDel="00650793">
          <w:rPr>
            <w:rFonts w:hint="eastAsia"/>
          </w:rPr>
          <w:delText>03</w:delText>
        </w:r>
      </w:del>
      <w:ins w:id="6291" w:author="IRK" w:date="2020-03-13T09:00:00Z">
        <w:r w:rsidR="00650793">
          <w:rPr>
            <w:rFonts w:hint="eastAsia"/>
          </w:rPr>
          <w:t>次の表</w:t>
        </w:r>
      </w:ins>
      <w:r w:rsidRPr="00CF3211">
        <w:t>のようなメソッドが定義されている。</w:t>
      </w:r>
    </w:p>
    <w:p w14:paraId="172BD03D" w14:textId="77777777" w:rsidR="001140F8" w:rsidRDefault="001140F8" w:rsidP="00F93119"/>
    <w:p w14:paraId="06E063F8" w14:textId="6D31B549" w:rsidR="004234CD" w:rsidRDefault="004234CD" w:rsidP="00F93119">
      <w:pPr>
        <w:pStyle w:val="af5"/>
      </w:pPr>
      <w:bookmarkStart w:id="6292" w:name="_Toc40799333"/>
      <w:r>
        <w:t>[</w:t>
      </w:r>
      <w:del w:id="6293"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103</w:delText>
        </w:r>
        <w:r w:rsidR="00E65728" w:rsidDel="004316F4">
          <w:rPr>
            <w:noProof/>
          </w:rPr>
          <w:fldChar w:fldCharType="end"/>
        </w:r>
        <w:r w:rsidDel="004316F4">
          <w:rPr>
            <w:rFonts w:hint="eastAsia"/>
          </w:rPr>
          <w:delText xml:space="preserve">　</w:delText>
        </w:r>
      </w:del>
      <w:ins w:id="6294"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110</w:t>
      </w:r>
      <w:ins w:id="6295" w:author="IRK" w:date="2020-03-12T16:22:00Z">
        <w:r w:rsidR="004316F4">
          <w:fldChar w:fldCharType="end"/>
        </w:r>
      </w:ins>
      <w:r w:rsidRPr="004234CD">
        <w:rPr>
          <w:noProof/>
        </w:rPr>
        <w:t xml:space="preserve"> </w:t>
      </w:r>
      <w:r>
        <w:rPr>
          <w:noProof/>
        </w:rPr>
        <w:t>com.innoexpert.innorulesj.abstractcompiler.Type</w:t>
      </w:r>
      <w:r>
        <w:rPr>
          <w:rFonts w:hint="eastAsia"/>
          <w:noProof/>
        </w:rPr>
        <w:t>]</w:t>
      </w:r>
      <w:bookmarkEnd w:id="6292"/>
    </w:p>
    <w:tbl>
      <w:tblPr>
        <w:tblStyle w:val="af4"/>
        <w:tblW w:w="0" w:type="auto"/>
        <w:jc w:val="center"/>
        <w:tblLook w:val="04A0" w:firstRow="1" w:lastRow="0" w:firstColumn="1" w:lastColumn="0" w:noHBand="0" w:noVBand="1"/>
        <w:tblPrChange w:id="6296" w:author="IRK" w:date="2020-04-14T16:11:00Z">
          <w:tblPr>
            <w:tblStyle w:val="af4"/>
            <w:tblW w:w="0" w:type="auto"/>
            <w:tblInd w:w="108" w:type="dxa"/>
            <w:tblLook w:val="04A0" w:firstRow="1" w:lastRow="0" w:firstColumn="1" w:lastColumn="0" w:noHBand="0" w:noVBand="1"/>
          </w:tblPr>
        </w:tblPrChange>
      </w:tblPr>
      <w:tblGrid>
        <w:gridCol w:w="9463"/>
        <w:tblGridChange w:id="6297">
          <w:tblGrid>
            <w:gridCol w:w="9463"/>
          </w:tblGrid>
        </w:tblGridChange>
      </w:tblGrid>
      <w:tr w:rsidR="001140F8" w14:paraId="1746C9CC" w14:textId="77777777" w:rsidTr="007E6E4B">
        <w:trPr>
          <w:jc w:val="center"/>
        </w:trPr>
        <w:tc>
          <w:tcPr>
            <w:tcW w:w="9463" w:type="dxa"/>
            <w:tcPrChange w:id="6298" w:author="IRK" w:date="2020-04-14T16:11:00Z">
              <w:tcPr>
                <w:tcW w:w="9463" w:type="dxa"/>
              </w:tcPr>
            </w:tcPrChange>
          </w:tcPr>
          <w:p w14:paraId="6967D039" w14:textId="2DC9B427" w:rsidR="001140F8" w:rsidRDefault="007E6E4B">
            <w:pPr>
              <w:pStyle w:val="1b"/>
              <w:pPrChange w:id="6299" w:author="IRK" w:date="2020-04-14T13:58:00Z">
                <w:pPr>
                  <w:pStyle w:val="aff1"/>
                </w:pPr>
              </w:pPrChange>
            </w:pPr>
            <w:ins w:id="6300" w:author="IRK" w:date="2020-04-14T16:10:00Z">
              <w:r>
                <w:t xml:space="preserve"> </w:t>
              </w:r>
            </w:ins>
            <w:r w:rsidR="001140F8">
              <w:t>1 package com.innoexpert.innorulesj.abstractcompiler;</w:t>
            </w:r>
          </w:p>
          <w:p w14:paraId="4EABFE36" w14:textId="77777777" w:rsidR="001140F8" w:rsidRDefault="001140F8">
            <w:pPr>
              <w:pStyle w:val="1b"/>
              <w:pPrChange w:id="6301" w:author="IRK" w:date="2020-04-14T13:58:00Z">
                <w:pPr>
                  <w:pStyle w:val="aff1"/>
                </w:pPr>
              </w:pPrChange>
            </w:pPr>
            <w:r>
              <w:t xml:space="preserve"> 2</w:t>
            </w:r>
            <w:del w:id="6302" w:author="IRK" w:date="2020-03-13T10:31:00Z">
              <w:r w:rsidDel="001B0610">
                <w:delText xml:space="preserve"> </w:delText>
              </w:r>
            </w:del>
          </w:p>
          <w:p w14:paraId="37443FD9" w14:textId="77777777" w:rsidR="001140F8" w:rsidRDefault="001140F8">
            <w:pPr>
              <w:pStyle w:val="1b"/>
              <w:pPrChange w:id="6303" w:author="IRK" w:date="2020-04-14T13:58:00Z">
                <w:pPr>
                  <w:pStyle w:val="aff1"/>
                </w:pPr>
              </w:pPrChange>
            </w:pPr>
            <w:r>
              <w:t xml:space="preserve"> 3 public interface Type extends java.io.Serializable</w:t>
            </w:r>
          </w:p>
          <w:p w14:paraId="505246B1" w14:textId="77777777" w:rsidR="001140F8" w:rsidRDefault="001140F8">
            <w:pPr>
              <w:pStyle w:val="1b"/>
              <w:pPrChange w:id="6304" w:author="IRK" w:date="2020-04-14T13:58:00Z">
                <w:pPr>
                  <w:pStyle w:val="aff1"/>
                </w:pPr>
              </w:pPrChange>
            </w:pPr>
            <w:r>
              <w:t xml:space="preserve"> 4 {</w:t>
            </w:r>
          </w:p>
          <w:p w14:paraId="7F6ECC7D" w14:textId="77777777" w:rsidR="001140F8" w:rsidRDefault="001140F8">
            <w:pPr>
              <w:pStyle w:val="1b"/>
              <w:pPrChange w:id="6305" w:author="IRK" w:date="2020-04-14T13:58:00Z">
                <w:pPr>
                  <w:pStyle w:val="aff1"/>
                </w:pPr>
              </w:pPrChange>
            </w:pPr>
            <w:r>
              <w:t xml:space="preserve"> 5     byte getType();</w:t>
            </w:r>
          </w:p>
          <w:p w14:paraId="58A7CF98" w14:textId="77777777" w:rsidR="001140F8" w:rsidRDefault="001140F8">
            <w:pPr>
              <w:pStyle w:val="1b"/>
              <w:pPrChange w:id="6306" w:author="IRK" w:date="2020-04-14T13:58:00Z">
                <w:pPr>
                  <w:pStyle w:val="aff1"/>
                </w:pPr>
              </w:pPrChange>
            </w:pPr>
            <w:r>
              <w:t xml:space="preserve"> 6     boolean isNumber();</w:t>
            </w:r>
          </w:p>
          <w:p w14:paraId="38D3E18C" w14:textId="77777777" w:rsidR="001140F8" w:rsidRDefault="001140F8">
            <w:pPr>
              <w:pStyle w:val="1b"/>
              <w:pPrChange w:id="6307" w:author="IRK" w:date="2020-04-14T13:58:00Z">
                <w:pPr>
                  <w:pStyle w:val="aff1"/>
                </w:pPr>
              </w:pPrChange>
            </w:pPr>
            <w:r>
              <w:t xml:space="preserve"> 7     boolean isString();</w:t>
            </w:r>
          </w:p>
          <w:p w14:paraId="33807DD8" w14:textId="77777777" w:rsidR="001140F8" w:rsidRDefault="001140F8">
            <w:pPr>
              <w:pStyle w:val="1b"/>
              <w:pPrChange w:id="6308" w:author="IRK" w:date="2020-04-14T13:58:00Z">
                <w:pPr>
                  <w:pStyle w:val="aff1"/>
                </w:pPr>
              </w:pPrChange>
            </w:pPr>
            <w:r>
              <w:t xml:space="preserve"> 8     boolean isBoolean();</w:t>
            </w:r>
          </w:p>
          <w:p w14:paraId="636893F8" w14:textId="77777777" w:rsidR="001140F8" w:rsidRDefault="001140F8">
            <w:pPr>
              <w:pStyle w:val="1b"/>
              <w:pPrChange w:id="6309" w:author="IRK" w:date="2020-04-14T13:58:00Z">
                <w:pPr>
                  <w:pStyle w:val="aff1"/>
                </w:pPr>
              </w:pPrChange>
            </w:pPr>
            <w:r>
              <w:t xml:space="preserve"> 9     boolean isSO();</w:t>
            </w:r>
          </w:p>
          <w:p w14:paraId="3E017C64" w14:textId="77777777" w:rsidR="001140F8" w:rsidRDefault="001140F8">
            <w:pPr>
              <w:pStyle w:val="1b"/>
              <w:pPrChange w:id="6310" w:author="IRK" w:date="2020-04-14T13:58:00Z">
                <w:pPr>
                  <w:pStyle w:val="aff1"/>
                </w:pPr>
              </w:pPrChange>
            </w:pPr>
            <w:r>
              <w:t>10     boolean isMO();</w:t>
            </w:r>
          </w:p>
          <w:p w14:paraId="5A0DE65D" w14:textId="77777777" w:rsidR="001140F8" w:rsidRDefault="001140F8">
            <w:pPr>
              <w:pStyle w:val="1b"/>
              <w:pPrChange w:id="6311" w:author="IRK" w:date="2020-04-14T13:58:00Z">
                <w:pPr>
                  <w:pStyle w:val="aff1"/>
                </w:pPr>
              </w:pPrChange>
            </w:pPr>
            <w:r>
              <w:t>11     int getTypeCnt();</w:t>
            </w:r>
          </w:p>
          <w:p w14:paraId="624B560D" w14:textId="77777777" w:rsidR="001140F8" w:rsidRDefault="001140F8">
            <w:pPr>
              <w:pStyle w:val="1b"/>
              <w:pPrChange w:id="6312" w:author="IRK" w:date="2020-04-14T13:58:00Z">
                <w:pPr>
                  <w:pStyle w:val="aff1"/>
                </w:pPr>
              </w:pPrChange>
            </w:pPr>
            <w:r>
              <w:t>12     byte</w:t>
            </w:r>
            <w:r w:rsidR="002821A4">
              <w:t>[ ]</w:t>
            </w:r>
            <w:r>
              <w:t xml:space="preserve"> getTypes();</w:t>
            </w:r>
          </w:p>
          <w:p w14:paraId="7F310982" w14:textId="77777777" w:rsidR="001140F8" w:rsidRDefault="001140F8">
            <w:pPr>
              <w:pStyle w:val="1b"/>
              <w:pPrChange w:id="6313" w:author="IRK" w:date="2020-04-14T13:58:00Z">
                <w:pPr>
                  <w:pStyle w:val="aff1"/>
                </w:pPr>
              </w:pPrChange>
            </w:pPr>
            <w:r>
              <w:t>13 }</w:t>
            </w:r>
          </w:p>
        </w:tc>
      </w:tr>
    </w:tbl>
    <w:p w14:paraId="11B85D78" w14:textId="77777777" w:rsidR="001140F8" w:rsidRDefault="001140F8" w:rsidP="00F93119"/>
    <w:p w14:paraId="68E68D92" w14:textId="77777777" w:rsidR="001140F8" w:rsidRPr="004234CD" w:rsidRDefault="001140F8" w:rsidP="00F93119">
      <w:r w:rsidRPr="004234CD">
        <w:t>次は、各メソッドに関する説明である。</w:t>
      </w:r>
    </w:p>
    <w:p w14:paraId="6FD21717" w14:textId="77777777" w:rsidR="001140F8" w:rsidRPr="004234CD" w:rsidRDefault="001140F8" w:rsidP="00F93119"/>
    <w:p w14:paraId="69CCD3A0" w14:textId="77777777" w:rsidR="001140F8" w:rsidRPr="004234CD" w:rsidRDefault="001140F8" w:rsidP="00F93119">
      <w:r w:rsidRPr="004234CD">
        <w:t>byte getType()</w:t>
      </w:r>
    </w:p>
    <w:p w14:paraId="71DF8E25" w14:textId="3BC1B927" w:rsidR="00947EF5" w:rsidRDefault="00E65728" w:rsidP="00F93119">
      <w:r w:rsidRPr="00AB2487">
        <w:rPr>
          <w:rStyle w:val="aff2"/>
          <w:rFonts w:ascii="Arial" w:eastAsia="ＭＳ Ｐゴシック" w:hAnsi="Arial" w:cs="Arial"/>
          <w:sz w:val="20"/>
          <w:szCs w:val="20"/>
        </w:rPr>
        <w:t>Type</w:t>
      </w:r>
      <w:r w:rsidR="001140F8" w:rsidRPr="004234CD">
        <w:t>オブジェクトが表すデータ</w:t>
      </w:r>
      <w:del w:id="6314" w:author="IRK" w:date="2020-04-13T12:26:00Z">
        <w:r w:rsidR="001140F8" w:rsidRPr="004234CD" w:rsidDel="00610CCB">
          <w:delText>形式</w:delText>
        </w:r>
      </w:del>
      <w:ins w:id="6315" w:author="IRK" w:date="2020-04-13T12:26:00Z">
        <w:r w:rsidR="00610CCB">
          <w:rPr>
            <w:rFonts w:hint="eastAsia"/>
          </w:rPr>
          <w:t>型</w:t>
        </w:r>
      </w:ins>
      <w:r w:rsidR="001140F8" w:rsidRPr="004234CD">
        <w:t>の定数を返す。データ</w:t>
      </w:r>
      <w:del w:id="6316" w:author="IRK" w:date="2020-04-13T12:26:00Z">
        <w:r w:rsidR="001140F8" w:rsidRPr="004234CD" w:rsidDel="00610CCB">
          <w:delText>形式</w:delText>
        </w:r>
      </w:del>
      <w:ins w:id="6317" w:author="IRK" w:date="2020-04-13T12:26:00Z">
        <w:r w:rsidR="00610CCB">
          <w:rPr>
            <w:rFonts w:hint="eastAsia"/>
          </w:rPr>
          <w:t>型</w:t>
        </w:r>
      </w:ins>
      <w:r w:rsidR="001140F8" w:rsidRPr="004234CD">
        <w:t>定数は、</w:t>
      </w:r>
      <w:del w:id="6318" w:author="IRK" w:date="2020-03-13T09:00:00Z">
        <w:r w:rsidR="004234CD" w:rsidDel="00650793">
          <w:delText>表</w:delText>
        </w:r>
        <w:r w:rsidR="00947EF5" w:rsidDel="00650793">
          <w:delText>1</w:delText>
        </w:r>
        <w:r w:rsidR="00947EF5" w:rsidDel="00650793">
          <w:rPr>
            <w:rFonts w:hint="eastAsia"/>
          </w:rPr>
          <w:delText>04</w:delText>
        </w:r>
      </w:del>
      <w:ins w:id="6319" w:author="IRK" w:date="2020-03-13T09:00:00Z">
        <w:r w:rsidR="00650793">
          <w:rPr>
            <w:rFonts w:hint="eastAsia"/>
          </w:rPr>
          <w:t>次の表</w:t>
        </w:r>
      </w:ins>
      <w:r w:rsidR="001140F8" w:rsidRPr="004234CD">
        <w:t>のように</w:t>
      </w:r>
      <w:r w:rsidR="001140F8" w:rsidRPr="003732ED">
        <w:t>com.innoexpert.inno</w:t>
      </w:r>
    </w:p>
    <w:p w14:paraId="285D064C" w14:textId="77777777" w:rsidR="001140F8" w:rsidRPr="004234CD" w:rsidRDefault="001140F8" w:rsidP="00F93119">
      <w:r w:rsidRPr="003732ED">
        <w:t>rulesj.runtime.Types</w:t>
      </w:r>
      <w:r w:rsidRPr="003732ED">
        <w:t>インタフェース</w:t>
      </w:r>
      <w:r w:rsidRPr="004234CD">
        <w:t>に定義されている。</w:t>
      </w:r>
    </w:p>
    <w:p w14:paraId="13C757F8" w14:textId="77777777" w:rsidR="001140F8" w:rsidRDefault="001140F8" w:rsidP="00F93119"/>
    <w:p w14:paraId="61868E12" w14:textId="2B4713B1" w:rsidR="004234CD" w:rsidRDefault="004234CD" w:rsidP="00F93119">
      <w:pPr>
        <w:pStyle w:val="af5"/>
      </w:pPr>
      <w:bookmarkStart w:id="6320" w:name="_Ref34982729"/>
      <w:bookmarkStart w:id="6321" w:name="_Toc40799334"/>
      <w:r>
        <w:t>[</w:t>
      </w:r>
      <w:del w:id="6322"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104</w:delText>
        </w:r>
        <w:r w:rsidR="00E65728" w:rsidDel="004316F4">
          <w:rPr>
            <w:noProof/>
          </w:rPr>
          <w:fldChar w:fldCharType="end"/>
        </w:r>
        <w:r w:rsidDel="004316F4">
          <w:rPr>
            <w:rFonts w:hint="eastAsia"/>
          </w:rPr>
          <w:delText xml:space="preserve">　</w:delText>
        </w:r>
      </w:del>
      <w:ins w:id="6323"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111</w:t>
      </w:r>
      <w:ins w:id="6324" w:author="IRK" w:date="2020-03-12T16:22:00Z">
        <w:r w:rsidR="004316F4">
          <w:fldChar w:fldCharType="end"/>
        </w:r>
        <w:r w:rsidR="004316F4">
          <w:rPr>
            <w:rFonts w:hint="eastAsia"/>
          </w:rPr>
          <w:t xml:space="preserve"> </w:t>
        </w:r>
      </w:ins>
      <w:r>
        <w:rPr>
          <w:noProof/>
        </w:rPr>
        <w:t>データ</w:t>
      </w:r>
      <w:del w:id="6325" w:author="IRK" w:date="2020-04-13T12:26:00Z">
        <w:r w:rsidDel="00610CCB">
          <w:rPr>
            <w:noProof/>
          </w:rPr>
          <w:delText>形式</w:delText>
        </w:r>
      </w:del>
      <w:ins w:id="6326" w:author="IRK" w:date="2020-04-13T12:26:00Z">
        <w:r w:rsidR="00610CCB">
          <w:rPr>
            <w:rFonts w:hint="eastAsia"/>
          </w:rPr>
          <w:t>型</w:t>
        </w:r>
      </w:ins>
      <w:r>
        <w:rPr>
          <w:noProof/>
        </w:rPr>
        <w:t>定数</w:t>
      </w:r>
      <w:r>
        <w:rPr>
          <w:noProof/>
        </w:rPr>
        <w:t xml:space="preserve"> - com.innoexpert.innorulesj.runtime.Types</w:t>
      </w:r>
      <w:r>
        <w:rPr>
          <w:rFonts w:hint="eastAsia"/>
          <w:noProof/>
        </w:rPr>
        <w:t>]</w:t>
      </w:r>
      <w:bookmarkEnd w:id="6320"/>
      <w:bookmarkEnd w:id="6321"/>
    </w:p>
    <w:tbl>
      <w:tblPr>
        <w:tblStyle w:val="af4"/>
        <w:tblW w:w="0" w:type="auto"/>
        <w:jc w:val="center"/>
        <w:tblLook w:val="04A0" w:firstRow="1" w:lastRow="0" w:firstColumn="1" w:lastColumn="0" w:noHBand="0" w:noVBand="1"/>
        <w:tblPrChange w:id="6327" w:author="IRK" w:date="2020-04-14T16:11:00Z">
          <w:tblPr>
            <w:tblStyle w:val="af4"/>
            <w:tblW w:w="0" w:type="auto"/>
            <w:tblInd w:w="108" w:type="dxa"/>
            <w:tblLook w:val="04A0" w:firstRow="1" w:lastRow="0" w:firstColumn="1" w:lastColumn="0" w:noHBand="0" w:noVBand="1"/>
          </w:tblPr>
        </w:tblPrChange>
      </w:tblPr>
      <w:tblGrid>
        <w:gridCol w:w="9463"/>
        <w:tblGridChange w:id="6328">
          <w:tblGrid>
            <w:gridCol w:w="9463"/>
          </w:tblGrid>
        </w:tblGridChange>
      </w:tblGrid>
      <w:tr w:rsidR="001140F8" w14:paraId="1D424D6D" w14:textId="77777777" w:rsidTr="007E6E4B">
        <w:trPr>
          <w:jc w:val="center"/>
        </w:trPr>
        <w:tc>
          <w:tcPr>
            <w:tcW w:w="9463" w:type="dxa"/>
            <w:tcPrChange w:id="6329" w:author="IRK" w:date="2020-04-14T16:11:00Z">
              <w:tcPr>
                <w:tcW w:w="9463" w:type="dxa"/>
              </w:tcPr>
            </w:tcPrChange>
          </w:tcPr>
          <w:p w14:paraId="02054599" w14:textId="5EA05241" w:rsidR="001140F8" w:rsidRDefault="007E6E4B">
            <w:pPr>
              <w:pStyle w:val="1b"/>
              <w:pPrChange w:id="6330" w:author="IRK" w:date="2020-04-14T13:58:00Z">
                <w:pPr>
                  <w:pStyle w:val="aff1"/>
                </w:pPr>
              </w:pPrChange>
            </w:pPr>
            <w:ins w:id="6331" w:author="IRK" w:date="2020-04-14T16:11:00Z">
              <w:r>
                <w:t xml:space="preserve"> </w:t>
              </w:r>
            </w:ins>
            <w:r w:rsidR="001140F8">
              <w:t>1 package com.innoexpert.innorulesj.runtime;</w:t>
            </w:r>
          </w:p>
          <w:p w14:paraId="1F4BB821" w14:textId="77777777" w:rsidR="001140F8" w:rsidRDefault="001140F8">
            <w:pPr>
              <w:pStyle w:val="1b"/>
              <w:pPrChange w:id="6332" w:author="IRK" w:date="2020-04-14T13:58:00Z">
                <w:pPr>
                  <w:pStyle w:val="aff1"/>
                </w:pPr>
              </w:pPrChange>
            </w:pPr>
            <w:r>
              <w:t xml:space="preserve"> 2</w:t>
            </w:r>
            <w:del w:id="6333" w:author="IRK" w:date="2020-03-13T10:31:00Z">
              <w:r w:rsidDel="001B0610">
                <w:delText xml:space="preserve"> </w:delText>
              </w:r>
            </w:del>
          </w:p>
          <w:p w14:paraId="36E390A6" w14:textId="77777777" w:rsidR="001140F8" w:rsidRDefault="001140F8">
            <w:pPr>
              <w:pStyle w:val="1b"/>
              <w:pPrChange w:id="6334" w:author="IRK" w:date="2020-04-14T13:58:00Z">
                <w:pPr>
                  <w:pStyle w:val="aff1"/>
                </w:pPr>
              </w:pPrChange>
            </w:pPr>
            <w:r>
              <w:t xml:space="preserve"> 3 interface Types</w:t>
            </w:r>
          </w:p>
          <w:p w14:paraId="533105CC" w14:textId="77777777" w:rsidR="001140F8" w:rsidRDefault="001140F8">
            <w:pPr>
              <w:pStyle w:val="1b"/>
              <w:pPrChange w:id="6335" w:author="IRK" w:date="2020-04-14T13:58:00Z">
                <w:pPr>
                  <w:pStyle w:val="aff1"/>
                </w:pPr>
              </w:pPrChange>
            </w:pPr>
            <w:r>
              <w:t xml:space="preserve"> 4 {</w:t>
            </w:r>
          </w:p>
          <w:p w14:paraId="1AB8469E" w14:textId="77777777" w:rsidR="001140F8" w:rsidRDefault="001140F8">
            <w:pPr>
              <w:pStyle w:val="1b"/>
              <w:pPrChange w:id="6336" w:author="IRK" w:date="2020-04-14T13:58:00Z">
                <w:pPr>
                  <w:pStyle w:val="aff1"/>
                </w:pPr>
              </w:pPrChange>
            </w:pPr>
            <w:r>
              <w:t xml:space="preserve"> 5     static final byte IR_NUMBER = 1;</w:t>
            </w:r>
          </w:p>
          <w:p w14:paraId="2A79D745" w14:textId="77777777" w:rsidR="001140F8" w:rsidRDefault="001140F8">
            <w:pPr>
              <w:pStyle w:val="1b"/>
              <w:pPrChange w:id="6337" w:author="IRK" w:date="2020-04-14T13:58:00Z">
                <w:pPr>
                  <w:pStyle w:val="aff1"/>
                </w:pPr>
              </w:pPrChange>
            </w:pPr>
            <w:r>
              <w:t xml:space="preserve"> 6     static final byte IR_STRING = 2;</w:t>
            </w:r>
          </w:p>
          <w:p w14:paraId="1F442A91" w14:textId="77777777" w:rsidR="001140F8" w:rsidRDefault="001140F8">
            <w:pPr>
              <w:pStyle w:val="1b"/>
              <w:pPrChange w:id="6338" w:author="IRK" w:date="2020-04-14T13:58:00Z">
                <w:pPr>
                  <w:pStyle w:val="aff1"/>
                </w:pPr>
              </w:pPrChange>
            </w:pPr>
            <w:r>
              <w:t xml:space="preserve"> 7     static final byte IR_BOOLEAN = 3;</w:t>
            </w:r>
          </w:p>
          <w:p w14:paraId="1521AE82" w14:textId="77777777" w:rsidR="001140F8" w:rsidRDefault="001140F8">
            <w:pPr>
              <w:pStyle w:val="1b"/>
              <w:pPrChange w:id="6339" w:author="IRK" w:date="2020-04-14T13:58:00Z">
                <w:pPr>
                  <w:pStyle w:val="aff1"/>
                </w:pPr>
              </w:pPrChange>
            </w:pPr>
            <w:r>
              <w:t xml:space="preserve"> 8     static final byte IR_SO = 4;</w:t>
            </w:r>
          </w:p>
          <w:p w14:paraId="48305CAF" w14:textId="77777777" w:rsidR="001140F8" w:rsidRDefault="001140F8">
            <w:pPr>
              <w:pStyle w:val="1b"/>
              <w:pPrChange w:id="6340" w:author="IRK" w:date="2020-04-14T13:58:00Z">
                <w:pPr>
                  <w:pStyle w:val="aff1"/>
                </w:pPr>
              </w:pPrChange>
            </w:pPr>
            <w:r>
              <w:t xml:space="preserve"> 9     static final byte IR_MO = 5;</w:t>
            </w:r>
          </w:p>
          <w:p w14:paraId="02608CE8" w14:textId="77777777" w:rsidR="001140F8" w:rsidRDefault="001140F8">
            <w:pPr>
              <w:pStyle w:val="1b"/>
              <w:pPrChange w:id="6341" w:author="IRK" w:date="2020-04-14T13:58:00Z">
                <w:pPr>
                  <w:pStyle w:val="aff1"/>
                </w:pPr>
              </w:pPrChange>
            </w:pPr>
            <w:r>
              <w:t>10     …</w:t>
            </w:r>
          </w:p>
          <w:p w14:paraId="4D0A3FE7" w14:textId="77777777" w:rsidR="001140F8" w:rsidRDefault="001140F8">
            <w:pPr>
              <w:pStyle w:val="1b"/>
              <w:pPrChange w:id="6342" w:author="IRK" w:date="2020-04-14T13:58:00Z">
                <w:pPr>
                  <w:pStyle w:val="aff1"/>
                </w:pPr>
              </w:pPrChange>
            </w:pPr>
            <w:r>
              <w:t>11 }</w:t>
            </w:r>
          </w:p>
        </w:tc>
      </w:tr>
    </w:tbl>
    <w:p w14:paraId="13A1042D" w14:textId="77777777" w:rsidR="001140F8" w:rsidRPr="004234CD" w:rsidRDefault="001140F8" w:rsidP="00F93119"/>
    <w:p w14:paraId="2329E0F5" w14:textId="77777777" w:rsidR="001140F8" w:rsidRPr="00AC63D4" w:rsidRDefault="001140F8" w:rsidP="00F93119">
      <w:r w:rsidRPr="00302C12">
        <w:t>IR_NUMBER</w:t>
      </w:r>
      <w:r w:rsidRPr="00302C12">
        <w:t>、</w:t>
      </w:r>
      <w:r w:rsidRPr="00302C12">
        <w:t>IR_STRING</w:t>
      </w:r>
      <w:r w:rsidRPr="00302C12">
        <w:t>、</w:t>
      </w:r>
      <w:r w:rsidRPr="00302C12">
        <w:t>IR_BOOLEAN</w:t>
      </w:r>
      <w:r w:rsidRPr="00302C12">
        <w:t>は、それぞれ数値型、文字型、論理型を表す定数である。</w:t>
      </w:r>
      <w:r w:rsidRPr="00302C12">
        <w:t>IR_SO</w:t>
      </w:r>
      <w:r w:rsidRPr="00302C12">
        <w:t>は</w:t>
      </w:r>
      <w:r w:rsidRPr="00302C12">
        <w:t>SO</w:t>
      </w:r>
      <w:r w:rsidRPr="00302C12">
        <w:t>型を表す定数で、</w:t>
      </w:r>
      <w:r w:rsidRPr="00302C12">
        <w:t>IR_MO</w:t>
      </w:r>
      <w:r w:rsidRPr="00302C12">
        <w:t>は</w:t>
      </w:r>
      <w:r w:rsidRPr="00302C12">
        <w:t>MO</w:t>
      </w:r>
      <w:r w:rsidRPr="00302C12">
        <w:t>型</w:t>
      </w:r>
      <w:r w:rsidRPr="00AC63D4">
        <w:t>を表す定数である。</w:t>
      </w:r>
    </w:p>
    <w:p w14:paraId="18A7C9BC" w14:textId="77777777" w:rsidR="001140F8" w:rsidRPr="004234CD" w:rsidRDefault="001140F8" w:rsidP="00F93119"/>
    <w:p w14:paraId="77F2E3A5" w14:textId="77777777" w:rsidR="001140F8" w:rsidRPr="004234CD" w:rsidRDefault="001140F8" w:rsidP="00F93119">
      <w:r w:rsidRPr="004234CD">
        <w:t>boolean isNumber()</w:t>
      </w:r>
    </w:p>
    <w:p w14:paraId="3C14338B" w14:textId="30A14698" w:rsidR="001140F8" w:rsidRPr="00F728C5" w:rsidRDefault="00F40656" w:rsidP="00F93119">
      <w:r w:rsidRPr="00F40656">
        <w:rPr>
          <w:rFonts w:hint="eastAsia"/>
        </w:rPr>
        <w:t>Type</w:t>
      </w:r>
      <w:r w:rsidRPr="00F40656">
        <w:rPr>
          <w:rFonts w:hint="eastAsia"/>
        </w:rPr>
        <w:t>オブジェクトの形式が数値型であるかを判定する。</w:t>
      </w:r>
      <w:r w:rsidR="001140F8" w:rsidRPr="00075ED9">
        <w:rPr>
          <w:rStyle w:val="aff2"/>
          <w:rFonts w:asciiTheme="majorHAnsi" w:eastAsia="ＭＳ Ｐゴシック" w:hAnsiTheme="majorHAnsi" w:cstheme="majorHAnsi"/>
          <w:sz w:val="20"/>
          <w:szCs w:val="20"/>
        </w:rPr>
        <w:t>getType</w:t>
      </w:r>
      <w:r w:rsidR="001140F8" w:rsidRPr="00F728C5">
        <w:t>() == Types.IR_NUMBER</w:t>
      </w:r>
      <w:r w:rsidR="001140F8" w:rsidRPr="00F728C5">
        <w:rPr>
          <w:rFonts w:hint="eastAsia"/>
        </w:rPr>
        <w:t>と同一である。</w:t>
      </w:r>
    </w:p>
    <w:p w14:paraId="6E0A260C" w14:textId="77777777" w:rsidR="001140F8" w:rsidRPr="00F40656" w:rsidRDefault="001140F8" w:rsidP="00F93119"/>
    <w:p w14:paraId="1662904D" w14:textId="77777777" w:rsidR="001140F8" w:rsidRPr="004234CD" w:rsidRDefault="001140F8" w:rsidP="00F93119">
      <w:r w:rsidRPr="004234CD">
        <w:t>boolean isString()</w:t>
      </w:r>
    </w:p>
    <w:p w14:paraId="5E4689DA" w14:textId="6C180E8F" w:rsidR="001140F8" w:rsidRPr="00F728C5" w:rsidRDefault="00F40656" w:rsidP="00F93119">
      <w:r w:rsidRPr="00F40656">
        <w:rPr>
          <w:rFonts w:hint="eastAsia"/>
        </w:rPr>
        <w:t>Type</w:t>
      </w:r>
      <w:r>
        <w:rPr>
          <w:rFonts w:hint="eastAsia"/>
        </w:rPr>
        <w:t>オブジェクトの形式が文字</w:t>
      </w:r>
      <w:r w:rsidRPr="00F40656">
        <w:rPr>
          <w:rFonts w:hint="eastAsia"/>
        </w:rPr>
        <w:t>型であるかを判定する。</w:t>
      </w:r>
      <w:r w:rsidR="001140F8" w:rsidRPr="00075ED9">
        <w:rPr>
          <w:rStyle w:val="aff2"/>
          <w:rFonts w:asciiTheme="majorHAnsi" w:eastAsia="ＭＳ Ｐゴシック" w:hAnsiTheme="majorHAnsi" w:cstheme="majorHAnsi"/>
          <w:sz w:val="20"/>
          <w:szCs w:val="20"/>
        </w:rPr>
        <w:t xml:space="preserve">getType() == </w:t>
      </w:r>
      <w:r w:rsidR="001140F8" w:rsidRPr="00F728C5">
        <w:t>Types.IR_STRING</w:t>
      </w:r>
      <w:r w:rsidR="001140F8" w:rsidRPr="00F728C5">
        <w:rPr>
          <w:rFonts w:hint="eastAsia"/>
        </w:rPr>
        <w:t>と同一である。</w:t>
      </w:r>
    </w:p>
    <w:p w14:paraId="53234CA8" w14:textId="77777777" w:rsidR="001140F8" w:rsidRPr="004234CD" w:rsidRDefault="001140F8" w:rsidP="00F93119"/>
    <w:p w14:paraId="0C40A86B" w14:textId="77777777" w:rsidR="001140F8" w:rsidRPr="004234CD" w:rsidRDefault="001140F8" w:rsidP="00F93119">
      <w:r w:rsidRPr="004234CD">
        <w:t>boolean isBoolean()</w:t>
      </w:r>
    </w:p>
    <w:p w14:paraId="2789CD1E" w14:textId="030600CA" w:rsidR="001140F8" w:rsidRPr="00F728C5" w:rsidRDefault="00F40656" w:rsidP="00F93119">
      <w:r w:rsidRPr="00F40656">
        <w:rPr>
          <w:rFonts w:hint="eastAsia"/>
        </w:rPr>
        <w:t>Type</w:t>
      </w:r>
      <w:r w:rsidRPr="00F40656">
        <w:rPr>
          <w:rFonts w:hint="eastAsia"/>
        </w:rPr>
        <w:t>オブジェクトの形式が</w:t>
      </w:r>
      <w:r>
        <w:rPr>
          <w:rFonts w:hint="eastAsia"/>
        </w:rPr>
        <w:t>論理</w:t>
      </w:r>
      <w:r w:rsidRPr="00F40656">
        <w:rPr>
          <w:rFonts w:hint="eastAsia"/>
        </w:rPr>
        <w:t>型であるかを判定する。</w:t>
      </w:r>
      <w:r w:rsidR="001140F8" w:rsidRPr="00F728C5">
        <w:t>getType() == Types.IR_BOOLEAN</w:t>
      </w:r>
      <w:r w:rsidR="001140F8" w:rsidRPr="00F728C5">
        <w:rPr>
          <w:rFonts w:hint="eastAsia"/>
        </w:rPr>
        <w:t>と同一である。</w:t>
      </w:r>
    </w:p>
    <w:p w14:paraId="6C8EACDF" w14:textId="77777777" w:rsidR="001140F8" w:rsidRPr="004234CD" w:rsidRDefault="001140F8" w:rsidP="00F93119"/>
    <w:p w14:paraId="388AD0F6" w14:textId="77777777" w:rsidR="001140F8" w:rsidRPr="004234CD" w:rsidRDefault="001140F8" w:rsidP="00F93119">
      <w:r w:rsidRPr="004234CD">
        <w:t>boolean isSO()</w:t>
      </w:r>
    </w:p>
    <w:p w14:paraId="407F4136" w14:textId="13032F3F" w:rsidR="001140F8" w:rsidRPr="00F728C5" w:rsidRDefault="00F40656" w:rsidP="00F93119">
      <w:r w:rsidRPr="00F40656">
        <w:rPr>
          <w:rFonts w:hint="eastAsia"/>
        </w:rPr>
        <w:t>Type</w:t>
      </w:r>
      <w:r w:rsidRPr="00F40656">
        <w:rPr>
          <w:rFonts w:hint="eastAsia"/>
        </w:rPr>
        <w:t>オブジェクトの形式が</w:t>
      </w:r>
      <w:r w:rsidRPr="00F728C5">
        <w:t>SO</w:t>
      </w:r>
      <w:r w:rsidRPr="00F728C5">
        <w:rPr>
          <w:rFonts w:hint="eastAsia"/>
        </w:rPr>
        <w:t>型</w:t>
      </w:r>
      <w:r w:rsidRPr="00F40656">
        <w:rPr>
          <w:rFonts w:hint="eastAsia"/>
        </w:rPr>
        <w:t>であるかを判定する。</w:t>
      </w:r>
      <w:r w:rsidR="001140F8" w:rsidRPr="00F728C5">
        <w:t>getType() == Types.IR_SO</w:t>
      </w:r>
      <w:r w:rsidR="001140F8" w:rsidRPr="00F728C5">
        <w:rPr>
          <w:rFonts w:hint="eastAsia"/>
        </w:rPr>
        <w:t>と同一である。</w:t>
      </w:r>
    </w:p>
    <w:p w14:paraId="6CF59845" w14:textId="77777777" w:rsidR="001140F8" w:rsidRPr="004234CD" w:rsidRDefault="001140F8" w:rsidP="00F93119"/>
    <w:p w14:paraId="24DF7F3C" w14:textId="77777777" w:rsidR="001140F8" w:rsidRPr="004234CD" w:rsidRDefault="001140F8" w:rsidP="00F93119">
      <w:r w:rsidRPr="004234CD">
        <w:t>boolean isMO()</w:t>
      </w:r>
    </w:p>
    <w:p w14:paraId="2D20F77E" w14:textId="47C221AB" w:rsidR="001140F8" w:rsidRPr="00F728C5" w:rsidRDefault="00F40656" w:rsidP="00F93119">
      <w:r w:rsidRPr="00F40656">
        <w:rPr>
          <w:rFonts w:hint="eastAsia"/>
        </w:rPr>
        <w:t>Type</w:t>
      </w:r>
      <w:r w:rsidRPr="00F40656">
        <w:rPr>
          <w:rFonts w:hint="eastAsia"/>
        </w:rPr>
        <w:t>オブジェクトの形式が</w:t>
      </w:r>
      <w:r>
        <w:rPr>
          <w:rFonts w:hint="eastAsia"/>
        </w:rPr>
        <w:t>M</w:t>
      </w:r>
      <w:r w:rsidRPr="00F728C5">
        <w:t>O</w:t>
      </w:r>
      <w:r w:rsidRPr="00F728C5">
        <w:rPr>
          <w:rFonts w:hint="eastAsia"/>
        </w:rPr>
        <w:t>型</w:t>
      </w:r>
      <w:r w:rsidRPr="00F40656">
        <w:rPr>
          <w:rFonts w:hint="eastAsia"/>
        </w:rPr>
        <w:t>であるかを判定する。</w:t>
      </w:r>
      <w:r w:rsidR="001140F8" w:rsidRPr="00075ED9">
        <w:rPr>
          <w:rStyle w:val="aff2"/>
          <w:rFonts w:asciiTheme="majorHAnsi" w:eastAsia="ＭＳ Ｐゴシック" w:hAnsiTheme="majorHAnsi" w:cstheme="majorHAnsi"/>
          <w:sz w:val="20"/>
          <w:szCs w:val="20"/>
        </w:rPr>
        <w:t xml:space="preserve">getType() == </w:t>
      </w:r>
      <w:r w:rsidR="001140F8" w:rsidRPr="00F728C5">
        <w:t>Types.IR_MO</w:t>
      </w:r>
      <w:r w:rsidR="001140F8" w:rsidRPr="00F728C5">
        <w:rPr>
          <w:rFonts w:hint="eastAsia"/>
        </w:rPr>
        <w:t>と同一である。</w:t>
      </w:r>
    </w:p>
    <w:p w14:paraId="64C35651" w14:textId="77777777" w:rsidR="001140F8" w:rsidRPr="004234CD" w:rsidRDefault="001140F8" w:rsidP="00F93119"/>
    <w:p w14:paraId="34D34E73" w14:textId="77777777" w:rsidR="001140F8" w:rsidRPr="004234CD" w:rsidRDefault="001140F8" w:rsidP="00F93119">
      <w:r w:rsidRPr="004234CD">
        <w:t>int getTypeCnt()</w:t>
      </w:r>
    </w:p>
    <w:p w14:paraId="29755045" w14:textId="6C5EDC55" w:rsidR="001140F8" w:rsidRPr="00F728C5" w:rsidRDefault="001140F8" w:rsidP="00F93119">
      <w:r w:rsidRPr="00F728C5">
        <w:rPr>
          <w:rStyle w:val="aff2"/>
          <w:rFonts w:asciiTheme="majorHAnsi" w:eastAsia="ＭＳ Ｐゴシック" w:hAnsiTheme="majorHAnsi" w:cstheme="majorHAnsi"/>
          <w:sz w:val="20"/>
          <w:szCs w:val="20"/>
        </w:rPr>
        <w:t>Type</w:t>
      </w:r>
      <w:r w:rsidRPr="00F728C5">
        <w:rPr>
          <w:rFonts w:hint="eastAsia"/>
        </w:rPr>
        <w:t>オブジェクト</w:t>
      </w:r>
      <w:r w:rsidR="00F40656" w:rsidRPr="00F40656">
        <w:rPr>
          <w:rFonts w:hint="eastAsia"/>
        </w:rPr>
        <w:t>の形式</w:t>
      </w:r>
      <w:r w:rsidRPr="00F728C5">
        <w:rPr>
          <w:rFonts w:hint="eastAsia"/>
        </w:rPr>
        <w:t>の</w:t>
      </w:r>
      <w:r w:rsidR="00594315">
        <w:rPr>
          <w:rFonts w:hint="eastAsia"/>
        </w:rPr>
        <w:t>カラム数</w:t>
      </w:r>
      <w:r w:rsidRPr="00F728C5">
        <w:rPr>
          <w:rFonts w:hint="eastAsia"/>
        </w:rPr>
        <w:t>を返す。数値型、文字型、論理型のような単純データ</w:t>
      </w:r>
      <w:del w:id="6343" w:author="IRK" w:date="2020-04-13T12:26:00Z">
        <w:r w:rsidRPr="00F728C5" w:rsidDel="00610CCB">
          <w:rPr>
            <w:rFonts w:hint="eastAsia"/>
          </w:rPr>
          <w:delText>形式</w:delText>
        </w:r>
      </w:del>
      <w:ins w:id="6344" w:author="IRK" w:date="2020-04-13T12:26:00Z">
        <w:r w:rsidR="00610CCB">
          <w:rPr>
            <w:rFonts w:hint="eastAsia"/>
          </w:rPr>
          <w:t>型</w:t>
        </w:r>
      </w:ins>
      <w:r w:rsidRPr="00F728C5">
        <w:rPr>
          <w:rFonts w:hint="eastAsia"/>
        </w:rPr>
        <w:t>は</w:t>
      </w:r>
      <w:r w:rsidR="00594315">
        <w:rPr>
          <w:rFonts w:hint="eastAsia"/>
        </w:rPr>
        <w:t>カラム数</w:t>
      </w:r>
      <w:r w:rsidRPr="00F728C5">
        <w:rPr>
          <w:rFonts w:hint="eastAsia"/>
        </w:rPr>
        <w:t>が</w:t>
      </w:r>
      <w:r w:rsidRPr="00F728C5">
        <w:t>1</w:t>
      </w:r>
      <w:r w:rsidRPr="00F728C5">
        <w:rPr>
          <w:rFonts w:hint="eastAsia"/>
        </w:rPr>
        <w:t>つであるが、</w:t>
      </w:r>
      <w:r w:rsidRPr="00F728C5">
        <w:t>SO</w:t>
      </w:r>
      <w:r w:rsidRPr="00F728C5">
        <w:rPr>
          <w:rFonts w:hint="eastAsia"/>
        </w:rPr>
        <w:t>型または</w:t>
      </w:r>
      <w:r w:rsidRPr="00F728C5">
        <w:t>MO</w:t>
      </w:r>
      <w:r w:rsidRPr="00F728C5">
        <w:rPr>
          <w:rFonts w:hint="eastAsia"/>
        </w:rPr>
        <w:t>型は</w:t>
      </w:r>
      <w:r w:rsidR="00594315">
        <w:rPr>
          <w:rFonts w:hint="eastAsia"/>
        </w:rPr>
        <w:t>カラム数</w:t>
      </w:r>
      <w:r w:rsidRPr="00F728C5">
        <w:rPr>
          <w:rFonts w:hint="eastAsia"/>
        </w:rPr>
        <w:t>が</w:t>
      </w:r>
      <w:r w:rsidRPr="00F728C5">
        <w:t>2</w:t>
      </w:r>
      <w:r w:rsidRPr="00F728C5">
        <w:rPr>
          <w:rFonts w:hint="eastAsia"/>
        </w:rPr>
        <w:t>つ以上の場合もある。</w:t>
      </w:r>
    </w:p>
    <w:p w14:paraId="14952D47" w14:textId="77777777" w:rsidR="001140F8" w:rsidRPr="004234CD" w:rsidRDefault="001140F8" w:rsidP="00F93119"/>
    <w:p w14:paraId="39F6B7D6" w14:textId="77777777" w:rsidR="001140F8" w:rsidRPr="004234CD" w:rsidRDefault="001140F8" w:rsidP="00F93119">
      <w:r w:rsidRPr="004234CD">
        <w:t>byte</w:t>
      </w:r>
      <w:r w:rsidR="002821A4">
        <w:t>[ ]</w:t>
      </w:r>
      <w:r w:rsidRPr="004234CD">
        <w:t xml:space="preserve"> getTypes()</w:t>
      </w:r>
    </w:p>
    <w:p w14:paraId="48F76BAD" w14:textId="08D42132" w:rsidR="001140F8" w:rsidRPr="00F728C5" w:rsidRDefault="001140F8" w:rsidP="00F93119">
      <w:r w:rsidRPr="00F728C5">
        <w:rPr>
          <w:rStyle w:val="aff2"/>
          <w:rFonts w:asciiTheme="majorHAnsi" w:eastAsia="ＭＳ Ｐゴシック" w:hAnsiTheme="majorHAnsi" w:cstheme="majorHAnsi"/>
          <w:sz w:val="20"/>
          <w:szCs w:val="20"/>
        </w:rPr>
        <w:t>Type</w:t>
      </w:r>
      <w:r w:rsidRPr="00F728C5">
        <w:rPr>
          <w:rFonts w:hint="eastAsia"/>
        </w:rPr>
        <w:t>オブジェクト形式のカラムのデータ</w:t>
      </w:r>
      <w:del w:id="6345" w:author="IRK" w:date="2020-04-13T12:26:00Z">
        <w:r w:rsidRPr="00F728C5" w:rsidDel="00610CCB">
          <w:rPr>
            <w:rFonts w:hint="eastAsia"/>
          </w:rPr>
          <w:delText>形式</w:delText>
        </w:r>
      </w:del>
      <w:ins w:id="6346" w:author="IRK" w:date="2020-04-13T12:26:00Z">
        <w:r w:rsidR="00610CCB">
          <w:rPr>
            <w:rFonts w:hint="eastAsia"/>
          </w:rPr>
          <w:t>型</w:t>
        </w:r>
      </w:ins>
      <w:r w:rsidRPr="00F728C5">
        <w:rPr>
          <w:rFonts w:hint="eastAsia"/>
        </w:rPr>
        <w:t>を返す。返される配列の長さは</w:t>
      </w:r>
      <w:r w:rsidR="00594315">
        <w:rPr>
          <w:rFonts w:hint="eastAsia"/>
        </w:rPr>
        <w:t>カラム数</w:t>
      </w:r>
      <w:r w:rsidRPr="00F728C5">
        <w:rPr>
          <w:rFonts w:hint="eastAsia"/>
        </w:rPr>
        <w:t>と同一で、配列の各要素の値は対応するカラムのデータ</w:t>
      </w:r>
      <w:del w:id="6347" w:author="IRK" w:date="2020-04-13T12:26:00Z">
        <w:r w:rsidRPr="00F728C5" w:rsidDel="00610CCB">
          <w:rPr>
            <w:rFonts w:hint="eastAsia"/>
          </w:rPr>
          <w:delText>形式</w:delText>
        </w:r>
      </w:del>
      <w:ins w:id="6348" w:author="IRK" w:date="2020-04-13T12:26:00Z">
        <w:r w:rsidR="00610CCB">
          <w:rPr>
            <w:rFonts w:hint="eastAsia"/>
          </w:rPr>
          <w:t>型</w:t>
        </w:r>
      </w:ins>
      <w:r w:rsidRPr="00F728C5">
        <w:rPr>
          <w:rFonts w:hint="eastAsia"/>
        </w:rPr>
        <w:t>定数である。カラムのデータ</w:t>
      </w:r>
      <w:del w:id="6349" w:author="IRK" w:date="2020-04-13T12:26:00Z">
        <w:r w:rsidRPr="00F728C5" w:rsidDel="00610CCB">
          <w:rPr>
            <w:rFonts w:hint="eastAsia"/>
          </w:rPr>
          <w:delText>形式</w:delText>
        </w:r>
      </w:del>
      <w:ins w:id="6350" w:author="IRK" w:date="2020-04-13T12:26:00Z">
        <w:r w:rsidR="00610CCB">
          <w:rPr>
            <w:rFonts w:hint="eastAsia"/>
          </w:rPr>
          <w:t>型</w:t>
        </w:r>
      </w:ins>
      <w:r w:rsidRPr="00F728C5">
        <w:rPr>
          <w:rFonts w:hint="eastAsia"/>
        </w:rPr>
        <w:t>は数値型、文字型、論理型のみが可能である。</w:t>
      </w:r>
    </w:p>
    <w:p w14:paraId="56EAAB01" w14:textId="77777777" w:rsidR="001140F8" w:rsidRPr="004234CD" w:rsidRDefault="001140F8" w:rsidP="00F93119"/>
    <w:p w14:paraId="03AF396E" w14:textId="1D389DE5" w:rsidR="001140F8" w:rsidRPr="004234CD" w:rsidRDefault="00F40656" w:rsidP="00F93119">
      <w:r w:rsidRPr="00F40656">
        <w:rPr>
          <w:rFonts w:hint="eastAsia"/>
        </w:rPr>
        <w:t>使用頻度の高いデータ</w:t>
      </w:r>
      <w:del w:id="6351" w:author="IRK" w:date="2020-04-13T12:26:00Z">
        <w:r w:rsidRPr="00F40656" w:rsidDel="00610CCB">
          <w:rPr>
            <w:rFonts w:hint="eastAsia"/>
          </w:rPr>
          <w:delText>形式</w:delText>
        </w:r>
      </w:del>
      <w:ins w:id="6352" w:author="IRK" w:date="2020-04-13T12:26:00Z">
        <w:r w:rsidR="00610CCB">
          <w:rPr>
            <w:rFonts w:hint="eastAsia"/>
          </w:rPr>
          <w:t>型</w:t>
        </w:r>
      </w:ins>
      <w:r w:rsidRPr="00F40656">
        <w:rPr>
          <w:rFonts w:hint="eastAsia"/>
        </w:rPr>
        <w:t>の</w:t>
      </w:r>
      <w:r w:rsidRPr="00F40656">
        <w:rPr>
          <w:rFonts w:hint="eastAsia"/>
        </w:rPr>
        <w:t>Type</w:t>
      </w:r>
      <w:r w:rsidRPr="00F40656">
        <w:rPr>
          <w:rFonts w:hint="eastAsia"/>
        </w:rPr>
        <w:t>定数を提供す</w:t>
      </w:r>
      <w:r w:rsidR="001140F8" w:rsidRPr="004234CD">
        <w:t>る。</w:t>
      </w:r>
    </w:p>
    <w:p w14:paraId="743AF24C" w14:textId="77777777" w:rsidR="001140F8" w:rsidRPr="004234CD" w:rsidRDefault="001140F8">
      <w:pPr>
        <w:pStyle w:val="10"/>
        <w:rPr>
          <w:rFonts w:cs="Courier New"/>
        </w:rPr>
        <w:pPrChange w:id="6353" w:author="IRK" w:date="2020-05-11T10:58:00Z">
          <w:pPr>
            <w:pStyle w:val="a8"/>
            <w:ind w:left="784"/>
          </w:pPr>
        </w:pPrChange>
      </w:pPr>
      <w:r w:rsidRPr="004234CD">
        <w:t>com.innoexpert.innorulesj.abstractcompiler.TypeImpl.NUMBER</w:t>
      </w:r>
    </w:p>
    <w:p w14:paraId="146E3670" w14:textId="77777777" w:rsidR="001140F8" w:rsidRPr="004234CD" w:rsidRDefault="001140F8">
      <w:pPr>
        <w:pStyle w:val="17"/>
        <w:pPrChange w:id="6354" w:author="IRK" w:date="2020-05-11T10:58:00Z">
          <w:pPr>
            <w:pStyle w:val="a8"/>
            <w:ind w:left="784"/>
          </w:pPr>
        </w:pPrChange>
      </w:pPr>
      <w:r w:rsidRPr="004234CD">
        <w:t>数値型を表す</w:t>
      </w:r>
      <w:r w:rsidRPr="004234CD">
        <w:t>Type</w:t>
      </w:r>
      <w:r w:rsidRPr="004234CD">
        <w:t>定数である。</w:t>
      </w:r>
    </w:p>
    <w:p w14:paraId="632B1EA8" w14:textId="77777777" w:rsidR="001140F8" w:rsidRPr="004234CD" w:rsidRDefault="001140F8">
      <w:pPr>
        <w:pStyle w:val="10"/>
        <w:rPr>
          <w:rFonts w:cs="Courier New"/>
        </w:rPr>
        <w:pPrChange w:id="6355" w:author="IRK" w:date="2020-05-11T10:58:00Z">
          <w:pPr>
            <w:pStyle w:val="a8"/>
            <w:ind w:left="784"/>
          </w:pPr>
        </w:pPrChange>
      </w:pPr>
      <w:r w:rsidRPr="004234CD">
        <w:t>com.innoexpert.innorulesj.abstractcompiler.TypeImpl.STRING</w:t>
      </w:r>
    </w:p>
    <w:p w14:paraId="0844072C" w14:textId="77777777" w:rsidR="001140F8" w:rsidRPr="004234CD" w:rsidRDefault="001140F8">
      <w:pPr>
        <w:pStyle w:val="17"/>
        <w:pPrChange w:id="6356" w:author="IRK" w:date="2020-05-11T10:58:00Z">
          <w:pPr>
            <w:pStyle w:val="a8"/>
            <w:ind w:left="784"/>
          </w:pPr>
        </w:pPrChange>
      </w:pPr>
      <w:r w:rsidRPr="004234CD">
        <w:t>文字型を表す</w:t>
      </w:r>
      <w:r w:rsidRPr="004234CD">
        <w:t>Type</w:t>
      </w:r>
      <w:r w:rsidRPr="004234CD">
        <w:t>定数である。</w:t>
      </w:r>
    </w:p>
    <w:p w14:paraId="34D3EB4B" w14:textId="77777777" w:rsidR="001140F8" w:rsidRPr="004234CD" w:rsidRDefault="001140F8">
      <w:pPr>
        <w:pStyle w:val="10"/>
        <w:rPr>
          <w:rFonts w:cs="Courier New"/>
        </w:rPr>
        <w:pPrChange w:id="6357" w:author="IRK" w:date="2020-05-11T10:58:00Z">
          <w:pPr>
            <w:pStyle w:val="a8"/>
            <w:ind w:left="784"/>
          </w:pPr>
        </w:pPrChange>
      </w:pPr>
      <w:r w:rsidRPr="004234CD">
        <w:t>com.innoexpert.innorulesj.abstractcompiler.TypeImpl.BOOLEAN</w:t>
      </w:r>
    </w:p>
    <w:p w14:paraId="40F65A96" w14:textId="77777777" w:rsidR="001140F8" w:rsidRPr="004234CD" w:rsidRDefault="001140F8">
      <w:pPr>
        <w:pStyle w:val="17"/>
        <w:pPrChange w:id="6358" w:author="IRK" w:date="2020-05-11T10:58:00Z">
          <w:pPr>
            <w:pStyle w:val="a8"/>
            <w:ind w:left="784"/>
          </w:pPr>
        </w:pPrChange>
      </w:pPr>
      <w:r w:rsidRPr="004234CD">
        <w:t>論理型を表す</w:t>
      </w:r>
      <w:r w:rsidRPr="004234CD">
        <w:t>Type</w:t>
      </w:r>
      <w:r w:rsidRPr="004234CD">
        <w:t>定数である。</w:t>
      </w:r>
    </w:p>
    <w:p w14:paraId="45FE0B20" w14:textId="77777777" w:rsidR="001140F8" w:rsidRPr="004234CD" w:rsidRDefault="001140F8">
      <w:pPr>
        <w:pStyle w:val="10"/>
        <w:rPr>
          <w:rFonts w:cs="Courier New"/>
        </w:rPr>
        <w:pPrChange w:id="6359" w:author="IRK" w:date="2020-05-11T10:58:00Z">
          <w:pPr>
            <w:pStyle w:val="a8"/>
            <w:ind w:left="784"/>
          </w:pPr>
        </w:pPrChange>
      </w:pPr>
      <w:r w:rsidRPr="004234CD">
        <w:t>com.innoexpert.innorulesj.abstractcompiler.TypeImpl.NUMARR</w:t>
      </w:r>
    </w:p>
    <w:p w14:paraId="3DFDB446" w14:textId="77777777" w:rsidR="001140F8" w:rsidRPr="004234CD" w:rsidRDefault="001140F8">
      <w:pPr>
        <w:pStyle w:val="17"/>
        <w:pPrChange w:id="6360" w:author="IRK" w:date="2020-05-11T10:58:00Z">
          <w:pPr>
            <w:pStyle w:val="a8"/>
            <w:ind w:left="784"/>
          </w:pPr>
        </w:pPrChange>
      </w:pPr>
      <w:r w:rsidRPr="004234CD">
        <w:t>数値型カラム</w:t>
      </w:r>
      <w:r w:rsidRPr="004234CD">
        <w:t>1</w:t>
      </w:r>
      <w:r w:rsidRPr="004234CD">
        <w:t>つのみで構成される</w:t>
      </w:r>
      <w:r w:rsidRPr="004234CD">
        <w:t>MO</w:t>
      </w:r>
      <w:r w:rsidRPr="004234CD">
        <w:t>型を表す</w:t>
      </w:r>
      <w:r w:rsidRPr="004234CD">
        <w:t>Type</w:t>
      </w:r>
      <w:r w:rsidRPr="004234CD">
        <w:t>定数である。</w:t>
      </w:r>
    </w:p>
    <w:p w14:paraId="48F9BF9D" w14:textId="77777777" w:rsidR="001140F8" w:rsidRPr="004234CD" w:rsidRDefault="001140F8">
      <w:pPr>
        <w:pStyle w:val="10"/>
        <w:rPr>
          <w:rFonts w:cs="Courier New"/>
        </w:rPr>
        <w:pPrChange w:id="6361" w:author="IRK" w:date="2020-05-11T10:58:00Z">
          <w:pPr>
            <w:pStyle w:val="a8"/>
            <w:ind w:left="784"/>
          </w:pPr>
        </w:pPrChange>
      </w:pPr>
      <w:r w:rsidRPr="004234CD">
        <w:t>com.innoexpert.innorulesj.abstractcompiler.TypeImpl.STRARR</w:t>
      </w:r>
    </w:p>
    <w:p w14:paraId="3038D03D" w14:textId="77777777" w:rsidR="001140F8" w:rsidRPr="004234CD" w:rsidRDefault="001140F8">
      <w:pPr>
        <w:pStyle w:val="17"/>
        <w:pPrChange w:id="6362" w:author="IRK" w:date="2020-05-11T10:58:00Z">
          <w:pPr>
            <w:pStyle w:val="a8"/>
            <w:ind w:left="784"/>
          </w:pPr>
        </w:pPrChange>
      </w:pPr>
      <w:r w:rsidRPr="004234CD">
        <w:t>文字型カラム</w:t>
      </w:r>
      <w:r w:rsidRPr="004234CD">
        <w:t>1</w:t>
      </w:r>
      <w:r w:rsidRPr="004234CD">
        <w:t>つのみで構成される</w:t>
      </w:r>
      <w:r w:rsidRPr="004234CD">
        <w:t>MO</w:t>
      </w:r>
      <w:r w:rsidRPr="004234CD">
        <w:t>型を表す</w:t>
      </w:r>
      <w:r w:rsidRPr="004234CD">
        <w:t>Type</w:t>
      </w:r>
      <w:r w:rsidRPr="004234CD">
        <w:t>定数である。</w:t>
      </w:r>
    </w:p>
    <w:p w14:paraId="0E9984B6" w14:textId="77777777" w:rsidR="001140F8" w:rsidRPr="004234CD" w:rsidRDefault="001140F8">
      <w:pPr>
        <w:pStyle w:val="10"/>
        <w:rPr>
          <w:rFonts w:cs="Courier New"/>
        </w:rPr>
        <w:pPrChange w:id="6363" w:author="IRK" w:date="2020-05-11T10:58:00Z">
          <w:pPr>
            <w:pStyle w:val="a8"/>
            <w:ind w:left="784"/>
          </w:pPr>
        </w:pPrChange>
      </w:pPr>
      <w:r w:rsidRPr="004234CD">
        <w:t>com.innoexpert.innorulesj.abstractcompiler.TypeImpl.BOOLARR</w:t>
      </w:r>
    </w:p>
    <w:p w14:paraId="3284F7B6" w14:textId="77777777" w:rsidR="001140F8" w:rsidRPr="004234CD" w:rsidRDefault="001140F8">
      <w:pPr>
        <w:pStyle w:val="17"/>
        <w:pPrChange w:id="6364" w:author="IRK" w:date="2020-05-11T10:58:00Z">
          <w:pPr>
            <w:pStyle w:val="a8"/>
            <w:ind w:left="784"/>
          </w:pPr>
        </w:pPrChange>
      </w:pPr>
      <w:r w:rsidRPr="004234CD">
        <w:t>論理型カラム</w:t>
      </w:r>
      <w:r w:rsidRPr="004234CD">
        <w:t>1</w:t>
      </w:r>
      <w:r w:rsidRPr="004234CD">
        <w:t>つのみで構成される</w:t>
      </w:r>
      <w:r w:rsidRPr="004234CD">
        <w:t>MO</w:t>
      </w:r>
      <w:r w:rsidRPr="004234CD">
        <w:t>型を表す</w:t>
      </w:r>
      <w:r w:rsidRPr="004234CD">
        <w:t>Type</w:t>
      </w:r>
      <w:r w:rsidRPr="004234CD">
        <w:t>定数である。</w:t>
      </w:r>
    </w:p>
    <w:p w14:paraId="321FC06F" w14:textId="77777777" w:rsidR="001140F8" w:rsidRDefault="001140F8" w:rsidP="00F93119"/>
    <w:p w14:paraId="07262876" w14:textId="7CFE64D1" w:rsidR="001140F8" w:rsidRPr="004234CD" w:rsidRDefault="001140F8" w:rsidP="00F93119">
      <w:r w:rsidRPr="00AC63D4">
        <w:t>UserDefinedFunction.check</w:t>
      </w:r>
      <w:r w:rsidRPr="00AC63D4">
        <w:t>メソッドでユーザ定義関数のデータ</w:t>
      </w:r>
      <w:del w:id="6365" w:author="IRK" w:date="2020-04-13T12:26:00Z">
        <w:r w:rsidRPr="00AC63D4" w:rsidDel="00610CCB">
          <w:delText>形式</w:delText>
        </w:r>
      </w:del>
      <w:ins w:id="6366" w:author="IRK" w:date="2020-04-13T12:26:00Z">
        <w:r w:rsidR="00610CCB">
          <w:rPr>
            <w:rFonts w:hint="eastAsia"/>
          </w:rPr>
          <w:t>型</w:t>
        </w:r>
      </w:ins>
      <w:r w:rsidRPr="00AC63D4">
        <w:t>を返すために、</w:t>
      </w:r>
      <w:del w:id="6367" w:author="IRK" w:date="2020-03-13T09:01:00Z">
        <w:r w:rsidRPr="00AC63D4" w:rsidDel="00650793">
          <w:delText>表</w:delText>
        </w:r>
        <w:r w:rsidR="004234CD" w:rsidRPr="00AC63D4" w:rsidDel="00650793">
          <w:delText>107</w:delText>
        </w:r>
      </w:del>
      <w:ins w:id="6368" w:author="IRK" w:date="2020-03-13T09:02:00Z">
        <w:r w:rsidR="00650793">
          <w:fldChar w:fldCharType="begin"/>
        </w:r>
        <w:r w:rsidR="00650793">
          <w:instrText xml:space="preserve"> REF _Ref34982562 \h </w:instrText>
        </w:r>
      </w:ins>
      <w:r w:rsidR="00650793">
        <w:fldChar w:fldCharType="separate"/>
      </w:r>
      <w:r w:rsidR="0092459D">
        <w:t>[</w:t>
      </w:r>
      <w:ins w:id="6369" w:author="IRK" w:date="2020-03-12T16:19:00Z">
        <w:r w:rsidR="0092459D">
          <w:rPr>
            <w:rFonts w:hint="eastAsia"/>
          </w:rPr>
          <w:t>表</w:t>
        </w:r>
        <w:r w:rsidR="0092459D">
          <w:rPr>
            <w:rFonts w:hint="eastAsia"/>
          </w:rPr>
          <w:t xml:space="preserve"> </w:t>
        </w:r>
      </w:ins>
      <w:r w:rsidR="0092459D">
        <w:rPr>
          <w:noProof/>
        </w:rPr>
        <w:t>107</w:t>
      </w:r>
      <w:r w:rsidR="0092459D" w:rsidRPr="00CB06DE">
        <w:rPr>
          <w:noProof/>
        </w:rPr>
        <w:t xml:space="preserve"> </w:t>
      </w:r>
      <w:r w:rsidR="0092459D">
        <w:rPr>
          <w:noProof/>
        </w:rPr>
        <w:t>com.innorules.apiguide.udf.FuncFACT</w:t>
      </w:r>
      <w:r w:rsidR="0092459D">
        <w:rPr>
          <w:rFonts w:hint="eastAsia"/>
          <w:noProof/>
        </w:rPr>
        <w:t>]</w:t>
      </w:r>
      <w:ins w:id="6370" w:author="IRK" w:date="2020-03-13T09:02:00Z">
        <w:r w:rsidR="00650793">
          <w:fldChar w:fldCharType="end"/>
        </w:r>
      </w:ins>
      <w:r w:rsidRPr="00AC63D4">
        <w:t>の</w:t>
      </w:r>
      <w:ins w:id="6371" w:author="IRK" w:date="2020-05-12T14:39:00Z">
        <w:r w:rsidR="00AD48B4">
          <w:rPr>
            <w:rFonts w:hint="eastAsia"/>
          </w:rPr>
          <w:t>[</w:t>
        </w:r>
      </w:ins>
      <w:r w:rsidRPr="00AC63D4">
        <w:t>31</w:t>
      </w:r>
      <w:r w:rsidR="00D13942">
        <w:t>行目</w:t>
      </w:r>
      <w:ins w:id="6372" w:author="IRK" w:date="2020-05-12T14:39:00Z">
        <w:r w:rsidR="00AD48B4">
          <w:rPr>
            <w:rFonts w:hint="eastAsia"/>
          </w:rPr>
          <w:t>]</w:t>
        </w:r>
      </w:ins>
      <w:r w:rsidRPr="00AC63D4">
        <w:t>のようにこの定数を使用</w:t>
      </w:r>
      <w:r w:rsidRPr="004234CD">
        <w:t>できる。より複雑なデータ</w:t>
      </w:r>
      <w:del w:id="6373" w:author="IRK" w:date="2020-04-13T12:26:00Z">
        <w:r w:rsidRPr="004234CD" w:rsidDel="00610CCB">
          <w:delText>形式</w:delText>
        </w:r>
      </w:del>
      <w:ins w:id="6374" w:author="IRK" w:date="2020-04-13T12:26:00Z">
        <w:r w:rsidR="00610CCB">
          <w:rPr>
            <w:rFonts w:hint="eastAsia"/>
          </w:rPr>
          <w:t>型</w:t>
        </w:r>
      </w:ins>
      <w:r w:rsidRPr="004234CD">
        <w:t>は、</w:t>
      </w:r>
      <w:r w:rsidRPr="004234CD">
        <w:t>Type</w:t>
      </w:r>
      <w:r w:rsidRPr="004234CD">
        <w:t>インタフェースを実装したクラスを作成して表現</w:t>
      </w:r>
      <w:r w:rsidR="00F40656">
        <w:rPr>
          <w:rFonts w:hint="eastAsia"/>
        </w:rPr>
        <w:t>す</w:t>
      </w:r>
      <w:r w:rsidRPr="004234CD">
        <w:t>る。</w:t>
      </w:r>
    </w:p>
    <w:p w14:paraId="5DEAEAF1" w14:textId="77777777" w:rsidR="001140F8" w:rsidRDefault="001140F8" w:rsidP="00F93119"/>
    <w:p w14:paraId="1844029C" w14:textId="77777777" w:rsidR="001140F8" w:rsidRDefault="001140F8" w:rsidP="00F93119">
      <w:pPr>
        <w:pStyle w:val="22"/>
      </w:pPr>
      <w:bookmarkStart w:id="6375" w:name="_Toc385838811"/>
      <w:bookmarkStart w:id="6376" w:name="_Toc426449673"/>
      <w:bookmarkStart w:id="6377" w:name="_Toc426449769"/>
      <w:bookmarkStart w:id="6378" w:name="_Toc434858950"/>
      <w:bookmarkStart w:id="6379" w:name="_Ref34987849"/>
      <w:bookmarkStart w:id="6380" w:name="_Ref34987851"/>
      <w:bookmarkStart w:id="6381" w:name="_Toc34988329"/>
      <w:bookmarkStart w:id="6382" w:name="_Ref38316426"/>
      <w:bookmarkStart w:id="6383" w:name="_Toc40799182"/>
      <w:r>
        <w:t>com.innoexpert.innorulesj.suite.udf.Engine</w:t>
      </w:r>
      <w:bookmarkEnd w:id="6375"/>
      <w:bookmarkEnd w:id="6376"/>
      <w:bookmarkEnd w:id="6377"/>
      <w:bookmarkEnd w:id="6378"/>
      <w:bookmarkEnd w:id="6379"/>
      <w:bookmarkEnd w:id="6380"/>
      <w:bookmarkEnd w:id="6381"/>
      <w:bookmarkEnd w:id="6382"/>
      <w:bookmarkEnd w:id="6383"/>
    </w:p>
    <w:p w14:paraId="0424D319" w14:textId="684F0BDC" w:rsidR="001140F8" w:rsidRDefault="001140F8" w:rsidP="00F93119">
      <w:r w:rsidRPr="00AC63D4">
        <w:t>Engine</w:t>
      </w:r>
      <w:r w:rsidRPr="00AC63D4">
        <w:t>インタフェースは、ルール</w:t>
      </w:r>
      <w:r w:rsidR="00947EF5">
        <w:rPr>
          <w:rFonts w:hint="eastAsia"/>
        </w:rPr>
        <w:t>エンジン</w:t>
      </w:r>
      <w:r w:rsidRPr="00AC63D4">
        <w:t>が提供するサービスを呼び出</w:t>
      </w:r>
      <w:r w:rsidR="00F40656">
        <w:rPr>
          <w:rFonts w:hint="eastAsia"/>
        </w:rPr>
        <w:t>す</w:t>
      </w:r>
      <w:r w:rsidRPr="00AC63D4">
        <w:t>メソッドが定義されたインタフェースである。</w:t>
      </w:r>
      <w:r w:rsidRPr="00AC63D4">
        <w:t>Engine</w:t>
      </w:r>
      <w:r w:rsidRPr="00AC63D4">
        <w:t>オブジェクトは、</w:t>
      </w:r>
      <w:r w:rsidRPr="00AC63D4">
        <w:t>UserDefinedFunction.execute</w:t>
      </w:r>
      <w:r w:rsidRPr="00AC63D4">
        <w:t>に</w:t>
      </w:r>
      <w:r w:rsidRPr="004234CD">
        <w:t>パラメータとして引き渡される。このインタフェースには、</w:t>
      </w:r>
      <w:del w:id="6384" w:author="IRK" w:date="2020-03-13T09:02:00Z">
        <w:r w:rsidRPr="004234CD" w:rsidDel="00650793">
          <w:delText>表</w:delText>
        </w:r>
        <w:r w:rsidR="00A53BBB" w:rsidDel="00650793">
          <w:rPr>
            <w:rFonts w:hint="eastAsia"/>
          </w:rPr>
          <w:delText>105</w:delText>
        </w:r>
      </w:del>
      <w:ins w:id="6385" w:author="IRK" w:date="2020-03-13T09:02:00Z">
        <w:r w:rsidR="00650793">
          <w:rPr>
            <w:rFonts w:hint="eastAsia"/>
          </w:rPr>
          <w:t>次の表</w:t>
        </w:r>
      </w:ins>
      <w:r w:rsidRPr="004234CD">
        <w:t>のメソッドが定義されている。</w:t>
      </w:r>
    </w:p>
    <w:p w14:paraId="13C310F2" w14:textId="77777777" w:rsidR="001140F8" w:rsidRDefault="001140F8" w:rsidP="00F93119"/>
    <w:p w14:paraId="3D6DC37E" w14:textId="4D2D2B6B" w:rsidR="004234CD" w:rsidRDefault="004234CD" w:rsidP="00F93119">
      <w:pPr>
        <w:pStyle w:val="af5"/>
      </w:pPr>
      <w:bookmarkStart w:id="6386" w:name="_Toc40799335"/>
      <w:r>
        <w:t>[</w:t>
      </w:r>
      <w:del w:id="6387"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105</w:delText>
        </w:r>
        <w:r w:rsidR="00E65728" w:rsidDel="004316F4">
          <w:rPr>
            <w:noProof/>
          </w:rPr>
          <w:fldChar w:fldCharType="end"/>
        </w:r>
        <w:r w:rsidDel="004316F4">
          <w:rPr>
            <w:rFonts w:hint="eastAsia"/>
          </w:rPr>
          <w:delText xml:space="preserve">　</w:delText>
        </w:r>
      </w:del>
      <w:ins w:id="6388"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112</w:t>
      </w:r>
      <w:ins w:id="6389" w:author="IRK" w:date="2020-03-12T16:22:00Z">
        <w:r w:rsidR="004316F4">
          <w:fldChar w:fldCharType="end"/>
        </w:r>
      </w:ins>
      <w:r w:rsidRPr="004234CD">
        <w:rPr>
          <w:noProof/>
        </w:rPr>
        <w:t xml:space="preserve"> </w:t>
      </w:r>
      <w:r>
        <w:rPr>
          <w:noProof/>
        </w:rPr>
        <w:t>com.innoexpert.innorulesj.suite.udf.Engine</w:t>
      </w:r>
      <w:r>
        <w:rPr>
          <w:rFonts w:hint="eastAsia"/>
          <w:noProof/>
        </w:rPr>
        <w:t>]</w:t>
      </w:r>
      <w:bookmarkEnd w:id="6386"/>
    </w:p>
    <w:tbl>
      <w:tblPr>
        <w:tblStyle w:val="af4"/>
        <w:tblW w:w="0" w:type="auto"/>
        <w:jc w:val="center"/>
        <w:tblLook w:val="04A0" w:firstRow="1" w:lastRow="0" w:firstColumn="1" w:lastColumn="0" w:noHBand="0" w:noVBand="1"/>
        <w:tblPrChange w:id="6390" w:author="IRK" w:date="2020-04-14T16:11:00Z">
          <w:tblPr>
            <w:tblStyle w:val="af4"/>
            <w:tblW w:w="0" w:type="auto"/>
            <w:tblInd w:w="108" w:type="dxa"/>
            <w:tblLook w:val="04A0" w:firstRow="1" w:lastRow="0" w:firstColumn="1" w:lastColumn="0" w:noHBand="0" w:noVBand="1"/>
          </w:tblPr>
        </w:tblPrChange>
      </w:tblPr>
      <w:tblGrid>
        <w:gridCol w:w="9463"/>
        <w:tblGridChange w:id="6391">
          <w:tblGrid>
            <w:gridCol w:w="9463"/>
          </w:tblGrid>
        </w:tblGridChange>
      </w:tblGrid>
      <w:tr w:rsidR="001140F8" w14:paraId="413520F9" w14:textId="77777777" w:rsidTr="007E6E4B">
        <w:trPr>
          <w:jc w:val="center"/>
        </w:trPr>
        <w:tc>
          <w:tcPr>
            <w:tcW w:w="9463" w:type="dxa"/>
            <w:tcPrChange w:id="6392" w:author="IRK" w:date="2020-04-14T16:11:00Z">
              <w:tcPr>
                <w:tcW w:w="9463" w:type="dxa"/>
              </w:tcPr>
            </w:tcPrChange>
          </w:tcPr>
          <w:p w14:paraId="36F19FBA" w14:textId="23F94760" w:rsidR="001140F8" w:rsidRPr="00EF3745" w:rsidRDefault="007E6E4B">
            <w:pPr>
              <w:pStyle w:val="1b"/>
              <w:pPrChange w:id="6393" w:author="IRK" w:date="2020-04-14T13:58:00Z">
                <w:pPr>
                  <w:pStyle w:val="aff1"/>
                </w:pPr>
              </w:pPrChange>
            </w:pPr>
            <w:ins w:id="6394" w:author="IRK" w:date="2020-04-14T16:11:00Z">
              <w:r>
                <w:t xml:space="preserve"> </w:t>
              </w:r>
            </w:ins>
            <w:r w:rsidR="001140F8">
              <w:t>1 package com.innoexpert.innorulesj.suite.udf;</w:t>
            </w:r>
          </w:p>
          <w:p w14:paraId="6E896C13" w14:textId="77777777" w:rsidR="001140F8" w:rsidRPr="00EF3745" w:rsidRDefault="001140F8">
            <w:pPr>
              <w:pStyle w:val="1b"/>
              <w:pPrChange w:id="6395" w:author="IRK" w:date="2020-04-14T13:58:00Z">
                <w:pPr>
                  <w:pStyle w:val="aff1"/>
                </w:pPr>
              </w:pPrChange>
            </w:pPr>
            <w:r>
              <w:t xml:space="preserve"> 2</w:t>
            </w:r>
            <w:del w:id="6396" w:author="IRK" w:date="2020-03-13T10:31:00Z">
              <w:r w:rsidDel="001B0610">
                <w:delText xml:space="preserve"> </w:delText>
              </w:r>
            </w:del>
          </w:p>
          <w:p w14:paraId="2903F603" w14:textId="77777777" w:rsidR="001140F8" w:rsidRPr="00EF3745" w:rsidRDefault="001140F8">
            <w:pPr>
              <w:pStyle w:val="1b"/>
              <w:pPrChange w:id="6397" w:author="IRK" w:date="2020-04-14T13:58:00Z">
                <w:pPr>
                  <w:pStyle w:val="aff1"/>
                </w:pPr>
              </w:pPrChange>
            </w:pPr>
            <w:r>
              <w:t xml:space="preserve"> 3 import java.util.Map;</w:t>
            </w:r>
          </w:p>
          <w:p w14:paraId="18019427" w14:textId="77777777" w:rsidR="001140F8" w:rsidRPr="00EF3745" w:rsidRDefault="001140F8">
            <w:pPr>
              <w:pStyle w:val="1b"/>
              <w:pPrChange w:id="6398" w:author="IRK" w:date="2020-04-14T13:58:00Z">
                <w:pPr>
                  <w:pStyle w:val="aff1"/>
                </w:pPr>
              </w:pPrChange>
            </w:pPr>
            <w:r>
              <w:t xml:space="preserve"> 4</w:t>
            </w:r>
            <w:del w:id="6399" w:author="IRK" w:date="2020-03-13T10:31:00Z">
              <w:r w:rsidDel="001B0610">
                <w:delText xml:space="preserve"> </w:delText>
              </w:r>
            </w:del>
          </w:p>
          <w:p w14:paraId="0F9D6573" w14:textId="77777777" w:rsidR="001140F8" w:rsidRPr="00EF3745" w:rsidRDefault="001140F8">
            <w:pPr>
              <w:pStyle w:val="1b"/>
              <w:pPrChange w:id="6400" w:author="IRK" w:date="2020-04-14T13:58:00Z">
                <w:pPr>
                  <w:pStyle w:val="aff1"/>
                </w:pPr>
              </w:pPrChange>
            </w:pPr>
            <w:r>
              <w:t xml:space="preserve"> 5 import com.innoexpert.innorulesj.exceptions.RuleRuntimeException;</w:t>
            </w:r>
          </w:p>
          <w:p w14:paraId="2449B8FB" w14:textId="77777777" w:rsidR="001140F8" w:rsidRPr="00EF3745" w:rsidRDefault="001140F8">
            <w:pPr>
              <w:pStyle w:val="1b"/>
              <w:pPrChange w:id="6401" w:author="IRK" w:date="2020-04-14T13:58:00Z">
                <w:pPr>
                  <w:pStyle w:val="aff1"/>
                </w:pPr>
              </w:pPrChange>
            </w:pPr>
            <w:r>
              <w:t xml:space="preserve"> 6 import com.innoexpert.innorulesj.repository.RuleMeta;</w:t>
            </w:r>
          </w:p>
          <w:p w14:paraId="3B4A449C" w14:textId="77777777" w:rsidR="001140F8" w:rsidRPr="00EF3745" w:rsidRDefault="001140F8">
            <w:pPr>
              <w:pStyle w:val="1b"/>
              <w:pPrChange w:id="6402" w:author="IRK" w:date="2020-04-14T13:58:00Z">
                <w:pPr>
                  <w:pStyle w:val="aff1"/>
                </w:pPr>
              </w:pPrChange>
            </w:pPr>
            <w:r>
              <w:t xml:space="preserve"> 7</w:t>
            </w:r>
            <w:del w:id="6403" w:author="IRK" w:date="2020-03-13T10:31:00Z">
              <w:r w:rsidDel="001B0610">
                <w:delText xml:space="preserve"> </w:delText>
              </w:r>
            </w:del>
          </w:p>
          <w:p w14:paraId="2B36DCD4" w14:textId="77777777" w:rsidR="001140F8" w:rsidRPr="00EF3745" w:rsidRDefault="001140F8">
            <w:pPr>
              <w:pStyle w:val="1b"/>
              <w:pPrChange w:id="6404" w:author="IRK" w:date="2020-04-14T13:58:00Z">
                <w:pPr>
                  <w:pStyle w:val="aff1"/>
                </w:pPr>
              </w:pPrChange>
            </w:pPr>
            <w:r>
              <w:t xml:space="preserve"> 8 public interface Engine</w:t>
            </w:r>
          </w:p>
          <w:p w14:paraId="72C287C8" w14:textId="77777777" w:rsidR="001140F8" w:rsidRPr="00EF3745" w:rsidRDefault="001140F8">
            <w:pPr>
              <w:pStyle w:val="1b"/>
              <w:pPrChange w:id="6405" w:author="IRK" w:date="2020-04-14T13:58:00Z">
                <w:pPr>
                  <w:pStyle w:val="aff1"/>
                </w:pPr>
              </w:pPrChange>
            </w:pPr>
            <w:r>
              <w:t xml:space="preserve"> 9 {</w:t>
            </w:r>
          </w:p>
          <w:p w14:paraId="2BDFEA89" w14:textId="77777777" w:rsidR="001140F8" w:rsidRPr="00EF3745" w:rsidRDefault="001140F8">
            <w:pPr>
              <w:pStyle w:val="1b"/>
              <w:pPrChange w:id="6406" w:author="IRK" w:date="2020-04-14T13:58:00Z">
                <w:pPr>
                  <w:pStyle w:val="aff1"/>
                </w:pPr>
              </w:pPrChange>
            </w:pPr>
            <w:r>
              <w:t>10     Object executeRule( String id, com.innoexpert.rulesclient.Item... items ) throws RuleRuntimeException;</w:t>
            </w:r>
          </w:p>
          <w:p w14:paraId="48354C61" w14:textId="77777777" w:rsidR="001140F8" w:rsidRPr="00EF3745" w:rsidRDefault="001140F8">
            <w:pPr>
              <w:pStyle w:val="1b"/>
              <w:pPrChange w:id="6407" w:author="IRK" w:date="2020-04-14T13:58:00Z">
                <w:pPr>
                  <w:pStyle w:val="aff1"/>
                </w:pPr>
              </w:pPrChange>
            </w:pPr>
            <w:r>
              <w:t>11     Object executeRuleByName( String name, com.innoexpert.rulesclient.Item... items ) throws RuleRuntimeException;</w:t>
            </w:r>
          </w:p>
          <w:p w14:paraId="3FC0116F" w14:textId="77777777" w:rsidR="001140F8" w:rsidRPr="00EF3745" w:rsidRDefault="001140F8">
            <w:pPr>
              <w:pStyle w:val="1b"/>
              <w:pPrChange w:id="6408" w:author="IRK" w:date="2020-04-14T13:58:00Z">
                <w:pPr>
                  <w:pStyle w:val="aff1"/>
                </w:pPr>
              </w:pPrChange>
            </w:pPr>
            <w:r>
              <w:t>12     Object executeRuleByAlias( String alias, com.innoexpert.rulesclient.Item... items ) throws RuleRuntimeException;</w:t>
            </w:r>
          </w:p>
          <w:p w14:paraId="4669B441" w14:textId="77777777" w:rsidR="001140F8" w:rsidRPr="00EF3745" w:rsidRDefault="001140F8">
            <w:pPr>
              <w:pStyle w:val="1b"/>
              <w:pPrChange w:id="6409" w:author="IRK" w:date="2020-04-14T13:58:00Z">
                <w:pPr>
                  <w:pStyle w:val="aff1"/>
                </w:pPr>
              </w:pPrChange>
            </w:pPr>
            <w:r>
              <w:t>13     Object execute( String expr, String codetype ) throws RuleRuntimeException;</w:t>
            </w:r>
          </w:p>
          <w:p w14:paraId="6034EECA" w14:textId="77777777" w:rsidR="001140F8" w:rsidRPr="00EF3745" w:rsidRDefault="001140F8">
            <w:pPr>
              <w:pStyle w:val="1b"/>
              <w:pPrChange w:id="6410" w:author="IRK" w:date="2020-04-14T13:58:00Z">
                <w:pPr>
                  <w:pStyle w:val="aff1"/>
                </w:pPr>
              </w:pPrChange>
            </w:pPr>
            <w:r>
              <w:t>14     String getSysProp( String name ) throws RuleRuntimeException;</w:t>
            </w:r>
          </w:p>
          <w:p w14:paraId="69B998AB" w14:textId="77777777" w:rsidR="001140F8" w:rsidRPr="00EF3745" w:rsidRDefault="001140F8">
            <w:pPr>
              <w:pStyle w:val="1b"/>
              <w:pPrChange w:id="6411" w:author="IRK" w:date="2020-04-14T13:58:00Z">
                <w:pPr>
                  <w:pStyle w:val="aff1"/>
                </w:pPr>
              </w:pPrChange>
            </w:pPr>
            <w:r>
              <w:t>15     Object queryItem( String id ) throws RuleRuntimeException;</w:t>
            </w:r>
          </w:p>
          <w:p w14:paraId="1022B76F" w14:textId="77777777" w:rsidR="001140F8" w:rsidRPr="00EF3745" w:rsidRDefault="001140F8">
            <w:pPr>
              <w:pStyle w:val="1b"/>
              <w:pPrChange w:id="6412" w:author="IRK" w:date="2020-04-14T13:58:00Z">
                <w:pPr>
                  <w:pStyle w:val="aff1"/>
                </w:pPr>
              </w:pPrChange>
            </w:pPr>
            <w:r>
              <w:t>16     Object queryItemByName( String name ) throws RuleRuntimeException;</w:t>
            </w:r>
          </w:p>
          <w:p w14:paraId="1EE3D29A" w14:textId="77777777" w:rsidR="001140F8" w:rsidRPr="00EF3745" w:rsidRDefault="001140F8">
            <w:pPr>
              <w:pStyle w:val="1b"/>
              <w:pPrChange w:id="6413" w:author="IRK" w:date="2020-04-14T13:58:00Z">
                <w:pPr>
                  <w:pStyle w:val="aff1"/>
                </w:pPr>
              </w:pPrChange>
            </w:pPr>
            <w:r>
              <w:t>17     Object queryItemByAlias( String alias ) throws RuleRuntimeException;</w:t>
            </w:r>
          </w:p>
          <w:p w14:paraId="2513170B" w14:textId="77777777" w:rsidR="001140F8" w:rsidRPr="00EF3745" w:rsidRDefault="001140F8">
            <w:pPr>
              <w:pStyle w:val="1b"/>
              <w:pPrChange w:id="6414" w:author="IRK" w:date="2020-04-14T13:58:00Z">
                <w:pPr>
                  <w:pStyle w:val="aff1"/>
                </w:pPr>
              </w:pPrChange>
            </w:pPr>
            <w:r>
              <w:t>18     String queryCallParameter( String key, String option ) throws RuleRuntimeException;</w:t>
            </w:r>
          </w:p>
          <w:p w14:paraId="6867C434" w14:textId="77777777" w:rsidR="001140F8" w:rsidRPr="00EF3745" w:rsidRDefault="001140F8">
            <w:pPr>
              <w:pStyle w:val="1b"/>
              <w:pPrChange w:id="6415" w:author="IRK" w:date="2020-04-14T13:58:00Z">
                <w:pPr>
                  <w:pStyle w:val="aff1"/>
                </w:pPr>
              </w:pPrChange>
            </w:pPr>
            <w:r>
              <w:t>19     RuleMeta queryRuleTypeByID( String id ) throws RuleRuntimeException;</w:t>
            </w:r>
          </w:p>
          <w:p w14:paraId="6FDEFC78" w14:textId="77777777" w:rsidR="001140F8" w:rsidRPr="00EF3745" w:rsidRDefault="001140F8">
            <w:pPr>
              <w:pStyle w:val="1b"/>
              <w:pPrChange w:id="6416" w:author="IRK" w:date="2020-04-14T13:58:00Z">
                <w:pPr>
                  <w:pStyle w:val="aff1"/>
                </w:pPr>
              </w:pPrChange>
            </w:pPr>
            <w:r>
              <w:t>20     RuleMeta queryRuleTypeByName( String name ) throws RuleRuntimeException;</w:t>
            </w:r>
          </w:p>
          <w:p w14:paraId="588871EA" w14:textId="77777777" w:rsidR="001140F8" w:rsidRPr="00EF3745" w:rsidRDefault="001140F8">
            <w:pPr>
              <w:pStyle w:val="1b"/>
              <w:pPrChange w:id="6417" w:author="IRK" w:date="2020-04-14T13:58:00Z">
                <w:pPr>
                  <w:pStyle w:val="aff1"/>
                </w:pPr>
              </w:pPrChange>
            </w:pPr>
            <w:r>
              <w:t>21     RuleMeta queryRuleTypeByAlias( String alias ) throws RuleRuntimeException;</w:t>
            </w:r>
          </w:p>
          <w:p w14:paraId="058714A0" w14:textId="77777777" w:rsidR="001140F8" w:rsidRPr="00EF3745" w:rsidRDefault="001140F8">
            <w:pPr>
              <w:pStyle w:val="1b"/>
              <w:pPrChange w:id="6418" w:author="IRK" w:date="2020-04-14T13:58:00Z">
                <w:pPr>
                  <w:pStyle w:val="aff1"/>
                </w:pPr>
              </w:pPrChange>
            </w:pPr>
            <w:r>
              <w:t>22     com.innoexpert.innorulesj.repository.Item queryItemTypeByID( String id ) throws RuleRuntimeException;</w:t>
            </w:r>
          </w:p>
          <w:p w14:paraId="2A2EDFD8" w14:textId="77777777" w:rsidR="001140F8" w:rsidRPr="00EF3745" w:rsidRDefault="001140F8">
            <w:pPr>
              <w:pStyle w:val="1b"/>
              <w:pPrChange w:id="6419" w:author="IRK" w:date="2020-04-14T13:58:00Z">
                <w:pPr>
                  <w:pStyle w:val="aff1"/>
                </w:pPr>
              </w:pPrChange>
            </w:pPr>
            <w:r>
              <w:t>23     com.innoexpert.innorulesj.repository.Item queryItemTypeByName( String name ) throws RuleRuntimeException;</w:t>
            </w:r>
          </w:p>
          <w:p w14:paraId="634E3144" w14:textId="77777777" w:rsidR="001140F8" w:rsidRPr="00EF3745" w:rsidRDefault="001140F8">
            <w:pPr>
              <w:pStyle w:val="1b"/>
              <w:pPrChange w:id="6420" w:author="IRK" w:date="2020-04-14T13:58:00Z">
                <w:pPr>
                  <w:pStyle w:val="aff1"/>
                </w:pPr>
              </w:pPrChange>
            </w:pPr>
            <w:r>
              <w:t>24     com.innoexpert.innorulesj.repository.Item queryItemTypeByAlias( String alias ) throws RuleRuntimeException;</w:t>
            </w:r>
          </w:p>
          <w:p w14:paraId="49C4E8B3" w14:textId="77777777" w:rsidR="001140F8" w:rsidRPr="00EF3745" w:rsidRDefault="001140F8">
            <w:pPr>
              <w:pStyle w:val="1b"/>
              <w:pPrChange w:id="6421" w:author="IRK" w:date="2020-04-14T13:58:00Z">
                <w:pPr>
                  <w:pStyle w:val="aff1"/>
                </w:pPr>
              </w:pPrChange>
            </w:pPr>
            <w:r w:rsidRPr="00034793">
              <w:rPr>
                <w:rFonts w:ascii="Arial" w:hAnsi="Arial" w:cs="Arial"/>
                <w:noProof/>
              </w:rPr>
              <w:drawing>
                <wp:anchor distT="0" distB="0" distL="114300" distR="114300" simplePos="0" relativeHeight="251662336" behindDoc="0" locked="0" layoutInCell="1" allowOverlap="1" wp14:anchorId="4ABA8E51" wp14:editId="71F2A253">
                  <wp:simplePos x="0" y="0"/>
                  <wp:positionH relativeFrom="leftMargin">
                    <wp:posOffset>1748155</wp:posOffset>
                  </wp:positionH>
                  <wp:positionV relativeFrom="topMargin">
                    <wp:posOffset>-93508830</wp:posOffset>
                  </wp:positionV>
                  <wp:extent cx="2770505" cy="514350"/>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0505" cy="514350"/>
                          </a:xfrm>
                          <a:prstGeom prst="rect">
                            <a:avLst/>
                          </a:prstGeom>
                          <a:noFill/>
                          <a:ln>
                            <a:noFill/>
                          </a:ln>
                        </pic:spPr>
                      </pic:pic>
                    </a:graphicData>
                  </a:graphic>
                </wp:anchor>
              </w:drawing>
            </w:r>
            <w:r>
              <w:t>25     ...</w:t>
            </w:r>
          </w:p>
          <w:p w14:paraId="2220038E" w14:textId="77777777" w:rsidR="001140F8" w:rsidRDefault="001140F8">
            <w:pPr>
              <w:pStyle w:val="1b"/>
              <w:pPrChange w:id="6422" w:author="IRK" w:date="2020-04-14T13:58:00Z">
                <w:pPr>
                  <w:pStyle w:val="aff1"/>
                </w:pPr>
              </w:pPrChange>
            </w:pPr>
            <w:r>
              <w:t>26 }</w:t>
            </w:r>
          </w:p>
        </w:tc>
      </w:tr>
    </w:tbl>
    <w:p w14:paraId="2E3EC7C0" w14:textId="77777777" w:rsidR="001140F8" w:rsidRPr="004234CD" w:rsidRDefault="001140F8" w:rsidP="00F93119"/>
    <w:p w14:paraId="3981DBAE" w14:textId="151051D5" w:rsidR="001140F8" w:rsidRPr="004234CD" w:rsidRDefault="001140F8" w:rsidP="00F93119">
      <w:r w:rsidRPr="004234CD">
        <w:t>次は、各メソッドに関する簡単な説明である。このメソッドはルール</w:t>
      </w:r>
      <w:r w:rsidR="00947EF5">
        <w:rPr>
          <w:rFonts w:hint="eastAsia"/>
        </w:rPr>
        <w:t>エンジン</w:t>
      </w:r>
      <w:r w:rsidR="00947EF5">
        <w:t>と</w:t>
      </w:r>
      <w:r w:rsidR="005A522A" w:rsidRPr="005A522A">
        <w:rPr>
          <w:rFonts w:hint="eastAsia"/>
        </w:rPr>
        <w:t>ルールリポジトリキャッシュに直接アクセスするため</w:t>
      </w:r>
      <w:r w:rsidR="00947EF5">
        <w:t>、ルール</w:t>
      </w:r>
      <w:r w:rsidR="00947EF5">
        <w:rPr>
          <w:rFonts w:hint="eastAsia"/>
        </w:rPr>
        <w:t>エンジン</w:t>
      </w:r>
      <w:r w:rsidRPr="004234CD">
        <w:t>の動作やルールリポジトリキャッシュの構造などに対する理解が必要である。</w:t>
      </w:r>
    </w:p>
    <w:p w14:paraId="45D56E43" w14:textId="77777777" w:rsidR="001140F8" w:rsidRPr="004234CD" w:rsidRDefault="001140F8" w:rsidP="00F93119"/>
    <w:p w14:paraId="27F3E831" w14:textId="77777777" w:rsidR="001140F8" w:rsidRPr="004234CD" w:rsidRDefault="001140F8" w:rsidP="00F93119">
      <w:r w:rsidRPr="004234CD">
        <w:t>Object executeRule( String id, com.innoexpert.rulesclient.Item... items ) throws RuleRuntimeException</w:t>
      </w:r>
    </w:p>
    <w:p w14:paraId="531F7033" w14:textId="59550BF6" w:rsidR="001140F8" w:rsidRPr="004234CD" w:rsidRDefault="001140F8" w:rsidP="00F93119">
      <w:r w:rsidRPr="00AC63D4">
        <w:t>id</w:t>
      </w:r>
      <w:r w:rsidRPr="00AC63D4">
        <w:t>として指定したルールを実行し結果を返す。</w:t>
      </w:r>
      <w:r w:rsidR="003F0C18" w:rsidRPr="003F0C18">
        <w:rPr>
          <w:rFonts w:hint="eastAsia"/>
        </w:rPr>
        <w:t>このルール実行に必要な項目値を</w:t>
      </w:r>
      <w:r w:rsidR="003F0C18" w:rsidRPr="003F0C18">
        <w:rPr>
          <w:rFonts w:hint="eastAsia"/>
        </w:rPr>
        <w:t>item</w:t>
      </w:r>
      <w:ins w:id="6423" w:author="IRK" w:date="2020-05-12T14:55:00Z">
        <w:r w:rsidR="00670003">
          <w:rPr>
            <w:rFonts w:hint="eastAsia"/>
          </w:rPr>
          <w:t>s</w:t>
        </w:r>
      </w:ins>
      <w:r w:rsidR="003F0C18" w:rsidRPr="003F0C18">
        <w:rPr>
          <w:rFonts w:hint="eastAsia"/>
        </w:rPr>
        <w:t>パラメータに</w:t>
      </w:r>
      <w:r w:rsidRPr="00AC63D4">
        <w:t>指定</w:t>
      </w:r>
      <w:r w:rsidR="003F0C18" w:rsidRPr="00AB2487">
        <w:rPr>
          <w:rFonts w:hint="eastAsia"/>
        </w:rPr>
        <w:t>す</w:t>
      </w:r>
      <w:r w:rsidR="003F0C18" w:rsidRPr="00AC63D4">
        <w:t>る</w:t>
      </w:r>
      <w:r w:rsidRPr="00AC63D4">
        <w:t>。</w:t>
      </w:r>
      <w:r w:rsidR="005900C6" w:rsidRPr="005900C6">
        <w:rPr>
          <w:rFonts w:hint="eastAsia"/>
        </w:rPr>
        <w:t>実行にあたり項目値が不要の場合、</w:t>
      </w:r>
      <w:r w:rsidR="005900C6" w:rsidRPr="005900C6">
        <w:rPr>
          <w:rFonts w:hint="eastAsia"/>
        </w:rPr>
        <w:t>null</w:t>
      </w:r>
      <w:r w:rsidR="005900C6" w:rsidRPr="005900C6">
        <w:rPr>
          <w:rFonts w:hint="eastAsia"/>
        </w:rPr>
        <w:t>を指定する。</w:t>
      </w:r>
      <w:r w:rsidRPr="00AC63D4">
        <w:t>id</w:t>
      </w:r>
      <w:r w:rsidRPr="00AC63D4">
        <w:t>と</w:t>
      </w:r>
      <w:r w:rsidRPr="00AC63D4">
        <w:t>items</w:t>
      </w:r>
      <w:r w:rsidRPr="004234CD">
        <w:t>に使用するコード体系は</w:t>
      </w:r>
      <w:r w:rsidRPr="004234CD">
        <w:t>ID</w:t>
      </w:r>
      <w:r w:rsidRPr="004234CD">
        <w:t>である。</w:t>
      </w:r>
    </w:p>
    <w:p w14:paraId="78202A8B" w14:textId="4AE73660" w:rsidR="001140F8" w:rsidRPr="004234CD" w:rsidRDefault="001140F8" w:rsidP="00F93119">
      <w:r w:rsidRPr="004234CD">
        <w:t>このメソッドを利用してあるルールを呼び出す場合は</w:t>
      </w:r>
      <w:r w:rsidRPr="00AC63D4">
        <w:t>、</w:t>
      </w:r>
      <w:r w:rsidRPr="00AC63D4">
        <w:t>UserDefinedFunction.check</w:t>
      </w:r>
      <w:r w:rsidRPr="00AC63D4">
        <w:t>メソッドの</w:t>
      </w:r>
      <w:r w:rsidRPr="00AC63D4">
        <w:t>rules</w:t>
      </w:r>
      <w:r w:rsidRPr="004234CD">
        <w:t>パラメータに呼び出されるルールの</w:t>
      </w:r>
      <w:r w:rsidRPr="004234CD">
        <w:t>ID</w:t>
      </w:r>
      <w:r w:rsidRPr="004234CD">
        <w:t>を追加することを</w:t>
      </w:r>
      <w:r w:rsidRPr="004234CD">
        <w:rPr>
          <w:rFonts w:hint="eastAsia"/>
        </w:rPr>
        <w:t>推奨する</w:t>
      </w:r>
      <w:r w:rsidRPr="004234CD">
        <w:t>。</w:t>
      </w:r>
      <w:r w:rsidR="005A522A" w:rsidRPr="005A522A">
        <w:rPr>
          <w:rFonts w:hint="eastAsia"/>
        </w:rPr>
        <w:t>詳細は、</w:t>
      </w:r>
      <w:del w:id="6424" w:author="IRK" w:date="2020-03-13T10:31:00Z">
        <w:r w:rsidR="005A522A" w:rsidRPr="005A522A" w:rsidDel="001B0610">
          <w:rPr>
            <w:rFonts w:hint="eastAsia"/>
          </w:rPr>
          <w:delText>7.1</w:delText>
        </w:r>
      </w:del>
      <w:ins w:id="6425" w:author="IRK" w:date="2020-03-13T10:31:00Z">
        <w:r w:rsidR="001B0610">
          <w:rPr>
            <w:rFonts w:hint="eastAsia"/>
          </w:rPr>
          <w:t>「</w:t>
        </w:r>
      </w:ins>
      <w:ins w:id="6426" w:author="IRK" w:date="2020-03-13T10:32:00Z">
        <w:r w:rsidR="001B0610">
          <w:fldChar w:fldCharType="begin"/>
        </w:r>
        <w:r w:rsidR="001B0610">
          <w:instrText xml:space="preserve"> </w:instrText>
        </w:r>
        <w:r w:rsidR="001B0610">
          <w:rPr>
            <w:rFonts w:hint="eastAsia"/>
          </w:rPr>
          <w:instrText>REF _Ref34987943 \r \h</w:instrText>
        </w:r>
        <w:r w:rsidR="001B0610">
          <w:instrText xml:space="preserve"> </w:instrText>
        </w:r>
      </w:ins>
      <w:r w:rsidR="001B0610">
        <w:fldChar w:fldCharType="separate"/>
      </w:r>
      <w:r w:rsidR="0092459D">
        <w:t xml:space="preserve">8.1 </w:t>
      </w:r>
      <w:ins w:id="6427" w:author="IRK" w:date="2020-03-13T10:32:00Z">
        <w:r w:rsidR="001B0610">
          <w:fldChar w:fldCharType="end"/>
        </w:r>
        <w:r w:rsidR="001B0610">
          <w:fldChar w:fldCharType="begin"/>
        </w:r>
        <w:r w:rsidR="001B0610">
          <w:instrText xml:space="preserve"> REF _Ref34987946 \h </w:instrText>
        </w:r>
      </w:ins>
      <w:r w:rsidR="001B0610">
        <w:fldChar w:fldCharType="separate"/>
      </w:r>
      <w:r w:rsidR="0092459D">
        <w:t>com.innoexpert.innorulesj.suite.udf.UserDefinedFunction</w:t>
      </w:r>
      <w:ins w:id="6428" w:author="IRK" w:date="2020-03-13T10:32:00Z">
        <w:r w:rsidR="001B0610">
          <w:fldChar w:fldCharType="end"/>
        </w:r>
        <w:r w:rsidR="001B0610">
          <w:rPr>
            <w:rFonts w:hint="eastAsia"/>
          </w:rPr>
          <w:t>」</w:t>
        </w:r>
      </w:ins>
      <w:r w:rsidR="005A522A" w:rsidRPr="005A522A">
        <w:rPr>
          <w:rFonts w:hint="eastAsia"/>
        </w:rPr>
        <w:t>を参照のこと。</w:t>
      </w:r>
    </w:p>
    <w:p w14:paraId="050D046B" w14:textId="77777777" w:rsidR="001140F8" w:rsidRPr="004234CD" w:rsidRDefault="001140F8" w:rsidP="00F93119"/>
    <w:p w14:paraId="5F6F4254" w14:textId="7C0CA463" w:rsidR="00AC63D4" w:rsidRDefault="001140F8" w:rsidP="00F93119">
      <w:r w:rsidRPr="004234CD">
        <w:t>Object executeRuleByName( String name, com.innoexpert.rul</w:t>
      </w:r>
      <w:r w:rsidR="002C23B1">
        <w:t>esclient.Item... items ) throws</w:t>
      </w:r>
    </w:p>
    <w:p w14:paraId="4A5078F7" w14:textId="77777777" w:rsidR="001140F8" w:rsidRPr="004234CD" w:rsidRDefault="001140F8" w:rsidP="00F93119">
      <w:r w:rsidRPr="004234CD">
        <w:t>RuleRuntimeException</w:t>
      </w:r>
    </w:p>
    <w:p w14:paraId="0C3D7D84" w14:textId="2EB8C5DE" w:rsidR="001140F8" w:rsidRPr="004234CD" w:rsidRDefault="001140F8" w:rsidP="00F93119">
      <w:r w:rsidRPr="00AC63D4">
        <w:t>name</w:t>
      </w:r>
      <w:r w:rsidRPr="00AC63D4">
        <w:t>として指定したルールを実行し結果を返す。</w:t>
      </w:r>
      <w:r w:rsidR="005900C6" w:rsidRPr="005900C6">
        <w:rPr>
          <w:rFonts w:hint="eastAsia"/>
        </w:rPr>
        <w:t>このルール実行に必要な項目値を</w:t>
      </w:r>
      <w:r w:rsidR="005900C6" w:rsidRPr="005900C6">
        <w:rPr>
          <w:rFonts w:hint="eastAsia"/>
        </w:rPr>
        <w:t>item</w:t>
      </w:r>
      <w:ins w:id="6429" w:author="IRK" w:date="2020-05-12T14:55:00Z">
        <w:r w:rsidR="00670003">
          <w:rPr>
            <w:rFonts w:hint="eastAsia"/>
          </w:rPr>
          <w:t>s</w:t>
        </w:r>
      </w:ins>
      <w:r w:rsidR="005900C6" w:rsidRPr="005900C6">
        <w:rPr>
          <w:rFonts w:hint="eastAsia"/>
        </w:rPr>
        <w:t>パラメータに</w:t>
      </w:r>
      <w:r w:rsidRPr="00AC63D4">
        <w:t>指定</w:t>
      </w:r>
      <w:r w:rsidR="005900C6">
        <w:rPr>
          <w:rFonts w:hint="eastAsia"/>
        </w:rPr>
        <w:t>す</w:t>
      </w:r>
      <w:r w:rsidRPr="00AC63D4">
        <w:t>る。</w:t>
      </w:r>
      <w:r w:rsidR="005900C6" w:rsidRPr="005900C6">
        <w:rPr>
          <w:rFonts w:hint="eastAsia"/>
        </w:rPr>
        <w:t>実行にあたり項目値が不要の場合、</w:t>
      </w:r>
      <w:r w:rsidR="005900C6" w:rsidRPr="005900C6">
        <w:rPr>
          <w:rFonts w:hint="eastAsia"/>
        </w:rPr>
        <w:t>null</w:t>
      </w:r>
      <w:r w:rsidR="005900C6" w:rsidRPr="005900C6">
        <w:rPr>
          <w:rFonts w:hint="eastAsia"/>
        </w:rPr>
        <w:t>を指定する。</w:t>
      </w:r>
      <w:r w:rsidRPr="00AC63D4">
        <w:t>name</w:t>
      </w:r>
      <w:r w:rsidRPr="00AC63D4">
        <w:t>と</w:t>
      </w:r>
      <w:r w:rsidRPr="00AC63D4">
        <w:t>items</w:t>
      </w:r>
      <w:r w:rsidRPr="00AC63D4">
        <w:t>に使用するコード</w:t>
      </w:r>
      <w:r w:rsidRPr="004234CD">
        <w:t>体系は</w:t>
      </w:r>
      <w:r w:rsidRPr="004234CD">
        <w:t>NAME</w:t>
      </w:r>
      <w:r w:rsidRPr="004234CD">
        <w:t>である。</w:t>
      </w:r>
    </w:p>
    <w:p w14:paraId="2E04E601" w14:textId="231DE9C7" w:rsidR="001140F8" w:rsidRPr="004234CD" w:rsidRDefault="001140F8" w:rsidP="00F93119">
      <w:r w:rsidRPr="004234CD">
        <w:t>このメソッドを利用してあるルールを</w:t>
      </w:r>
      <w:r w:rsidRPr="00AC63D4">
        <w:t>呼び出す場合は、</w:t>
      </w:r>
      <w:r w:rsidRPr="00AC63D4">
        <w:t>UserDefinedFunction.check</w:t>
      </w:r>
      <w:r w:rsidRPr="00AC63D4">
        <w:t>メソッドの</w:t>
      </w:r>
      <w:r w:rsidRPr="00AC63D4">
        <w:t>rules</w:t>
      </w:r>
      <w:r w:rsidRPr="00AC63D4">
        <w:t>パラメータ</w:t>
      </w:r>
      <w:r w:rsidRPr="004234CD">
        <w:t>に呼び出されるルールの</w:t>
      </w:r>
      <w:r w:rsidRPr="004234CD">
        <w:t>ID</w:t>
      </w:r>
      <w:r w:rsidRPr="004234CD">
        <w:t>を追加することを</w:t>
      </w:r>
      <w:r w:rsidRPr="004234CD">
        <w:rPr>
          <w:rFonts w:hint="eastAsia"/>
        </w:rPr>
        <w:t>推奨する</w:t>
      </w:r>
      <w:r w:rsidRPr="004234CD">
        <w:t>。</w:t>
      </w:r>
      <w:r w:rsidR="005A522A" w:rsidRPr="005A522A">
        <w:rPr>
          <w:rFonts w:hint="eastAsia"/>
        </w:rPr>
        <w:t>詳細は、</w:t>
      </w:r>
      <w:del w:id="6430" w:author="IRK" w:date="2020-03-13T10:32:00Z">
        <w:r w:rsidR="005A522A" w:rsidRPr="005A522A" w:rsidDel="001B0610">
          <w:rPr>
            <w:rFonts w:hint="eastAsia"/>
          </w:rPr>
          <w:delText>7.1</w:delText>
        </w:r>
      </w:del>
      <w:ins w:id="6431" w:author="IRK" w:date="2020-03-13T10:32:00Z">
        <w:r w:rsidR="001B0610">
          <w:rPr>
            <w:rFonts w:hint="eastAsia"/>
          </w:rPr>
          <w:t>「</w:t>
        </w:r>
        <w:r w:rsidR="001B0610">
          <w:fldChar w:fldCharType="begin"/>
        </w:r>
        <w:r w:rsidR="001B0610">
          <w:instrText xml:space="preserve"> </w:instrText>
        </w:r>
        <w:r w:rsidR="001B0610">
          <w:rPr>
            <w:rFonts w:hint="eastAsia"/>
          </w:rPr>
          <w:instrText>REF _Ref34987943 \r \h</w:instrText>
        </w:r>
        <w:r w:rsidR="001B0610">
          <w:instrText xml:space="preserve"> </w:instrText>
        </w:r>
      </w:ins>
      <w:ins w:id="6432" w:author="IRK" w:date="2020-03-13T10:32:00Z">
        <w:r w:rsidR="001B0610">
          <w:fldChar w:fldCharType="separate"/>
        </w:r>
      </w:ins>
      <w:r w:rsidR="0092459D">
        <w:t xml:space="preserve">8.1 </w:t>
      </w:r>
      <w:ins w:id="6433" w:author="IRK" w:date="2020-03-13T10:32:00Z">
        <w:r w:rsidR="001B0610">
          <w:fldChar w:fldCharType="end"/>
        </w:r>
        <w:r w:rsidR="001B0610">
          <w:fldChar w:fldCharType="begin"/>
        </w:r>
        <w:r w:rsidR="001B0610">
          <w:instrText xml:space="preserve"> REF _Ref34987946 \h </w:instrText>
        </w:r>
      </w:ins>
      <w:ins w:id="6434" w:author="IRK" w:date="2020-03-13T10:32:00Z">
        <w:r w:rsidR="001B0610">
          <w:fldChar w:fldCharType="separate"/>
        </w:r>
      </w:ins>
      <w:r w:rsidR="0092459D">
        <w:t>com.innoexpert.innorulesj.suite.udf.UserDefinedFunction</w:t>
      </w:r>
      <w:ins w:id="6435" w:author="IRK" w:date="2020-03-13T10:32:00Z">
        <w:r w:rsidR="001B0610">
          <w:fldChar w:fldCharType="end"/>
        </w:r>
        <w:r w:rsidR="001B0610">
          <w:rPr>
            <w:rFonts w:hint="eastAsia"/>
          </w:rPr>
          <w:t>」</w:t>
        </w:r>
      </w:ins>
      <w:r w:rsidR="005A522A" w:rsidRPr="005A522A">
        <w:rPr>
          <w:rFonts w:hint="eastAsia"/>
        </w:rPr>
        <w:t>を参照のこと。</w:t>
      </w:r>
    </w:p>
    <w:p w14:paraId="0CF87EEC" w14:textId="77777777" w:rsidR="001140F8" w:rsidRPr="004234CD" w:rsidRDefault="001140F8" w:rsidP="00F93119"/>
    <w:p w14:paraId="3429CCF2" w14:textId="2B84D5EC" w:rsidR="00AC63D4" w:rsidRDefault="001140F8">
      <w:pPr>
        <w:pPrChange w:id="6436" w:author="IRK" w:date="2020-03-13T16:02:00Z">
          <w:pPr>
            <w:outlineLvl w:val="0"/>
          </w:pPr>
        </w:pPrChange>
      </w:pPr>
      <w:r w:rsidRPr="004234CD">
        <w:t>Object executeRuleByAlias( String alias, com.innoexpert.rul</w:t>
      </w:r>
      <w:r w:rsidR="002C23B1">
        <w:t>esclient.Item... items ) throws</w:t>
      </w:r>
    </w:p>
    <w:p w14:paraId="42A83602" w14:textId="77777777" w:rsidR="001140F8" w:rsidRPr="004234CD" w:rsidRDefault="001140F8" w:rsidP="00F93119">
      <w:r w:rsidRPr="004234CD">
        <w:t>RuleRuntimeException</w:t>
      </w:r>
    </w:p>
    <w:p w14:paraId="4A2CB940" w14:textId="018BA5E7" w:rsidR="001140F8" w:rsidRPr="004234CD" w:rsidRDefault="001140F8" w:rsidP="00F93119">
      <w:r w:rsidRPr="00AC63D4">
        <w:t>alias</w:t>
      </w:r>
      <w:r w:rsidRPr="00AC63D4">
        <w:t>として指定したルールを実行し結果を返す。</w:t>
      </w:r>
      <w:r w:rsidR="005900C6" w:rsidRPr="005900C6">
        <w:rPr>
          <w:rFonts w:hint="eastAsia"/>
        </w:rPr>
        <w:t>このルール実行に必要な項目値を</w:t>
      </w:r>
      <w:r w:rsidR="005900C6" w:rsidRPr="005900C6">
        <w:rPr>
          <w:rFonts w:hint="eastAsia"/>
        </w:rPr>
        <w:t>item</w:t>
      </w:r>
      <w:ins w:id="6437" w:author="IRK" w:date="2020-05-12T14:55:00Z">
        <w:r w:rsidR="00670003">
          <w:rPr>
            <w:rFonts w:hint="eastAsia"/>
          </w:rPr>
          <w:t>s</w:t>
        </w:r>
      </w:ins>
      <w:r w:rsidR="005900C6" w:rsidRPr="005900C6">
        <w:rPr>
          <w:rFonts w:hint="eastAsia"/>
        </w:rPr>
        <w:t>パラメータに</w:t>
      </w:r>
      <w:r w:rsidRPr="00AC63D4">
        <w:t>指定</w:t>
      </w:r>
      <w:r w:rsidR="005900C6">
        <w:rPr>
          <w:rFonts w:hint="eastAsia"/>
        </w:rPr>
        <w:t>す</w:t>
      </w:r>
      <w:r w:rsidRPr="00AC63D4">
        <w:t>る。</w:t>
      </w:r>
      <w:r w:rsidR="005900C6" w:rsidRPr="005900C6">
        <w:rPr>
          <w:rFonts w:hint="eastAsia"/>
        </w:rPr>
        <w:t>実行にあたり項目値が不要の場合、</w:t>
      </w:r>
      <w:r w:rsidR="005900C6" w:rsidRPr="005900C6">
        <w:rPr>
          <w:rFonts w:hint="eastAsia"/>
        </w:rPr>
        <w:t>null</w:t>
      </w:r>
      <w:r w:rsidR="005900C6" w:rsidRPr="005900C6">
        <w:rPr>
          <w:rFonts w:hint="eastAsia"/>
        </w:rPr>
        <w:t>を指定する。</w:t>
      </w:r>
      <w:r w:rsidRPr="00AC63D4">
        <w:t>alias</w:t>
      </w:r>
      <w:r w:rsidRPr="00AC63D4">
        <w:t>と</w:t>
      </w:r>
      <w:r w:rsidRPr="00AC63D4">
        <w:t>items</w:t>
      </w:r>
      <w:r w:rsidRPr="00AC63D4">
        <w:t>に使用するコード体系は</w:t>
      </w:r>
      <w:r w:rsidRPr="00AC63D4">
        <w:t>ALIAS</w:t>
      </w:r>
      <w:r w:rsidRPr="004234CD">
        <w:t>である。</w:t>
      </w:r>
    </w:p>
    <w:p w14:paraId="30CBB3E1" w14:textId="220F9581" w:rsidR="001140F8" w:rsidRPr="004234CD" w:rsidRDefault="001140F8" w:rsidP="00F93119">
      <w:r w:rsidRPr="004234CD">
        <w:t>このメソッドを利用してあるルールを呼び出す場合は</w:t>
      </w:r>
      <w:r w:rsidRPr="00AC63D4">
        <w:t>、</w:t>
      </w:r>
      <w:r w:rsidRPr="00AC63D4">
        <w:t>UserDefinedFunction.check</w:t>
      </w:r>
      <w:r w:rsidRPr="00AC63D4">
        <w:t>メソッドの</w:t>
      </w:r>
      <w:r w:rsidRPr="00AC63D4">
        <w:t>rules</w:t>
      </w:r>
      <w:r w:rsidRPr="00AC63D4">
        <w:t>パラメータに呼び出されるルールの</w:t>
      </w:r>
      <w:r w:rsidRPr="00AC63D4">
        <w:t>ID</w:t>
      </w:r>
      <w:r w:rsidRPr="00AC63D4">
        <w:t>を追加することを</w:t>
      </w:r>
      <w:r w:rsidRPr="004234CD">
        <w:rPr>
          <w:rFonts w:hint="eastAsia"/>
        </w:rPr>
        <w:t>推奨する</w:t>
      </w:r>
      <w:r w:rsidRPr="004234CD">
        <w:t>。</w:t>
      </w:r>
      <w:r w:rsidR="005A522A" w:rsidRPr="005A522A">
        <w:rPr>
          <w:rFonts w:hint="eastAsia"/>
        </w:rPr>
        <w:t>詳細は、</w:t>
      </w:r>
      <w:del w:id="6438" w:author="IRK" w:date="2020-03-13T10:32:00Z">
        <w:r w:rsidR="005A522A" w:rsidRPr="005A522A" w:rsidDel="001B0610">
          <w:rPr>
            <w:rFonts w:hint="eastAsia"/>
          </w:rPr>
          <w:delText>7.1</w:delText>
        </w:r>
      </w:del>
      <w:ins w:id="6439" w:author="IRK" w:date="2020-03-13T10:32:00Z">
        <w:r w:rsidR="001B0610">
          <w:rPr>
            <w:rFonts w:hint="eastAsia"/>
          </w:rPr>
          <w:t>「</w:t>
        </w:r>
        <w:r w:rsidR="001B0610">
          <w:fldChar w:fldCharType="begin"/>
        </w:r>
        <w:r w:rsidR="001B0610">
          <w:instrText xml:space="preserve"> </w:instrText>
        </w:r>
        <w:r w:rsidR="001B0610">
          <w:rPr>
            <w:rFonts w:hint="eastAsia"/>
          </w:rPr>
          <w:instrText>REF _Ref34987943 \r \h</w:instrText>
        </w:r>
        <w:r w:rsidR="001B0610">
          <w:instrText xml:space="preserve"> </w:instrText>
        </w:r>
      </w:ins>
      <w:ins w:id="6440" w:author="IRK" w:date="2020-03-13T10:32:00Z">
        <w:r w:rsidR="001B0610">
          <w:fldChar w:fldCharType="separate"/>
        </w:r>
      </w:ins>
      <w:r w:rsidR="0092459D">
        <w:t xml:space="preserve">8.1 </w:t>
      </w:r>
      <w:ins w:id="6441" w:author="IRK" w:date="2020-03-13T10:32:00Z">
        <w:r w:rsidR="001B0610">
          <w:fldChar w:fldCharType="end"/>
        </w:r>
        <w:r w:rsidR="001B0610">
          <w:fldChar w:fldCharType="begin"/>
        </w:r>
        <w:r w:rsidR="001B0610">
          <w:instrText xml:space="preserve"> REF _Ref34987946 \h </w:instrText>
        </w:r>
      </w:ins>
      <w:ins w:id="6442" w:author="IRK" w:date="2020-03-13T10:32:00Z">
        <w:r w:rsidR="001B0610">
          <w:fldChar w:fldCharType="separate"/>
        </w:r>
      </w:ins>
      <w:r w:rsidR="0092459D">
        <w:t>com.innoexpert.innorulesj.suite.udf.UserDefinedFunction</w:t>
      </w:r>
      <w:ins w:id="6443" w:author="IRK" w:date="2020-03-13T10:32:00Z">
        <w:r w:rsidR="001B0610">
          <w:fldChar w:fldCharType="end"/>
        </w:r>
        <w:r w:rsidR="001B0610">
          <w:rPr>
            <w:rFonts w:hint="eastAsia"/>
          </w:rPr>
          <w:t>」</w:t>
        </w:r>
      </w:ins>
      <w:r w:rsidR="005A522A" w:rsidRPr="005A522A">
        <w:rPr>
          <w:rFonts w:hint="eastAsia"/>
        </w:rPr>
        <w:t>を参照のこと。</w:t>
      </w:r>
    </w:p>
    <w:p w14:paraId="11C07A3C" w14:textId="77777777" w:rsidR="001140F8" w:rsidRPr="004234CD" w:rsidRDefault="001140F8" w:rsidP="00F93119"/>
    <w:p w14:paraId="201E0BD1" w14:textId="77777777" w:rsidR="001140F8" w:rsidRPr="004234CD" w:rsidRDefault="001140F8">
      <w:pPr>
        <w:pPrChange w:id="6444" w:author="IRK" w:date="2020-03-13T16:02:00Z">
          <w:pPr>
            <w:outlineLvl w:val="0"/>
          </w:pPr>
        </w:pPrChange>
      </w:pPr>
      <w:r w:rsidRPr="004234CD">
        <w:t>Object execute( String expr, String codetype ) throws RuleRuntimeException</w:t>
      </w:r>
    </w:p>
    <w:p w14:paraId="3BB8175C" w14:textId="2BBE6DEB" w:rsidR="001140F8" w:rsidRPr="004234CD" w:rsidRDefault="001140F8" w:rsidP="00F93119">
      <w:r w:rsidRPr="00AC63D4">
        <w:t>expr</w:t>
      </w:r>
      <w:r w:rsidRPr="00AC63D4">
        <w:t>に</w:t>
      </w:r>
      <w:r w:rsidR="005A522A" w:rsidRPr="005A522A">
        <w:rPr>
          <w:rFonts w:hint="eastAsia"/>
        </w:rPr>
        <w:t>指定された</w:t>
      </w:r>
      <w:r w:rsidRPr="00AC63D4">
        <w:t>任意のルール表現式を実行し結果を返す。</w:t>
      </w:r>
      <w:r w:rsidRPr="00AC63D4">
        <w:t>codetype</w:t>
      </w:r>
      <w:r w:rsidRPr="00AC63D4">
        <w:t>はルール表現式に使用されたコード体系である。ルール表現式実行</w:t>
      </w:r>
      <w:r w:rsidR="005A522A">
        <w:rPr>
          <w:rFonts w:hint="eastAsia"/>
        </w:rPr>
        <w:t>時に</w:t>
      </w:r>
      <w:r w:rsidRPr="004234CD">
        <w:t>コンパイルを行</w:t>
      </w:r>
      <w:r w:rsidR="005A522A">
        <w:rPr>
          <w:rFonts w:hint="eastAsia"/>
        </w:rPr>
        <w:t>うため</w:t>
      </w:r>
      <w:r w:rsidRPr="004234CD">
        <w:t>、場合によっては性能低下</w:t>
      </w:r>
      <w:r w:rsidR="005A522A">
        <w:rPr>
          <w:rFonts w:hint="eastAsia"/>
        </w:rPr>
        <w:t>の原因となる</w:t>
      </w:r>
      <w:r w:rsidRPr="004234CD">
        <w:t>。</w:t>
      </w:r>
    </w:p>
    <w:p w14:paraId="2064F45F" w14:textId="77777777" w:rsidR="001140F8" w:rsidRPr="004234CD" w:rsidRDefault="001140F8" w:rsidP="00F93119"/>
    <w:p w14:paraId="5BFFB315" w14:textId="77777777" w:rsidR="001140F8" w:rsidRPr="004234CD" w:rsidRDefault="001140F8">
      <w:pPr>
        <w:pPrChange w:id="6445" w:author="IRK" w:date="2020-03-13T16:02:00Z">
          <w:pPr>
            <w:outlineLvl w:val="0"/>
          </w:pPr>
        </w:pPrChange>
      </w:pPr>
      <w:r w:rsidRPr="004234CD">
        <w:t>String getSysProp( String name ) throws RuleRuntimeException</w:t>
      </w:r>
    </w:p>
    <w:p w14:paraId="7B860CE9" w14:textId="31A90C6C" w:rsidR="001140F8" w:rsidRPr="004234CD" w:rsidRDefault="001140F8" w:rsidP="00F93119">
      <w:r w:rsidRPr="004234CD">
        <w:t>ルールリポジトリキャッシュに登録されているシステムプロパティを取り込む。代表的なシステムプロパティの名前は、</w:t>
      </w:r>
      <w:del w:id="6446" w:author="IRK" w:date="2020-03-12T14:39:00Z">
        <w:r w:rsidR="00EA566F" w:rsidDel="00A55E2C">
          <w:rPr>
            <w:rFonts w:hint="eastAsia"/>
          </w:rPr>
          <w:delText>以下</w:delText>
        </w:r>
      </w:del>
      <w:ins w:id="6447" w:author="IRK" w:date="2020-03-12T14:39:00Z">
        <w:r w:rsidR="00A55E2C">
          <w:rPr>
            <w:rFonts w:hint="eastAsia"/>
          </w:rPr>
          <w:t>次</w:t>
        </w:r>
      </w:ins>
      <w:r w:rsidRPr="004234CD">
        <w:t>の</w:t>
      </w:r>
      <w:del w:id="6448" w:author="IRK" w:date="2020-03-12T14:39:00Z">
        <w:r w:rsidRPr="004234CD" w:rsidDel="00A55E2C">
          <w:delText>通</w:delText>
        </w:r>
      </w:del>
      <w:del w:id="6449" w:author="IRK" w:date="2020-03-12T14:40:00Z">
        <w:r w:rsidRPr="004234CD" w:rsidDel="00A55E2C">
          <w:delText>り</w:delText>
        </w:r>
      </w:del>
      <w:ins w:id="6450" w:author="IRK" w:date="2020-03-12T14:40:00Z">
        <w:r w:rsidR="00A55E2C">
          <w:rPr>
            <w:rFonts w:hint="eastAsia"/>
          </w:rPr>
          <w:t>とおり</w:t>
        </w:r>
      </w:ins>
      <w:r w:rsidRPr="004234CD">
        <w:t>である。</w:t>
      </w:r>
    </w:p>
    <w:p w14:paraId="60AA3024" w14:textId="77777777" w:rsidR="001140F8" w:rsidRPr="004234CD" w:rsidRDefault="001140F8">
      <w:pPr>
        <w:pStyle w:val="10"/>
        <w:pPrChange w:id="6451" w:author="IRK" w:date="2020-05-11T10:58:00Z">
          <w:pPr>
            <w:pStyle w:val="a8"/>
            <w:ind w:left="784"/>
          </w:pPr>
        </w:pPrChange>
      </w:pPr>
      <w:r w:rsidRPr="004234CD">
        <w:t>SYSTEM</w:t>
      </w:r>
    </w:p>
    <w:p w14:paraId="7C05CBB0" w14:textId="77777777" w:rsidR="001140F8" w:rsidRPr="004234CD" w:rsidRDefault="001140F8">
      <w:pPr>
        <w:pStyle w:val="17"/>
        <w:pPrChange w:id="6452" w:author="IRK" w:date="2020-05-11T10:58:00Z">
          <w:pPr>
            <w:pStyle w:val="a8"/>
            <w:ind w:left="784"/>
          </w:pPr>
        </w:pPrChange>
      </w:pPr>
      <w:r w:rsidRPr="004234CD">
        <w:t>ルール</w:t>
      </w:r>
      <w:r w:rsidR="00947EF5">
        <w:rPr>
          <w:rFonts w:hint="eastAsia"/>
        </w:rPr>
        <w:t>エンジン</w:t>
      </w:r>
      <w:r w:rsidRPr="004234CD">
        <w:t>が実行されているルールシステムの名前</w:t>
      </w:r>
    </w:p>
    <w:p w14:paraId="05640D63" w14:textId="77777777" w:rsidR="001140F8" w:rsidRPr="004234CD" w:rsidRDefault="001140F8">
      <w:pPr>
        <w:pStyle w:val="10"/>
        <w:pPrChange w:id="6453" w:author="IRK" w:date="2020-05-11T10:58:00Z">
          <w:pPr>
            <w:pStyle w:val="a8"/>
            <w:ind w:left="784"/>
          </w:pPr>
        </w:pPrChange>
      </w:pPr>
      <w:r w:rsidRPr="004234CD">
        <w:t>TIMESTAMP</w:t>
      </w:r>
    </w:p>
    <w:p w14:paraId="6A62388C" w14:textId="77777777" w:rsidR="001140F8" w:rsidRPr="004234CD" w:rsidRDefault="001140F8">
      <w:pPr>
        <w:pStyle w:val="17"/>
        <w:pPrChange w:id="6454" w:author="IRK" w:date="2020-05-11T10:58:00Z">
          <w:pPr>
            <w:pStyle w:val="a8"/>
            <w:ind w:left="784"/>
          </w:pPr>
        </w:pPrChange>
      </w:pPr>
      <w:r w:rsidRPr="004234CD">
        <w:t>ルールリポジトリのタイムスタンプ</w:t>
      </w:r>
      <w:r w:rsidR="00460998" w:rsidRPr="00F728C5">
        <w:rPr>
          <w:rFonts w:hint="eastAsia"/>
        </w:rPr>
        <w:t>。</w:t>
      </w:r>
      <w:r w:rsidRPr="004234CD">
        <w:t>タイムスタンプは、ルールのデータベースが最後に修正された時刻である。</w:t>
      </w:r>
    </w:p>
    <w:p w14:paraId="55204BCB" w14:textId="77777777" w:rsidR="001140F8" w:rsidRPr="00460998" w:rsidRDefault="001140F8" w:rsidP="00F93119"/>
    <w:p w14:paraId="53088B07" w14:textId="77777777" w:rsidR="001140F8" w:rsidRPr="004234CD" w:rsidRDefault="001140F8">
      <w:pPr>
        <w:pPrChange w:id="6455" w:author="IRK" w:date="2020-03-13T16:02:00Z">
          <w:pPr>
            <w:outlineLvl w:val="0"/>
          </w:pPr>
        </w:pPrChange>
      </w:pPr>
      <w:r w:rsidRPr="004234CD">
        <w:t>Object queryItem( String id ) throws RuleRuntimeException</w:t>
      </w:r>
    </w:p>
    <w:p w14:paraId="09CA750C" w14:textId="4EFAF704" w:rsidR="001140F8" w:rsidRPr="004234CD" w:rsidRDefault="001140F8" w:rsidP="00F93119">
      <w:r w:rsidRPr="004234CD">
        <w:t>入力された項目のうち、</w:t>
      </w:r>
      <w:r w:rsidRPr="00AC63D4">
        <w:t>ID</w:t>
      </w:r>
      <w:r w:rsidRPr="00AC63D4">
        <w:t>が</w:t>
      </w:r>
      <w:r w:rsidRPr="00AC63D4">
        <w:t>id</w:t>
      </w:r>
      <w:r w:rsidRPr="00AC63D4">
        <w:t>である項目値を</w:t>
      </w:r>
      <w:del w:id="6456" w:author="IRK" w:date="2020-04-20T23:08:00Z">
        <w:r w:rsidRPr="00AC63D4" w:rsidDel="00FF4EA1">
          <w:delText>取り込む</w:delText>
        </w:r>
      </w:del>
      <w:ins w:id="6457" w:author="IRK" w:date="2020-04-20T23:09:00Z">
        <w:r w:rsidR="00FF4EA1">
          <w:rPr>
            <w:rFonts w:hint="eastAsia"/>
          </w:rPr>
          <w:t>返す</w:t>
        </w:r>
      </w:ins>
      <w:r w:rsidRPr="00AC63D4">
        <w:t>。項目値が入力されていない場合は、例外が発生する。項目が数値型の場合は</w:t>
      </w:r>
      <w:r w:rsidRPr="00AC63D4">
        <w:t>java.lang.Double</w:t>
      </w:r>
      <w:r w:rsidRPr="00AC63D4">
        <w:t>オブジェクト</w:t>
      </w:r>
      <w:r w:rsidRPr="004234CD">
        <w:t>、文字型の場合</w:t>
      </w:r>
      <w:r w:rsidRPr="00AC63D4">
        <w:t>は</w:t>
      </w:r>
      <w:r w:rsidRPr="00AC63D4">
        <w:t>java.lang.String</w:t>
      </w:r>
      <w:r w:rsidRPr="00AC63D4">
        <w:t>オブジェクト</w:t>
      </w:r>
      <w:r w:rsidRPr="004234CD">
        <w:t>が返される。</w:t>
      </w:r>
    </w:p>
    <w:p w14:paraId="36F8F73F" w14:textId="77777777" w:rsidR="001140F8" w:rsidRPr="004234CD" w:rsidRDefault="001140F8" w:rsidP="00F93119"/>
    <w:p w14:paraId="0831F3F9" w14:textId="77777777" w:rsidR="001140F8" w:rsidRPr="004234CD" w:rsidRDefault="001140F8">
      <w:pPr>
        <w:pPrChange w:id="6458" w:author="IRK" w:date="2020-03-13T16:02:00Z">
          <w:pPr>
            <w:outlineLvl w:val="0"/>
          </w:pPr>
        </w:pPrChange>
      </w:pPr>
      <w:r w:rsidRPr="004234CD">
        <w:t>Object queryItemByName( String name ) throws RuleRuntimeException</w:t>
      </w:r>
    </w:p>
    <w:p w14:paraId="7F6940E4" w14:textId="219A470F" w:rsidR="001140F8" w:rsidRPr="004234CD" w:rsidRDefault="001140F8" w:rsidP="00F93119">
      <w:r w:rsidRPr="004234CD">
        <w:t>入力された項目のうち、名前が</w:t>
      </w:r>
      <w:r w:rsidRPr="00AC63D4">
        <w:t>name</w:t>
      </w:r>
      <w:r w:rsidRPr="00AC63D4">
        <w:t>である項目値を</w:t>
      </w:r>
      <w:del w:id="6459" w:author="IRK" w:date="2020-04-20T23:09:00Z">
        <w:r w:rsidRPr="00AC63D4" w:rsidDel="00FF4EA1">
          <w:delText>取り込む</w:delText>
        </w:r>
      </w:del>
      <w:ins w:id="6460" w:author="IRK" w:date="2020-04-20T23:09:00Z">
        <w:r w:rsidR="00FF4EA1">
          <w:rPr>
            <w:rFonts w:hint="eastAsia"/>
          </w:rPr>
          <w:t>返す</w:t>
        </w:r>
      </w:ins>
      <w:r w:rsidRPr="00AC63D4">
        <w:t>。項目値が入力されていない場合は、例外が発生する。項目が数値型の場合は</w:t>
      </w:r>
      <w:r w:rsidRPr="00AC63D4">
        <w:t>java.lang.Double</w:t>
      </w:r>
      <w:r w:rsidRPr="00AC63D4">
        <w:t>オブジェクト、文字型の場合は</w:t>
      </w:r>
      <w:r w:rsidRPr="00AC63D4">
        <w:t>java.lang.String</w:t>
      </w:r>
      <w:r w:rsidRPr="004234CD">
        <w:t>オブジェクトが返される。</w:t>
      </w:r>
    </w:p>
    <w:p w14:paraId="03EB55D4" w14:textId="77777777" w:rsidR="001140F8" w:rsidRPr="004234CD" w:rsidRDefault="001140F8" w:rsidP="00F93119"/>
    <w:p w14:paraId="7648682D" w14:textId="77777777" w:rsidR="001140F8" w:rsidRPr="004234CD" w:rsidRDefault="001140F8">
      <w:pPr>
        <w:pPrChange w:id="6461" w:author="IRK" w:date="2020-03-13T16:02:00Z">
          <w:pPr>
            <w:outlineLvl w:val="0"/>
          </w:pPr>
        </w:pPrChange>
      </w:pPr>
      <w:r w:rsidRPr="004234CD">
        <w:t>Object queryItemByAlias( String alias ) throws RuleRuntimeException</w:t>
      </w:r>
    </w:p>
    <w:p w14:paraId="52D16F19" w14:textId="315940B1" w:rsidR="001140F8" w:rsidRPr="004234CD" w:rsidRDefault="001140F8" w:rsidP="00F93119">
      <w:r w:rsidRPr="004234CD">
        <w:t>入力された項目のうち、エイリアスが</w:t>
      </w:r>
      <w:r w:rsidRPr="00AC63D4">
        <w:t>alias</w:t>
      </w:r>
      <w:r w:rsidRPr="00AC63D4">
        <w:t>である項目値を</w:t>
      </w:r>
      <w:del w:id="6462" w:author="IRK" w:date="2020-04-20T23:09:00Z">
        <w:r w:rsidRPr="00AC63D4" w:rsidDel="00FF4EA1">
          <w:delText>取り込む</w:delText>
        </w:r>
      </w:del>
      <w:ins w:id="6463" w:author="IRK" w:date="2020-04-20T23:09:00Z">
        <w:r w:rsidR="00FF4EA1">
          <w:rPr>
            <w:rFonts w:hint="eastAsia"/>
          </w:rPr>
          <w:t>返す</w:t>
        </w:r>
      </w:ins>
      <w:r w:rsidRPr="00AC63D4">
        <w:t>。項目値が入力されていない場合は、例外が発生する。項目が数値型の場合は</w:t>
      </w:r>
      <w:r w:rsidRPr="00AC63D4">
        <w:t>java.lang.Double</w:t>
      </w:r>
      <w:r w:rsidRPr="00AC63D4">
        <w:t>オブジェクト、文字型の場合は</w:t>
      </w:r>
      <w:r w:rsidRPr="00AC63D4">
        <w:t>java.lang.String</w:t>
      </w:r>
      <w:r w:rsidRPr="00AC63D4">
        <w:t>オブジェクト</w:t>
      </w:r>
      <w:r w:rsidRPr="004234CD">
        <w:t>が返される。</w:t>
      </w:r>
    </w:p>
    <w:p w14:paraId="479FE986" w14:textId="77777777" w:rsidR="001140F8" w:rsidRPr="004234CD" w:rsidRDefault="001140F8" w:rsidP="00F93119"/>
    <w:p w14:paraId="5CCE928B" w14:textId="77777777" w:rsidR="001140F8" w:rsidRPr="004234CD" w:rsidRDefault="001140F8">
      <w:pPr>
        <w:pPrChange w:id="6464" w:author="IRK" w:date="2020-03-13T16:02:00Z">
          <w:pPr>
            <w:outlineLvl w:val="0"/>
          </w:pPr>
        </w:pPrChange>
      </w:pPr>
      <w:r w:rsidRPr="004234CD">
        <w:t>String queryCallParameter( String key, String option ) throws RuleRuntimeException</w:t>
      </w:r>
    </w:p>
    <w:p w14:paraId="7BD8C8AB" w14:textId="03F6E2EC" w:rsidR="001140F8" w:rsidRPr="004234CD" w:rsidRDefault="001140F8" w:rsidP="00F93119">
      <w:r w:rsidRPr="004234CD">
        <w:t>ルール</w:t>
      </w:r>
      <w:r w:rsidR="00947EF5">
        <w:rPr>
          <w:rFonts w:hint="eastAsia"/>
        </w:rPr>
        <w:t>実行の</w:t>
      </w:r>
      <w:r w:rsidRPr="004234CD">
        <w:t>基準日と</w:t>
      </w:r>
      <w:r w:rsidRPr="004234CD">
        <w:rPr>
          <w:rFonts w:hint="eastAsia"/>
        </w:rPr>
        <w:t>同一</w:t>
      </w:r>
      <w:r w:rsidRPr="004234CD">
        <w:t>ルール</w:t>
      </w:r>
      <w:r w:rsidR="006A3E28">
        <w:rPr>
          <w:rFonts w:hint="eastAsia"/>
        </w:rPr>
        <w:t>の</w:t>
      </w:r>
      <w:r w:rsidRPr="004234CD">
        <w:t>呼び出しパラメータの値を返す。サポートされ</w:t>
      </w:r>
      <w:r w:rsidRPr="00AC63D4">
        <w:t>る</w:t>
      </w:r>
      <w:r w:rsidRPr="00AC63D4">
        <w:t>key</w:t>
      </w:r>
      <w:r w:rsidRPr="004234CD">
        <w:t>は、</w:t>
      </w:r>
      <w:del w:id="6465" w:author="IRK" w:date="2020-03-12T14:40:00Z">
        <w:r w:rsidR="006A3E28" w:rsidDel="00A55E2C">
          <w:rPr>
            <w:rFonts w:hint="eastAsia"/>
          </w:rPr>
          <w:delText>以下</w:delText>
        </w:r>
      </w:del>
      <w:ins w:id="6466" w:author="IRK" w:date="2020-03-12T14:40:00Z">
        <w:r w:rsidR="00A55E2C">
          <w:rPr>
            <w:rFonts w:hint="eastAsia"/>
          </w:rPr>
          <w:t>次</w:t>
        </w:r>
      </w:ins>
      <w:r w:rsidRPr="004234CD">
        <w:t>の</w:t>
      </w:r>
      <w:del w:id="6467" w:author="IRK" w:date="2020-03-12T14:40:00Z">
        <w:r w:rsidRPr="004234CD" w:rsidDel="00A55E2C">
          <w:delText>通り</w:delText>
        </w:r>
      </w:del>
      <w:ins w:id="6468" w:author="IRK" w:date="2020-03-12T14:40:00Z">
        <w:r w:rsidR="00A55E2C">
          <w:rPr>
            <w:rFonts w:hint="eastAsia"/>
          </w:rPr>
          <w:t>とおり</w:t>
        </w:r>
      </w:ins>
      <w:r w:rsidRPr="004234CD">
        <w:t>である。</w:t>
      </w:r>
    </w:p>
    <w:p w14:paraId="469730B9" w14:textId="77777777" w:rsidR="001140F8" w:rsidRDefault="001140F8">
      <w:pPr>
        <w:pStyle w:val="10"/>
        <w:pPrChange w:id="6469" w:author="IRK" w:date="2020-05-11T10:58:00Z">
          <w:pPr>
            <w:pStyle w:val="a8"/>
            <w:ind w:left="784"/>
          </w:pPr>
        </w:pPrChange>
      </w:pPr>
      <w:r>
        <w:t>CALLDATE</w:t>
      </w:r>
    </w:p>
    <w:p w14:paraId="3134F290" w14:textId="44D4F364" w:rsidR="001140F8" w:rsidRDefault="001140F8">
      <w:pPr>
        <w:pStyle w:val="17"/>
        <w:pPrChange w:id="6470" w:author="IRK" w:date="2020-05-11T10:58:00Z">
          <w:pPr>
            <w:pStyle w:val="a8"/>
            <w:ind w:left="784"/>
          </w:pPr>
        </w:pPrChange>
      </w:pPr>
      <w:r>
        <w:t>ルール呼び出し基準日</w:t>
      </w:r>
      <w:r w:rsidR="00B44BB3">
        <w:rPr>
          <w:rFonts w:hint="eastAsia"/>
        </w:rPr>
        <w:t>であり、</w:t>
      </w:r>
      <w:r w:rsidR="00947EF5">
        <w:t>“-</w:t>
      </w:r>
      <w:r w:rsidR="00947EF5" w:rsidRPr="00947EF5">
        <w:rPr>
          <w:rFonts w:asciiTheme="majorHAnsi" w:hAnsiTheme="majorHAnsi" w:cstheme="majorHAnsi"/>
        </w:rPr>
        <w:t>”</w:t>
      </w:r>
      <w:r>
        <w:t>を区切り文字にする</w:t>
      </w:r>
      <w:r>
        <w:t>yyyy-MM-dd</w:t>
      </w:r>
      <w:r>
        <w:t>形式が基本だが、</w:t>
      </w:r>
      <w:r>
        <w:t>option</w:t>
      </w:r>
      <w:r>
        <w:t>パラメータに他の区切り文字を指定できる。例えば、</w:t>
      </w:r>
      <w:r>
        <w:t>option</w:t>
      </w:r>
      <w:r>
        <w:t>に</w:t>
      </w:r>
      <w:r>
        <w:t>“/”</w:t>
      </w:r>
      <w:r>
        <w:t>を引き渡した場合、</w:t>
      </w:r>
      <w:r>
        <w:t>yyyy/MM/dd</w:t>
      </w:r>
      <w:r>
        <w:t>形式の日付が返される。</w:t>
      </w:r>
    </w:p>
    <w:p w14:paraId="574A517B" w14:textId="77777777" w:rsidR="001140F8" w:rsidRDefault="001140F8">
      <w:pPr>
        <w:pStyle w:val="10"/>
        <w:pPrChange w:id="6471" w:author="IRK" w:date="2020-05-11T10:58:00Z">
          <w:pPr>
            <w:pStyle w:val="a8"/>
            <w:ind w:left="784"/>
          </w:pPr>
        </w:pPrChange>
      </w:pPr>
      <w:r>
        <w:t>CODETYPE</w:t>
      </w:r>
    </w:p>
    <w:p w14:paraId="5924CD59" w14:textId="388A1959" w:rsidR="001140F8" w:rsidRDefault="001140F8">
      <w:pPr>
        <w:pStyle w:val="17"/>
        <w:pPrChange w:id="6472" w:author="IRK" w:date="2020-05-11T10:58:00Z">
          <w:pPr>
            <w:pStyle w:val="a8"/>
            <w:ind w:left="784"/>
          </w:pPr>
        </w:pPrChange>
      </w:pPr>
      <w:r>
        <w:t>ルール呼び出しに使用されたコード体系</w:t>
      </w:r>
      <w:r w:rsidR="00B44BB3">
        <w:rPr>
          <w:rFonts w:hint="eastAsia"/>
        </w:rPr>
        <w:t>であり、</w:t>
      </w:r>
      <w:r>
        <w:t>ID</w:t>
      </w:r>
      <w:r>
        <w:t>体系を利用した場合は</w:t>
      </w:r>
      <w:r>
        <w:t>“ID”</w:t>
      </w:r>
      <w:r>
        <w:t>、名前体系を利用した場合は</w:t>
      </w:r>
      <w:r>
        <w:t>“NAME”</w:t>
      </w:r>
      <w:r>
        <w:t>、エイリアス体系を利用した場合は</w:t>
      </w:r>
      <w:r>
        <w:t>“ALIAS”</w:t>
      </w:r>
      <w:r>
        <w:t>が返される。</w:t>
      </w:r>
    </w:p>
    <w:p w14:paraId="73E6BE39" w14:textId="77777777" w:rsidR="001140F8" w:rsidRPr="004234CD" w:rsidRDefault="001140F8" w:rsidP="00F93119"/>
    <w:p w14:paraId="761C8A50" w14:textId="77777777" w:rsidR="001140F8" w:rsidRPr="004234CD" w:rsidRDefault="001140F8">
      <w:pPr>
        <w:pPrChange w:id="6473" w:author="IRK" w:date="2020-03-13T16:02:00Z">
          <w:pPr>
            <w:outlineLvl w:val="0"/>
          </w:pPr>
        </w:pPrChange>
      </w:pPr>
      <w:r w:rsidRPr="004234CD">
        <w:t>RuleMeta queryRuleTypeByID( String id ) throws RuleRuntimeException</w:t>
      </w:r>
    </w:p>
    <w:p w14:paraId="3FF317C6" w14:textId="77777777" w:rsidR="001140F8" w:rsidRPr="004234CD" w:rsidRDefault="001140F8" w:rsidP="00F93119">
      <w:r w:rsidRPr="004234CD">
        <w:t>ID</w:t>
      </w:r>
      <w:r w:rsidRPr="004234CD">
        <w:t>が</w:t>
      </w:r>
      <w:r w:rsidRPr="00AC63D4">
        <w:t>id</w:t>
      </w:r>
      <w:r w:rsidRPr="00AC63D4">
        <w:t>であるルール</w:t>
      </w:r>
      <w:r w:rsidRPr="004234CD">
        <w:t>情報を返す。</w:t>
      </w:r>
    </w:p>
    <w:p w14:paraId="6BE3D261" w14:textId="77777777" w:rsidR="001140F8" w:rsidRPr="004234CD" w:rsidRDefault="001140F8" w:rsidP="00F93119"/>
    <w:p w14:paraId="1E0AD012" w14:textId="77777777" w:rsidR="001140F8" w:rsidRPr="004234CD" w:rsidRDefault="001140F8">
      <w:pPr>
        <w:pPrChange w:id="6474" w:author="IRK" w:date="2020-03-13T16:02:00Z">
          <w:pPr>
            <w:outlineLvl w:val="0"/>
          </w:pPr>
        </w:pPrChange>
      </w:pPr>
      <w:r w:rsidRPr="004234CD">
        <w:t>RuleMeta queryRuleTypeByName( String name ) throws RuleRuntimeException</w:t>
      </w:r>
    </w:p>
    <w:p w14:paraId="1FDD0DB2" w14:textId="77777777" w:rsidR="001140F8" w:rsidRPr="004234CD" w:rsidRDefault="001140F8" w:rsidP="00F93119">
      <w:r w:rsidRPr="004234CD">
        <w:t>名前</w:t>
      </w:r>
      <w:r w:rsidRPr="00AC63D4">
        <w:t>が</w:t>
      </w:r>
      <w:r w:rsidRPr="00AC63D4">
        <w:t>name</w:t>
      </w:r>
      <w:r w:rsidRPr="00AC63D4">
        <w:t>で</w:t>
      </w:r>
      <w:r w:rsidRPr="004234CD">
        <w:t>あるルール情報を返す。</w:t>
      </w:r>
    </w:p>
    <w:p w14:paraId="7E632041" w14:textId="77777777" w:rsidR="001140F8" w:rsidRPr="004234CD" w:rsidRDefault="001140F8" w:rsidP="00F93119"/>
    <w:p w14:paraId="3BD95F77" w14:textId="77777777" w:rsidR="001140F8" w:rsidRPr="004234CD" w:rsidRDefault="001140F8">
      <w:pPr>
        <w:pPrChange w:id="6475" w:author="IRK" w:date="2020-03-13T16:02:00Z">
          <w:pPr>
            <w:outlineLvl w:val="0"/>
          </w:pPr>
        </w:pPrChange>
      </w:pPr>
      <w:r w:rsidRPr="004234CD">
        <w:t>RuleMeta queryRuleTypeByAlias( String alias ) throws RuleRuntimeException</w:t>
      </w:r>
    </w:p>
    <w:p w14:paraId="1D3029D4" w14:textId="77777777" w:rsidR="001140F8" w:rsidRPr="004234CD" w:rsidRDefault="001140F8" w:rsidP="00F93119">
      <w:r w:rsidRPr="004234CD">
        <w:t>エイリアス</w:t>
      </w:r>
      <w:r w:rsidRPr="00AC63D4">
        <w:t>が</w:t>
      </w:r>
      <w:r w:rsidRPr="00AC63D4">
        <w:t>alias</w:t>
      </w:r>
      <w:r w:rsidRPr="00AC63D4">
        <w:t>である</w:t>
      </w:r>
      <w:r w:rsidRPr="004234CD">
        <w:t>ルール情報を返す。</w:t>
      </w:r>
    </w:p>
    <w:p w14:paraId="5BC17C6F" w14:textId="77777777" w:rsidR="001140F8" w:rsidRDefault="001140F8" w:rsidP="00F93119"/>
    <w:p w14:paraId="28CFA709" w14:textId="77777777" w:rsidR="001140F8" w:rsidRPr="004234CD" w:rsidRDefault="001140F8" w:rsidP="00F93119">
      <w:r w:rsidRPr="004234CD">
        <w:t>com.innoexpert.innorulesj.repository.Item queryItemTypeByID( String id ) throws RuleRuntimeException</w:t>
      </w:r>
    </w:p>
    <w:p w14:paraId="4147CFA6" w14:textId="77777777" w:rsidR="001140F8" w:rsidRPr="004234CD" w:rsidRDefault="001140F8" w:rsidP="00F93119">
      <w:r w:rsidRPr="00AC63D4">
        <w:t>ID</w:t>
      </w:r>
      <w:r w:rsidRPr="00AC63D4">
        <w:t>が</w:t>
      </w:r>
      <w:r w:rsidRPr="00AC63D4">
        <w:t>id</w:t>
      </w:r>
      <w:r w:rsidRPr="00AC63D4">
        <w:t>で</w:t>
      </w:r>
      <w:r w:rsidRPr="004234CD">
        <w:t>ある項目情報を返す。</w:t>
      </w:r>
    </w:p>
    <w:p w14:paraId="7AF5E2CD" w14:textId="77777777" w:rsidR="001140F8" w:rsidRPr="004234CD" w:rsidRDefault="001140F8" w:rsidP="00F93119"/>
    <w:p w14:paraId="460AC7F6" w14:textId="77777777" w:rsidR="001140F8" w:rsidRPr="004234CD" w:rsidRDefault="001140F8" w:rsidP="00F93119">
      <w:r w:rsidRPr="004234CD">
        <w:t>com.innoexpert.innorulesj.repository.Item queryItemTypeByName(String name ) throws RuleRuntimeException</w:t>
      </w:r>
    </w:p>
    <w:p w14:paraId="26A5FB04" w14:textId="77777777" w:rsidR="001140F8" w:rsidRPr="004234CD" w:rsidRDefault="001140F8" w:rsidP="00F93119">
      <w:r w:rsidRPr="00AC63D4">
        <w:t>名前が</w:t>
      </w:r>
      <w:r w:rsidRPr="00AC63D4">
        <w:t>name</w:t>
      </w:r>
      <w:r w:rsidRPr="00AC63D4">
        <w:t>である</w:t>
      </w:r>
      <w:r w:rsidRPr="004234CD">
        <w:t>項目情報を返す。</w:t>
      </w:r>
    </w:p>
    <w:p w14:paraId="489B8957" w14:textId="77777777" w:rsidR="001140F8" w:rsidRPr="004234CD" w:rsidRDefault="001140F8" w:rsidP="00F93119"/>
    <w:p w14:paraId="11F0B3FD" w14:textId="77777777" w:rsidR="001140F8" w:rsidRPr="004234CD" w:rsidRDefault="001140F8" w:rsidP="00F93119">
      <w:r w:rsidRPr="004234CD">
        <w:t>com.innoexpert.innorulesj.repository.Item queryItemTypeByAlias( String alias ) throws RuleRuntimeException</w:t>
      </w:r>
    </w:p>
    <w:p w14:paraId="5A359B2B" w14:textId="77777777" w:rsidR="001140F8" w:rsidRPr="004234CD" w:rsidRDefault="001140F8" w:rsidP="00F93119">
      <w:r w:rsidRPr="00AC63D4">
        <w:t>エイリアスが</w:t>
      </w:r>
      <w:r w:rsidRPr="00AC63D4">
        <w:t>alias</w:t>
      </w:r>
      <w:r w:rsidRPr="00AC63D4">
        <w:t>である</w:t>
      </w:r>
      <w:r w:rsidRPr="004234CD">
        <w:t>項目情報を返す。</w:t>
      </w:r>
    </w:p>
    <w:p w14:paraId="558EAB8B" w14:textId="77777777" w:rsidR="001140F8" w:rsidRDefault="001140F8" w:rsidP="00F93119"/>
    <w:p w14:paraId="5D57D50D" w14:textId="77777777" w:rsidR="001140F8" w:rsidRDefault="001140F8" w:rsidP="00F93119">
      <w:pPr>
        <w:pStyle w:val="22"/>
      </w:pPr>
      <w:bookmarkStart w:id="6476" w:name="_Toc426449674"/>
      <w:bookmarkStart w:id="6477" w:name="_Toc426449770"/>
      <w:bookmarkStart w:id="6478" w:name="_Toc434858951"/>
      <w:bookmarkStart w:id="6479" w:name="_Toc34988330"/>
      <w:bookmarkStart w:id="6480" w:name="_Toc40799183"/>
      <w:r>
        <w:t>com.innoexpert.innorulesj.runtime.SOValue</w:t>
      </w:r>
      <w:bookmarkEnd w:id="6476"/>
      <w:bookmarkEnd w:id="6477"/>
      <w:bookmarkEnd w:id="6478"/>
      <w:bookmarkEnd w:id="6479"/>
      <w:bookmarkEnd w:id="6480"/>
    </w:p>
    <w:p w14:paraId="0D954099" w14:textId="7510F267" w:rsidR="001140F8" w:rsidRDefault="005A522A" w:rsidP="00F93119">
      <w:r w:rsidRPr="005A522A">
        <w:rPr>
          <w:rFonts w:hint="eastAsia"/>
        </w:rPr>
        <w:t>1</w:t>
      </w:r>
      <w:r w:rsidRPr="005A522A">
        <w:rPr>
          <w:rFonts w:hint="eastAsia"/>
        </w:rPr>
        <w:t>行でカラムが</w:t>
      </w:r>
      <w:r w:rsidRPr="005A522A">
        <w:rPr>
          <w:rFonts w:hint="eastAsia"/>
        </w:rPr>
        <w:t>2</w:t>
      </w:r>
      <w:r w:rsidRPr="005A522A">
        <w:rPr>
          <w:rFonts w:hint="eastAsia"/>
        </w:rPr>
        <w:t>つ以上の値</w:t>
      </w:r>
      <w:r w:rsidR="001140F8" w:rsidRPr="008153B7">
        <w:t>、つまり</w:t>
      </w:r>
      <w:r w:rsidR="001140F8" w:rsidRPr="008153B7">
        <w:t>SO</w:t>
      </w:r>
      <w:r w:rsidR="001140F8" w:rsidRPr="008153B7">
        <w:t>型の値を表現するためのクラスである。各カラムのデータ</w:t>
      </w:r>
      <w:del w:id="6481" w:author="IRK" w:date="2020-04-13T12:26:00Z">
        <w:r w:rsidR="001140F8" w:rsidRPr="008153B7" w:rsidDel="00610CCB">
          <w:delText>形式</w:delText>
        </w:r>
      </w:del>
      <w:ins w:id="6482" w:author="IRK" w:date="2020-04-13T12:26:00Z">
        <w:r w:rsidR="00610CCB">
          <w:rPr>
            <w:rFonts w:hint="eastAsia"/>
          </w:rPr>
          <w:t>型</w:t>
        </w:r>
      </w:ins>
      <w:r w:rsidR="001140F8" w:rsidRPr="008153B7">
        <w:t>は、必ず数値型、文字型、または論理型にする。それを</w:t>
      </w:r>
      <w:r w:rsidR="00706819">
        <w:rPr>
          <w:rFonts w:hint="eastAsia"/>
        </w:rPr>
        <w:t>イメージ</w:t>
      </w:r>
      <w:r w:rsidR="001140F8" w:rsidRPr="008153B7">
        <w:t>で表現すると、</w:t>
      </w:r>
      <w:del w:id="6483" w:author="IRK" w:date="2020-03-12T14:40:00Z">
        <w:r w:rsidR="00912B0F" w:rsidDel="00A55E2C">
          <w:rPr>
            <w:rFonts w:hint="eastAsia"/>
          </w:rPr>
          <w:delText>以下</w:delText>
        </w:r>
      </w:del>
      <w:ins w:id="6484" w:author="IRK" w:date="2020-03-12T14:40:00Z">
        <w:r w:rsidR="00A55E2C">
          <w:rPr>
            <w:rFonts w:hint="eastAsia"/>
          </w:rPr>
          <w:t>次</w:t>
        </w:r>
      </w:ins>
      <w:r w:rsidR="00912B0F">
        <w:rPr>
          <w:rFonts w:hint="eastAsia"/>
        </w:rPr>
        <w:t>の</w:t>
      </w:r>
      <w:del w:id="6485" w:author="IRK" w:date="2020-03-12T14:40:00Z">
        <w:r w:rsidR="00912B0F" w:rsidDel="00A55E2C">
          <w:rPr>
            <w:rFonts w:hint="eastAsia"/>
          </w:rPr>
          <w:delText>通り</w:delText>
        </w:r>
      </w:del>
      <w:ins w:id="6486" w:author="IRK" w:date="2020-03-12T14:40:00Z">
        <w:r w:rsidR="00A55E2C">
          <w:rPr>
            <w:rFonts w:hint="eastAsia"/>
          </w:rPr>
          <w:t>とおり</w:t>
        </w:r>
      </w:ins>
      <w:r w:rsidR="00912B0F">
        <w:rPr>
          <w:rFonts w:hint="eastAsia"/>
        </w:rPr>
        <w:t>である。</w:t>
      </w:r>
    </w:p>
    <w:p w14:paraId="31DBDE23" w14:textId="77777777" w:rsidR="00F0052E" w:rsidRPr="008153B7" w:rsidRDefault="00F0052E" w:rsidP="00F93119"/>
    <w:p w14:paraId="5AE5B32A" w14:textId="5A0374E0" w:rsidR="00160639" w:rsidRDefault="00160639" w:rsidP="00F93119">
      <w:pPr>
        <w:pStyle w:val="af5"/>
      </w:pPr>
      <w:bookmarkStart w:id="6487" w:name="_Toc40799336"/>
      <w:r>
        <w:t>[</w:t>
      </w:r>
      <w:del w:id="6488"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106</w:delText>
        </w:r>
        <w:r w:rsidR="00E65728" w:rsidDel="004316F4">
          <w:rPr>
            <w:noProof/>
          </w:rPr>
          <w:fldChar w:fldCharType="end"/>
        </w:r>
        <w:r w:rsidDel="004316F4">
          <w:rPr>
            <w:rFonts w:hint="eastAsia"/>
          </w:rPr>
          <w:delText xml:space="preserve">　</w:delText>
        </w:r>
      </w:del>
      <w:ins w:id="6489"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113</w:t>
      </w:r>
      <w:ins w:id="6490" w:author="IRK" w:date="2020-03-12T16:22:00Z">
        <w:r w:rsidR="004316F4">
          <w:fldChar w:fldCharType="end"/>
        </w:r>
      </w:ins>
      <w:r w:rsidRPr="00160639">
        <w:rPr>
          <w:noProof/>
        </w:rPr>
        <w:t xml:space="preserve"> </w:t>
      </w:r>
      <w:r>
        <w:rPr>
          <w:noProof/>
        </w:rPr>
        <w:t>SO</w:t>
      </w:r>
      <w:r>
        <w:rPr>
          <w:noProof/>
        </w:rPr>
        <w:t>型データ</w:t>
      </w:r>
      <w:r>
        <w:rPr>
          <w:rFonts w:hint="eastAsia"/>
          <w:noProof/>
        </w:rPr>
        <w:t>]</w:t>
      </w:r>
      <w:bookmarkEnd w:id="6487"/>
    </w:p>
    <w:tbl>
      <w:tblPr>
        <w:tblStyle w:val="af4"/>
        <w:tblW w:w="0" w:type="auto"/>
        <w:tblInd w:w="113" w:type="dxa"/>
        <w:tblLook w:val="04A0" w:firstRow="1" w:lastRow="0" w:firstColumn="1" w:lastColumn="0" w:noHBand="0" w:noVBand="1"/>
      </w:tblPr>
      <w:tblGrid>
        <w:gridCol w:w="2314"/>
        <w:gridCol w:w="2422"/>
        <w:gridCol w:w="2422"/>
        <w:gridCol w:w="2305"/>
      </w:tblGrid>
      <w:tr w:rsidR="001140F8" w14:paraId="51C9ECB0" w14:textId="77777777" w:rsidTr="00160639">
        <w:tc>
          <w:tcPr>
            <w:tcW w:w="2314" w:type="dxa"/>
            <w:tcBorders>
              <w:top w:val="nil"/>
              <w:left w:val="nil"/>
              <w:bottom w:val="single" w:sz="4" w:space="0" w:color="auto"/>
              <w:right w:val="nil"/>
            </w:tcBorders>
            <w:hideMark/>
          </w:tcPr>
          <w:p w14:paraId="391732EB" w14:textId="77777777" w:rsidR="001140F8" w:rsidRDefault="001140F8">
            <w:pPr>
              <w:pStyle w:val="1b"/>
              <w:pPrChange w:id="6491" w:author="IRK" w:date="2020-04-14T13:58:00Z">
                <w:pPr/>
              </w:pPrChange>
            </w:pPr>
            <w:r>
              <w:t>カラム</w:t>
            </w:r>
            <w:r>
              <w:t>0</w:t>
            </w:r>
          </w:p>
        </w:tc>
        <w:tc>
          <w:tcPr>
            <w:tcW w:w="2422" w:type="dxa"/>
            <w:tcBorders>
              <w:top w:val="nil"/>
              <w:left w:val="nil"/>
              <w:bottom w:val="single" w:sz="4" w:space="0" w:color="auto"/>
              <w:right w:val="nil"/>
            </w:tcBorders>
            <w:hideMark/>
          </w:tcPr>
          <w:p w14:paraId="4A0920FC" w14:textId="77777777" w:rsidR="001140F8" w:rsidRDefault="001140F8">
            <w:pPr>
              <w:pStyle w:val="1b"/>
              <w:pPrChange w:id="6492" w:author="IRK" w:date="2020-04-14T13:58:00Z">
                <w:pPr/>
              </w:pPrChange>
            </w:pPr>
            <w:r>
              <w:t>カラム</w:t>
            </w:r>
            <w:r>
              <w:t>1</w:t>
            </w:r>
          </w:p>
        </w:tc>
        <w:tc>
          <w:tcPr>
            <w:tcW w:w="2422" w:type="dxa"/>
            <w:tcBorders>
              <w:top w:val="nil"/>
              <w:left w:val="nil"/>
              <w:bottom w:val="single" w:sz="4" w:space="0" w:color="auto"/>
              <w:right w:val="nil"/>
            </w:tcBorders>
            <w:hideMark/>
          </w:tcPr>
          <w:p w14:paraId="5B43458D" w14:textId="77777777" w:rsidR="001140F8" w:rsidRDefault="001140F8">
            <w:pPr>
              <w:pStyle w:val="1b"/>
              <w:pPrChange w:id="6493" w:author="IRK" w:date="2020-04-14T13:58:00Z">
                <w:pPr/>
              </w:pPrChange>
            </w:pPr>
            <w:r>
              <w:t>…</w:t>
            </w:r>
          </w:p>
        </w:tc>
        <w:tc>
          <w:tcPr>
            <w:tcW w:w="2305" w:type="dxa"/>
            <w:tcBorders>
              <w:top w:val="nil"/>
              <w:left w:val="nil"/>
              <w:bottom w:val="single" w:sz="4" w:space="0" w:color="auto"/>
              <w:right w:val="nil"/>
            </w:tcBorders>
            <w:hideMark/>
          </w:tcPr>
          <w:p w14:paraId="3ED0228A" w14:textId="77777777" w:rsidR="001140F8" w:rsidRDefault="001140F8">
            <w:pPr>
              <w:pStyle w:val="1b"/>
              <w:pPrChange w:id="6494" w:author="IRK" w:date="2020-04-14T13:58:00Z">
                <w:pPr/>
              </w:pPrChange>
            </w:pPr>
            <w:r>
              <w:t>カラム</w:t>
            </w:r>
            <w:r>
              <w:t>n-1</w:t>
            </w:r>
          </w:p>
        </w:tc>
      </w:tr>
      <w:tr w:rsidR="001140F8" w14:paraId="1892644C" w14:textId="77777777" w:rsidTr="00160639">
        <w:tc>
          <w:tcPr>
            <w:tcW w:w="2314" w:type="dxa"/>
            <w:tcBorders>
              <w:top w:val="single" w:sz="4" w:space="0" w:color="auto"/>
              <w:left w:val="single" w:sz="4" w:space="0" w:color="auto"/>
              <w:bottom w:val="single" w:sz="4" w:space="0" w:color="auto"/>
              <w:right w:val="single" w:sz="4" w:space="0" w:color="auto"/>
            </w:tcBorders>
            <w:hideMark/>
          </w:tcPr>
          <w:p w14:paraId="4A89ECA3" w14:textId="77777777" w:rsidR="001140F8" w:rsidRDefault="001140F8">
            <w:pPr>
              <w:pStyle w:val="1b"/>
              <w:pPrChange w:id="6495" w:author="IRK" w:date="2020-04-14T13:58:00Z">
                <w:pPr/>
              </w:pPrChange>
            </w:pPr>
            <w:r>
              <w:t>カラム値</w:t>
            </w:r>
          </w:p>
        </w:tc>
        <w:tc>
          <w:tcPr>
            <w:tcW w:w="2422" w:type="dxa"/>
            <w:tcBorders>
              <w:top w:val="single" w:sz="4" w:space="0" w:color="auto"/>
              <w:left w:val="single" w:sz="4" w:space="0" w:color="auto"/>
              <w:bottom w:val="single" w:sz="4" w:space="0" w:color="auto"/>
              <w:right w:val="single" w:sz="4" w:space="0" w:color="auto"/>
            </w:tcBorders>
            <w:hideMark/>
          </w:tcPr>
          <w:p w14:paraId="2847F4BF" w14:textId="77777777" w:rsidR="001140F8" w:rsidRDefault="001140F8">
            <w:pPr>
              <w:pStyle w:val="1b"/>
              <w:pPrChange w:id="6496" w:author="IRK" w:date="2020-04-14T13:58:00Z">
                <w:pPr/>
              </w:pPrChange>
            </w:pPr>
            <w:r>
              <w:t>カラム値</w:t>
            </w:r>
          </w:p>
        </w:tc>
        <w:tc>
          <w:tcPr>
            <w:tcW w:w="2422" w:type="dxa"/>
            <w:tcBorders>
              <w:top w:val="single" w:sz="4" w:space="0" w:color="auto"/>
              <w:left w:val="single" w:sz="4" w:space="0" w:color="auto"/>
              <w:bottom w:val="single" w:sz="4" w:space="0" w:color="auto"/>
              <w:right w:val="single" w:sz="4" w:space="0" w:color="auto"/>
            </w:tcBorders>
            <w:hideMark/>
          </w:tcPr>
          <w:p w14:paraId="6B84FA75" w14:textId="77777777" w:rsidR="001140F8" w:rsidRDefault="001140F8">
            <w:pPr>
              <w:pStyle w:val="1b"/>
              <w:pPrChange w:id="6497" w:author="IRK" w:date="2020-04-14T13:58:00Z">
                <w:pPr/>
              </w:pPrChange>
            </w:pPr>
            <w:r>
              <w:t>カラム値</w:t>
            </w:r>
          </w:p>
        </w:tc>
        <w:tc>
          <w:tcPr>
            <w:tcW w:w="2305" w:type="dxa"/>
            <w:tcBorders>
              <w:top w:val="single" w:sz="4" w:space="0" w:color="auto"/>
              <w:left w:val="single" w:sz="4" w:space="0" w:color="auto"/>
              <w:bottom w:val="single" w:sz="4" w:space="0" w:color="auto"/>
              <w:right w:val="single" w:sz="4" w:space="0" w:color="auto"/>
            </w:tcBorders>
            <w:hideMark/>
          </w:tcPr>
          <w:p w14:paraId="678947BF" w14:textId="77777777" w:rsidR="001140F8" w:rsidRDefault="001140F8">
            <w:pPr>
              <w:pStyle w:val="1b"/>
              <w:pPrChange w:id="6498" w:author="IRK" w:date="2020-04-14T13:58:00Z">
                <w:pPr/>
              </w:pPrChange>
            </w:pPr>
            <w:r>
              <w:t>カラム値</w:t>
            </w:r>
          </w:p>
        </w:tc>
      </w:tr>
    </w:tbl>
    <w:p w14:paraId="0409F99F" w14:textId="2A6AF667" w:rsidR="001140F8" w:rsidRDefault="001140F8">
      <w:pPr>
        <w:pPrChange w:id="6499" w:author="IRK" w:date="2020-03-13T16:02:00Z">
          <w:pPr>
            <w:outlineLvl w:val="0"/>
          </w:pPr>
        </w:pPrChange>
      </w:pPr>
      <w:r w:rsidRPr="00D467A6">
        <w:t>SOValue</w:t>
      </w:r>
      <w:r w:rsidRPr="00D467A6">
        <w:t>の主要</w:t>
      </w:r>
      <w:r w:rsidRPr="006D1CB9">
        <w:t>メソッドは、</w:t>
      </w:r>
      <w:r w:rsidRPr="006D1CB9">
        <w:rPr>
          <w:rFonts w:hint="eastAsia"/>
        </w:rPr>
        <w:t>次</w:t>
      </w:r>
      <w:r w:rsidRPr="006D1CB9">
        <w:t>の</w:t>
      </w:r>
      <w:del w:id="6500" w:author="IRK" w:date="2020-04-08T17:29:00Z">
        <w:r w:rsidRPr="006D1CB9" w:rsidDel="00F97F4D">
          <w:delText>通り</w:delText>
        </w:r>
      </w:del>
      <w:ins w:id="6501" w:author="IRK" w:date="2020-04-08T17:29:00Z">
        <w:r w:rsidR="00F97F4D">
          <w:rPr>
            <w:rFonts w:hint="eastAsia"/>
          </w:rPr>
          <w:t>とおり</w:t>
        </w:r>
      </w:ins>
      <w:r w:rsidRPr="006D1CB9">
        <w:t>である。</w:t>
      </w:r>
    </w:p>
    <w:p w14:paraId="0DB9F785" w14:textId="77777777" w:rsidR="00F0052E" w:rsidRPr="006D1CB9" w:rsidRDefault="00F0052E" w:rsidP="00F93119"/>
    <w:p w14:paraId="325969FB" w14:textId="57A78AEF" w:rsidR="006D1CB9" w:rsidRDefault="006D1CB9" w:rsidP="00F93119">
      <w:pPr>
        <w:pStyle w:val="af5"/>
      </w:pPr>
      <w:bookmarkStart w:id="6502" w:name="_Toc40799337"/>
      <w:r>
        <w:t>[</w:t>
      </w:r>
      <w:del w:id="6503" w:author="IRK" w:date="2020-03-12T16:22: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107</w:delText>
        </w:r>
        <w:r w:rsidR="00E65728" w:rsidDel="004316F4">
          <w:rPr>
            <w:noProof/>
          </w:rPr>
          <w:fldChar w:fldCharType="end"/>
        </w:r>
        <w:r w:rsidDel="004316F4">
          <w:rPr>
            <w:rFonts w:hint="eastAsia"/>
          </w:rPr>
          <w:delText xml:space="preserve">　</w:delText>
        </w:r>
      </w:del>
      <w:ins w:id="6504" w:author="IRK" w:date="2020-03-12T16:22: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114</w:t>
      </w:r>
      <w:ins w:id="6505" w:author="IRK" w:date="2020-03-12T16:22:00Z">
        <w:r w:rsidR="004316F4">
          <w:fldChar w:fldCharType="end"/>
        </w:r>
      </w:ins>
      <w:r w:rsidRPr="006D1CB9">
        <w:t xml:space="preserve"> </w:t>
      </w:r>
      <w:r>
        <w:t>com.innoexpert.innorulesj.runtime.SOValue</w:t>
      </w:r>
      <w:r>
        <w:rPr>
          <w:rFonts w:hint="eastAsia"/>
        </w:rPr>
        <w:t>]</w:t>
      </w:r>
      <w:bookmarkEnd w:id="6502"/>
    </w:p>
    <w:tbl>
      <w:tblPr>
        <w:tblStyle w:val="af4"/>
        <w:tblW w:w="0" w:type="auto"/>
        <w:jc w:val="center"/>
        <w:tblLook w:val="04A0" w:firstRow="1" w:lastRow="0" w:firstColumn="1" w:lastColumn="0" w:noHBand="0" w:noVBand="1"/>
        <w:tblPrChange w:id="6506" w:author="IRK" w:date="2020-04-14T16:11:00Z">
          <w:tblPr>
            <w:tblStyle w:val="af4"/>
            <w:tblW w:w="0" w:type="auto"/>
            <w:tblInd w:w="108" w:type="dxa"/>
            <w:tblLook w:val="04A0" w:firstRow="1" w:lastRow="0" w:firstColumn="1" w:lastColumn="0" w:noHBand="0" w:noVBand="1"/>
          </w:tblPr>
        </w:tblPrChange>
      </w:tblPr>
      <w:tblGrid>
        <w:gridCol w:w="9463"/>
        <w:tblGridChange w:id="6507">
          <w:tblGrid>
            <w:gridCol w:w="9463"/>
          </w:tblGrid>
        </w:tblGridChange>
      </w:tblGrid>
      <w:tr w:rsidR="001140F8" w14:paraId="57FBF2D9" w14:textId="77777777" w:rsidTr="007E6E4B">
        <w:trPr>
          <w:jc w:val="center"/>
        </w:trPr>
        <w:tc>
          <w:tcPr>
            <w:tcW w:w="9463" w:type="dxa"/>
            <w:tcBorders>
              <w:top w:val="single" w:sz="4" w:space="0" w:color="auto"/>
              <w:left w:val="single" w:sz="4" w:space="0" w:color="auto"/>
              <w:bottom w:val="single" w:sz="4" w:space="0" w:color="auto"/>
              <w:right w:val="single" w:sz="4" w:space="0" w:color="auto"/>
            </w:tcBorders>
            <w:hideMark/>
            <w:tcPrChange w:id="6508" w:author="IRK" w:date="2020-04-14T16:11:00Z">
              <w:tcPr>
                <w:tcW w:w="9463" w:type="dxa"/>
                <w:tcBorders>
                  <w:top w:val="single" w:sz="4" w:space="0" w:color="auto"/>
                  <w:left w:val="single" w:sz="4" w:space="0" w:color="auto"/>
                  <w:bottom w:val="single" w:sz="4" w:space="0" w:color="auto"/>
                  <w:right w:val="single" w:sz="4" w:space="0" w:color="auto"/>
                </w:tcBorders>
                <w:hideMark/>
              </w:tcPr>
            </w:tcPrChange>
          </w:tcPr>
          <w:p w14:paraId="2B4392A8" w14:textId="3B30A1AB" w:rsidR="001140F8" w:rsidRDefault="007E6E4B">
            <w:pPr>
              <w:pStyle w:val="1b"/>
              <w:pPrChange w:id="6509" w:author="IRK" w:date="2020-04-14T13:58:00Z">
                <w:pPr>
                  <w:pStyle w:val="aff1"/>
                </w:pPr>
              </w:pPrChange>
            </w:pPr>
            <w:ins w:id="6510" w:author="IRK" w:date="2020-04-14T16:11:00Z">
              <w:r>
                <w:t xml:space="preserve"> </w:t>
              </w:r>
            </w:ins>
            <w:r w:rsidR="001140F8">
              <w:t>1 package com.innoexpert.innorulesj.runtime;</w:t>
            </w:r>
          </w:p>
          <w:p w14:paraId="5A5E1404" w14:textId="77777777" w:rsidR="001140F8" w:rsidRDefault="001140F8">
            <w:pPr>
              <w:pStyle w:val="1b"/>
              <w:pPrChange w:id="6511" w:author="IRK" w:date="2020-04-14T13:58:00Z">
                <w:pPr>
                  <w:pStyle w:val="aff1"/>
                </w:pPr>
              </w:pPrChange>
            </w:pPr>
            <w:r>
              <w:t xml:space="preserve"> 2</w:t>
            </w:r>
            <w:del w:id="6512" w:author="IRK" w:date="2020-03-13T10:32:00Z">
              <w:r w:rsidDel="001B0610">
                <w:delText xml:space="preserve"> </w:delText>
              </w:r>
            </w:del>
          </w:p>
          <w:p w14:paraId="6632C740" w14:textId="77777777" w:rsidR="001140F8" w:rsidRDefault="001140F8">
            <w:pPr>
              <w:pStyle w:val="1b"/>
              <w:pPrChange w:id="6513" w:author="IRK" w:date="2020-04-14T13:58:00Z">
                <w:pPr>
                  <w:pStyle w:val="aff1"/>
                </w:pPr>
              </w:pPrChange>
            </w:pPr>
            <w:r>
              <w:t xml:space="preserve"> 3 import java.util.*;</w:t>
            </w:r>
          </w:p>
          <w:p w14:paraId="4512CE5F" w14:textId="77777777" w:rsidR="001140F8" w:rsidRDefault="001140F8">
            <w:pPr>
              <w:pStyle w:val="1b"/>
              <w:pPrChange w:id="6514" w:author="IRK" w:date="2020-04-14T13:58:00Z">
                <w:pPr>
                  <w:pStyle w:val="aff1"/>
                </w:pPr>
              </w:pPrChange>
            </w:pPr>
            <w:r>
              <w:t xml:space="preserve"> 4 import com.innoexpert.innorulesj.exceptions.*;</w:t>
            </w:r>
          </w:p>
          <w:p w14:paraId="7D83F078" w14:textId="77777777" w:rsidR="001140F8" w:rsidRDefault="001140F8">
            <w:pPr>
              <w:pStyle w:val="1b"/>
              <w:pPrChange w:id="6515" w:author="IRK" w:date="2020-04-14T13:58:00Z">
                <w:pPr>
                  <w:pStyle w:val="aff1"/>
                </w:pPr>
              </w:pPrChange>
            </w:pPr>
            <w:r>
              <w:t xml:space="preserve"> 5</w:t>
            </w:r>
            <w:del w:id="6516" w:author="IRK" w:date="2020-03-13T10:32:00Z">
              <w:r w:rsidDel="001B0610">
                <w:delText xml:space="preserve"> </w:delText>
              </w:r>
            </w:del>
          </w:p>
          <w:p w14:paraId="49AD2341" w14:textId="77777777" w:rsidR="001140F8" w:rsidRDefault="001140F8">
            <w:pPr>
              <w:pStyle w:val="1b"/>
              <w:pPrChange w:id="6517" w:author="IRK" w:date="2020-04-14T13:58:00Z">
                <w:pPr>
                  <w:pStyle w:val="aff1"/>
                </w:pPr>
              </w:pPrChange>
            </w:pPr>
            <w:r>
              <w:t xml:space="preserve"> 6 public final class SOValue implements java.io.Serializable</w:t>
            </w:r>
          </w:p>
          <w:p w14:paraId="122E519A" w14:textId="77777777" w:rsidR="001140F8" w:rsidRDefault="001140F8">
            <w:pPr>
              <w:pStyle w:val="1b"/>
              <w:pPrChange w:id="6518" w:author="IRK" w:date="2020-04-14T13:58:00Z">
                <w:pPr>
                  <w:pStyle w:val="aff1"/>
                </w:pPr>
              </w:pPrChange>
            </w:pPr>
            <w:r>
              <w:t xml:space="preserve"> 7 {</w:t>
            </w:r>
          </w:p>
          <w:p w14:paraId="15FD4462" w14:textId="77777777" w:rsidR="001140F8" w:rsidRDefault="001140F8">
            <w:pPr>
              <w:pStyle w:val="1b"/>
              <w:pPrChange w:id="6519" w:author="IRK" w:date="2020-04-14T13:58:00Z">
                <w:pPr>
                  <w:pStyle w:val="aff1"/>
                </w:pPr>
              </w:pPrChange>
            </w:pPr>
            <w:r>
              <w:t xml:space="preserve"> 8   public SOValue();</w:t>
            </w:r>
          </w:p>
          <w:p w14:paraId="3035295C" w14:textId="77777777" w:rsidR="001140F8" w:rsidRDefault="001140F8">
            <w:pPr>
              <w:pStyle w:val="1b"/>
              <w:pPrChange w:id="6520" w:author="IRK" w:date="2020-04-14T13:58:00Z">
                <w:pPr>
                  <w:pStyle w:val="aff1"/>
                </w:pPr>
              </w:pPrChange>
            </w:pPr>
            <w:r>
              <w:t xml:space="preserve"> 9   public void mergeTail( double num );</w:t>
            </w:r>
          </w:p>
          <w:p w14:paraId="02808C63" w14:textId="77777777" w:rsidR="001140F8" w:rsidRDefault="001140F8">
            <w:pPr>
              <w:pStyle w:val="1b"/>
              <w:pPrChange w:id="6521" w:author="IRK" w:date="2020-04-14T13:58:00Z">
                <w:pPr>
                  <w:pStyle w:val="aff1"/>
                </w:pPr>
              </w:pPrChange>
            </w:pPr>
            <w:r>
              <w:t>10   public void mergeTail( String str );</w:t>
            </w:r>
          </w:p>
          <w:p w14:paraId="18965CE7" w14:textId="77777777" w:rsidR="001140F8" w:rsidRDefault="001140F8">
            <w:pPr>
              <w:pStyle w:val="1b"/>
              <w:pPrChange w:id="6522" w:author="IRK" w:date="2020-04-14T13:58:00Z">
                <w:pPr>
                  <w:pStyle w:val="aff1"/>
                </w:pPr>
              </w:pPrChange>
            </w:pPr>
            <w:r>
              <w:t>11   public void mergeTail( boolean b );</w:t>
            </w:r>
          </w:p>
          <w:p w14:paraId="5B76C077" w14:textId="77777777" w:rsidR="001140F8" w:rsidRDefault="001140F8">
            <w:pPr>
              <w:pStyle w:val="1b"/>
              <w:pPrChange w:id="6523" w:author="IRK" w:date="2020-04-14T13:58:00Z">
                <w:pPr>
                  <w:pStyle w:val="aff1"/>
                </w:pPr>
              </w:pPrChange>
            </w:pPr>
            <w:r>
              <w:t>12   public void mergeTail( SOValue so );</w:t>
            </w:r>
          </w:p>
          <w:p w14:paraId="75C28F10" w14:textId="77777777" w:rsidR="001140F8" w:rsidRDefault="001140F8">
            <w:pPr>
              <w:pStyle w:val="1b"/>
              <w:pPrChange w:id="6524" w:author="IRK" w:date="2020-04-14T13:58:00Z">
                <w:pPr>
                  <w:pStyle w:val="aff1"/>
                </w:pPr>
              </w:pPrChange>
            </w:pPr>
            <w:r>
              <w:t>13   public int getNoCols();</w:t>
            </w:r>
          </w:p>
          <w:p w14:paraId="43F73FFD" w14:textId="77777777" w:rsidR="001140F8" w:rsidRDefault="001140F8">
            <w:pPr>
              <w:pStyle w:val="1b"/>
              <w:pPrChange w:id="6525" w:author="IRK" w:date="2020-04-14T13:58:00Z">
                <w:pPr>
                  <w:pStyle w:val="aff1"/>
                </w:pPr>
              </w:pPrChange>
            </w:pPr>
            <w:r>
              <w:t>14   public boolean isSameType( SOValue so );</w:t>
            </w:r>
          </w:p>
          <w:p w14:paraId="7F5EAB64" w14:textId="77777777" w:rsidR="001140F8" w:rsidRDefault="001140F8">
            <w:pPr>
              <w:pStyle w:val="1b"/>
              <w:pPrChange w:id="6526" w:author="IRK" w:date="2020-04-14T13:58:00Z">
                <w:pPr>
                  <w:pStyle w:val="aff1"/>
                </w:pPr>
              </w:pPrChange>
            </w:pPr>
            <w:r>
              <w:t>15   public byte getColumnType( int colNo );</w:t>
            </w:r>
          </w:p>
          <w:p w14:paraId="6DE21D67" w14:textId="77777777" w:rsidR="001140F8" w:rsidRDefault="001140F8">
            <w:pPr>
              <w:pStyle w:val="1b"/>
              <w:pPrChange w:id="6527" w:author="IRK" w:date="2020-04-14T13:58:00Z">
                <w:pPr>
                  <w:pStyle w:val="aff1"/>
                </w:pPr>
              </w:pPrChange>
            </w:pPr>
            <w:r>
              <w:t>16   public double getNumber( int colNo ) throws RuleRuntimeException;</w:t>
            </w:r>
          </w:p>
          <w:p w14:paraId="168EDED9" w14:textId="77777777" w:rsidR="001140F8" w:rsidRDefault="001140F8">
            <w:pPr>
              <w:pStyle w:val="1b"/>
              <w:pPrChange w:id="6528" w:author="IRK" w:date="2020-04-14T13:58:00Z">
                <w:pPr>
                  <w:pStyle w:val="aff1"/>
                </w:pPr>
              </w:pPrChange>
            </w:pPr>
            <w:r>
              <w:t>17   public String getString( int colNo ) throws RuleRuntimeException;</w:t>
            </w:r>
          </w:p>
          <w:p w14:paraId="0207EA00" w14:textId="77777777" w:rsidR="001140F8" w:rsidRDefault="001140F8">
            <w:pPr>
              <w:pStyle w:val="1b"/>
              <w:pPrChange w:id="6529" w:author="IRK" w:date="2020-04-14T13:58:00Z">
                <w:pPr>
                  <w:pStyle w:val="aff1"/>
                </w:pPr>
              </w:pPrChange>
            </w:pPr>
            <w:r>
              <w:t>18   public boolean getBoolean( int colNo ) throws RuleRuntimeException;</w:t>
            </w:r>
          </w:p>
          <w:p w14:paraId="04A8BA33" w14:textId="77777777" w:rsidR="001140F8" w:rsidRDefault="001140F8">
            <w:pPr>
              <w:pStyle w:val="1b"/>
              <w:pPrChange w:id="6530" w:author="IRK" w:date="2020-04-14T13:58:00Z">
                <w:pPr>
                  <w:pStyle w:val="aff1"/>
                </w:pPr>
              </w:pPrChange>
            </w:pPr>
            <w:r>
              <w:t>19 }</w:t>
            </w:r>
          </w:p>
        </w:tc>
      </w:tr>
    </w:tbl>
    <w:p w14:paraId="77A041C4" w14:textId="77777777" w:rsidR="006D1CB9" w:rsidRPr="006D1CB9" w:rsidRDefault="006D1CB9" w:rsidP="00F93119"/>
    <w:p w14:paraId="5A07F00A" w14:textId="77777777" w:rsidR="001140F8" w:rsidRPr="006D1CB9" w:rsidRDefault="001140F8" w:rsidP="00F93119">
      <w:r w:rsidRPr="006D1CB9">
        <w:t>SOValue()</w:t>
      </w:r>
    </w:p>
    <w:p w14:paraId="7D90A8F0" w14:textId="6A932C14" w:rsidR="001140F8" w:rsidRPr="006D1CB9" w:rsidRDefault="00594315" w:rsidP="00F93119">
      <w:r>
        <w:t>カラム数</w:t>
      </w:r>
      <w:r w:rsidR="001140F8" w:rsidRPr="006D1CB9">
        <w:t>が</w:t>
      </w:r>
      <w:r w:rsidR="001140F8" w:rsidRPr="006D1CB9">
        <w:t>0</w:t>
      </w:r>
      <w:r w:rsidR="001140F8" w:rsidRPr="006D1CB9">
        <w:t>である</w:t>
      </w:r>
      <w:r w:rsidR="001140F8" w:rsidRPr="006D1CB9">
        <w:t>SO</w:t>
      </w:r>
      <w:r w:rsidR="001140F8" w:rsidRPr="006D1CB9">
        <w:t>型の</w:t>
      </w:r>
      <w:r w:rsidR="00947EF5">
        <w:rPr>
          <w:rFonts w:hint="eastAsia"/>
        </w:rPr>
        <w:t>オブジェクト</w:t>
      </w:r>
      <w:r w:rsidR="001140F8" w:rsidRPr="006D1CB9">
        <w:t>を生成する。</w:t>
      </w:r>
    </w:p>
    <w:p w14:paraId="31AE0250" w14:textId="77777777" w:rsidR="001140F8" w:rsidRPr="006D1CB9" w:rsidRDefault="001140F8" w:rsidP="00F93119"/>
    <w:p w14:paraId="7B9B8C1A" w14:textId="77777777" w:rsidR="001140F8" w:rsidRPr="006D1CB9" w:rsidRDefault="001140F8" w:rsidP="00F93119">
      <w:r w:rsidRPr="006D1CB9">
        <w:t>void mergeTail( doube num )</w:t>
      </w:r>
    </w:p>
    <w:p w14:paraId="195AC7DF" w14:textId="77777777" w:rsidR="001140F8" w:rsidRPr="006D1CB9" w:rsidRDefault="001140F8" w:rsidP="00F93119">
      <w:r w:rsidRPr="006D1CB9">
        <w:t>SO</w:t>
      </w:r>
      <w:r w:rsidR="00947EF5">
        <w:rPr>
          <w:rFonts w:hint="eastAsia"/>
        </w:rPr>
        <w:t>型</w:t>
      </w:r>
      <w:r w:rsidRPr="006D1CB9">
        <w:t>の最後に数値型カラムを</w:t>
      </w:r>
      <w:r w:rsidRPr="00D467A6">
        <w:t>追加し、その値を</w:t>
      </w:r>
      <w:r w:rsidRPr="00D467A6">
        <w:t>num</w:t>
      </w:r>
      <w:r w:rsidRPr="00D467A6">
        <w:t>で設定する。</w:t>
      </w:r>
    </w:p>
    <w:p w14:paraId="4AB26464" w14:textId="77777777" w:rsidR="001140F8" w:rsidRPr="006D1CB9" w:rsidRDefault="001140F8" w:rsidP="00F93119"/>
    <w:p w14:paraId="38C23AE0" w14:textId="77777777" w:rsidR="001140F8" w:rsidRPr="006D1CB9" w:rsidRDefault="001140F8" w:rsidP="00F93119">
      <w:r w:rsidRPr="006D1CB9">
        <w:t>void mergeTail( String str )</w:t>
      </w:r>
    </w:p>
    <w:p w14:paraId="0E598875" w14:textId="77777777" w:rsidR="001140F8" w:rsidRPr="006D1CB9" w:rsidRDefault="001140F8" w:rsidP="00F93119">
      <w:r w:rsidRPr="006D1CB9">
        <w:t>SO</w:t>
      </w:r>
      <w:r w:rsidR="00947EF5">
        <w:rPr>
          <w:rFonts w:hint="eastAsia"/>
        </w:rPr>
        <w:t>型</w:t>
      </w:r>
      <w:r w:rsidRPr="006D1CB9">
        <w:t>の最後に文字型カラムを追加し、その</w:t>
      </w:r>
      <w:r w:rsidRPr="00AA3F01">
        <w:t>値を</w:t>
      </w:r>
      <w:r w:rsidRPr="00AA3F01">
        <w:t>str</w:t>
      </w:r>
      <w:r w:rsidRPr="00AA3F01">
        <w:t>で設定する</w:t>
      </w:r>
      <w:r w:rsidRPr="006D1CB9">
        <w:t>。</w:t>
      </w:r>
    </w:p>
    <w:p w14:paraId="1BD4A542" w14:textId="77777777" w:rsidR="001140F8" w:rsidRPr="006D1CB9" w:rsidRDefault="001140F8" w:rsidP="00F93119"/>
    <w:p w14:paraId="47D483A8" w14:textId="77777777" w:rsidR="001140F8" w:rsidRPr="006D1CB9" w:rsidRDefault="001140F8" w:rsidP="00F93119">
      <w:r w:rsidRPr="006D1CB9">
        <w:t>void mergeTail( boolean b )</w:t>
      </w:r>
    </w:p>
    <w:p w14:paraId="3ECBA417" w14:textId="77777777" w:rsidR="001140F8" w:rsidRPr="006D1CB9" w:rsidRDefault="001140F8" w:rsidP="00F93119">
      <w:r w:rsidRPr="006D1CB9">
        <w:t>SO</w:t>
      </w:r>
      <w:r w:rsidR="00947EF5">
        <w:rPr>
          <w:rFonts w:hint="eastAsia"/>
        </w:rPr>
        <w:t>型</w:t>
      </w:r>
      <w:r w:rsidRPr="006D1CB9">
        <w:t>の最後に論理型カラムを追加し、その値</w:t>
      </w:r>
      <w:r w:rsidRPr="00AA3F01">
        <w:t>を</w:t>
      </w:r>
      <w:r w:rsidRPr="00AA3F01">
        <w:t>b</w:t>
      </w:r>
      <w:r w:rsidRPr="00AA3F01">
        <w:t>で設定する</w:t>
      </w:r>
      <w:r w:rsidRPr="006D1CB9">
        <w:t>。</w:t>
      </w:r>
    </w:p>
    <w:p w14:paraId="2562DAF4" w14:textId="77777777" w:rsidR="001140F8" w:rsidRPr="006D1CB9" w:rsidRDefault="001140F8" w:rsidP="00F93119"/>
    <w:p w14:paraId="5C7678E3" w14:textId="77777777" w:rsidR="001140F8" w:rsidRPr="006D1CB9" w:rsidRDefault="001140F8" w:rsidP="00F93119">
      <w:r w:rsidRPr="006D1CB9">
        <w:t>void mergeTail( SOValue so )</w:t>
      </w:r>
    </w:p>
    <w:p w14:paraId="480889C9" w14:textId="77777777" w:rsidR="001140F8" w:rsidRPr="006D1CB9" w:rsidRDefault="001140F8" w:rsidP="00F93119">
      <w:r w:rsidRPr="006D1CB9">
        <w:t>SO</w:t>
      </w:r>
      <w:r w:rsidR="00947EF5">
        <w:rPr>
          <w:rFonts w:hint="eastAsia"/>
        </w:rPr>
        <w:t>型</w:t>
      </w:r>
      <w:r w:rsidRPr="006D1CB9">
        <w:t>の最後に</w:t>
      </w:r>
      <w:r w:rsidRPr="006D1CB9">
        <w:t>SO</w:t>
      </w:r>
      <w:r w:rsidR="00947EF5">
        <w:rPr>
          <w:rFonts w:hint="eastAsia"/>
        </w:rPr>
        <w:t>型</w:t>
      </w:r>
      <w:r w:rsidRPr="006D1CB9">
        <w:t>を追加する。追加されるカラムの順番</w:t>
      </w:r>
      <w:r w:rsidRPr="00AA3F01">
        <w:t>と値は、</w:t>
      </w:r>
      <w:r w:rsidRPr="00AA3F01">
        <w:t>so</w:t>
      </w:r>
      <w:r w:rsidRPr="00AA3F01">
        <w:t>のカラム</w:t>
      </w:r>
      <w:r w:rsidRPr="006D1CB9">
        <w:rPr>
          <w:rFonts w:hint="eastAsia"/>
        </w:rPr>
        <w:t>および</w:t>
      </w:r>
      <w:r w:rsidRPr="006D1CB9">
        <w:t>値と</w:t>
      </w:r>
      <w:r w:rsidRPr="006D1CB9">
        <w:rPr>
          <w:rFonts w:hint="eastAsia"/>
        </w:rPr>
        <w:t>同一</w:t>
      </w:r>
      <w:r w:rsidRPr="006D1CB9">
        <w:t>である。</w:t>
      </w:r>
    </w:p>
    <w:p w14:paraId="0A9ABE63" w14:textId="4DC93CA0" w:rsidR="00654319" w:rsidRDefault="00654319" w:rsidP="00F93119">
      <w:del w:id="6531" w:author="IRK" w:date="2020-04-13T12:52:00Z">
        <w:r w:rsidDel="00166351">
          <w:br w:type="page"/>
        </w:r>
      </w:del>
    </w:p>
    <w:p w14:paraId="6D8691B0" w14:textId="77777777" w:rsidR="001140F8" w:rsidRPr="006D1CB9" w:rsidRDefault="001140F8" w:rsidP="00F93119">
      <w:r w:rsidRPr="006D1CB9">
        <w:t>int getNoCols()</w:t>
      </w:r>
    </w:p>
    <w:p w14:paraId="5E8FEFD7" w14:textId="2B0EE7FD" w:rsidR="001140F8" w:rsidRPr="006D1CB9" w:rsidRDefault="001140F8" w:rsidP="00F93119">
      <w:r w:rsidRPr="006D1CB9">
        <w:t>SO</w:t>
      </w:r>
      <w:r w:rsidR="00947EF5">
        <w:rPr>
          <w:rFonts w:hint="eastAsia"/>
        </w:rPr>
        <w:t>型</w:t>
      </w:r>
      <w:r w:rsidRPr="006D1CB9">
        <w:t>の</w:t>
      </w:r>
      <w:r w:rsidR="00594315">
        <w:t>カラム数</w:t>
      </w:r>
      <w:r w:rsidRPr="006D1CB9">
        <w:t>を返す。</w:t>
      </w:r>
    </w:p>
    <w:p w14:paraId="52F10251" w14:textId="77777777" w:rsidR="001140F8" w:rsidRPr="006D1CB9" w:rsidRDefault="001140F8" w:rsidP="00F93119"/>
    <w:p w14:paraId="02F2B6E5" w14:textId="77777777" w:rsidR="001140F8" w:rsidRPr="006D1CB9" w:rsidRDefault="001140F8" w:rsidP="00F93119">
      <w:r w:rsidRPr="006D1CB9">
        <w:t>boolean isSameType( SOValue so )</w:t>
      </w:r>
    </w:p>
    <w:p w14:paraId="345F1E06" w14:textId="23BACAAD" w:rsidR="001140F8" w:rsidRPr="006D1CB9" w:rsidRDefault="00470BF1" w:rsidP="00F93119">
      <w:r>
        <w:rPr>
          <w:rFonts w:hint="eastAsia"/>
        </w:rPr>
        <w:t>こ</w:t>
      </w:r>
      <w:r w:rsidR="001140F8" w:rsidRPr="006D1CB9">
        <w:t>の値と</w:t>
      </w:r>
      <w:r w:rsidR="001140F8" w:rsidRPr="006D1CB9">
        <w:t>so</w:t>
      </w:r>
      <w:r w:rsidR="00947EF5">
        <w:rPr>
          <w:rFonts w:hint="eastAsia"/>
        </w:rPr>
        <w:t>パラメータの</w:t>
      </w:r>
      <w:r w:rsidR="00594315">
        <w:t>カラム数</w:t>
      </w:r>
      <w:r w:rsidR="001140F8" w:rsidRPr="006D1CB9">
        <w:t>に対応する各カラムの</w:t>
      </w:r>
      <w:r w:rsidR="00086934" w:rsidRPr="00086934">
        <w:rPr>
          <w:rFonts w:hint="eastAsia"/>
        </w:rPr>
        <w:t>データ</w:t>
      </w:r>
      <w:del w:id="6532" w:author="IRK" w:date="2020-04-13T12:27:00Z">
        <w:r w:rsidR="00086934" w:rsidRPr="00086934" w:rsidDel="00610CCB">
          <w:rPr>
            <w:rFonts w:hint="eastAsia"/>
          </w:rPr>
          <w:delText>形式</w:delText>
        </w:r>
      </w:del>
      <w:ins w:id="6533" w:author="IRK" w:date="2020-04-13T12:27:00Z">
        <w:r w:rsidR="00610CCB">
          <w:rPr>
            <w:rFonts w:hint="eastAsia"/>
          </w:rPr>
          <w:t>型</w:t>
        </w:r>
      </w:ins>
      <w:r w:rsidR="00086934" w:rsidRPr="00086934">
        <w:rPr>
          <w:rFonts w:hint="eastAsia"/>
        </w:rPr>
        <w:t>を比較する。すべて一致する場合は</w:t>
      </w:r>
      <w:r w:rsidR="00086934" w:rsidRPr="00086934">
        <w:rPr>
          <w:rFonts w:hint="eastAsia"/>
        </w:rPr>
        <w:t>TRUE</w:t>
      </w:r>
      <w:r w:rsidR="00086934" w:rsidRPr="00086934">
        <w:rPr>
          <w:rFonts w:hint="eastAsia"/>
        </w:rPr>
        <w:t>、一致しない場合は、</w:t>
      </w:r>
      <w:r w:rsidR="00086934" w:rsidRPr="00086934">
        <w:rPr>
          <w:rFonts w:hint="eastAsia"/>
        </w:rPr>
        <w:t>FALSE</w:t>
      </w:r>
      <w:r w:rsidR="00086934" w:rsidRPr="00086934">
        <w:rPr>
          <w:rFonts w:hint="eastAsia"/>
        </w:rPr>
        <w:t>を返す。</w:t>
      </w:r>
      <w:del w:id="6534" w:author="IRK" w:date="2020-03-13T10:33:00Z">
        <w:r w:rsidR="00086934" w:rsidRPr="00086934" w:rsidDel="001B0610">
          <w:delText xml:space="preserve"> </w:delText>
        </w:r>
      </w:del>
    </w:p>
    <w:p w14:paraId="400F93D0" w14:textId="77777777" w:rsidR="001140F8" w:rsidRPr="006D1CB9" w:rsidRDefault="001140F8" w:rsidP="00F93119"/>
    <w:p w14:paraId="30A675EB" w14:textId="77777777" w:rsidR="001140F8" w:rsidRPr="006D1CB9" w:rsidRDefault="001140F8" w:rsidP="00F93119">
      <w:r w:rsidRPr="006D1CB9">
        <w:t>byte getColumnType( int colNo )</w:t>
      </w:r>
    </w:p>
    <w:p w14:paraId="7D068CA9" w14:textId="5EFF5812" w:rsidR="001140F8" w:rsidRPr="006D1CB9" w:rsidRDefault="001140F8" w:rsidP="00F93119">
      <w:r w:rsidRPr="00AA3F01">
        <w:t>colNo</w:t>
      </w:r>
      <w:r w:rsidRPr="00AA3F01">
        <w:t>番</w:t>
      </w:r>
      <w:r w:rsidRPr="006D1CB9">
        <w:t>目のカラムのデータ</w:t>
      </w:r>
      <w:del w:id="6535" w:author="IRK" w:date="2020-04-13T12:27:00Z">
        <w:r w:rsidRPr="006D1CB9" w:rsidDel="00610CCB">
          <w:delText>形式</w:delText>
        </w:r>
      </w:del>
      <w:ins w:id="6536" w:author="IRK" w:date="2020-04-13T12:27:00Z">
        <w:r w:rsidR="00610CCB">
          <w:rPr>
            <w:rFonts w:hint="eastAsia"/>
          </w:rPr>
          <w:t>型</w:t>
        </w:r>
      </w:ins>
      <w:r w:rsidRPr="006D1CB9">
        <w:t>を</w:t>
      </w:r>
      <w:r w:rsidRPr="00AA3F01">
        <w:t>返す。</w:t>
      </w:r>
      <w:r w:rsidR="005A522A" w:rsidRPr="005A522A">
        <w:rPr>
          <w:rFonts w:hint="eastAsia"/>
        </w:rPr>
        <w:t>戻り値</w:t>
      </w:r>
      <w:r w:rsidR="00C5432A">
        <w:rPr>
          <w:rFonts w:hint="eastAsia"/>
        </w:rPr>
        <w:t>は</w:t>
      </w:r>
      <w:del w:id="6537" w:author="IRK" w:date="2020-03-13T09:04:00Z">
        <w:r w:rsidR="00EA46AB" w:rsidRPr="00EA46AB" w:rsidDel="00F87946">
          <w:rPr>
            <w:rFonts w:hint="eastAsia"/>
          </w:rPr>
          <w:delText>「表</w:delText>
        </w:r>
        <w:r w:rsidR="00EA46AB" w:rsidRPr="00EA46AB" w:rsidDel="00F87946">
          <w:rPr>
            <w:rFonts w:hint="eastAsia"/>
          </w:rPr>
          <w:delText xml:space="preserve">104 </w:delText>
        </w:r>
        <w:r w:rsidR="00EA46AB" w:rsidRPr="00EA46AB" w:rsidDel="00F87946">
          <w:rPr>
            <w:rFonts w:hint="eastAsia"/>
          </w:rPr>
          <w:delText>データ形式定数」</w:delText>
        </w:r>
      </w:del>
      <w:ins w:id="6538" w:author="IRK" w:date="2020-03-13T09:05:00Z">
        <w:r w:rsidR="00F87946">
          <w:fldChar w:fldCharType="begin"/>
        </w:r>
        <w:r w:rsidR="00F87946">
          <w:instrText xml:space="preserve"> </w:instrText>
        </w:r>
        <w:r w:rsidR="00F87946">
          <w:rPr>
            <w:rFonts w:hint="eastAsia"/>
          </w:rPr>
          <w:instrText>REF _Ref34982729 \h</w:instrText>
        </w:r>
        <w:r w:rsidR="00F87946">
          <w:instrText xml:space="preserve"> </w:instrText>
        </w:r>
      </w:ins>
      <w:r w:rsidR="00F87946">
        <w:fldChar w:fldCharType="separate"/>
      </w:r>
      <w:r w:rsidR="0092459D">
        <w:t>[</w:t>
      </w:r>
      <w:ins w:id="6539" w:author="IRK" w:date="2020-03-12T16:22:00Z">
        <w:r w:rsidR="0092459D">
          <w:rPr>
            <w:rFonts w:hint="eastAsia"/>
          </w:rPr>
          <w:t>表</w:t>
        </w:r>
        <w:r w:rsidR="0092459D">
          <w:rPr>
            <w:rFonts w:hint="eastAsia"/>
          </w:rPr>
          <w:t xml:space="preserve"> </w:t>
        </w:r>
      </w:ins>
      <w:r w:rsidR="0092459D">
        <w:rPr>
          <w:noProof/>
        </w:rPr>
        <w:t>111</w:t>
      </w:r>
      <w:ins w:id="6540" w:author="IRK" w:date="2020-03-12T16:22:00Z">
        <w:r w:rsidR="0092459D">
          <w:rPr>
            <w:rFonts w:hint="eastAsia"/>
          </w:rPr>
          <w:t xml:space="preserve"> </w:t>
        </w:r>
      </w:ins>
      <w:r w:rsidR="0092459D">
        <w:rPr>
          <w:noProof/>
        </w:rPr>
        <w:t>データ</w:t>
      </w:r>
      <w:ins w:id="6541" w:author="IRK" w:date="2020-04-13T12:26:00Z">
        <w:r w:rsidR="0092459D">
          <w:rPr>
            <w:rFonts w:hint="eastAsia"/>
          </w:rPr>
          <w:t>型</w:t>
        </w:r>
      </w:ins>
      <w:r w:rsidR="0092459D">
        <w:rPr>
          <w:noProof/>
        </w:rPr>
        <w:t>定数</w:t>
      </w:r>
      <w:r w:rsidR="0092459D">
        <w:rPr>
          <w:noProof/>
        </w:rPr>
        <w:t xml:space="preserve"> - com.innoexpert.innorulesj.runtime.Types</w:t>
      </w:r>
      <w:r w:rsidR="0092459D">
        <w:rPr>
          <w:rFonts w:hint="eastAsia"/>
          <w:noProof/>
        </w:rPr>
        <w:t>]</w:t>
      </w:r>
      <w:ins w:id="6542" w:author="IRK" w:date="2020-03-13T09:05:00Z">
        <w:r w:rsidR="00F87946">
          <w:fldChar w:fldCharType="end"/>
        </w:r>
      </w:ins>
      <w:r w:rsidR="00EA46AB" w:rsidRPr="00EA46AB">
        <w:rPr>
          <w:rFonts w:hint="eastAsia"/>
        </w:rPr>
        <w:t>を参照のこと。</w:t>
      </w:r>
      <w:del w:id="6543" w:author="IRK" w:date="2020-03-13T09:05:00Z">
        <w:r w:rsidR="00EA46AB" w:rsidRPr="00EA46AB" w:rsidDel="00F87946">
          <w:rPr>
            <w:rFonts w:hint="eastAsia"/>
          </w:rPr>
          <w:delText xml:space="preserve"> </w:delText>
        </w:r>
      </w:del>
      <w:r w:rsidRPr="00AA3F01">
        <w:t>colNo</w:t>
      </w:r>
      <w:r w:rsidRPr="00AA3F01">
        <w:t>は、</w:t>
      </w:r>
      <w:r w:rsidRPr="00AA3F01">
        <w:t>0 based</w:t>
      </w:r>
      <w:r w:rsidRPr="006D1CB9">
        <w:t>のインデックスである。</w:t>
      </w:r>
    </w:p>
    <w:p w14:paraId="7F4F3CDB" w14:textId="77777777" w:rsidR="001140F8" w:rsidRPr="006D1CB9" w:rsidRDefault="001140F8" w:rsidP="00F93119"/>
    <w:p w14:paraId="1DDE9B5E" w14:textId="77777777" w:rsidR="001140F8" w:rsidRPr="006D1CB9" w:rsidRDefault="001140F8" w:rsidP="00F93119">
      <w:r w:rsidRPr="006D1CB9">
        <w:t>double getNumber( int colNo ) throws RuleRuntimeException</w:t>
      </w:r>
    </w:p>
    <w:p w14:paraId="7FFB17B9" w14:textId="0602351B" w:rsidR="001140F8" w:rsidRPr="006D1CB9" w:rsidRDefault="001140F8" w:rsidP="00F93119">
      <w:r w:rsidRPr="00AA3F01">
        <w:t>colNo</w:t>
      </w:r>
      <w:r w:rsidRPr="00AA3F01">
        <w:t>番目</w:t>
      </w:r>
      <w:r w:rsidRPr="006D1CB9">
        <w:t>の</w:t>
      </w:r>
      <w:r w:rsidR="00594315">
        <w:t>カラム</w:t>
      </w:r>
      <w:r w:rsidR="00470BF1">
        <w:rPr>
          <w:rFonts w:hint="eastAsia"/>
        </w:rPr>
        <w:t>の</w:t>
      </w:r>
      <w:r w:rsidR="00594315">
        <w:t>数</w:t>
      </w:r>
      <w:r w:rsidRPr="006D1CB9">
        <w:t>値を</w:t>
      </w:r>
      <w:r w:rsidRPr="00AA3F01">
        <w:t>返す。</w:t>
      </w:r>
      <w:r w:rsidRPr="00AA3F01">
        <w:t>colNo</w:t>
      </w:r>
      <w:r w:rsidRPr="00AA3F01">
        <w:t>は、</w:t>
      </w:r>
      <w:r w:rsidRPr="00AA3F01">
        <w:t>0</w:t>
      </w:r>
      <w:r w:rsidR="003F11C2" w:rsidRPr="00AA3F01">
        <w:t xml:space="preserve"> </w:t>
      </w:r>
      <w:r w:rsidRPr="00AA3F01">
        <w:t>based</w:t>
      </w:r>
      <w:r w:rsidRPr="006D1CB9">
        <w:t>のインデックスである。カラムのデータ</w:t>
      </w:r>
      <w:del w:id="6544" w:author="IRK" w:date="2020-04-13T12:27:00Z">
        <w:r w:rsidRPr="006D1CB9" w:rsidDel="00610CCB">
          <w:delText>形式</w:delText>
        </w:r>
      </w:del>
      <w:ins w:id="6545" w:author="IRK" w:date="2020-04-13T12:27:00Z">
        <w:r w:rsidR="00610CCB">
          <w:rPr>
            <w:rFonts w:hint="eastAsia"/>
          </w:rPr>
          <w:t>型</w:t>
        </w:r>
      </w:ins>
      <w:r w:rsidRPr="006D1CB9">
        <w:t>が数値型でない場合は</w:t>
      </w:r>
      <w:r w:rsidRPr="00AA3F01">
        <w:t>、</w:t>
      </w:r>
      <w:r w:rsidRPr="00AA3F01">
        <w:t>RuleRuntimeException</w:t>
      </w:r>
      <w:r w:rsidRPr="00AA3F01">
        <w:t>が投げられる</w:t>
      </w:r>
      <w:r w:rsidRPr="006D1CB9">
        <w:t>。</w:t>
      </w:r>
    </w:p>
    <w:p w14:paraId="5ECA0559" w14:textId="77777777" w:rsidR="001140F8" w:rsidRPr="006D1CB9" w:rsidRDefault="001140F8" w:rsidP="00F93119"/>
    <w:p w14:paraId="073C0BF7" w14:textId="77777777" w:rsidR="001140F8" w:rsidRPr="006D1CB9" w:rsidRDefault="001140F8">
      <w:pPr>
        <w:pPrChange w:id="6546" w:author="IRK" w:date="2020-03-13T16:03:00Z">
          <w:pPr>
            <w:outlineLvl w:val="0"/>
          </w:pPr>
        </w:pPrChange>
      </w:pPr>
      <w:r w:rsidRPr="006D1CB9">
        <w:t>String getString( int colNo ) throws RuleRuntimeException</w:t>
      </w:r>
    </w:p>
    <w:p w14:paraId="25A3B409" w14:textId="5038A421" w:rsidR="001140F8" w:rsidRPr="006D1CB9" w:rsidRDefault="001140F8" w:rsidP="00F93119">
      <w:r w:rsidRPr="00AA3F01">
        <w:t>colNo</w:t>
      </w:r>
      <w:r w:rsidRPr="00AA3F01">
        <w:t>番目</w:t>
      </w:r>
      <w:r w:rsidRPr="006D1CB9">
        <w:t>のカラムの文字値を</w:t>
      </w:r>
      <w:r w:rsidRPr="00AA3F01">
        <w:t>返す。</w:t>
      </w:r>
      <w:r w:rsidRPr="00AA3F01">
        <w:t>colNo</w:t>
      </w:r>
      <w:r w:rsidRPr="00AA3F01">
        <w:t>は、</w:t>
      </w:r>
      <w:r w:rsidRPr="00AA3F01">
        <w:t>0 based</w:t>
      </w:r>
      <w:r w:rsidRPr="00AA3F01">
        <w:t>の</w:t>
      </w:r>
      <w:r w:rsidRPr="006D1CB9">
        <w:t>インデックスである。カラムのデータ</w:t>
      </w:r>
      <w:del w:id="6547" w:author="IRK" w:date="2020-04-13T12:27:00Z">
        <w:r w:rsidRPr="006D1CB9" w:rsidDel="00610CCB">
          <w:delText>形式</w:delText>
        </w:r>
      </w:del>
      <w:ins w:id="6548" w:author="IRK" w:date="2020-04-13T12:27:00Z">
        <w:r w:rsidR="00610CCB">
          <w:rPr>
            <w:rFonts w:hint="eastAsia"/>
          </w:rPr>
          <w:t>型</w:t>
        </w:r>
      </w:ins>
      <w:r w:rsidRPr="006D1CB9">
        <w:t>が文字型でない場合は</w:t>
      </w:r>
      <w:r w:rsidRPr="00AA3F01">
        <w:t>、</w:t>
      </w:r>
      <w:r w:rsidRPr="00AA3F01">
        <w:t>RuleRuntimeException</w:t>
      </w:r>
      <w:r w:rsidRPr="00AA3F01">
        <w:t>が投げられる</w:t>
      </w:r>
      <w:r w:rsidRPr="006D1CB9">
        <w:t>。</w:t>
      </w:r>
    </w:p>
    <w:p w14:paraId="143E84AE" w14:textId="77777777" w:rsidR="001140F8" w:rsidRPr="006D1CB9" w:rsidRDefault="001140F8" w:rsidP="00F93119">
      <w:pPr>
        <w:pStyle w:val="aff1"/>
      </w:pPr>
    </w:p>
    <w:p w14:paraId="3D74BEA9" w14:textId="77777777" w:rsidR="001140F8" w:rsidRPr="006D1CB9" w:rsidRDefault="001140F8" w:rsidP="00F93119">
      <w:r w:rsidRPr="006D1CB9">
        <w:t>boolean getBoolean( int colNo ) throws RuleRuntimeException</w:t>
      </w:r>
    </w:p>
    <w:p w14:paraId="42C31CC1" w14:textId="41C491FC" w:rsidR="001140F8" w:rsidRPr="006D1CB9" w:rsidRDefault="001140F8" w:rsidP="00F93119">
      <w:r w:rsidRPr="00AA3F01">
        <w:t>colNo</w:t>
      </w:r>
      <w:r w:rsidRPr="006D1CB9">
        <w:t>番目のカラムの論理値を</w:t>
      </w:r>
      <w:r w:rsidRPr="00AA3F01">
        <w:t>返す。</w:t>
      </w:r>
      <w:r w:rsidRPr="00AA3F01">
        <w:t>colNo</w:t>
      </w:r>
      <w:r w:rsidRPr="00AA3F01">
        <w:t>は、</w:t>
      </w:r>
      <w:r w:rsidRPr="00AA3F01">
        <w:t>0 based</w:t>
      </w:r>
      <w:r w:rsidRPr="00AA3F01">
        <w:t>のインデックス</w:t>
      </w:r>
      <w:r w:rsidRPr="006D1CB9">
        <w:t>である。カラムのデータ</w:t>
      </w:r>
      <w:del w:id="6549" w:author="IRK" w:date="2020-04-13T12:27:00Z">
        <w:r w:rsidRPr="006D1CB9" w:rsidDel="00610CCB">
          <w:delText>形式</w:delText>
        </w:r>
      </w:del>
      <w:ins w:id="6550" w:author="IRK" w:date="2020-04-13T12:27:00Z">
        <w:r w:rsidR="00610CCB">
          <w:rPr>
            <w:rFonts w:hint="eastAsia"/>
          </w:rPr>
          <w:t>型</w:t>
        </w:r>
      </w:ins>
      <w:r w:rsidRPr="006D1CB9">
        <w:t>が論理型でない場合は</w:t>
      </w:r>
      <w:r w:rsidRPr="00AA3F01">
        <w:t>、</w:t>
      </w:r>
      <w:r w:rsidRPr="00AA3F01">
        <w:t>RuleRuntimeException</w:t>
      </w:r>
      <w:r w:rsidRPr="00AA3F01">
        <w:t>が</w:t>
      </w:r>
      <w:r w:rsidRPr="006D1CB9">
        <w:t>投げられる</w:t>
      </w:r>
      <w:r w:rsidR="00470BF1">
        <w:rPr>
          <w:rFonts w:hint="eastAsia"/>
        </w:rPr>
        <w:t>。</w:t>
      </w:r>
    </w:p>
    <w:p w14:paraId="5232FD44" w14:textId="77777777" w:rsidR="001140F8" w:rsidRPr="006D1CB9" w:rsidRDefault="001140F8" w:rsidP="00F93119"/>
    <w:p w14:paraId="092AFBCA" w14:textId="713DE8FD" w:rsidR="001140F8" w:rsidRPr="006D1CB9" w:rsidRDefault="001140F8" w:rsidP="00F93119">
      <w:r w:rsidRPr="006D1CB9">
        <w:t>次は、</w:t>
      </w:r>
      <w:r w:rsidRPr="006D1CB9">
        <w:t>2</w:t>
      </w:r>
      <w:r w:rsidRPr="006D1CB9">
        <w:t>つのカラムを</w:t>
      </w:r>
      <w:r w:rsidRPr="00AA3F01">
        <w:t>持つ</w:t>
      </w:r>
      <w:r w:rsidRPr="00AA3F01">
        <w:t>SO</w:t>
      </w:r>
      <w:r w:rsidRPr="00AA3F01">
        <w:t>値を生成</w:t>
      </w:r>
      <w:r w:rsidRPr="006D1CB9">
        <w:t>する例である。</w:t>
      </w:r>
      <w:r w:rsidR="00EE2005" w:rsidRPr="00EE2005">
        <w:rPr>
          <w:rFonts w:hint="eastAsia"/>
        </w:rPr>
        <w:t>カラムのデータ</w:t>
      </w:r>
      <w:del w:id="6551" w:author="IRK" w:date="2020-04-13T12:27:00Z">
        <w:r w:rsidR="00EE2005" w:rsidRPr="00EE2005" w:rsidDel="00610CCB">
          <w:rPr>
            <w:rFonts w:hint="eastAsia"/>
          </w:rPr>
          <w:delText>形式</w:delText>
        </w:r>
      </w:del>
      <w:ins w:id="6552" w:author="IRK" w:date="2020-04-13T12:27:00Z">
        <w:r w:rsidR="00610CCB">
          <w:rPr>
            <w:rFonts w:hint="eastAsia"/>
          </w:rPr>
          <w:t>型</w:t>
        </w:r>
      </w:ins>
      <w:r w:rsidR="00EE2005" w:rsidRPr="00EE2005">
        <w:rPr>
          <w:rFonts w:hint="eastAsia"/>
        </w:rPr>
        <w:t>は、数値型、文字型とし、それぞれ値に「</w:t>
      </w:r>
      <w:r w:rsidR="00EE2005" w:rsidRPr="00EE2005">
        <w:rPr>
          <w:rFonts w:hint="eastAsia"/>
        </w:rPr>
        <w:t>5.0</w:t>
      </w:r>
      <w:r w:rsidR="00EE2005" w:rsidRPr="00EE2005">
        <w:rPr>
          <w:rFonts w:hint="eastAsia"/>
        </w:rPr>
        <w:t>」、</w:t>
      </w:r>
      <w:r w:rsidR="00EE2005">
        <w:rPr>
          <w:rFonts w:hint="eastAsia"/>
        </w:rPr>
        <w:t>「</w:t>
      </w:r>
      <w:r w:rsidR="00EE2005" w:rsidRPr="00AB2487">
        <w:rPr>
          <w:rFonts w:cs="Arial" w:hint="eastAsia"/>
        </w:rPr>
        <w:t>“</w:t>
      </w:r>
      <w:r w:rsidR="00EE2005" w:rsidRPr="00EE2005">
        <w:rPr>
          <w:rFonts w:hint="eastAsia"/>
        </w:rPr>
        <w:t>ABC</w:t>
      </w:r>
      <w:r w:rsidR="00EE2005">
        <w:t>”</w:t>
      </w:r>
      <w:r w:rsidR="00EE2005" w:rsidRPr="00EE2005">
        <w:rPr>
          <w:rFonts w:hint="eastAsia"/>
        </w:rPr>
        <w:t>」と設定している。</w:t>
      </w:r>
      <w:r w:rsidR="00EE2005" w:rsidRPr="00EE2005" w:rsidDel="00EE2005">
        <w:t xml:space="preserve"> </w:t>
      </w:r>
    </w:p>
    <w:p w14:paraId="510A1EF1" w14:textId="77777777" w:rsidR="001140F8" w:rsidRPr="003647A8" w:rsidRDefault="001140F8" w:rsidP="00F93119"/>
    <w:tbl>
      <w:tblPr>
        <w:tblStyle w:val="af4"/>
        <w:tblW w:w="0" w:type="auto"/>
        <w:jc w:val="center"/>
        <w:tblLook w:val="04A0" w:firstRow="1" w:lastRow="0" w:firstColumn="1" w:lastColumn="0" w:noHBand="0" w:noVBand="1"/>
        <w:tblPrChange w:id="6553" w:author="IRK" w:date="2020-04-14T16:11:00Z">
          <w:tblPr>
            <w:tblStyle w:val="af4"/>
            <w:tblW w:w="0" w:type="auto"/>
            <w:tblInd w:w="108" w:type="dxa"/>
            <w:tblLook w:val="04A0" w:firstRow="1" w:lastRow="0" w:firstColumn="1" w:lastColumn="0" w:noHBand="0" w:noVBand="1"/>
          </w:tblPr>
        </w:tblPrChange>
      </w:tblPr>
      <w:tblGrid>
        <w:gridCol w:w="9498"/>
        <w:tblGridChange w:id="6554">
          <w:tblGrid>
            <w:gridCol w:w="9498"/>
          </w:tblGrid>
        </w:tblGridChange>
      </w:tblGrid>
      <w:tr w:rsidR="001140F8" w14:paraId="54644065" w14:textId="77777777" w:rsidTr="007E6E4B">
        <w:trPr>
          <w:jc w:val="center"/>
        </w:trPr>
        <w:tc>
          <w:tcPr>
            <w:tcW w:w="9498" w:type="dxa"/>
            <w:tcBorders>
              <w:top w:val="single" w:sz="4" w:space="0" w:color="auto"/>
              <w:left w:val="single" w:sz="4" w:space="0" w:color="auto"/>
              <w:bottom w:val="single" w:sz="4" w:space="0" w:color="auto"/>
              <w:right w:val="single" w:sz="4" w:space="0" w:color="auto"/>
            </w:tcBorders>
            <w:hideMark/>
            <w:tcPrChange w:id="6555" w:author="IRK" w:date="2020-04-14T16:11:00Z">
              <w:tcPr>
                <w:tcW w:w="9498" w:type="dxa"/>
                <w:tcBorders>
                  <w:top w:val="single" w:sz="4" w:space="0" w:color="auto"/>
                  <w:left w:val="single" w:sz="4" w:space="0" w:color="auto"/>
                  <w:bottom w:val="single" w:sz="4" w:space="0" w:color="auto"/>
                  <w:right w:val="single" w:sz="4" w:space="0" w:color="auto"/>
                </w:tcBorders>
                <w:hideMark/>
              </w:tcPr>
            </w:tcPrChange>
          </w:tcPr>
          <w:p w14:paraId="0C51E3FD" w14:textId="77777777" w:rsidR="001140F8" w:rsidRDefault="001140F8">
            <w:pPr>
              <w:pStyle w:val="1b"/>
              <w:pPrChange w:id="6556" w:author="IRK" w:date="2020-04-14T13:58:00Z">
                <w:pPr>
                  <w:pStyle w:val="aff1"/>
                </w:pPr>
              </w:pPrChange>
            </w:pPr>
            <w:r>
              <w:t>SOValue so = new SOValue();</w:t>
            </w:r>
          </w:p>
          <w:p w14:paraId="3CA40B9F" w14:textId="77777777" w:rsidR="001140F8" w:rsidRDefault="001140F8">
            <w:pPr>
              <w:pStyle w:val="1b"/>
              <w:pPrChange w:id="6557" w:author="IRK" w:date="2020-04-14T13:58:00Z">
                <w:pPr>
                  <w:pStyle w:val="aff1"/>
                </w:pPr>
              </w:pPrChange>
            </w:pPr>
            <w:r>
              <w:t>so.mergeTail( 5.0 );</w:t>
            </w:r>
          </w:p>
          <w:p w14:paraId="7C5E9AC4" w14:textId="77777777" w:rsidR="001140F8" w:rsidRDefault="001140F8">
            <w:pPr>
              <w:pStyle w:val="1b"/>
              <w:pPrChange w:id="6558" w:author="IRK" w:date="2020-04-14T13:58:00Z">
                <w:pPr>
                  <w:pStyle w:val="aff1"/>
                </w:pPr>
              </w:pPrChange>
            </w:pPr>
            <w:r>
              <w:t>so.mergeTail( “ABC” );</w:t>
            </w:r>
          </w:p>
        </w:tc>
      </w:tr>
    </w:tbl>
    <w:p w14:paraId="250751D0" w14:textId="77777777" w:rsidR="001140F8" w:rsidRDefault="001140F8" w:rsidP="00F93119"/>
    <w:p w14:paraId="24DA5A5A" w14:textId="77777777" w:rsidR="001140F8" w:rsidRDefault="001140F8" w:rsidP="00F93119">
      <w:pPr>
        <w:pStyle w:val="22"/>
      </w:pPr>
      <w:bookmarkStart w:id="6559" w:name="_Toc426449675"/>
      <w:bookmarkStart w:id="6560" w:name="_Toc426449771"/>
      <w:bookmarkStart w:id="6561" w:name="_Toc434858952"/>
      <w:bookmarkStart w:id="6562" w:name="_Toc34988331"/>
      <w:bookmarkStart w:id="6563" w:name="_Toc40799184"/>
      <w:r>
        <w:t>com.innoexpert.innorulesj.runtime.MOValue</w:t>
      </w:r>
      <w:bookmarkEnd w:id="6559"/>
      <w:bookmarkEnd w:id="6560"/>
      <w:bookmarkEnd w:id="6561"/>
      <w:bookmarkEnd w:id="6562"/>
      <w:bookmarkEnd w:id="6563"/>
    </w:p>
    <w:p w14:paraId="67C8F49A" w14:textId="3E07988C" w:rsidR="001140F8" w:rsidRDefault="00EE2005" w:rsidP="00F93119">
      <w:r w:rsidRPr="00EE2005">
        <w:rPr>
          <w:rFonts w:hint="eastAsia"/>
        </w:rPr>
        <w:t>0</w:t>
      </w:r>
      <w:r w:rsidRPr="00EE2005">
        <w:rPr>
          <w:rFonts w:hint="eastAsia"/>
        </w:rPr>
        <w:t>行または</w:t>
      </w:r>
      <w:r w:rsidRPr="00EE2005">
        <w:rPr>
          <w:rFonts w:hint="eastAsia"/>
        </w:rPr>
        <w:t>1</w:t>
      </w:r>
      <w:r w:rsidRPr="00EE2005">
        <w:rPr>
          <w:rFonts w:hint="eastAsia"/>
        </w:rPr>
        <w:t>行で、カラムが</w:t>
      </w:r>
      <w:r w:rsidRPr="00EE2005">
        <w:rPr>
          <w:rFonts w:hint="eastAsia"/>
        </w:rPr>
        <w:t>1</w:t>
      </w:r>
      <w:r w:rsidRPr="00EE2005">
        <w:rPr>
          <w:rFonts w:hint="eastAsia"/>
        </w:rPr>
        <w:t>つ以上の値</w:t>
      </w:r>
      <w:r w:rsidR="001140F8" w:rsidRPr="004F6D20">
        <w:t>、つまり</w:t>
      </w:r>
      <w:r w:rsidR="001140F8" w:rsidRPr="004F6D20">
        <w:t>MO</w:t>
      </w:r>
      <w:r w:rsidR="001140F8" w:rsidRPr="004F6D20">
        <w:t>値を表現するためのクラスである。各カラムのデータ</w:t>
      </w:r>
      <w:del w:id="6564" w:author="IRK" w:date="2020-04-13T12:27:00Z">
        <w:r w:rsidR="001140F8" w:rsidRPr="004F6D20" w:rsidDel="00610CCB">
          <w:delText>形式</w:delText>
        </w:r>
      </w:del>
      <w:ins w:id="6565" w:author="IRK" w:date="2020-04-13T12:27:00Z">
        <w:r w:rsidR="00610CCB">
          <w:rPr>
            <w:rFonts w:hint="eastAsia"/>
          </w:rPr>
          <w:t>型</w:t>
        </w:r>
      </w:ins>
      <w:r w:rsidR="001140F8" w:rsidRPr="004F6D20">
        <w:t>は、必ず数値型、文字型、または論理型にする。それを</w:t>
      </w:r>
      <w:r w:rsidR="00470BF1">
        <w:rPr>
          <w:rFonts w:hint="eastAsia"/>
        </w:rPr>
        <w:t>イメージ</w:t>
      </w:r>
      <w:r w:rsidR="001140F8" w:rsidRPr="004F6D20">
        <w:t>で表現すると、</w:t>
      </w:r>
      <w:del w:id="6566" w:author="IRK" w:date="2020-03-12T14:40:00Z">
        <w:r w:rsidR="007370B3" w:rsidDel="00A55E2C">
          <w:rPr>
            <w:rFonts w:hint="eastAsia"/>
          </w:rPr>
          <w:delText>以下</w:delText>
        </w:r>
      </w:del>
      <w:ins w:id="6567" w:author="IRK" w:date="2020-03-12T14:40:00Z">
        <w:r w:rsidR="00A55E2C">
          <w:rPr>
            <w:rFonts w:hint="eastAsia"/>
          </w:rPr>
          <w:t>次</w:t>
        </w:r>
      </w:ins>
      <w:r w:rsidR="007370B3">
        <w:rPr>
          <w:rFonts w:hint="eastAsia"/>
        </w:rPr>
        <w:t>の</w:t>
      </w:r>
      <w:del w:id="6568" w:author="IRK" w:date="2020-03-12T14:40:00Z">
        <w:r w:rsidR="007370B3" w:rsidDel="00A55E2C">
          <w:rPr>
            <w:rFonts w:hint="eastAsia"/>
          </w:rPr>
          <w:delText>通り</w:delText>
        </w:r>
      </w:del>
      <w:ins w:id="6569" w:author="IRK" w:date="2020-03-12T14:40:00Z">
        <w:r w:rsidR="00A55E2C">
          <w:rPr>
            <w:rFonts w:hint="eastAsia"/>
          </w:rPr>
          <w:t>とおり</w:t>
        </w:r>
      </w:ins>
      <w:r w:rsidR="007370B3">
        <w:rPr>
          <w:rFonts w:hint="eastAsia"/>
        </w:rPr>
        <w:t>である。</w:t>
      </w:r>
    </w:p>
    <w:p w14:paraId="235CA3D8" w14:textId="5656223B" w:rsidR="00654319" w:rsidRDefault="00654319" w:rsidP="00F93119">
      <w:del w:id="6570" w:author="IRK" w:date="2020-04-13T12:52:00Z">
        <w:r w:rsidDel="00166351">
          <w:br w:type="page"/>
        </w:r>
      </w:del>
    </w:p>
    <w:p w14:paraId="34065E86" w14:textId="4078DBE1" w:rsidR="004F6D20" w:rsidRDefault="004F6D20" w:rsidP="00F93119">
      <w:pPr>
        <w:pStyle w:val="af5"/>
      </w:pPr>
      <w:bookmarkStart w:id="6571" w:name="_Toc40799338"/>
      <w:r>
        <w:t>[</w:t>
      </w:r>
      <w:del w:id="6572"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108</w:delText>
        </w:r>
        <w:r w:rsidR="00E65728" w:rsidDel="004316F4">
          <w:rPr>
            <w:noProof/>
          </w:rPr>
          <w:fldChar w:fldCharType="end"/>
        </w:r>
        <w:r w:rsidDel="004316F4">
          <w:rPr>
            <w:rFonts w:hint="eastAsia"/>
          </w:rPr>
          <w:delText xml:space="preserve">　</w:delText>
        </w:r>
      </w:del>
      <w:ins w:id="6573" w:author="IRK" w:date="2020-03-12T16:23: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115</w:t>
      </w:r>
      <w:ins w:id="6574" w:author="IRK" w:date="2020-03-12T16:23:00Z">
        <w:r w:rsidR="004316F4">
          <w:fldChar w:fldCharType="end"/>
        </w:r>
      </w:ins>
      <w:r w:rsidRPr="004F6D20">
        <w:rPr>
          <w:noProof/>
        </w:rPr>
        <w:t xml:space="preserve"> </w:t>
      </w:r>
      <w:r>
        <w:rPr>
          <w:noProof/>
        </w:rPr>
        <w:t>MO</w:t>
      </w:r>
      <w:r>
        <w:rPr>
          <w:noProof/>
        </w:rPr>
        <w:t>型データ</w:t>
      </w:r>
      <w:r>
        <w:rPr>
          <w:rFonts w:hint="eastAsia"/>
          <w:noProof/>
        </w:rPr>
        <w:t>]</w:t>
      </w:r>
      <w:bookmarkEnd w:id="6571"/>
    </w:p>
    <w:tbl>
      <w:tblPr>
        <w:tblStyle w:val="af4"/>
        <w:tblW w:w="0" w:type="auto"/>
        <w:tblLook w:val="04A0" w:firstRow="1" w:lastRow="0" w:firstColumn="1" w:lastColumn="0" w:noHBand="0" w:noVBand="1"/>
      </w:tblPr>
      <w:tblGrid>
        <w:gridCol w:w="1938"/>
        <w:gridCol w:w="1939"/>
        <w:gridCol w:w="1939"/>
        <w:gridCol w:w="1938"/>
        <w:gridCol w:w="1822"/>
      </w:tblGrid>
      <w:tr w:rsidR="001140F8" w14:paraId="14134491" w14:textId="77777777" w:rsidTr="004F6D20">
        <w:tc>
          <w:tcPr>
            <w:tcW w:w="1938" w:type="dxa"/>
            <w:tcBorders>
              <w:top w:val="nil"/>
              <w:left w:val="nil"/>
              <w:bottom w:val="nil"/>
              <w:right w:val="nil"/>
            </w:tcBorders>
          </w:tcPr>
          <w:p w14:paraId="73651856" w14:textId="77777777" w:rsidR="001140F8" w:rsidRDefault="001140F8">
            <w:pPr>
              <w:pStyle w:val="1b"/>
              <w:pPrChange w:id="6575" w:author="IRK" w:date="2020-04-14T13:58:00Z">
                <w:pPr/>
              </w:pPrChange>
            </w:pPr>
          </w:p>
        </w:tc>
        <w:tc>
          <w:tcPr>
            <w:tcW w:w="1939" w:type="dxa"/>
            <w:tcBorders>
              <w:top w:val="nil"/>
              <w:left w:val="nil"/>
              <w:bottom w:val="single" w:sz="4" w:space="0" w:color="auto"/>
              <w:right w:val="nil"/>
            </w:tcBorders>
            <w:hideMark/>
          </w:tcPr>
          <w:p w14:paraId="08639D65" w14:textId="77777777" w:rsidR="001140F8" w:rsidRDefault="001140F8">
            <w:pPr>
              <w:pStyle w:val="1b"/>
              <w:pPrChange w:id="6576" w:author="IRK" w:date="2020-04-14T13:58:00Z">
                <w:pPr/>
              </w:pPrChange>
            </w:pPr>
            <w:r>
              <w:t>カラム</w:t>
            </w:r>
            <w:r>
              <w:t>0</w:t>
            </w:r>
          </w:p>
        </w:tc>
        <w:tc>
          <w:tcPr>
            <w:tcW w:w="1939" w:type="dxa"/>
            <w:tcBorders>
              <w:top w:val="nil"/>
              <w:left w:val="nil"/>
              <w:bottom w:val="single" w:sz="4" w:space="0" w:color="auto"/>
              <w:right w:val="nil"/>
            </w:tcBorders>
            <w:hideMark/>
          </w:tcPr>
          <w:p w14:paraId="7099F2CC" w14:textId="77777777" w:rsidR="001140F8" w:rsidRDefault="001140F8">
            <w:pPr>
              <w:pStyle w:val="1b"/>
              <w:pPrChange w:id="6577" w:author="IRK" w:date="2020-04-14T13:58:00Z">
                <w:pPr/>
              </w:pPrChange>
            </w:pPr>
            <w:r>
              <w:t>カラム</w:t>
            </w:r>
            <w:r>
              <w:t>1</w:t>
            </w:r>
          </w:p>
        </w:tc>
        <w:tc>
          <w:tcPr>
            <w:tcW w:w="1938" w:type="dxa"/>
            <w:tcBorders>
              <w:top w:val="nil"/>
              <w:left w:val="nil"/>
              <w:bottom w:val="nil"/>
              <w:right w:val="nil"/>
            </w:tcBorders>
            <w:hideMark/>
          </w:tcPr>
          <w:p w14:paraId="5D046468" w14:textId="77777777" w:rsidR="001140F8" w:rsidRDefault="001140F8">
            <w:pPr>
              <w:pStyle w:val="1b"/>
              <w:pPrChange w:id="6578" w:author="IRK" w:date="2020-04-14T13:58:00Z">
                <w:pPr/>
              </w:pPrChange>
            </w:pPr>
            <w:r>
              <w:t>…</w:t>
            </w:r>
          </w:p>
        </w:tc>
        <w:tc>
          <w:tcPr>
            <w:tcW w:w="1822" w:type="dxa"/>
            <w:tcBorders>
              <w:top w:val="nil"/>
              <w:left w:val="nil"/>
              <w:bottom w:val="single" w:sz="4" w:space="0" w:color="auto"/>
              <w:right w:val="nil"/>
            </w:tcBorders>
            <w:hideMark/>
          </w:tcPr>
          <w:p w14:paraId="0C8CE3FE" w14:textId="77777777" w:rsidR="001140F8" w:rsidRDefault="001140F8">
            <w:pPr>
              <w:pStyle w:val="1b"/>
              <w:pPrChange w:id="6579" w:author="IRK" w:date="2020-04-14T13:58:00Z">
                <w:pPr/>
              </w:pPrChange>
            </w:pPr>
            <w:r>
              <w:t>カラム</w:t>
            </w:r>
            <w:r>
              <w:t>n-1</w:t>
            </w:r>
          </w:p>
        </w:tc>
      </w:tr>
      <w:tr w:rsidR="001140F8" w14:paraId="42CE193B" w14:textId="77777777" w:rsidTr="004F6D20">
        <w:tc>
          <w:tcPr>
            <w:tcW w:w="1938" w:type="dxa"/>
            <w:tcBorders>
              <w:top w:val="nil"/>
              <w:left w:val="nil"/>
              <w:bottom w:val="nil"/>
              <w:right w:val="single" w:sz="4" w:space="0" w:color="auto"/>
            </w:tcBorders>
            <w:hideMark/>
          </w:tcPr>
          <w:p w14:paraId="423A387B" w14:textId="77777777" w:rsidR="001140F8" w:rsidRDefault="001140F8">
            <w:pPr>
              <w:pStyle w:val="1b"/>
              <w:pPrChange w:id="6580" w:author="IRK" w:date="2020-04-14T13:58:00Z">
                <w:pPr/>
              </w:pPrChange>
            </w:pPr>
            <w:r>
              <w:t>行</w:t>
            </w:r>
            <w:r>
              <w:t>0</w:t>
            </w:r>
          </w:p>
        </w:tc>
        <w:tc>
          <w:tcPr>
            <w:tcW w:w="1939" w:type="dxa"/>
            <w:tcBorders>
              <w:top w:val="single" w:sz="4" w:space="0" w:color="auto"/>
              <w:left w:val="single" w:sz="4" w:space="0" w:color="auto"/>
              <w:bottom w:val="single" w:sz="4" w:space="0" w:color="auto"/>
              <w:right w:val="single" w:sz="4" w:space="0" w:color="auto"/>
            </w:tcBorders>
            <w:hideMark/>
          </w:tcPr>
          <w:p w14:paraId="4E959D4D" w14:textId="77777777" w:rsidR="001140F8" w:rsidRDefault="001140F8">
            <w:pPr>
              <w:pStyle w:val="1b"/>
              <w:pPrChange w:id="6581" w:author="IRK" w:date="2020-04-14T13:58:00Z">
                <w:pPr/>
              </w:pPrChange>
            </w:pPr>
            <w:r>
              <w:t>値</w:t>
            </w:r>
            <w:r>
              <w:t>0,0</w:t>
            </w:r>
          </w:p>
        </w:tc>
        <w:tc>
          <w:tcPr>
            <w:tcW w:w="1939" w:type="dxa"/>
            <w:tcBorders>
              <w:top w:val="single" w:sz="4" w:space="0" w:color="auto"/>
              <w:left w:val="single" w:sz="4" w:space="0" w:color="auto"/>
              <w:bottom w:val="single" w:sz="4" w:space="0" w:color="auto"/>
              <w:right w:val="single" w:sz="4" w:space="0" w:color="auto"/>
            </w:tcBorders>
            <w:hideMark/>
          </w:tcPr>
          <w:p w14:paraId="5CC06BE9" w14:textId="77777777" w:rsidR="001140F8" w:rsidRDefault="001140F8">
            <w:pPr>
              <w:pStyle w:val="1b"/>
              <w:pPrChange w:id="6582" w:author="IRK" w:date="2020-04-14T13:58:00Z">
                <w:pPr/>
              </w:pPrChange>
            </w:pPr>
            <w:r>
              <w:t>値</w:t>
            </w:r>
            <w:r>
              <w:t>1,0</w:t>
            </w:r>
          </w:p>
        </w:tc>
        <w:tc>
          <w:tcPr>
            <w:tcW w:w="1938" w:type="dxa"/>
            <w:tcBorders>
              <w:top w:val="nil"/>
              <w:left w:val="single" w:sz="4" w:space="0" w:color="auto"/>
              <w:bottom w:val="nil"/>
              <w:right w:val="single" w:sz="4" w:space="0" w:color="auto"/>
            </w:tcBorders>
          </w:tcPr>
          <w:p w14:paraId="5CF8BAC9" w14:textId="77777777" w:rsidR="001140F8" w:rsidRDefault="001140F8">
            <w:pPr>
              <w:pStyle w:val="1b"/>
              <w:pPrChange w:id="6583" w:author="IRK" w:date="2020-04-14T13:58:00Z">
                <w:pPr/>
              </w:pPrChange>
            </w:pPr>
          </w:p>
        </w:tc>
        <w:tc>
          <w:tcPr>
            <w:tcW w:w="1822" w:type="dxa"/>
            <w:tcBorders>
              <w:top w:val="single" w:sz="4" w:space="0" w:color="auto"/>
              <w:left w:val="single" w:sz="4" w:space="0" w:color="auto"/>
              <w:bottom w:val="single" w:sz="4" w:space="0" w:color="auto"/>
              <w:right w:val="single" w:sz="4" w:space="0" w:color="auto"/>
            </w:tcBorders>
            <w:hideMark/>
          </w:tcPr>
          <w:p w14:paraId="4D22957F" w14:textId="77777777" w:rsidR="001140F8" w:rsidRDefault="001140F8">
            <w:pPr>
              <w:pStyle w:val="1b"/>
              <w:pPrChange w:id="6584" w:author="IRK" w:date="2020-04-14T13:58:00Z">
                <w:pPr/>
              </w:pPrChange>
            </w:pPr>
            <w:r>
              <w:t>値</w:t>
            </w:r>
            <w:r>
              <w:t>n-1,0</w:t>
            </w:r>
          </w:p>
        </w:tc>
      </w:tr>
      <w:tr w:rsidR="001140F8" w14:paraId="18306AD5" w14:textId="77777777" w:rsidTr="004F6D20">
        <w:tc>
          <w:tcPr>
            <w:tcW w:w="1938" w:type="dxa"/>
            <w:tcBorders>
              <w:top w:val="nil"/>
              <w:left w:val="nil"/>
              <w:bottom w:val="nil"/>
              <w:right w:val="nil"/>
            </w:tcBorders>
            <w:hideMark/>
          </w:tcPr>
          <w:p w14:paraId="77AABC14" w14:textId="77777777" w:rsidR="001140F8" w:rsidRDefault="001140F8">
            <w:pPr>
              <w:pStyle w:val="1b"/>
              <w:pPrChange w:id="6585" w:author="IRK" w:date="2020-04-14T13:58:00Z">
                <w:pPr/>
              </w:pPrChange>
            </w:pPr>
            <w:r>
              <w:t>…</w:t>
            </w:r>
          </w:p>
        </w:tc>
        <w:tc>
          <w:tcPr>
            <w:tcW w:w="1939" w:type="dxa"/>
            <w:tcBorders>
              <w:top w:val="single" w:sz="4" w:space="0" w:color="auto"/>
              <w:left w:val="nil"/>
              <w:bottom w:val="single" w:sz="4" w:space="0" w:color="auto"/>
              <w:right w:val="nil"/>
            </w:tcBorders>
          </w:tcPr>
          <w:p w14:paraId="6BFE4EB0" w14:textId="77777777" w:rsidR="001140F8" w:rsidRDefault="001140F8">
            <w:pPr>
              <w:pStyle w:val="1b"/>
              <w:pPrChange w:id="6586" w:author="IRK" w:date="2020-04-14T13:58:00Z">
                <w:pPr/>
              </w:pPrChange>
            </w:pPr>
          </w:p>
        </w:tc>
        <w:tc>
          <w:tcPr>
            <w:tcW w:w="1939" w:type="dxa"/>
            <w:tcBorders>
              <w:top w:val="single" w:sz="4" w:space="0" w:color="auto"/>
              <w:left w:val="nil"/>
              <w:bottom w:val="single" w:sz="4" w:space="0" w:color="auto"/>
              <w:right w:val="nil"/>
            </w:tcBorders>
          </w:tcPr>
          <w:p w14:paraId="161DA6DB" w14:textId="77777777" w:rsidR="001140F8" w:rsidRDefault="001140F8">
            <w:pPr>
              <w:pStyle w:val="1b"/>
              <w:pPrChange w:id="6587" w:author="IRK" w:date="2020-04-14T13:58:00Z">
                <w:pPr/>
              </w:pPrChange>
            </w:pPr>
          </w:p>
        </w:tc>
        <w:tc>
          <w:tcPr>
            <w:tcW w:w="1938" w:type="dxa"/>
            <w:tcBorders>
              <w:top w:val="nil"/>
              <w:left w:val="nil"/>
              <w:bottom w:val="nil"/>
              <w:right w:val="nil"/>
            </w:tcBorders>
          </w:tcPr>
          <w:p w14:paraId="0A96EF36" w14:textId="77777777" w:rsidR="001140F8" w:rsidRDefault="001140F8">
            <w:pPr>
              <w:pStyle w:val="1b"/>
              <w:pPrChange w:id="6588" w:author="IRK" w:date="2020-04-14T13:58:00Z">
                <w:pPr/>
              </w:pPrChange>
            </w:pPr>
          </w:p>
        </w:tc>
        <w:tc>
          <w:tcPr>
            <w:tcW w:w="1822" w:type="dxa"/>
            <w:tcBorders>
              <w:top w:val="single" w:sz="4" w:space="0" w:color="auto"/>
              <w:left w:val="nil"/>
              <w:bottom w:val="single" w:sz="4" w:space="0" w:color="auto"/>
              <w:right w:val="nil"/>
            </w:tcBorders>
          </w:tcPr>
          <w:p w14:paraId="5B63A150" w14:textId="77777777" w:rsidR="001140F8" w:rsidRDefault="001140F8">
            <w:pPr>
              <w:pStyle w:val="1b"/>
              <w:pPrChange w:id="6589" w:author="IRK" w:date="2020-04-14T13:58:00Z">
                <w:pPr/>
              </w:pPrChange>
            </w:pPr>
          </w:p>
        </w:tc>
      </w:tr>
      <w:tr w:rsidR="001140F8" w14:paraId="73174CB8" w14:textId="77777777" w:rsidTr="004F6D20">
        <w:tc>
          <w:tcPr>
            <w:tcW w:w="1938" w:type="dxa"/>
            <w:tcBorders>
              <w:top w:val="nil"/>
              <w:left w:val="nil"/>
              <w:bottom w:val="nil"/>
              <w:right w:val="single" w:sz="4" w:space="0" w:color="auto"/>
            </w:tcBorders>
            <w:hideMark/>
          </w:tcPr>
          <w:p w14:paraId="147F2F05" w14:textId="77777777" w:rsidR="001140F8" w:rsidRDefault="001140F8">
            <w:pPr>
              <w:pStyle w:val="1b"/>
              <w:pPrChange w:id="6590" w:author="IRK" w:date="2020-04-14T13:58:00Z">
                <w:pPr/>
              </w:pPrChange>
            </w:pPr>
            <w:r>
              <w:t>行</w:t>
            </w:r>
            <w:r>
              <w:t>m-1</w:t>
            </w:r>
          </w:p>
        </w:tc>
        <w:tc>
          <w:tcPr>
            <w:tcW w:w="1939" w:type="dxa"/>
            <w:tcBorders>
              <w:top w:val="single" w:sz="4" w:space="0" w:color="auto"/>
              <w:left w:val="single" w:sz="4" w:space="0" w:color="auto"/>
              <w:bottom w:val="single" w:sz="4" w:space="0" w:color="auto"/>
              <w:right w:val="single" w:sz="4" w:space="0" w:color="auto"/>
            </w:tcBorders>
            <w:hideMark/>
          </w:tcPr>
          <w:p w14:paraId="6E3B8AC9" w14:textId="77777777" w:rsidR="001140F8" w:rsidRDefault="001140F8">
            <w:pPr>
              <w:pStyle w:val="1b"/>
              <w:pPrChange w:id="6591" w:author="IRK" w:date="2020-04-14T13:58:00Z">
                <w:pPr/>
              </w:pPrChange>
            </w:pPr>
            <w:r>
              <w:t>値</w:t>
            </w:r>
            <w:r>
              <w:t>0,m-1</w:t>
            </w:r>
          </w:p>
        </w:tc>
        <w:tc>
          <w:tcPr>
            <w:tcW w:w="1939" w:type="dxa"/>
            <w:tcBorders>
              <w:top w:val="single" w:sz="4" w:space="0" w:color="auto"/>
              <w:left w:val="single" w:sz="4" w:space="0" w:color="auto"/>
              <w:bottom w:val="single" w:sz="4" w:space="0" w:color="auto"/>
              <w:right w:val="single" w:sz="4" w:space="0" w:color="auto"/>
            </w:tcBorders>
            <w:hideMark/>
          </w:tcPr>
          <w:p w14:paraId="7D483528" w14:textId="77777777" w:rsidR="001140F8" w:rsidRDefault="001140F8">
            <w:pPr>
              <w:pStyle w:val="1b"/>
              <w:pPrChange w:id="6592" w:author="IRK" w:date="2020-04-14T13:58:00Z">
                <w:pPr/>
              </w:pPrChange>
            </w:pPr>
            <w:r>
              <w:t>値</w:t>
            </w:r>
            <w:r>
              <w:t>1,m-1</w:t>
            </w:r>
          </w:p>
        </w:tc>
        <w:tc>
          <w:tcPr>
            <w:tcW w:w="1938" w:type="dxa"/>
            <w:tcBorders>
              <w:top w:val="nil"/>
              <w:left w:val="single" w:sz="4" w:space="0" w:color="auto"/>
              <w:bottom w:val="nil"/>
              <w:right w:val="single" w:sz="4" w:space="0" w:color="auto"/>
            </w:tcBorders>
          </w:tcPr>
          <w:p w14:paraId="562C2E59" w14:textId="77777777" w:rsidR="001140F8" w:rsidRDefault="001140F8">
            <w:pPr>
              <w:pStyle w:val="1b"/>
              <w:pPrChange w:id="6593" w:author="IRK" w:date="2020-04-14T13:58:00Z">
                <w:pPr/>
              </w:pPrChange>
            </w:pPr>
          </w:p>
        </w:tc>
        <w:tc>
          <w:tcPr>
            <w:tcW w:w="1822" w:type="dxa"/>
            <w:tcBorders>
              <w:top w:val="single" w:sz="4" w:space="0" w:color="auto"/>
              <w:left w:val="single" w:sz="4" w:space="0" w:color="auto"/>
              <w:bottom w:val="single" w:sz="4" w:space="0" w:color="auto"/>
              <w:right w:val="single" w:sz="4" w:space="0" w:color="auto"/>
            </w:tcBorders>
            <w:hideMark/>
          </w:tcPr>
          <w:p w14:paraId="77FAFF0B" w14:textId="77777777" w:rsidR="001140F8" w:rsidRDefault="001140F8">
            <w:pPr>
              <w:pStyle w:val="1b"/>
              <w:pPrChange w:id="6594" w:author="IRK" w:date="2020-04-14T13:58:00Z">
                <w:pPr/>
              </w:pPrChange>
            </w:pPr>
            <w:r>
              <w:t>値</w:t>
            </w:r>
            <w:r>
              <w:t>n-1,m-1</w:t>
            </w:r>
          </w:p>
        </w:tc>
      </w:tr>
    </w:tbl>
    <w:p w14:paraId="5FE71545" w14:textId="77777777" w:rsidR="001140F8" w:rsidRDefault="001140F8" w:rsidP="00F93119"/>
    <w:p w14:paraId="3F27DD98" w14:textId="55857847" w:rsidR="001140F8" w:rsidRPr="004F6D20" w:rsidRDefault="001140F8">
      <w:pPr>
        <w:pPrChange w:id="6595" w:author="IRK" w:date="2020-03-13T16:03:00Z">
          <w:pPr>
            <w:outlineLvl w:val="0"/>
          </w:pPr>
        </w:pPrChange>
      </w:pPr>
      <w:r w:rsidRPr="00AA3F01">
        <w:t>MOValue</w:t>
      </w:r>
      <w:r w:rsidRPr="00AA3F01">
        <w:t>の主要メソッド</w:t>
      </w:r>
      <w:r w:rsidRPr="004F6D20">
        <w:t>は、次の</w:t>
      </w:r>
      <w:del w:id="6596" w:author="IRK" w:date="2020-03-12T14:45:00Z">
        <w:r w:rsidRPr="004F6D20" w:rsidDel="00267A47">
          <w:delText>通り</w:delText>
        </w:r>
      </w:del>
      <w:ins w:id="6597" w:author="IRK" w:date="2020-03-12T14:46:00Z">
        <w:r w:rsidR="00267A47">
          <w:rPr>
            <w:rFonts w:hint="eastAsia"/>
          </w:rPr>
          <w:t>とおり</w:t>
        </w:r>
      </w:ins>
      <w:r w:rsidRPr="004F6D20">
        <w:t>である。</w:t>
      </w:r>
    </w:p>
    <w:p w14:paraId="776CEEC6" w14:textId="77777777" w:rsidR="001140F8" w:rsidRDefault="001140F8" w:rsidP="00F93119">
      <w:del w:id="6598" w:author="IRK" w:date="2020-04-13T12:52:00Z">
        <w:r w:rsidDel="00166351">
          <w:tab/>
        </w:r>
      </w:del>
    </w:p>
    <w:p w14:paraId="29112AFA" w14:textId="233A9C69" w:rsidR="004F6D20" w:rsidRDefault="004F6D20" w:rsidP="00F93119">
      <w:pPr>
        <w:pStyle w:val="af5"/>
      </w:pPr>
      <w:bookmarkStart w:id="6599" w:name="_Toc40799339"/>
      <w:r>
        <w:t>[</w:t>
      </w:r>
      <w:del w:id="6600"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109</w:delText>
        </w:r>
        <w:r w:rsidR="00E65728" w:rsidDel="004316F4">
          <w:rPr>
            <w:noProof/>
          </w:rPr>
          <w:fldChar w:fldCharType="end"/>
        </w:r>
        <w:r w:rsidDel="004316F4">
          <w:rPr>
            <w:rFonts w:hint="eastAsia"/>
          </w:rPr>
          <w:delText xml:space="preserve">　</w:delText>
        </w:r>
      </w:del>
      <w:ins w:id="6601" w:author="IRK" w:date="2020-03-12T16:23: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116</w:t>
      </w:r>
      <w:ins w:id="6602" w:author="IRK" w:date="2020-03-12T16:23:00Z">
        <w:r w:rsidR="004316F4">
          <w:fldChar w:fldCharType="end"/>
        </w:r>
      </w:ins>
      <w:r w:rsidRPr="004F6D20">
        <w:t xml:space="preserve"> </w:t>
      </w:r>
      <w:r>
        <w:t>com.innoexpert.innorulesj.runtime.MOValue</w:t>
      </w:r>
      <w:r>
        <w:rPr>
          <w:rFonts w:hint="eastAsia"/>
        </w:rPr>
        <w:t>]</w:t>
      </w:r>
      <w:bookmarkEnd w:id="6599"/>
    </w:p>
    <w:tbl>
      <w:tblPr>
        <w:tblStyle w:val="af4"/>
        <w:tblW w:w="0" w:type="auto"/>
        <w:jc w:val="center"/>
        <w:tblLook w:val="04A0" w:firstRow="1" w:lastRow="0" w:firstColumn="1" w:lastColumn="0" w:noHBand="0" w:noVBand="1"/>
        <w:tblPrChange w:id="6603" w:author="IRK" w:date="2020-04-14T16:11:00Z">
          <w:tblPr>
            <w:tblStyle w:val="af4"/>
            <w:tblW w:w="0" w:type="auto"/>
            <w:tblInd w:w="108" w:type="dxa"/>
            <w:tblLook w:val="04A0" w:firstRow="1" w:lastRow="0" w:firstColumn="1" w:lastColumn="0" w:noHBand="0" w:noVBand="1"/>
          </w:tblPr>
        </w:tblPrChange>
      </w:tblPr>
      <w:tblGrid>
        <w:gridCol w:w="9463"/>
        <w:tblGridChange w:id="6604">
          <w:tblGrid>
            <w:gridCol w:w="9463"/>
          </w:tblGrid>
        </w:tblGridChange>
      </w:tblGrid>
      <w:tr w:rsidR="001140F8" w14:paraId="6F670F77" w14:textId="77777777" w:rsidTr="007E6E4B">
        <w:trPr>
          <w:jc w:val="center"/>
        </w:trPr>
        <w:tc>
          <w:tcPr>
            <w:tcW w:w="9463" w:type="dxa"/>
            <w:tcBorders>
              <w:top w:val="single" w:sz="4" w:space="0" w:color="auto"/>
              <w:left w:val="single" w:sz="4" w:space="0" w:color="auto"/>
              <w:bottom w:val="single" w:sz="4" w:space="0" w:color="auto"/>
              <w:right w:val="single" w:sz="4" w:space="0" w:color="auto"/>
            </w:tcBorders>
            <w:hideMark/>
            <w:tcPrChange w:id="6605" w:author="IRK" w:date="2020-04-14T16:11:00Z">
              <w:tcPr>
                <w:tcW w:w="9463" w:type="dxa"/>
                <w:tcBorders>
                  <w:top w:val="single" w:sz="4" w:space="0" w:color="auto"/>
                  <w:left w:val="single" w:sz="4" w:space="0" w:color="auto"/>
                  <w:bottom w:val="single" w:sz="4" w:space="0" w:color="auto"/>
                  <w:right w:val="single" w:sz="4" w:space="0" w:color="auto"/>
                </w:tcBorders>
                <w:hideMark/>
              </w:tcPr>
            </w:tcPrChange>
          </w:tcPr>
          <w:p w14:paraId="12AA74D7" w14:textId="2CC87191" w:rsidR="001140F8" w:rsidRDefault="007E6E4B">
            <w:pPr>
              <w:pStyle w:val="1b"/>
              <w:pPrChange w:id="6606" w:author="IRK" w:date="2020-04-14T13:58:00Z">
                <w:pPr>
                  <w:pStyle w:val="aff1"/>
                </w:pPr>
              </w:pPrChange>
            </w:pPr>
            <w:ins w:id="6607" w:author="IRK" w:date="2020-04-14T16:11:00Z">
              <w:r>
                <w:t xml:space="preserve"> </w:t>
              </w:r>
            </w:ins>
            <w:r w:rsidR="001140F8">
              <w:t>1 package com.innoexpert.innorulesj.runtime;</w:t>
            </w:r>
          </w:p>
          <w:p w14:paraId="3051228A" w14:textId="77777777" w:rsidR="001140F8" w:rsidRDefault="001140F8">
            <w:pPr>
              <w:pStyle w:val="1b"/>
              <w:pPrChange w:id="6608" w:author="IRK" w:date="2020-04-14T13:58:00Z">
                <w:pPr>
                  <w:pStyle w:val="aff1"/>
                </w:pPr>
              </w:pPrChange>
            </w:pPr>
            <w:r>
              <w:t xml:space="preserve"> 2</w:t>
            </w:r>
            <w:del w:id="6609" w:author="IRK" w:date="2020-03-13T10:33:00Z">
              <w:r w:rsidDel="001B0610">
                <w:delText xml:space="preserve"> </w:delText>
              </w:r>
            </w:del>
          </w:p>
          <w:p w14:paraId="33A6D815" w14:textId="77777777" w:rsidR="001140F8" w:rsidRDefault="001140F8">
            <w:pPr>
              <w:pStyle w:val="1b"/>
              <w:pPrChange w:id="6610" w:author="IRK" w:date="2020-04-14T13:58:00Z">
                <w:pPr>
                  <w:pStyle w:val="aff1"/>
                </w:pPr>
              </w:pPrChange>
            </w:pPr>
            <w:r>
              <w:t xml:space="preserve"> 3 import java.util.*;</w:t>
            </w:r>
          </w:p>
          <w:p w14:paraId="22BC7034" w14:textId="77777777" w:rsidR="001140F8" w:rsidRDefault="001140F8">
            <w:pPr>
              <w:pStyle w:val="1b"/>
              <w:pPrChange w:id="6611" w:author="IRK" w:date="2020-04-14T13:58:00Z">
                <w:pPr>
                  <w:pStyle w:val="aff1"/>
                </w:pPr>
              </w:pPrChange>
            </w:pPr>
            <w:r>
              <w:t xml:space="preserve"> 4 import com.innoexpert.innorulesj.exceptions.*;</w:t>
            </w:r>
          </w:p>
          <w:p w14:paraId="322934D0" w14:textId="77777777" w:rsidR="001140F8" w:rsidRDefault="001140F8">
            <w:pPr>
              <w:pStyle w:val="1b"/>
              <w:pPrChange w:id="6612" w:author="IRK" w:date="2020-04-14T13:58:00Z">
                <w:pPr>
                  <w:pStyle w:val="aff1"/>
                </w:pPr>
              </w:pPrChange>
            </w:pPr>
            <w:r>
              <w:t xml:space="preserve"> 5</w:t>
            </w:r>
            <w:del w:id="6613" w:author="IRK" w:date="2020-03-13T10:33:00Z">
              <w:r w:rsidDel="001B0610">
                <w:delText xml:space="preserve"> </w:delText>
              </w:r>
            </w:del>
          </w:p>
          <w:p w14:paraId="71DBD2B2" w14:textId="77777777" w:rsidR="001140F8" w:rsidRDefault="001140F8">
            <w:pPr>
              <w:pStyle w:val="1b"/>
              <w:pPrChange w:id="6614" w:author="IRK" w:date="2020-04-14T13:58:00Z">
                <w:pPr>
                  <w:pStyle w:val="aff1"/>
                </w:pPr>
              </w:pPrChange>
            </w:pPr>
            <w:r>
              <w:t xml:space="preserve"> 6 public final class MOValue implements java.io.Serializable</w:t>
            </w:r>
          </w:p>
          <w:p w14:paraId="192EED47" w14:textId="77777777" w:rsidR="001140F8" w:rsidRDefault="001140F8">
            <w:pPr>
              <w:pStyle w:val="1b"/>
              <w:pPrChange w:id="6615" w:author="IRK" w:date="2020-04-14T13:58:00Z">
                <w:pPr>
                  <w:pStyle w:val="aff1"/>
                </w:pPr>
              </w:pPrChange>
            </w:pPr>
            <w:r>
              <w:t xml:space="preserve"> 7 {</w:t>
            </w:r>
          </w:p>
          <w:p w14:paraId="385184F3" w14:textId="77777777" w:rsidR="001140F8" w:rsidRDefault="001140F8">
            <w:pPr>
              <w:pStyle w:val="1b"/>
              <w:pPrChange w:id="6616" w:author="IRK" w:date="2020-04-14T13:58:00Z">
                <w:pPr>
                  <w:pStyle w:val="aff1"/>
                </w:pPr>
              </w:pPrChange>
            </w:pPr>
            <w:r>
              <w:t xml:space="preserve"> 8   public MOValue()</w:t>
            </w:r>
          </w:p>
          <w:p w14:paraId="2A66350C" w14:textId="77777777" w:rsidR="001140F8" w:rsidRDefault="001140F8">
            <w:pPr>
              <w:pStyle w:val="1b"/>
              <w:pPrChange w:id="6617" w:author="IRK" w:date="2020-04-14T13:58:00Z">
                <w:pPr>
                  <w:pStyle w:val="aff1"/>
                </w:pPr>
              </w:pPrChange>
            </w:pPr>
            <w:r>
              <w:t xml:space="preserve"> 9   public int getNoRows()</w:t>
            </w:r>
          </w:p>
          <w:p w14:paraId="2E0DCDE0" w14:textId="77777777" w:rsidR="001140F8" w:rsidRDefault="001140F8">
            <w:pPr>
              <w:pStyle w:val="1b"/>
              <w:pPrChange w:id="6618" w:author="IRK" w:date="2020-04-14T13:58:00Z">
                <w:pPr>
                  <w:pStyle w:val="aff1"/>
                </w:pPr>
              </w:pPrChange>
            </w:pPr>
            <w:r>
              <w:t>10   public int getNoCols()</w:t>
            </w:r>
          </w:p>
          <w:p w14:paraId="629FCCE9" w14:textId="77777777" w:rsidR="001140F8" w:rsidRDefault="001140F8">
            <w:pPr>
              <w:pStyle w:val="1b"/>
              <w:pPrChange w:id="6619" w:author="IRK" w:date="2020-04-14T13:58:00Z">
                <w:pPr>
                  <w:pStyle w:val="aff1"/>
                </w:pPr>
              </w:pPrChange>
            </w:pPr>
            <w:r>
              <w:t>11   public Column getColumn( int i )</w:t>
            </w:r>
          </w:p>
          <w:p w14:paraId="2784EBE0" w14:textId="77777777" w:rsidR="001140F8" w:rsidRDefault="001140F8">
            <w:pPr>
              <w:pStyle w:val="1b"/>
              <w:pPrChange w:id="6620" w:author="IRK" w:date="2020-04-14T13:58:00Z">
                <w:pPr>
                  <w:pStyle w:val="aff1"/>
                </w:pPr>
              </w:pPrChange>
            </w:pPr>
            <w:r>
              <w:t>12   public void mergeTail( Column col ) throws RuleRuntimeException</w:t>
            </w:r>
          </w:p>
          <w:p w14:paraId="3159B310" w14:textId="77777777" w:rsidR="001140F8" w:rsidRDefault="001140F8">
            <w:pPr>
              <w:pStyle w:val="1b"/>
              <w:pPrChange w:id="6621" w:author="IRK" w:date="2020-04-14T13:58:00Z">
                <w:pPr>
                  <w:pStyle w:val="aff1"/>
                </w:pPr>
              </w:pPrChange>
            </w:pPr>
            <w:r>
              <w:t>13 }</w:t>
            </w:r>
          </w:p>
          <w:p w14:paraId="5937399D" w14:textId="77777777" w:rsidR="001140F8" w:rsidRDefault="001140F8">
            <w:pPr>
              <w:pStyle w:val="1b"/>
              <w:pPrChange w:id="6622" w:author="IRK" w:date="2020-04-14T13:58:00Z">
                <w:pPr>
                  <w:pStyle w:val="aff1"/>
                </w:pPr>
              </w:pPrChange>
            </w:pPr>
            <w:r>
              <w:t>14</w:t>
            </w:r>
            <w:del w:id="6623" w:author="IRK" w:date="2020-03-13T10:33:00Z">
              <w:r w:rsidDel="001B0610">
                <w:delText xml:space="preserve"> </w:delText>
              </w:r>
            </w:del>
          </w:p>
          <w:p w14:paraId="36AA1CD8" w14:textId="77777777" w:rsidR="001140F8" w:rsidRDefault="001140F8">
            <w:pPr>
              <w:pStyle w:val="1b"/>
              <w:pPrChange w:id="6624" w:author="IRK" w:date="2020-04-14T13:58:00Z">
                <w:pPr>
                  <w:pStyle w:val="aff1"/>
                </w:pPr>
              </w:pPrChange>
            </w:pPr>
            <w:r>
              <w:t>15 public class Column implements java.io.Serializable</w:t>
            </w:r>
          </w:p>
          <w:p w14:paraId="37215805" w14:textId="77777777" w:rsidR="001140F8" w:rsidRDefault="001140F8">
            <w:pPr>
              <w:pStyle w:val="1b"/>
              <w:pPrChange w:id="6625" w:author="IRK" w:date="2020-04-14T13:58:00Z">
                <w:pPr>
                  <w:pStyle w:val="aff1"/>
                </w:pPr>
              </w:pPrChange>
            </w:pPr>
            <w:r>
              <w:t>16 {</w:t>
            </w:r>
          </w:p>
          <w:p w14:paraId="153A9195" w14:textId="77777777" w:rsidR="001140F8" w:rsidRDefault="001140F8">
            <w:pPr>
              <w:pStyle w:val="1b"/>
              <w:pPrChange w:id="6626" w:author="IRK" w:date="2020-04-14T13:58:00Z">
                <w:pPr>
                  <w:pStyle w:val="aff1"/>
                </w:pPr>
              </w:pPrChange>
            </w:pPr>
            <w:r>
              <w:t>17   public int getNoRows()</w:t>
            </w:r>
          </w:p>
          <w:p w14:paraId="02EFCBD6" w14:textId="77777777" w:rsidR="001140F8" w:rsidRDefault="001140F8">
            <w:pPr>
              <w:pStyle w:val="1b"/>
              <w:pPrChange w:id="6627" w:author="IRK" w:date="2020-04-14T13:58:00Z">
                <w:pPr>
                  <w:pStyle w:val="aff1"/>
                </w:pPr>
              </w:pPrChange>
            </w:pPr>
            <w:r>
              <w:t>18   public byte getType()</w:t>
            </w:r>
          </w:p>
          <w:p w14:paraId="446B87E4" w14:textId="77777777" w:rsidR="001140F8" w:rsidRDefault="001140F8">
            <w:pPr>
              <w:pStyle w:val="1b"/>
              <w:pPrChange w:id="6628" w:author="IRK" w:date="2020-04-14T13:58:00Z">
                <w:pPr>
                  <w:pStyle w:val="aff1"/>
                </w:pPr>
              </w:pPrChange>
            </w:pPr>
            <w:r>
              <w:t>19 }</w:t>
            </w:r>
          </w:p>
          <w:p w14:paraId="6C4903AE" w14:textId="77777777" w:rsidR="001140F8" w:rsidRDefault="001140F8">
            <w:pPr>
              <w:pStyle w:val="1b"/>
              <w:pPrChange w:id="6629" w:author="IRK" w:date="2020-04-14T13:58:00Z">
                <w:pPr>
                  <w:pStyle w:val="aff1"/>
                </w:pPr>
              </w:pPrChange>
            </w:pPr>
            <w:r>
              <w:t>20</w:t>
            </w:r>
            <w:del w:id="6630" w:author="IRK" w:date="2020-03-13T10:33:00Z">
              <w:r w:rsidDel="001B0610">
                <w:delText xml:space="preserve"> </w:delText>
              </w:r>
            </w:del>
          </w:p>
          <w:p w14:paraId="481F107D" w14:textId="77777777" w:rsidR="001140F8" w:rsidRDefault="001140F8">
            <w:pPr>
              <w:pStyle w:val="1b"/>
              <w:pPrChange w:id="6631" w:author="IRK" w:date="2020-04-14T13:58:00Z">
                <w:pPr>
                  <w:pStyle w:val="aff1"/>
                </w:pPr>
              </w:pPrChange>
            </w:pPr>
            <w:r>
              <w:t>21 public final class NumColumn extends Column</w:t>
            </w:r>
          </w:p>
          <w:p w14:paraId="6AC86300" w14:textId="77777777" w:rsidR="001140F8" w:rsidRDefault="001140F8">
            <w:pPr>
              <w:pStyle w:val="1b"/>
              <w:pPrChange w:id="6632" w:author="IRK" w:date="2020-04-14T13:58:00Z">
                <w:pPr>
                  <w:pStyle w:val="aff1"/>
                </w:pPr>
              </w:pPrChange>
            </w:pPr>
            <w:r>
              <w:t>22 {</w:t>
            </w:r>
          </w:p>
          <w:p w14:paraId="248ADDCE" w14:textId="77777777" w:rsidR="001140F8" w:rsidRDefault="001140F8">
            <w:pPr>
              <w:pStyle w:val="1b"/>
              <w:pPrChange w:id="6633" w:author="IRK" w:date="2020-04-14T13:58:00Z">
                <w:pPr>
                  <w:pStyle w:val="aff1"/>
                </w:pPr>
              </w:pPrChange>
            </w:pPr>
            <w:r>
              <w:t>23   public NumColumn()</w:t>
            </w:r>
          </w:p>
          <w:p w14:paraId="7E6BE367" w14:textId="77777777" w:rsidR="001140F8" w:rsidRDefault="001140F8">
            <w:pPr>
              <w:pStyle w:val="1b"/>
              <w:pPrChange w:id="6634" w:author="IRK" w:date="2020-04-14T13:58:00Z">
                <w:pPr>
                  <w:pStyle w:val="aff1"/>
                </w:pPr>
              </w:pPrChange>
            </w:pPr>
            <w:r>
              <w:t>24   public NumColumn( double</w:t>
            </w:r>
            <w:r w:rsidR="002821A4">
              <w:t>[ ]</w:t>
            </w:r>
            <w:r>
              <w:t xml:space="preserve"> arr )</w:t>
            </w:r>
          </w:p>
          <w:p w14:paraId="0BFFCFC5" w14:textId="77777777" w:rsidR="001140F8" w:rsidRDefault="001140F8">
            <w:pPr>
              <w:pStyle w:val="1b"/>
              <w:pPrChange w:id="6635" w:author="IRK" w:date="2020-04-14T13:58:00Z">
                <w:pPr>
                  <w:pStyle w:val="aff1"/>
                </w:pPr>
              </w:pPrChange>
            </w:pPr>
            <w:r>
              <w:t>25   public NumColumn( double</w:t>
            </w:r>
            <w:r w:rsidR="002821A4">
              <w:t>[ ]</w:t>
            </w:r>
            <w:r>
              <w:t xml:space="preserve"> arr, int size )</w:t>
            </w:r>
          </w:p>
          <w:p w14:paraId="6FD27B06" w14:textId="77777777" w:rsidR="001140F8" w:rsidRDefault="001140F8">
            <w:pPr>
              <w:pStyle w:val="1b"/>
              <w:pPrChange w:id="6636" w:author="IRK" w:date="2020-04-14T13:58:00Z">
                <w:pPr>
                  <w:pStyle w:val="aff1"/>
                </w:pPr>
              </w:pPrChange>
            </w:pPr>
            <w:r>
              <w:t>26   public double getNumber( int row )</w:t>
            </w:r>
          </w:p>
          <w:p w14:paraId="78C699CD" w14:textId="77777777" w:rsidR="001140F8" w:rsidRDefault="001140F8">
            <w:pPr>
              <w:pStyle w:val="1b"/>
              <w:pPrChange w:id="6637" w:author="IRK" w:date="2020-04-14T13:58:00Z">
                <w:pPr>
                  <w:pStyle w:val="aff1"/>
                </w:pPr>
              </w:pPrChange>
            </w:pPr>
            <w:r>
              <w:t>27   public void append( double num )</w:t>
            </w:r>
          </w:p>
          <w:p w14:paraId="76073ACA" w14:textId="77777777" w:rsidR="001140F8" w:rsidRDefault="001140F8">
            <w:pPr>
              <w:pStyle w:val="1b"/>
              <w:pPrChange w:id="6638" w:author="IRK" w:date="2020-04-14T13:58:00Z">
                <w:pPr>
                  <w:pStyle w:val="aff1"/>
                </w:pPr>
              </w:pPrChange>
            </w:pPr>
            <w:r>
              <w:t>28 }</w:t>
            </w:r>
          </w:p>
          <w:p w14:paraId="0E675830" w14:textId="77777777" w:rsidR="001140F8" w:rsidRDefault="001140F8">
            <w:pPr>
              <w:pStyle w:val="1b"/>
              <w:pPrChange w:id="6639" w:author="IRK" w:date="2020-04-14T13:58:00Z">
                <w:pPr>
                  <w:pStyle w:val="aff1"/>
                </w:pPr>
              </w:pPrChange>
            </w:pPr>
            <w:r>
              <w:t xml:space="preserve">29 </w:t>
            </w:r>
          </w:p>
          <w:p w14:paraId="2DAEE635" w14:textId="77777777" w:rsidR="001140F8" w:rsidRDefault="001140F8">
            <w:pPr>
              <w:pStyle w:val="1b"/>
              <w:pPrChange w:id="6640" w:author="IRK" w:date="2020-04-14T13:58:00Z">
                <w:pPr>
                  <w:pStyle w:val="aff1"/>
                </w:pPr>
              </w:pPrChange>
            </w:pPr>
            <w:r>
              <w:t>30 public final class StrColumn extends Column</w:t>
            </w:r>
          </w:p>
          <w:p w14:paraId="29C23EA5" w14:textId="77777777" w:rsidR="001140F8" w:rsidRDefault="001140F8">
            <w:pPr>
              <w:pStyle w:val="1b"/>
              <w:pPrChange w:id="6641" w:author="IRK" w:date="2020-04-14T13:58:00Z">
                <w:pPr>
                  <w:pStyle w:val="aff1"/>
                </w:pPr>
              </w:pPrChange>
            </w:pPr>
            <w:r>
              <w:t>31 {</w:t>
            </w:r>
          </w:p>
          <w:p w14:paraId="1BEA0D0C" w14:textId="77777777" w:rsidR="001140F8" w:rsidRDefault="001140F8">
            <w:pPr>
              <w:pStyle w:val="1b"/>
              <w:pPrChange w:id="6642" w:author="IRK" w:date="2020-04-14T13:58:00Z">
                <w:pPr>
                  <w:pStyle w:val="aff1"/>
                </w:pPr>
              </w:pPrChange>
            </w:pPr>
            <w:r>
              <w:t>32   public StrColumn()</w:t>
            </w:r>
          </w:p>
          <w:p w14:paraId="7D03354F" w14:textId="77777777" w:rsidR="001140F8" w:rsidRDefault="001140F8">
            <w:pPr>
              <w:pStyle w:val="1b"/>
              <w:pPrChange w:id="6643" w:author="IRK" w:date="2020-04-14T13:58:00Z">
                <w:pPr>
                  <w:pStyle w:val="aff1"/>
                </w:pPr>
              </w:pPrChange>
            </w:pPr>
            <w:r>
              <w:t>33   public StrColumn( String</w:t>
            </w:r>
            <w:r w:rsidR="002821A4">
              <w:t>[ ]</w:t>
            </w:r>
            <w:r>
              <w:t xml:space="preserve"> arr )</w:t>
            </w:r>
          </w:p>
          <w:p w14:paraId="7F21217D" w14:textId="77777777" w:rsidR="001140F8" w:rsidRDefault="001140F8">
            <w:pPr>
              <w:pStyle w:val="1b"/>
              <w:pPrChange w:id="6644" w:author="IRK" w:date="2020-04-14T13:58:00Z">
                <w:pPr>
                  <w:pStyle w:val="aff1"/>
                </w:pPr>
              </w:pPrChange>
            </w:pPr>
            <w:r>
              <w:t>34   public StrColumn( String</w:t>
            </w:r>
            <w:r w:rsidR="002821A4">
              <w:t>[ ]</w:t>
            </w:r>
            <w:r>
              <w:t xml:space="preserve"> arr, int size )</w:t>
            </w:r>
          </w:p>
          <w:p w14:paraId="350EBA1D" w14:textId="77777777" w:rsidR="001140F8" w:rsidRDefault="001140F8">
            <w:pPr>
              <w:pStyle w:val="1b"/>
              <w:pPrChange w:id="6645" w:author="IRK" w:date="2020-04-14T13:58:00Z">
                <w:pPr>
                  <w:pStyle w:val="aff1"/>
                </w:pPr>
              </w:pPrChange>
            </w:pPr>
            <w:r>
              <w:t>35   public String getString( int row )</w:t>
            </w:r>
          </w:p>
          <w:p w14:paraId="1106AE33" w14:textId="77777777" w:rsidR="001140F8" w:rsidRDefault="001140F8">
            <w:pPr>
              <w:pStyle w:val="1b"/>
              <w:pPrChange w:id="6646" w:author="IRK" w:date="2020-04-14T13:58:00Z">
                <w:pPr>
                  <w:pStyle w:val="aff1"/>
                </w:pPr>
              </w:pPrChange>
            </w:pPr>
            <w:r>
              <w:t>36   public void append( String str )</w:t>
            </w:r>
          </w:p>
          <w:p w14:paraId="48558ED4" w14:textId="77777777" w:rsidR="001140F8" w:rsidRDefault="001140F8">
            <w:pPr>
              <w:pStyle w:val="1b"/>
              <w:pPrChange w:id="6647" w:author="IRK" w:date="2020-04-14T13:58:00Z">
                <w:pPr>
                  <w:pStyle w:val="aff1"/>
                </w:pPr>
              </w:pPrChange>
            </w:pPr>
            <w:r>
              <w:t>37 }</w:t>
            </w:r>
          </w:p>
          <w:p w14:paraId="15552C9E" w14:textId="77777777" w:rsidR="001140F8" w:rsidRDefault="001140F8">
            <w:pPr>
              <w:pStyle w:val="1b"/>
              <w:pPrChange w:id="6648" w:author="IRK" w:date="2020-04-14T13:58:00Z">
                <w:pPr>
                  <w:pStyle w:val="aff1"/>
                </w:pPr>
              </w:pPrChange>
            </w:pPr>
            <w:r>
              <w:t>38</w:t>
            </w:r>
            <w:del w:id="6649" w:author="IRK" w:date="2020-03-13T10:33:00Z">
              <w:r w:rsidDel="001B0610">
                <w:delText xml:space="preserve"> </w:delText>
              </w:r>
            </w:del>
          </w:p>
          <w:p w14:paraId="7F9D5574" w14:textId="77777777" w:rsidR="001140F8" w:rsidRDefault="001140F8">
            <w:pPr>
              <w:pStyle w:val="1b"/>
              <w:pPrChange w:id="6650" w:author="IRK" w:date="2020-04-14T13:58:00Z">
                <w:pPr>
                  <w:pStyle w:val="aff1"/>
                </w:pPr>
              </w:pPrChange>
            </w:pPr>
            <w:r>
              <w:t>39 public final class BoolColumn extends Column</w:t>
            </w:r>
          </w:p>
          <w:p w14:paraId="51E43BD9" w14:textId="77777777" w:rsidR="001140F8" w:rsidRDefault="001140F8">
            <w:pPr>
              <w:pStyle w:val="1b"/>
              <w:pPrChange w:id="6651" w:author="IRK" w:date="2020-04-14T13:58:00Z">
                <w:pPr>
                  <w:pStyle w:val="aff1"/>
                </w:pPr>
              </w:pPrChange>
            </w:pPr>
            <w:r>
              <w:t>40 {</w:t>
            </w:r>
          </w:p>
          <w:p w14:paraId="3BD8E5A6" w14:textId="77777777" w:rsidR="001140F8" w:rsidRDefault="001140F8">
            <w:pPr>
              <w:pStyle w:val="1b"/>
              <w:pPrChange w:id="6652" w:author="IRK" w:date="2020-04-14T13:58:00Z">
                <w:pPr>
                  <w:pStyle w:val="aff1"/>
                </w:pPr>
              </w:pPrChange>
            </w:pPr>
            <w:r>
              <w:t>41   public BoolColumn()</w:t>
            </w:r>
          </w:p>
          <w:p w14:paraId="0AEEE7C7" w14:textId="77777777" w:rsidR="001140F8" w:rsidRDefault="001140F8">
            <w:pPr>
              <w:pStyle w:val="1b"/>
              <w:pPrChange w:id="6653" w:author="IRK" w:date="2020-04-14T13:58:00Z">
                <w:pPr>
                  <w:pStyle w:val="aff1"/>
                </w:pPr>
              </w:pPrChange>
            </w:pPr>
            <w:r>
              <w:t xml:space="preserve">42   public BoolColumn( </w:t>
            </w:r>
            <w:r w:rsidR="00B8575C">
              <w:t>boolean</w:t>
            </w:r>
            <w:r w:rsidR="00C862EA">
              <w:t>[ ]</w:t>
            </w:r>
            <w:r>
              <w:t xml:space="preserve"> arr )</w:t>
            </w:r>
          </w:p>
          <w:p w14:paraId="0A3E61F0" w14:textId="77777777" w:rsidR="001140F8" w:rsidRDefault="001140F8">
            <w:pPr>
              <w:pStyle w:val="1b"/>
              <w:pPrChange w:id="6654" w:author="IRK" w:date="2020-04-14T13:58:00Z">
                <w:pPr>
                  <w:pStyle w:val="aff1"/>
                </w:pPr>
              </w:pPrChange>
            </w:pPr>
            <w:r>
              <w:t xml:space="preserve">43   public BoolColumn( </w:t>
            </w:r>
            <w:r w:rsidR="00B8575C">
              <w:t>boolean</w:t>
            </w:r>
            <w:r w:rsidR="00C862EA">
              <w:t>[ ]</w:t>
            </w:r>
            <w:r>
              <w:t xml:space="preserve"> arr, int size )</w:t>
            </w:r>
          </w:p>
          <w:p w14:paraId="163FE0D9" w14:textId="77777777" w:rsidR="001140F8" w:rsidRDefault="001140F8">
            <w:pPr>
              <w:pStyle w:val="1b"/>
              <w:pPrChange w:id="6655" w:author="IRK" w:date="2020-04-14T13:58:00Z">
                <w:pPr>
                  <w:pStyle w:val="aff1"/>
                </w:pPr>
              </w:pPrChange>
            </w:pPr>
            <w:r>
              <w:t>44   public boolean getBoolean( int row )</w:t>
            </w:r>
          </w:p>
          <w:p w14:paraId="2BA1A233" w14:textId="77777777" w:rsidR="001140F8" w:rsidRDefault="001140F8">
            <w:pPr>
              <w:pStyle w:val="1b"/>
              <w:pPrChange w:id="6656" w:author="IRK" w:date="2020-04-14T13:58:00Z">
                <w:pPr>
                  <w:pStyle w:val="aff1"/>
                </w:pPr>
              </w:pPrChange>
            </w:pPr>
            <w:r>
              <w:t>45   public void append( boolean b )</w:t>
            </w:r>
          </w:p>
          <w:p w14:paraId="72D84F4C" w14:textId="77777777" w:rsidR="001140F8" w:rsidRDefault="001140F8">
            <w:pPr>
              <w:pStyle w:val="1b"/>
              <w:pPrChange w:id="6657" w:author="IRK" w:date="2020-04-14T13:58:00Z">
                <w:pPr>
                  <w:pStyle w:val="aff1"/>
                </w:pPr>
              </w:pPrChange>
            </w:pPr>
            <w:r>
              <w:t>46 }</w:t>
            </w:r>
          </w:p>
        </w:tc>
      </w:tr>
    </w:tbl>
    <w:p w14:paraId="5FC947FB" w14:textId="77777777" w:rsidR="001140F8" w:rsidRPr="004F6D20" w:rsidRDefault="001140F8" w:rsidP="00F93119"/>
    <w:p w14:paraId="4585C38E" w14:textId="77777777" w:rsidR="001140F8" w:rsidRPr="004F6D20" w:rsidRDefault="001140F8" w:rsidP="00F93119">
      <w:r w:rsidRPr="004F6D20">
        <w:t>MOValue()</w:t>
      </w:r>
    </w:p>
    <w:p w14:paraId="37ABE671" w14:textId="7FAC9A9B" w:rsidR="001140F8" w:rsidRPr="004F6D20" w:rsidRDefault="001140F8" w:rsidP="00F93119">
      <w:r w:rsidRPr="004F6D20">
        <w:t>カラム数が</w:t>
      </w:r>
      <w:r w:rsidRPr="004F6D20">
        <w:t>0</w:t>
      </w:r>
      <w:r w:rsidRPr="004F6D20">
        <w:t>で行数</w:t>
      </w:r>
      <w:r w:rsidRPr="00AA3F01">
        <w:t>が</w:t>
      </w:r>
      <w:r w:rsidRPr="00AA3F01">
        <w:t>0</w:t>
      </w:r>
      <w:r w:rsidR="00C262BE">
        <w:rPr>
          <w:rFonts w:hint="eastAsia"/>
        </w:rPr>
        <w:t>である</w:t>
      </w:r>
      <w:r w:rsidRPr="00AA3F01">
        <w:t>MO</w:t>
      </w:r>
      <w:r w:rsidR="00C262BE">
        <w:rPr>
          <w:rFonts w:hint="eastAsia"/>
        </w:rPr>
        <w:t>型のオブジェクト</w:t>
      </w:r>
      <w:r w:rsidRPr="00AA3F01">
        <w:t>を</w:t>
      </w:r>
      <w:r w:rsidRPr="004F6D20">
        <w:t>生成する。</w:t>
      </w:r>
    </w:p>
    <w:p w14:paraId="58B45E4E" w14:textId="77777777" w:rsidR="001140F8" w:rsidRPr="004F6D20" w:rsidRDefault="001140F8" w:rsidP="00F93119"/>
    <w:p w14:paraId="1A92CDB3" w14:textId="77777777" w:rsidR="001140F8" w:rsidRPr="004F6D20" w:rsidRDefault="001140F8" w:rsidP="00F93119">
      <w:r w:rsidRPr="004F6D20">
        <w:t>int getNoRows()</w:t>
      </w:r>
    </w:p>
    <w:p w14:paraId="0CEA0D12" w14:textId="68E8DD19" w:rsidR="001140F8" w:rsidRPr="004F6D20" w:rsidRDefault="001140F8" w:rsidP="00F93119">
      <w:r w:rsidRPr="00AA3F01">
        <w:t>MO</w:t>
      </w:r>
      <w:r w:rsidR="000217C6">
        <w:rPr>
          <w:rFonts w:hint="eastAsia"/>
        </w:rPr>
        <w:t>型</w:t>
      </w:r>
      <w:r w:rsidRPr="004F6D20">
        <w:t>の</w:t>
      </w:r>
      <w:r w:rsidR="00594315">
        <w:t>行数</w:t>
      </w:r>
      <w:r w:rsidRPr="004F6D20">
        <w:t>を返す。</w:t>
      </w:r>
    </w:p>
    <w:p w14:paraId="0A041221" w14:textId="77777777" w:rsidR="001140F8" w:rsidRPr="004F6D20" w:rsidRDefault="001140F8" w:rsidP="00F93119"/>
    <w:p w14:paraId="5938445E" w14:textId="77777777" w:rsidR="001140F8" w:rsidRPr="004F6D20" w:rsidRDefault="001140F8" w:rsidP="00F93119">
      <w:r w:rsidRPr="004F6D20">
        <w:t>int getNoCols()</w:t>
      </w:r>
    </w:p>
    <w:p w14:paraId="5EA3B5D2" w14:textId="168BEC77" w:rsidR="001140F8" w:rsidRPr="004F6D20" w:rsidRDefault="001140F8" w:rsidP="00F93119">
      <w:r w:rsidRPr="00AA3F01">
        <w:t>MO</w:t>
      </w:r>
      <w:r w:rsidR="000217C6">
        <w:rPr>
          <w:rFonts w:hint="eastAsia"/>
        </w:rPr>
        <w:t>型</w:t>
      </w:r>
      <w:r w:rsidRPr="004F6D20">
        <w:t>の</w:t>
      </w:r>
      <w:r w:rsidR="00594315">
        <w:t>カラム数</w:t>
      </w:r>
      <w:r w:rsidRPr="004F6D20">
        <w:t>を返す。</w:t>
      </w:r>
    </w:p>
    <w:p w14:paraId="498313CD" w14:textId="77777777" w:rsidR="001140F8" w:rsidRPr="004F6D20" w:rsidRDefault="001140F8" w:rsidP="00F93119"/>
    <w:p w14:paraId="449B897F" w14:textId="77777777" w:rsidR="001140F8" w:rsidRPr="004F6D20" w:rsidRDefault="001140F8" w:rsidP="00F93119">
      <w:r w:rsidRPr="004F6D20">
        <w:t>Column getColumn( int colNo )</w:t>
      </w:r>
    </w:p>
    <w:p w14:paraId="1DF6A7CD" w14:textId="56F88083" w:rsidR="001140F8" w:rsidRPr="004F6D20" w:rsidRDefault="001140F8" w:rsidP="00F93119">
      <w:r w:rsidRPr="00AA3F01">
        <w:t>colNo</w:t>
      </w:r>
      <w:r w:rsidRPr="00AA3F01">
        <w:t>番</w:t>
      </w:r>
      <w:r w:rsidRPr="004F6D20">
        <w:t>目のカラムを返す。</w:t>
      </w:r>
      <w:r w:rsidRPr="00AA3F01">
        <w:t>Column</w:t>
      </w:r>
      <w:r w:rsidRPr="00AA3F01">
        <w:t>は</w:t>
      </w:r>
      <w:r w:rsidRPr="00AA3F01">
        <w:t>MO</w:t>
      </w:r>
      <w:r w:rsidR="00646E34">
        <w:rPr>
          <w:rFonts w:hint="eastAsia"/>
        </w:rPr>
        <w:t>型</w:t>
      </w:r>
      <w:r w:rsidRPr="00AA3F01">
        <w:t>の各カラム</w:t>
      </w:r>
      <w:r w:rsidRPr="004F6D20">
        <w:t>を表現するクラスで、後に説明する。</w:t>
      </w:r>
      <w:r w:rsidRPr="00AA3F01">
        <w:t>colNo</w:t>
      </w:r>
      <w:r w:rsidRPr="00AA3F01">
        <w:t>は、</w:t>
      </w:r>
      <w:r w:rsidRPr="00AA3F01">
        <w:t>0</w:t>
      </w:r>
      <w:r w:rsidR="00A60AA7">
        <w:rPr>
          <w:rFonts w:hint="eastAsia"/>
        </w:rPr>
        <w:t>ベース</w:t>
      </w:r>
      <w:r w:rsidRPr="00AA3F01">
        <w:t>の</w:t>
      </w:r>
      <w:r w:rsidRPr="004F6D20">
        <w:t>インデックスである。</w:t>
      </w:r>
    </w:p>
    <w:p w14:paraId="1A903512" w14:textId="77777777" w:rsidR="001140F8" w:rsidRPr="004F6D20" w:rsidRDefault="001140F8" w:rsidP="00F93119"/>
    <w:p w14:paraId="2950C5F6" w14:textId="77777777" w:rsidR="001140F8" w:rsidRPr="004F6D20" w:rsidRDefault="001140F8" w:rsidP="00F93119">
      <w:r w:rsidRPr="004F6D20">
        <w:t>void mergeTail( Column col ) throws RuleRuntimeException</w:t>
      </w:r>
    </w:p>
    <w:p w14:paraId="1AC740B7" w14:textId="701BB1E8" w:rsidR="001140F8" w:rsidRPr="004F6D20" w:rsidRDefault="001140F8" w:rsidP="00F93119">
      <w:r w:rsidRPr="004F6D20">
        <w:t>MO</w:t>
      </w:r>
      <w:r w:rsidR="00646E34">
        <w:rPr>
          <w:rFonts w:hint="eastAsia"/>
        </w:rPr>
        <w:t>型</w:t>
      </w:r>
      <w:r w:rsidRPr="004F6D20">
        <w:t>のカラムを追加する。追加するカラムの</w:t>
      </w:r>
      <w:r w:rsidR="00594315">
        <w:t>行数</w:t>
      </w:r>
      <w:r w:rsidRPr="004F6D20">
        <w:t>が</w:t>
      </w:r>
      <w:r w:rsidRPr="004F6D20">
        <w:t>MO</w:t>
      </w:r>
      <w:r w:rsidR="00646E34">
        <w:rPr>
          <w:rFonts w:hint="eastAsia"/>
        </w:rPr>
        <w:t>型</w:t>
      </w:r>
      <w:r w:rsidRPr="004F6D20">
        <w:t>の</w:t>
      </w:r>
      <w:r w:rsidR="00594315">
        <w:t>行数</w:t>
      </w:r>
      <w:r w:rsidRPr="004F6D20">
        <w:t>と一致しない場合は、</w:t>
      </w:r>
      <w:r w:rsidRPr="004F6D20">
        <w:t>RuleRuntimeException</w:t>
      </w:r>
      <w:r w:rsidRPr="004F6D20">
        <w:t>が投げられる。</w:t>
      </w:r>
    </w:p>
    <w:p w14:paraId="690A77DB" w14:textId="77777777" w:rsidR="001140F8" w:rsidRPr="004F6D20" w:rsidRDefault="001140F8" w:rsidP="00F93119"/>
    <w:p w14:paraId="51A5026C" w14:textId="77777777" w:rsidR="00681AE4" w:rsidRDefault="001140F8" w:rsidP="00F93119">
      <w:pPr>
        <w:rPr>
          <w:rFonts w:eastAsiaTheme="minorEastAsia"/>
        </w:rPr>
      </w:pPr>
      <w:r w:rsidRPr="004F6D20">
        <w:t>次</w:t>
      </w:r>
      <w:r w:rsidRPr="000E62FF">
        <w:t>は、</w:t>
      </w:r>
      <w:r w:rsidRPr="000E62FF">
        <w:t>Column</w:t>
      </w:r>
      <w:r w:rsidRPr="000E62FF">
        <w:t>クラス</w:t>
      </w:r>
      <w:r w:rsidRPr="004F6D20">
        <w:t>の主要メソッドに関する説明である。</w:t>
      </w:r>
    </w:p>
    <w:p w14:paraId="425AB85C" w14:textId="416C111E" w:rsidR="00654319" w:rsidRDefault="00654319" w:rsidP="00F93119">
      <w:del w:id="6658" w:author="IRK" w:date="2020-04-13T12:52:00Z">
        <w:r w:rsidDel="00166351">
          <w:br w:type="page"/>
        </w:r>
      </w:del>
    </w:p>
    <w:p w14:paraId="2D5F7412" w14:textId="77777777" w:rsidR="001140F8" w:rsidRPr="004F6D20" w:rsidRDefault="001140F8" w:rsidP="00F93119">
      <w:r w:rsidRPr="004F6D20">
        <w:t>int getNoRows()</w:t>
      </w:r>
    </w:p>
    <w:p w14:paraId="41F4976D" w14:textId="71850E55" w:rsidR="001140F8" w:rsidRDefault="001140F8" w:rsidP="00F93119">
      <w:r w:rsidRPr="004F6D20">
        <w:t>カラムの</w:t>
      </w:r>
      <w:r w:rsidR="00594315">
        <w:t>行数</w:t>
      </w:r>
      <w:r w:rsidRPr="004F6D20">
        <w:t>を返す。</w:t>
      </w:r>
    </w:p>
    <w:p w14:paraId="5F6215F9" w14:textId="77777777" w:rsidR="00C5432A" w:rsidRPr="004F6D20" w:rsidRDefault="00C5432A" w:rsidP="00F93119"/>
    <w:p w14:paraId="50F1E871" w14:textId="77777777" w:rsidR="001140F8" w:rsidRPr="004F6D20" w:rsidRDefault="001140F8" w:rsidP="00F93119">
      <w:r w:rsidRPr="004F6D20">
        <w:t>byte getType()</w:t>
      </w:r>
    </w:p>
    <w:p w14:paraId="6B6F21F9" w14:textId="341AB510" w:rsidR="001140F8" w:rsidRPr="004F6D20" w:rsidRDefault="001140F8" w:rsidP="00F93119">
      <w:r w:rsidRPr="004F6D20">
        <w:t>カラムのデータ</w:t>
      </w:r>
      <w:del w:id="6659" w:author="IRK" w:date="2020-04-13T12:27:00Z">
        <w:r w:rsidRPr="004F6D20" w:rsidDel="00610CCB">
          <w:delText>形式</w:delText>
        </w:r>
      </w:del>
      <w:ins w:id="6660" w:author="IRK" w:date="2020-04-13T12:27:00Z">
        <w:r w:rsidR="00610CCB">
          <w:rPr>
            <w:rFonts w:hint="eastAsia"/>
          </w:rPr>
          <w:t>型</w:t>
        </w:r>
      </w:ins>
      <w:r w:rsidRPr="004F6D20">
        <w:t>を返す。</w:t>
      </w:r>
    </w:p>
    <w:p w14:paraId="21772F04" w14:textId="77777777" w:rsidR="001140F8" w:rsidRPr="004F6D20" w:rsidRDefault="001140F8" w:rsidP="00F93119"/>
    <w:p w14:paraId="7453731C" w14:textId="63136F80" w:rsidR="001140F8" w:rsidRDefault="001140F8" w:rsidP="00F93119">
      <w:pPr>
        <w:rPr>
          <w:rFonts w:eastAsiaTheme="minorEastAsia"/>
        </w:rPr>
      </w:pPr>
      <w:r w:rsidRPr="000E62FF">
        <w:t>NumColumn</w:t>
      </w:r>
      <w:r w:rsidRPr="000E62FF">
        <w:t>、</w:t>
      </w:r>
      <w:r w:rsidRPr="000E62FF">
        <w:t>StrColumn</w:t>
      </w:r>
      <w:r w:rsidRPr="000E62FF">
        <w:t>、</w:t>
      </w:r>
      <w:r w:rsidRPr="000E62FF">
        <w:t>BoolColumn</w:t>
      </w:r>
      <w:r w:rsidRPr="000E62FF">
        <w:t>は数値型、文字型、論理型カラムを表現するクラスで、</w:t>
      </w:r>
      <w:r w:rsidRPr="000E62FF">
        <w:t>Column</w:t>
      </w:r>
      <w:r w:rsidRPr="000E62FF">
        <w:t>を</w:t>
      </w:r>
      <w:r w:rsidR="00646E34">
        <w:rPr>
          <w:rFonts w:hint="eastAsia"/>
        </w:rPr>
        <w:t>継承</w:t>
      </w:r>
      <w:r w:rsidRPr="000E62FF">
        <w:t>している。各クラスは類似している</w:t>
      </w:r>
      <w:del w:id="6661" w:author="IRK" w:date="2020-03-12T14:05:00Z">
        <w:r w:rsidRPr="000E62FF" w:rsidDel="001F7670">
          <w:delText>ので</w:delText>
        </w:r>
      </w:del>
      <w:ins w:id="6662" w:author="IRK" w:date="2020-03-12T14:05:00Z">
        <w:r w:rsidR="001F7670">
          <w:rPr>
            <w:rFonts w:hint="eastAsia"/>
          </w:rPr>
          <w:t>ため</w:t>
        </w:r>
      </w:ins>
      <w:r w:rsidRPr="000E62FF">
        <w:t>、ここでは</w:t>
      </w:r>
      <w:r w:rsidRPr="000E62FF">
        <w:t>NumColumn</w:t>
      </w:r>
      <w:r w:rsidRPr="000E62FF">
        <w:t>のみ</w:t>
      </w:r>
      <w:r w:rsidRPr="004F6D20">
        <w:t>を説明する。</w:t>
      </w:r>
    </w:p>
    <w:p w14:paraId="4073DE07" w14:textId="77777777" w:rsidR="00594315" w:rsidRPr="007E75D7" w:rsidRDefault="00594315" w:rsidP="00F93119"/>
    <w:p w14:paraId="381978E7" w14:textId="77777777" w:rsidR="001140F8" w:rsidRPr="004F6D20" w:rsidRDefault="001140F8" w:rsidP="00F93119">
      <w:r w:rsidRPr="004F6D20">
        <w:t>NumColumn()</w:t>
      </w:r>
    </w:p>
    <w:p w14:paraId="443FFEE6" w14:textId="77777777" w:rsidR="001140F8" w:rsidRPr="004F6D20" w:rsidRDefault="001140F8" w:rsidP="00F93119">
      <w:r w:rsidRPr="004F6D20">
        <w:t>行の長さが</w:t>
      </w:r>
      <w:r w:rsidRPr="004F6D20">
        <w:t>0</w:t>
      </w:r>
      <w:r w:rsidRPr="004F6D20">
        <w:t>である数値型カラムを生成する。</w:t>
      </w:r>
    </w:p>
    <w:p w14:paraId="6622943F" w14:textId="77777777" w:rsidR="001140F8" w:rsidRPr="004F6D20" w:rsidRDefault="001140F8" w:rsidP="00F93119"/>
    <w:p w14:paraId="579E14CB" w14:textId="77777777" w:rsidR="001140F8" w:rsidRPr="004F6D20" w:rsidRDefault="001140F8" w:rsidP="00F93119">
      <w:r w:rsidRPr="004F6D20">
        <w:t>NumColumn( double</w:t>
      </w:r>
      <w:r w:rsidR="002821A4">
        <w:t>[ ]</w:t>
      </w:r>
      <w:r w:rsidRPr="004F6D20">
        <w:t xml:space="preserve"> arr )</w:t>
      </w:r>
    </w:p>
    <w:p w14:paraId="66909CC4" w14:textId="77777777" w:rsidR="001140F8" w:rsidRPr="00F728C5" w:rsidRDefault="001140F8" w:rsidP="00F93119">
      <w:r w:rsidRPr="00F728C5">
        <w:rPr>
          <w:rStyle w:val="aff2"/>
          <w:rFonts w:asciiTheme="majorHAnsi" w:eastAsia="ＭＳ Ｐゴシック" w:hAnsiTheme="majorHAnsi" w:cstheme="majorHAnsi"/>
          <w:sz w:val="20"/>
          <w:szCs w:val="20"/>
        </w:rPr>
        <w:t>arr</w:t>
      </w:r>
      <w:r w:rsidRPr="00F728C5">
        <w:rPr>
          <w:rFonts w:hint="eastAsia"/>
        </w:rPr>
        <w:t>を利用して数値型カラムを生成する。カラムの行の長さは</w:t>
      </w:r>
      <w:r w:rsidRPr="00F728C5">
        <w:t>arr.length</w:t>
      </w:r>
      <w:r w:rsidRPr="00F728C5">
        <w:rPr>
          <w:rFonts w:hint="eastAsia"/>
        </w:rPr>
        <w:t>で、各行の値は対応する</w:t>
      </w:r>
      <w:r w:rsidRPr="00F728C5">
        <w:t>arr</w:t>
      </w:r>
      <w:r w:rsidRPr="00F728C5">
        <w:rPr>
          <w:rFonts w:hint="eastAsia"/>
        </w:rPr>
        <w:t>の値と同一である。</w:t>
      </w:r>
    </w:p>
    <w:p w14:paraId="54DAF00E" w14:textId="77777777" w:rsidR="001140F8" w:rsidRPr="004F6D20" w:rsidRDefault="001140F8" w:rsidP="00F93119"/>
    <w:p w14:paraId="6E3835A8" w14:textId="77777777" w:rsidR="001140F8" w:rsidRPr="004F6D20" w:rsidRDefault="001140F8" w:rsidP="00F93119">
      <w:r w:rsidRPr="004F6D20">
        <w:t>NumColumn( double</w:t>
      </w:r>
      <w:r w:rsidR="002821A4">
        <w:t>[ ]</w:t>
      </w:r>
      <w:r w:rsidRPr="004F6D20">
        <w:t xml:space="preserve"> arr, int size )</w:t>
      </w:r>
    </w:p>
    <w:p w14:paraId="7D6F4F6F" w14:textId="40AFDD87" w:rsidR="001140F8" w:rsidRPr="004F6D20" w:rsidRDefault="001140F8" w:rsidP="00F93119">
      <w:r w:rsidRPr="000E62FF">
        <w:t>arr</w:t>
      </w:r>
      <w:r w:rsidRPr="000E62FF">
        <w:t>を利用して数値型</w:t>
      </w:r>
      <w:r w:rsidRPr="004F6D20">
        <w:t>カラムを生成する。</w:t>
      </w:r>
      <w:r w:rsidRPr="000E62FF">
        <w:t>カラム行の長さは</w:t>
      </w:r>
      <w:r w:rsidRPr="000E62FF">
        <w:t>size</w:t>
      </w:r>
      <w:r w:rsidRPr="000E62FF">
        <w:t>で、</w:t>
      </w:r>
      <w:r w:rsidRPr="000E62FF">
        <w:t>arr</w:t>
      </w:r>
      <w:r w:rsidRPr="000E62FF">
        <w:t>配列の最初の</w:t>
      </w:r>
      <w:r w:rsidRPr="000E62FF">
        <w:t>size</w:t>
      </w:r>
      <w:r w:rsidRPr="000E62FF">
        <w:t>の要素のみがカラム値として使用される。</w:t>
      </w:r>
    </w:p>
    <w:p w14:paraId="32475A9F" w14:textId="77777777" w:rsidR="001140F8" w:rsidRPr="004F6D20" w:rsidRDefault="001140F8" w:rsidP="00F93119"/>
    <w:p w14:paraId="766C64FE" w14:textId="77777777" w:rsidR="001140F8" w:rsidRPr="004F6D20" w:rsidRDefault="001140F8" w:rsidP="00F93119">
      <w:r w:rsidRPr="004F6D20">
        <w:t>double getNumber( int row )</w:t>
      </w:r>
    </w:p>
    <w:p w14:paraId="376B5F4E" w14:textId="472884DE" w:rsidR="001140F8" w:rsidRPr="004F6D20" w:rsidRDefault="001140F8" w:rsidP="00F93119">
      <w:r w:rsidRPr="000E62FF">
        <w:t>row</w:t>
      </w:r>
      <w:r w:rsidRPr="000E62FF">
        <w:t>番目の</w:t>
      </w:r>
      <w:r w:rsidR="00594315" w:rsidRPr="00AB2487">
        <w:rPr>
          <w:rFonts w:ascii="ＭＳ Ｐゴシック" w:hAnsi="ＭＳ Ｐゴシック" w:hint="eastAsia"/>
        </w:rPr>
        <w:t>行数</w:t>
      </w:r>
      <w:r w:rsidRPr="00AB2487">
        <w:rPr>
          <w:rFonts w:ascii="ＭＳ Ｐゴシック" w:hAnsi="ＭＳ Ｐゴシック" w:hint="eastAsia"/>
        </w:rPr>
        <w:t>値</w:t>
      </w:r>
      <w:r w:rsidRPr="000E62FF">
        <w:t>を返す。</w:t>
      </w:r>
      <w:r w:rsidRPr="000E62FF">
        <w:t>row</w:t>
      </w:r>
      <w:r w:rsidRPr="000E62FF">
        <w:t>は</w:t>
      </w:r>
      <w:r w:rsidRPr="004F6D20">
        <w:t>、</w:t>
      </w:r>
      <w:r w:rsidRPr="004F6D20">
        <w:t>0</w:t>
      </w:r>
      <w:r w:rsidR="00A60AA7">
        <w:rPr>
          <w:rFonts w:hint="eastAsia"/>
        </w:rPr>
        <w:t>ベース</w:t>
      </w:r>
      <w:r w:rsidRPr="004F6D20">
        <w:t>のインデックスである。</w:t>
      </w:r>
    </w:p>
    <w:p w14:paraId="2D341711" w14:textId="77777777" w:rsidR="001140F8" w:rsidRPr="004F6D20" w:rsidRDefault="001140F8" w:rsidP="00F93119"/>
    <w:p w14:paraId="4265B7F3" w14:textId="77777777" w:rsidR="001140F8" w:rsidRPr="004F6D20" w:rsidRDefault="001140F8" w:rsidP="00F93119">
      <w:r w:rsidRPr="004F6D20">
        <w:t>void append( double num )</w:t>
      </w:r>
    </w:p>
    <w:p w14:paraId="534EB7C6" w14:textId="77777777" w:rsidR="001140F8" w:rsidRPr="004F6D20" w:rsidRDefault="001140F8" w:rsidP="00F93119">
      <w:r w:rsidRPr="004F6D20">
        <w:t>カラムの最後の行に数値を追加する。</w:t>
      </w:r>
    </w:p>
    <w:p w14:paraId="0DED003F" w14:textId="77777777" w:rsidR="001140F8" w:rsidRPr="004F6D20" w:rsidRDefault="001140F8" w:rsidP="00F93119"/>
    <w:p w14:paraId="582F3824" w14:textId="5ABA8558" w:rsidR="001140F8" w:rsidRPr="004F6D20" w:rsidRDefault="001140F8" w:rsidP="00F93119">
      <w:r w:rsidRPr="004F6D20">
        <w:t>次は、</w:t>
      </w:r>
      <w:r w:rsidRPr="004F6D20">
        <w:t>2</w:t>
      </w:r>
      <w:r w:rsidRPr="004F6D20">
        <w:t>つのカラムで構成された</w:t>
      </w:r>
      <w:r w:rsidRPr="004F6D20">
        <w:t>MO</w:t>
      </w:r>
      <w:r w:rsidR="00661D0F">
        <w:rPr>
          <w:rFonts w:hint="eastAsia"/>
        </w:rPr>
        <w:t>型</w:t>
      </w:r>
      <w:r w:rsidRPr="004F6D20">
        <w:t>を生成する例である。カラムのデータ</w:t>
      </w:r>
      <w:del w:id="6663" w:author="IRK" w:date="2020-04-13T12:27:00Z">
        <w:r w:rsidRPr="004F6D20" w:rsidDel="00610CCB">
          <w:delText>形式</w:delText>
        </w:r>
      </w:del>
      <w:ins w:id="6664" w:author="IRK" w:date="2020-04-13T12:27:00Z">
        <w:r w:rsidR="00610CCB">
          <w:rPr>
            <w:rFonts w:hint="eastAsia"/>
          </w:rPr>
          <w:t>型</w:t>
        </w:r>
      </w:ins>
      <w:r w:rsidRPr="004F6D20">
        <w:t>は数値型、文字型の順になる。</w:t>
      </w:r>
    </w:p>
    <w:p w14:paraId="2689B351" w14:textId="77777777" w:rsidR="001140F8" w:rsidRPr="00EB1DDE" w:rsidRDefault="001140F8" w:rsidP="00F93119"/>
    <w:tbl>
      <w:tblPr>
        <w:tblStyle w:val="af4"/>
        <w:tblW w:w="0" w:type="auto"/>
        <w:jc w:val="center"/>
        <w:tblLook w:val="04A0" w:firstRow="1" w:lastRow="0" w:firstColumn="1" w:lastColumn="0" w:noHBand="0" w:noVBand="1"/>
        <w:tblPrChange w:id="6665" w:author="IRK" w:date="2020-04-14T16:12:00Z">
          <w:tblPr>
            <w:tblStyle w:val="af4"/>
            <w:tblW w:w="0" w:type="auto"/>
            <w:tblInd w:w="108" w:type="dxa"/>
            <w:tblLook w:val="04A0" w:firstRow="1" w:lastRow="0" w:firstColumn="1" w:lastColumn="0" w:noHBand="0" w:noVBand="1"/>
          </w:tblPr>
        </w:tblPrChange>
      </w:tblPr>
      <w:tblGrid>
        <w:gridCol w:w="9498"/>
        <w:tblGridChange w:id="6666">
          <w:tblGrid>
            <w:gridCol w:w="9498"/>
          </w:tblGrid>
        </w:tblGridChange>
      </w:tblGrid>
      <w:tr w:rsidR="001140F8" w14:paraId="1D5FEA68" w14:textId="77777777" w:rsidTr="007E6E4B">
        <w:trPr>
          <w:jc w:val="center"/>
        </w:trPr>
        <w:tc>
          <w:tcPr>
            <w:tcW w:w="9498" w:type="dxa"/>
            <w:tcBorders>
              <w:top w:val="single" w:sz="4" w:space="0" w:color="auto"/>
              <w:left w:val="single" w:sz="4" w:space="0" w:color="auto"/>
              <w:bottom w:val="single" w:sz="4" w:space="0" w:color="auto"/>
              <w:right w:val="single" w:sz="4" w:space="0" w:color="auto"/>
            </w:tcBorders>
            <w:hideMark/>
            <w:tcPrChange w:id="6667" w:author="IRK" w:date="2020-04-14T16:12:00Z">
              <w:tcPr>
                <w:tcW w:w="9498" w:type="dxa"/>
                <w:tcBorders>
                  <w:top w:val="single" w:sz="4" w:space="0" w:color="auto"/>
                  <w:left w:val="single" w:sz="4" w:space="0" w:color="auto"/>
                  <w:bottom w:val="single" w:sz="4" w:space="0" w:color="auto"/>
                  <w:right w:val="single" w:sz="4" w:space="0" w:color="auto"/>
                </w:tcBorders>
                <w:hideMark/>
              </w:tcPr>
            </w:tcPrChange>
          </w:tcPr>
          <w:p w14:paraId="0BB0F608" w14:textId="77777777" w:rsidR="001140F8" w:rsidRDefault="001140F8">
            <w:pPr>
              <w:pStyle w:val="1b"/>
              <w:pPrChange w:id="6668" w:author="IRK" w:date="2020-04-14T13:59:00Z">
                <w:pPr>
                  <w:pStyle w:val="aff1"/>
                </w:pPr>
              </w:pPrChange>
            </w:pPr>
            <w:r>
              <w:t>MOValue mo = new MOValue();</w:t>
            </w:r>
          </w:p>
          <w:p w14:paraId="1EDB4EF3" w14:textId="77777777" w:rsidR="001140F8" w:rsidRDefault="001140F8">
            <w:pPr>
              <w:pStyle w:val="1b"/>
              <w:pPrChange w:id="6669" w:author="IRK" w:date="2020-04-14T13:59:00Z">
                <w:pPr>
                  <w:pStyle w:val="aff1"/>
                </w:pPr>
              </w:pPrChange>
            </w:pPr>
            <w:r>
              <w:t>mo.mergeTail( new NumColumn( new double</w:t>
            </w:r>
            <w:r w:rsidR="002821A4">
              <w:t>[ ]</w:t>
            </w:r>
            <w:r>
              <w:t xml:space="preserve"> { 1.0, 2.0 } ) );</w:t>
            </w:r>
          </w:p>
          <w:p w14:paraId="5E708309" w14:textId="77777777" w:rsidR="001140F8" w:rsidRDefault="001140F8">
            <w:pPr>
              <w:pStyle w:val="1b"/>
              <w:pPrChange w:id="6670" w:author="IRK" w:date="2020-04-14T13:59:00Z">
                <w:pPr>
                  <w:pStyle w:val="aff1"/>
                </w:pPr>
              </w:pPrChange>
            </w:pPr>
            <w:r>
              <w:t>mo.mergeTail( new StrColumn( new String</w:t>
            </w:r>
            <w:r w:rsidR="002821A4">
              <w:t>[ ]</w:t>
            </w:r>
            <w:r>
              <w:t xml:space="preserve"> { “ABC”, “abc” } ) );</w:t>
            </w:r>
          </w:p>
        </w:tc>
      </w:tr>
    </w:tbl>
    <w:p w14:paraId="03B04E1C" w14:textId="77777777" w:rsidR="001140F8" w:rsidRDefault="001140F8" w:rsidP="00F93119"/>
    <w:p w14:paraId="1DB12FBD" w14:textId="77777777" w:rsidR="001140F8" w:rsidRDefault="001140F8" w:rsidP="00F93119">
      <w:pPr>
        <w:pStyle w:val="22"/>
      </w:pPr>
      <w:bookmarkStart w:id="6671" w:name="_Toc426449676"/>
      <w:bookmarkStart w:id="6672" w:name="_Toc426449772"/>
      <w:bookmarkStart w:id="6673" w:name="_Toc434858953"/>
      <w:bookmarkStart w:id="6674" w:name="_Ref34987872"/>
      <w:bookmarkStart w:id="6675" w:name="_Ref34987874"/>
      <w:bookmarkStart w:id="6676" w:name="_Toc34988332"/>
      <w:bookmarkStart w:id="6677" w:name="_Toc40799185"/>
      <w:bookmarkStart w:id="6678" w:name="_Toc385838812"/>
      <w:r>
        <w:t>例外クラス</w:t>
      </w:r>
      <w:bookmarkEnd w:id="6671"/>
      <w:bookmarkEnd w:id="6672"/>
      <w:bookmarkEnd w:id="6673"/>
      <w:bookmarkEnd w:id="6674"/>
      <w:bookmarkEnd w:id="6675"/>
      <w:bookmarkEnd w:id="6676"/>
      <w:bookmarkEnd w:id="6677"/>
    </w:p>
    <w:p w14:paraId="3181158A" w14:textId="77777777" w:rsidR="001140F8" w:rsidRDefault="001140F8" w:rsidP="00F93119">
      <w:pPr>
        <w:pStyle w:val="32"/>
      </w:pPr>
      <w:bookmarkStart w:id="6679" w:name="_Toc426449677"/>
      <w:bookmarkStart w:id="6680" w:name="_Toc426449773"/>
      <w:bookmarkStart w:id="6681" w:name="_Toc434858954"/>
      <w:bookmarkStart w:id="6682" w:name="_Toc34988333"/>
      <w:bookmarkStart w:id="6683" w:name="_Toc40799186"/>
      <w:r>
        <w:t>com.innoexpert.innorulesj.exceptions.CompileException</w:t>
      </w:r>
      <w:bookmarkEnd w:id="6679"/>
      <w:bookmarkEnd w:id="6680"/>
      <w:bookmarkEnd w:id="6681"/>
      <w:bookmarkEnd w:id="6682"/>
      <w:bookmarkEnd w:id="6683"/>
    </w:p>
    <w:p w14:paraId="40242B98" w14:textId="7EBCB04C" w:rsidR="001140F8" w:rsidRPr="004F6D20" w:rsidRDefault="001140F8" w:rsidP="00F93119">
      <w:r w:rsidRPr="004F6D20">
        <w:t>CompileException</w:t>
      </w:r>
      <w:r w:rsidRPr="004F6D20">
        <w:t>は、</w:t>
      </w:r>
      <w:r w:rsidRPr="000E62FF">
        <w:t>UserDefinedFunction.check</w:t>
      </w:r>
      <w:r w:rsidRPr="000E62FF">
        <w:t>メソッドで関数パラメータの有効性を検証する際、パラメータのデータ</w:t>
      </w:r>
      <w:del w:id="6684" w:author="IRK" w:date="2020-04-13T12:27:00Z">
        <w:r w:rsidRPr="000E62FF" w:rsidDel="00610CCB">
          <w:delText>形式</w:delText>
        </w:r>
      </w:del>
      <w:ins w:id="6685" w:author="IRK" w:date="2020-04-13T12:27:00Z">
        <w:r w:rsidR="00610CCB">
          <w:rPr>
            <w:rFonts w:hint="eastAsia"/>
          </w:rPr>
          <w:t>型</w:t>
        </w:r>
      </w:ins>
      <w:r w:rsidRPr="000E62FF">
        <w:t>が関数の</w:t>
      </w:r>
      <w:r w:rsidRPr="000E62FF">
        <w:rPr>
          <w:rFonts w:hint="eastAsia"/>
        </w:rPr>
        <w:t>定義と一致しない</w:t>
      </w:r>
      <w:r w:rsidRPr="000E62FF">
        <w:t>場合に発生する。</w:t>
      </w:r>
      <w:del w:id="6686" w:author="IRK" w:date="2020-03-13T09:05:00Z">
        <w:r w:rsidR="004F6D20" w:rsidDel="00F87946">
          <w:delText>表</w:delText>
        </w:r>
        <w:r w:rsidR="004F6D20" w:rsidDel="00F87946">
          <w:delText>11</w:delText>
        </w:r>
      </w:del>
      <w:del w:id="6687" w:author="IRK" w:date="2020-03-13T09:06:00Z">
        <w:r w:rsidR="00C5432A" w:rsidDel="00F87946">
          <w:rPr>
            <w:rFonts w:hint="eastAsia"/>
          </w:rPr>
          <w:delText>0</w:delText>
        </w:r>
      </w:del>
      <w:ins w:id="6688" w:author="IRK" w:date="2020-03-13T09:06:00Z">
        <w:r w:rsidR="00F87946">
          <w:rPr>
            <w:rFonts w:hint="eastAsia"/>
          </w:rPr>
          <w:t>次の表</w:t>
        </w:r>
      </w:ins>
      <w:r w:rsidR="00661D0F">
        <w:rPr>
          <w:rFonts w:hint="eastAsia"/>
        </w:rPr>
        <w:t>は</w:t>
      </w:r>
      <w:r w:rsidRPr="004F6D20">
        <w:t>コンストラクタ</w:t>
      </w:r>
      <w:r w:rsidR="00661D0F">
        <w:rPr>
          <w:rFonts w:hint="eastAsia"/>
        </w:rPr>
        <w:t>である</w:t>
      </w:r>
      <w:r w:rsidRPr="004F6D20">
        <w:t>。</w:t>
      </w:r>
    </w:p>
    <w:p w14:paraId="46A9459A" w14:textId="77777777" w:rsidR="001140F8" w:rsidRPr="004F6D20" w:rsidRDefault="001140F8" w:rsidP="00F93119"/>
    <w:p w14:paraId="66E0078D" w14:textId="20DBDE11" w:rsidR="004F6D20" w:rsidRDefault="004F6D20" w:rsidP="00F93119">
      <w:pPr>
        <w:pStyle w:val="af5"/>
      </w:pPr>
      <w:bookmarkStart w:id="6689" w:name="_Toc40799340"/>
      <w:r>
        <w:t>[</w:t>
      </w:r>
      <w:del w:id="6690"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110</w:delText>
        </w:r>
        <w:r w:rsidR="00E65728" w:rsidDel="004316F4">
          <w:rPr>
            <w:noProof/>
          </w:rPr>
          <w:fldChar w:fldCharType="end"/>
        </w:r>
        <w:r w:rsidDel="004316F4">
          <w:rPr>
            <w:rFonts w:hint="eastAsia"/>
          </w:rPr>
          <w:delText xml:space="preserve">　</w:delText>
        </w:r>
      </w:del>
      <w:ins w:id="6691" w:author="IRK" w:date="2020-03-12T16:23: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117</w:t>
      </w:r>
      <w:ins w:id="6692" w:author="IRK" w:date="2020-03-12T16:23:00Z">
        <w:r w:rsidR="004316F4">
          <w:fldChar w:fldCharType="end"/>
        </w:r>
      </w:ins>
      <w:r w:rsidRPr="004F6D20">
        <w:t xml:space="preserve"> </w:t>
      </w:r>
      <w:r>
        <w:t>com.innoexpert.suite.udf.CompileException</w:t>
      </w:r>
      <w:r>
        <w:rPr>
          <w:rFonts w:hint="eastAsia"/>
        </w:rPr>
        <w:t>]</w:t>
      </w:r>
      <w:bookmarkEnd w:id="6689"/>
    </w:p>
    <w:tbl>
      <w:tblPr>
        <w:tblStyle w:val="af4"/>
        <w:tblW w:w="0" w:type="auto"/>
        <w:jc w:val="center"/>
        <w:tblLook w:val="04A0" w:firstRow="1" w:lastRow="0" w:firstColumn="1" w:lastColumn="0" w:noHBand="0" w:noVBand="1"/>
        <w:tblPrChange w:id="6693" w:author="IRK" w:date="2020-04-14T16:12:00Z">
          <w:tblPr>
            <w:tblStyle w:val="af4"/>
            <w:tblW w:w="0" w:type="auto"/>
            <w:tblInd w:w="108" w:type="dxa"/>
            <w:tblLook w:val="04A0" w:firstRow="1" w:lastRow="0" w:firstColumn="1" w:lastColumn="0" w:noHBand="0" w:noVBand="1"/>
          </w:tblPr>
        </w:tblPrChange>
      </w:tblPr>
      <w:tblGrid>
        <w:gridCol w:w="9463"/>
        <w:tblGridChange w:id="6694">
          <w:tblGrid>
            <w:gridCol w:w="9463"/>
          </w:tblGrid>
        </w:tblGridChange>
      </w:tblGrid>
      <w:tr w:rsidR="001140F8" w14:paraId="2D399F2F" w14:textId="77777777" w:rsidTr="007E6E4B">
        <w:trPr>
          <w:jc w:val="center"/>
        </w:trPr>
        <w:tc>
          <w:tcPr>
            <w:tcW w:w="9463" w:type="dxa"/>
            <w:tcBorders>
              <w:top w:val="single" w:sz="4" w:space="0" w:color="auto"/>
              <w:left w:val="single" w:sz="4" w:space="0" w:color="auto"/>
              <w:bottom w:val="single" w:sz="4" w:space="0" w:color="auto"/>
              <w:right w:val="single" w:sz="4" w:space="0" w:color="auto"/>
            </w:tcBorders>
            <w:hideMark/>
            <w:tcPrChange w:id="6695" w:author="IRK" w:date="2020-04-14T16:12:00Z">
              <w:tcPr>
                <w:tcW w:w="9463" w:type="dxa"/>
                <w:tcBorders>
                  <w:top w:val="single" w:sz="4" w:space="0" w:color="auto"/>
                  <w:left w:val="single" w:sz="4" w:space="0" w:color="auto"/>
                  <w:bottom w:val="single" w:sz="4" w:space="0" w:color="auto"/>
                  <w:right w:val="single" w:sz="4" w:space="0" w:color="auto"/>
                </w:tcBorders>
                <w:hideMark/>
              </w:tcPr>
            </w:tcPrChange>
          </w:tcPr>
          <w:p w14:paraId="3B8E8790" w14:textId="77777777" w:rsidR="001140F8" w:rsidRDefault="001140F8">
            <w:pPr>
              <w:pStyle w:val="1b"/>
              <w:pPrChange w:id="6696" w:author="IRK" w:date="2020-04-14T13:59:00Z">
                <w:pPr>
                  <w:pStyle w:val="aff1"/>
                </w:pPr>
              </w:pPrChange>
            </w:pPr>
            <w:r>
              <w:t>1 package com.innoexpert.innorulesj.exceptions;</w:t>
            </w:r>
          </w:p>
          <w:p w14:paraId="65F362E5" w14:textId="77777777" w:rsidR="001140F8" w:rsidRDefault="001140F8">
            <w:pPr>
              <w:pStyle w:val="1b"/>
              <w:pPrChange w:id="6697" w:author="IRK" w:date="2020-04-14T13:59:00Z">
                <w:pPr>
                  <w:pStyle w:val="aff1"/>
                </w:pPr>
              </w:pPrChange>
            </w:pPr>
            <w:r>
              <w:t>2</w:t>
            </w:r>
            <w:del w:id="6698" w:author="IRK" w:date="2020-03-13T10:33:00Z">
              <w:r w:rsidDel="001B0610">
                <w:delText xml:space="preserve"> </w:delText>
              </w:r>
            </w:del>
          </w:p>
          <w:p w14:paraId="4525E540" w14:textId="77777777" w:rsidR="001140F8" w:rsidRDefault="001140F8">
            <w:pPr>
              <w:pStyle w:val="1b"/>
              <w:pPrChange w:id="6699" w:author="IRK" w:date="2020-04-14T13:59:00Z">
                <w:pPr>
                  <w:pStyle w:val="aff1"/>
                </w:pPr>
              </w:pPrChange>
            </w:pPr>
            <w:r>
              <w:t>3 public class CompileException extends RuleRuntimeException</w:t>
            </w:r>
          </w:p>
          <w:p w14:paraId="59D89DF7" w14:textId="77777777" w:rsidR="001140F8" w:rsidRDefault="001140F8">
            <w:pPr>
              <w:pStyle w:val="1b"/>
              <w:pPrChange w:id="6700" w:author="IRK" w:date="2020-04-14T13:59:00Z">
                <w:pPr>
                  <w:pStyle w:val="aff1"/>
                </w:pPr>
              </w:pPrChange>
            </w:pPr>
            <w:r>
              <w:t>4 {</w:t>
            </w:r>
          </w:p>
          <w:p w14:paraId="66310523" w14:textId="77777777" w:rsidR="001140F8" w:rsidRDefault="001140F8">
            <w:pPr>
              <w:pStyle w:val="1b"/>
              <w:pPrChange w:id="6701" w:author="IRK" w:date="2020-04-14T13:59:00Z">
                <w:pPr>
                  <w:pStyle w:val="aff1"/>
                </w:pPr>
              </w:pPrChange>
            </w:pPr>
            <w:r>
              <w:t>5     public CompileException(  String message, Throwable t );</w:t>
            </w:r>
          </w:p>
          <w:p w14:paraId="019F0BF3" w14:textId="77777777" w:rsidR="001140F8" w:rsidRDefault="001140F8">
            <w:pPr>
              <w:pStyle w:val="1b"/>
              <w:pPrChange w:id="6702" w:author="IRK" w:date="2020-04-14T13:59:00Z">
                <w:pPr>
                  <w:pStyle w:val="aff1"/>
                </w:pPr>
              </w:pPrChange>
            </w:pPr>
            <w:r>
              <w:t>6     public CompileException( String message );</w:t>
            </w:r>
          </w:p>
          <w:p w14:paraId="4D9A22E6" w14:textId="77777777" w:rsidR="001140F8" w:rsidRDefault="001140F8">
            <w:pPr>
              <w:pStyle w:val="1b"/>
              <w:pPrChange w:id="6703" w:author="IRK" w:date="2020-04-14T13:59:00Z">
                <w:pPr/>
              </w:pPrChange>
            </w:pPr>
            <w:r w:rsidRPr="00C5432A">
              <w:t>7 }</w:t>
            </w:r>
          </w:p>
        </w:tc>
      </w:tr>
    </w:tbl>
    <w:p w14:paraId="169C93E9" w14:textId="77777777" w:rsidR="001140F8" w:rsidRPr="00DE503F" w:rsidRDefault="001140F8" w:rsidP="00F93119"/>
    <w:p w14:paraId="0FE31037" w14:textId="77777777" w:rsidR="001140F8" w:rsidRDefault="001140F8" w:rsidP="00F93119">
      <w:pPr>
        <w:pStyle w:val="32"/>
      </w:pPr>
      <w:bookmarkStart w:id="6704" w:name="_Toc426449678"/>
      <w:bookmarkStart w:id="6705" w:name="_Toc426449774"/>
      <w:bookmarkStart w:id="6706" w:name="_Toc434858955"/>
      <w:bookmarkStart w:id="6707" w:name="_Toc34988334"/>
      <w:bookmarkStart w:id="6708" w:name="_Toc40799187"/>
      <w:r>
        <w:t>com.innoexpert.suite.udf.UserDefinedFunctionException</w:t>
      </w:r>
      <w:bookmarkEnd w:id="6678"/>
      <w:bookmarkEnd w:id="6704"/>
      <w:bookmarkEnd w:id="6705"/>
      <w:bookmarkEnd w:id="6706"/>
      <w:bookmarkEnd w:id="6707"/>
      <w:bookmarkEnd w:id="6708"/>
    </w:p>
    <w:p w14:paraId="14F1B4CC" w14:textId="4712F0DB" w:rsidR="001140F8" w:rsidRPr="004F6D20" w:rsidRDefault="001140F8" w:rsidP="00F93119">
      <w:r w:rsidRPr="000E62FF">
        <w:t>UserDefinedFunctionException</w:t>
      </w:r>
      <w:r w:rsidRPr="000E62FF">
        <w:t>は、ユーザ定義関数の実行ルーチンである</w:t>
      </w:r>
      <w:r w:rsidRPr="000E62FF">
        <w:t>UserDefinedFunction.execute</w:t>
      </w:r>
      <w:r w:rsidRPr="004F6D20">
        <w:t>の実行中にエラーが発生した際に投げられる例外クラスである。</w:t>
      </w:r>
      <w:del w:id="6709" w:author="IRK" w:date="2020-03-12T16:23:00Z">
        <w:r w:rsidR="00CF3211" w:rsidRPr="004F6D20" w:rsidDel="004316F4">
          <w:delText>表</w:delText>
        </w:r>
        <w:r w:rsidR="00956243" w:rsidDel="004316F4">
          <w:rPr>
            <w:rFonts w:hint="eastAsia"/>
          </w:rPr>
          <w:delText>11</w:delText>
        </w:r>
        <w:r w:rsidR="00C5432A" w:rsidDel="004316F4">
          <w:rPr>
            <w:rFonts w:hint="eastAsia"/>
          </w:rPr>
          <w:delText>1</w:delText>
        </w:r>
      </w:del>
      <w:ins w:id="6710" w:author="IRK" w:date="2020-03-12T16:23:00Z">
        <w:r w:rsidR="004316F4">
          <w:rPr>
            <w:rFonts w:hint="eastAsia"/>
          </w:rPr>
          <w:t>次の表</w:t>
        </w:r>
      </w:ins>
      <w:r w:rsidR="00661D0F">
        <w:rPr>
          <w:rFonts w:hint="eastAsia"/>
        </w:rPr>
        <w:t>は</w:t>
      </w:r>
      <w:r w:rsidRPr="004F6D20">
        <w:t>コンストラクタ</w:t>
      </w:r>
      <w:r w:rsidR="00661D0F">
        <w:rPr>
          <w:rFonts w:hint="eastAsia"/>
        </w:rPr>
        <w:t>である</w:t>
      </w:r>
      <w:r w:rsidRPr="004F6D20">
        <w:t>。</w:t>
      </w:r>
    </w:p>
    <w:p w14:paraId="17B1AD09" w14:textId="77777777" w:rsidR="001140F8" w:rsidRPr="002C6460" w:rsidRDefault="001140F8" w:rsidP="00F93119"/>
    <w:p w14:paraId="1647EB38" w14:textId="3690BA49" w:rsidR="00956243" w:rsidRDefault="00956243" w:rsidP="00F93119">
      <w:pPr>
        <w:pStyle w:val="af5"/>
      </w:pPr>
      <w:bookmarkStart w:id="6711" w:name="_Toc40799341"/>
      <w:r>
        <w:t>[</w:t>
      </w:r>
      <w:del w:id="6712"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111</w:delText>
        </w:r>
        <w:r w:rsidR="00E65728" w:rsidDel="004316F4">
          <w:rPr>
            <w:noProof/>
          </w:rPr>
          <w:fldChar w:fldCharType="end"/>
        </w:r>
        <w:r w:rsidDel="004316F4">
          <w:rPr>
            <w:rFonts w:hint="eastAsia"/>
          </w:rPr>
          <w:delText xml:space="preserve">　</w:delText>
        </w:r>
      </w:del>
      <w:ins w:id="6713" w:author="IRK" w:date="2020-03-12T16:23: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118</w:t>
      </w:r>
      <w:ins w:id="6714" w:author="IRK" w:date="2020-03-12T16:23:00Z">
        <w:r w:rsidR="004316F4">
          <w:fldChar w:fldCharType="end"/>
        </w:r>
      </w:ins>
      <w:r w:rsidRPr="00956243">
        <w:rPr>
          <w:noProof/>
        </w:rPr>
        <w:t xml:space="preserve"> </w:t>
      </w:r>
      <w:r>
        <w:rPr>
          <w:noProof/>
        </w:rPr>
        <w:t>com.innoexpert.suite.udf.UserDefinedFunctionException</w:t>
      </w:r>
      <w:r>
        <w:rPr>
          <w:rFonts w:hint="eastAsia"/>
          <w:noProof/>
        </w:rPr>
        <w:t>]</w:t>
      </w:r>
      <w:bookmarkEnd w:id="6711"/>
    </w:p>
    <w:tbl>
      <w:tblPr>
        <w:tblStyle w:val="af4"/>
        <w:tblW w:w="0" w:type="auto"/>
        <w:jc w:val="center"/>
        <w:tblLook w:val="04A0" w:firstRow="1" w:lastRow="0" w:firstColumn="1" w:lastColumn="0" w:noHBand="0" w:noVBand="1"/>
        <w:tblPrChange w:id="6715" w:author="IRK" w:date="2020-04-14T16:12:00Z">
          <w:tblPr>
            <w:tblStyle w:val="af4"/>
            <w:tblW w:w="0" w:type="auto"/>
            <w:tblInd w:w="108" w:type="dxa"/>
            <w:tblLook w:val="04A0" w:firstRow="1" w:lastRow="0" w:firstColumn="1" w:lastColumn="0" w:noHBand="0" w:noVBand="1"/>
          </w:tblPr>
        </w:tblPrChange>
      </w:tblPr>
      <w:tblGrid>
        <w:gridCol w:w="9463"/>
        <w:tblGridChange w:id="6716">
          <w:tblGrid>
            <w:gridCol w:w="9463"/>
          </w:tblGrid>
        </w:tblGridChange>
      </w:tblGrid>
      <w:tr w:rsidR="001140F8" w14:paraId="5A55F4C7" w14:textId="77777777" w:rsidTr="007E6E4B">
        <w:trPr>
          <w:jc w:val="center"/>
        </w:trPr>
        <w:tc>
          <w:tcPr>
            <w:tcW w:w="9463" w:type="dxa"/>
            <w:tcPrChange w:id="6717" w:author="IRK" w:date="2020-04-14T16:12:00Z">
              <w:tcPr>
                <w:tcW w:w="9463" w:type="dxa"/>
              </w:tcPr>
            </w:tcPrChange>
          </w:tcPr>
          <w:p w14:paraId="6017789E" w14:textId="77777777" w:rsidR="001140F8" w:rsidRPr="00BA7F37" w:rsidRDefault="001140F8">
            <w:pPr>
              <w:pStyle w:val="1b"/>
              <w:pPrChange w:id="6718" w:author="IRK" w:date="2020-04-14T13:59:00Z">
                <w:pPr>
                  <w:pStyle w:val="aff1"/>
                </w:pPr>
              </w:pPrChange>
            </w:pPr>
            <w:r>
              <w:t>1 package com.innoexpert.innorulesj.suite.udf;</w:t>
            </w:r>
          </w:p>
          <w:p w14:paraId="7F7B24DB" w14:textId="77777777" w:rsidR="001140F8" w:rsidRPr="00BA7F37" w:rsidRDefault="001140F8">
            <w:pPr>
              <w:pStyle w:val="1b"/>
              <w:pPrChange w:id="6719" w:author="IRK" w:date="2020-04-14T13:59:00Z">
                <w:pPr>
                  <w:pStyle w:val="aff1"/>
                </w:pPr>
              </w:pPrChange>
            </w:pPr>
            <w:r>
              <w:t>2</w:t>
            </w:r>
            <w:del w:id="6720" w:author="IRK" w:date="2020-03-13T10:33:00Z">
              <w:r w:rsidDel="001B0610">
                <w:delText xml:space="preserve"> </w:delText>
              </w:r>
            </w:del>
          </w:p>
          <w:p w14:paraId="3241CF22" w14:textId="77777777" w:rsidR="001140F8" w:rsidRPr="00BA7F37" w:rsidRDefault="001140F8">
            <w:pPr>
              <w:pStyle w:val="1b"/>
              <w:pPrChange w:id="6721" w:author="IRK" w:date="2020-04-14T13:59:00Z">
                <w:pPr>
                  <w:pStyle w:val="aff1"/>
                </w:pPr>
              </w:pPrChange>
            </w:pPr>
            <w:r>
              <w:t>3 import com.innoexpert.innorulesj.exceptions.RuleRuntimeException;</w:t>
            </w:r>
          </w:p>
          <w:p w14:paraId="21B422A5" w14:textId="77777777" w:rsidR="001140F8" w:rsidRPr="00BA7F37" w:rsidRDefault="001140F8">
            <w:pPr>
              <w:pStyle w:val="1b"/>
              <w:pPrChange w:id="6722" w:author="IRK" w:date="2020-04-14T13:59:00Z">
                <w:pPr>
                  <w:pStyle w:val="aff1"/>
                </w:pPr>
              </w:pPrChange>
            </w:pPr>
            <w:r>
              <w:t>4</w:t>
            </w:r>
            <w:del w:id="6723" w:author="IRK" w:date="2020-03-13T10:33:00Z">
              <w:r w:rsidDel="001B0610">
                <w:delText xml:space="preserve"> </w:delText>
              </w:r>
            </w:del>
          </w:p>
          <w:p w14:paraId="16A1DEDF" w14:textId="77777777" w:rsidR="001140F8" w:rsidRPr="00BA7F37" w:rsidRDefault="001140F8">
            <w:pPr>
              <w:pStyle w:val="1b"/>
              <w:pPrChange w:id="6724" w:author="IRK" w:date="2020-04-14T13:59:00Z">
                <w:pPr>
                  <w:pStyle w:val="aff1"/>
                </w:pPr>
              </w:pPrChange>
            </w:pPr>
            <w:r>
              <w:t>5 public class UserDefinedFunctionException extends RuleRuntimeException</w:t>
            </w:r>
          </w:p>
          <w:p w14:paraId="5AEFDD10" w14:textId="77777777" w:rsidR="001140F8" w:rsidRPr="00BA7F37" w:rsidRDefault="001140F8">
            <w:pPr>
              <w:pStyle w:val="1b"/>
              <w:pPrChange w:id="6725" w:author="IRK" w:date="2020-04-14T13:59:00Z">
                <w:pPr>
                  <w:pStyle w:val="aff1"/>
                </w:pPr>
              </w:pPrChange>
            </w:pPr>
            <w:r>
              <w:t>6 {</w:t>
            </w:r>
          </w:p>
          <w:p w14:paraId="3F0096AA" w14:textId="77777777" w:rsidR="001140F8" w:rsidRPr="00BA7F37" w:rsidRDefault="001140F8">
            <w:pPr>
              <w:pStyle w:val="1b"/>
              <w:pPrChange w:id="6726" w:author="IRK" w:date="2020-04-14T13:59:00Z">
                <w:pPr>
                  <w:pStyle w:val="aff1"/>
                </w:pPr>
              </w:pPrChange>
            </w:pPr>
            <w:r>
              <w:t>7     public UserDefinedFunctionException(  String message, Throwable t );</w:t>
            </w:r>
          </w:p>
          <w:p w14:paraId="14A0C829" w14:textId="77777777" w:rsidR="001140F8" w:rsidRPr="00BA7F37" w:rsidRDefault="001140F8">
            <w:pPr>
              <w:pStyle w:val="1b"/>
              <w:pPrChange w:id="6727" w:author="IRK" w:date="2020-04-14T13:59:00Z">
                <w:pPr>
                  <w:pStyle w:val="aff1"/>
                </w:pPr>
              </w:pPrChange>
            </w:pPr>
            <w:r>
              <w:t>8     public UserDefinedFunctionException( String message );</w:t>
            </w:r>
          </w:p>
          <w:p w14:paraId="772B7C8C" w14:textId="77777777" w:rsidR="001140F8" w:rsidRDefault="001140F8">
            <w:pPr>
              <w:pStyle w:val="1b"/>
              <w:pPrChange w:id="6728" w:author="IRK" w:date="2020-04-14T13:59:00Z">
                <w:pPr>
                  <w:pStyle w:val="aff1"/>
                </w:pPr>
              </w:pPrChange>
            </w:pPr>
            <w:r>
              <w:t>9 }</w:t>
            </w:r>
          </w:p>
        </w:tc>
      </w:tr>
    </w:tbl>
    <w:p w14:paraId="2E9C621E" w14:textId="6DF123FE" w:rsidR="00680907" w:rsidRDefault="00680907" w:rsidP="00F93119"/>
    <w:p w14:paraId="56FEBA36" w14:textId="77777777" w:rsidR="00680907" w:rsidRDefault="00680907" w:rsidP="00F93119">
      <w:r>
        <w:br w:type="page"/>
      </w:r>
    </w:p>
    <w:p w14:paraId="406CDAFC" w14:textId="77777777" w:rsidR="001140F8" w:rsidRDefault="001140F8" w:rsidP="00F93119">
      <w:pPr>
        <w:pStyle w:val="11"/>
      </w:pPr>
      <w:bookmarkStart w:id="6729" w:name="_Toc385838813"/>
      <w:bookmarkStart w:id="6730" w:name="_Toc426449679"/>
      <w:bookmarkStart w:id="6731" w:name="_Toc426449775"/>
      <w:bookmarkStart w:id="6732" w:name="_Toc434858956"/>
      <w:bookmarkStart w:id="6733" w:name="_Toc34988335"/>
      <w:bookmarkStart w:id="6734" w:name="_Toc40799188"/>
      <w:r>
        <w:t>ユーザ定義関数</w:t>
      </w:r>
      <w:bookmarkEnd w:id="6729"/>
      <w:r>
        <w:t>の開発フレームワーク</w:t>
      </w:r>
      <w:bookmarkEnd w:id="6730"/>
      <w:bookmarkEnd w:id="6731"/>
      <w:bookmarkEnd w:id="6732"/>
      <w:bookmarkEnd w:id="6733"/>
      <w:bookmarkEnd w:id="6734"/>
    </w:p>
    <w:p w14:paraId="2B19D754" w14:textId="441C4A0F" w:rsidR="001140F8" w:rsidRDefault="001140F8" w:rsidP="00F93119">
      <w:pPr>
        <w:rPr>
          <w:rFonts w:eastAsiaTheme="minorEastAsia"/>
        </w:rPr>
      </w:pPr>
      <w:r>
        <w:t>本章では、ユーザ定義関数の開発に必要なテスト</w:t>
      </w:r>
      <w:r>
        <w:rPr>
          <w:rFonts w:hint="eastAsia"/>
        </w:rPr>
        <w:t>および</w:t>
      </w:r>
      <w:r w:rsidR="00594315" w:rsidRPr="00AB2487">
        <w:rPr>
          <w:rFonts w:ascii="ＭＳ Ｐゴシック" w:hAnsi="ＭＳ Ｐゴシック" w:hint="eastAsia"/>
        </w:rPr>
        <w:t>デバッグ</w:t>
      </w:r>
      <w:r>
        <w:t>環境であるユーザ定義関数の開発フレームワーク</w:t>
      </w:r>
      <w:r>
        <w:t>(</w:t>
      </w:r>
      <w:r>
        <w:t>以下、</w:t>
      </w:r>
      <w:r>
        <w:t>UDF</w:t>
      </w:r>
      <w:r>
        <w:t>フレームワーク</w:t>
      </w:r>
      <w:r>
        <w:t>)</w:t>
      </w:r>
      <w:r>
        <w:t>について説明する。</w:t>
      </w:r>
    </w:p>
    <w:p w14:paraId="19668CEE" w14:textId="77777777" w:rsidR="001140F8" w:rsidRDefault="001140F8" w:rsidP="00F93119"/>
    <w:p w14:paraId="0E395105" w14:textId="77777777" w:rsidR="001140F8" w:rsidRDefault="001140F8" w:rsidP="00F93119">
      <w:pPr>
        <w:pStyle w:val="22"/>
      </w:pPr>
      <w:bookmarkStart w:id="6735" w:name="_Toc426449680"/>
      <w:bookmarkStart w:id="6736" w:name="_Toc426449776"/>
      <w:bookmarkStart w:id="6737" w:name="_Toc434858957"/>
      <w:bookmarkStart w:id="6738" w:name="_Toc34988336"/>
      <w:bookmarkStart w:id="6739" w:name="_Toc40799189"/>
      <w:r>
        <w:t>ビルドライブラリ</w:t>
      </w:r>
      <w:bookmarkEnd w:id="6735"/>
      <w:bookmarkEnd w:id="6736"/>
      <w:bookmarkEnd w:id="6737"/>
      <w:bookmarkEnd w:id="6738"/>
      <w:bookmarkEnd w:id="6739"/>
    </w:p>
    <w:p w14:paraId="5750A0A2" w14:textId="03C79570" w:rsidR="00396873" w:rsidRDefault="001140F8" w:rsidP="00F93119">
      <w:r w:rsidRPr="00956243">
        <w:t>UDF</w:t>
      </w:r>
      <w:r w:rsidRPr="00956243">
        <w:t>フレームワーク</w:t>
      </w:r>
      <w:r w:rsidRPr="00956243">
        <w:t>API</w:t>
      </w:r>
      <w:r w:rsidRPr="00956243">
        <w:t>は</w:t>
      </w:r>
      <w:r w:rsidRPr="000E62FF">
        <w:t>、</w:t>
      </w:r>
      <w:r w:rsidR="00D07648">
        <w:t>udf-unit</w:t>
      </w:r>
      <w:r w:rsidRPr="000E62FF">
        <w:t>.jar</w:t>
      </w:r>
      <w:r w:rsidRPr="000E62FF">
        <w:t>に含まれている。</w:t>
      </w:r>
      <w:r w:rsidR="00293DBA">
        <w:rPr>
          <w:rFonts w:hint="eastAsia"/>
        </w:rPr>
        <w:t>したがって</w:t>
      </w:r>
      <w:r w:rsidRPr="000E62FF">
        <w:t>、ユーザ定義関数の開発フレームワークを使用するためには、</w:t>
      </w:r>
      <w:r w:rsidR="00DC49A1">
        <w:t>udf-unit</w:t>
      </w:r>
      <w:r w:rsidRPr="000E62FF">
        <w:t>.jar</w:t>
      </w:r>
      <w:r w:rsidRPr="000E62FF">
        <w:t>をビルド</w:t>
      </w:r>
      <w:r w:rsidR="004616AD" w:rsidRPr="00AB2487">
        <w:rPr>
          <w:rFonts w:ascii="ＭＳ Ｐゴシック" w:hAnsi="ＭＳ Ｐゴシック" w:hint="eastAsia"/>
        </w:rPr>
        <w:t>パス</w:t>
      </w:r>
      <w:r w:rsidRPr="00AB2487">
        <w:rPr>
          <w:rFonts w:ascii="ＭＳ Ｐゴシック" w:hAnsi="ＭＳ Ｐゴシック" w:hint="eastAsia"/>
        </w:rPr>
        <w:t>に</w:t>
      </w:r>
      <w:del w:id="6740" w:author="IRK" w:date="2020-04-14T14:21:00Z">
        <w:r w:rsidRPr="00956243" w:rsidDel="00E319FE">
          <w:delText>含</w:delText>
        </w:r>
        <w:r w:rsidR="00F40656" w:rsidDel="00E319FE">
          <w:rPr>
            <w:rFonts w:hint="eastAsia"/>
          </w:rPr>
          <w:delText>む</w:delText>
        </w:r>
      </w:del>
      <w:ins w:id="6741" w:author="IRK" w:date="2020-04-14T14:21:00Z">
        <w:r w:rsidR="00E319FE">
          <w:rPr>
            <w:rFonts w:hint="eastAsia"/>
          </w:rPr>
          <w:t>含める</w:t>
        </w:r>
      </w:ins>
      <w:r w:rsidRPr="00956243">
        <w:t>必要がある。</w:t>
      </w:r>
      <w:r w:rsidR="00DC49A1">
        <w:rPr>
          <w:rFonts w:hint="eastAsia"/>
        </w:rPr>
        <w:t>ユーザ定義関数</w:t>
      </w:r>
      <w:r w:rsidR="00DC49A1">
        <w:rPr>
          <w:rFonts w:hint="eastAsia"/>
        </w:rPr>
        <w:t>API</w:t>
      </w:r>
      <w:r w:rsidR="00DC49A1">
        <w:rPr>
          <w:rFonts w:hint="eastAsia"/>
        </w:rPr>
        <w:t>に必要なビルドライブラリは</w:t>
      </w:r>
      <w:del w:id="6742" w:author="IRK" w:date="2020-03-13T10:34:00Z">
        <w:r w:rsidR="00396873" w:rsidRPr="00396873" w:rsidDel="001B0610">
          <w:rPr>
            <w:rFonts w:hint="eastAsia"/>
          </w:rPr>
          <w:delText>第</w:delText>
        </w:r>
        <w:r w:rsidR="00396873" w:rsidRPr="00396873" w:rsidDel="001B0610">
          <w:rPr>
            <w:rFonts w:hint="eastAsia"/>
          </w:rPr>
          <w:delText>2</w:delText>
        </w:r>
        <w:r w:rsidR="00396873" w:rsidRPr="00396873" w:rsidDel="001B0610">
          <w:rPr>
            <w:rFonts w:hint="eastAsia"/>
          </w:rPr>
          <w:delText>章の</w:delText>
        </w:r>
        <w:r w:rsidR="00396873" w:rsidRPr="00396873" w:rsidDel="001B0610">
          <w:rPr>
            <w:rFonts w:hint="eastAsia"/>
          </w:rPr>
          <w:delText>5</w:delText>
        </w:r>
        <w:r w:rsidR="00396873" w:rsidRPr="00396873" w:rsidDel="001B0610">
          <w:rPr>
            <w:rFonts w:hint="eastAsia"/>
          </w:rPr>
          <w:delText>．必要なライブラリ</w:delText>
        </w:r>
      </w:del>
      <w:ins w:id="6743" w:author="IRK" w:date="2020-03-13T10:34:00Z">
        <w:r w:rsidR="001B0610">
          <w:rPr>
            <w:rFonts w:hint="eastAsia"/>
          </w:rPr>
          <w:t>「</w:t>
        </w:r>
        <w:r w:rsidR="001B0610">
          <w:fldChar w:fldCharType="begin"/>
        </w:r>
        <w:r w:rsidR="001B0610">
          <w:instrText xml:space="preserve"> </w:instrText>
        </w:r>
        <w:r w:rsidR="001B0610">
          <w:rPr>
            <w:rFonts w:hint="eastAsia"/>
          </w:rPr>
          <w:instrText>REF _Ref34988083 \r \h</w:instrText>
        </w:r>
        <w:r w:rsidR="001B0610">
          <w:instrText xml:space="preserve"> </w:instrText>
        </w:r>
      </w:ins>
      <w:r w:rsidR="001B0610">
        <w:fldChar w:fldCharType="separate"/>
      </w:r>
      <w:r w:rsidR="0092459D">
        <w:t xml:space="preserve">6. </w:t>
      </w:r>
      <w:ins w:id="6744" w:author="IRK" w:date="2020-03-13T10:34:00Z">
        <w:r w:rsidR="001B0610">
          <w:fldChar w:fldCharType="end"/>
        </w:r>
        <w:r w:rsidR="001B0610">
          <w:fldChar w:fldCharType="begin"/>
        </w:r>
        <w:r w:rsidR="001B0610">
          <w:instrText xml:space="preserve"> REF _Ref34988085 \h </w:instrText>
        </w:r>
      </w:ins>
      <w:r w:rsidR="001B0610">
        <w:fldChar w:fldCharType="separate"/>
      </w:r>
      <w:r w:rsidR="0092459D">
        <w:rPr>
          <w:rFonts w:hint="eastAsia"/>
        </w:rPr>
        <w:t>必要なライブラリ</w:t>
      </w:r>
      <w:ins w:id="6745" w:author="IRK" w:date="2020-03-13T10:34:00Z">
        <w:r w:rsidR="001B0610">
          <w:fldChar w:fldCharType="end"/>
        </w:r>
        <w:r w:rsidR="001B0610">
          <w:rPr>
            <w:rFonts w:hint="eastAsia"/>
          </w:rPr>
          <w:t>」</w:t>
        </w:r>
      </w:ins>
      <w:r w:rsidR="00396873" w:rsidRPr="00396873">
        <w:rPr>
          <w:rFonts w:hint="eastAsia"/>
        </w:rPr>
        <w:t>を参照</w:t>
      </w:r>
      <w:r w:rsidR="009042C4">
        <w:rPr>
          <w:rFonts w:hint="eastAsia"/>
        </w:rPr>
        <w:t>のこと</w:t>
      </w:r>
      <w:r w:rsidR="00396873" w:rsidRPr="00396873">
        <w:rPr>
          <w:rFonts w:hint="eastAsia"/>
        </w:rPr>
        <w:t>。</w:t>
      </w:r>
    </w:p>
    <w:p w14:paraId="4B2F5BBD" w14:textId="77777777" w:rsidR="00396873" w:rsidRPr="00396873" w:rsidRDefault="00396873" w:rsidP="00F93119"/>
    <w:p w14:paraId="72DF4949" w14:textId="77777777" w:rsidR="001140F8" w:rsidRDefault="001140F8" w:rsidP="00F93119">
      <w:pPr>
        <w:pStyle w:val="22"/>
      </w:pPr>
      <w:bookmarkStart w:id="6746" w:name="_Toc426449681"/>
      <w:bookmarkStart w:id="6747" w:name="_Toc426449777"/>
      <w:bookmarkStart w:id="6748" w:name="_Toc434858958"/>
      <w:bookmarkStart w:id="6749" w:name="_Toc34988337"/>
      <w:bookmarkStart w:id="6750" w:name="_Toc40799190"/>
      <w:r>
        <w:t>ランタイムライブラリ</w:t>
      </w:r>
      <w:bookmarkEnd w:id="6746"/>
      <w:bookmarkEnd w:id="6747"/>
      <w:bookmarkEnd w:id="6748"/>
      <w:bookmarkEnd w:id="6749"/>
      <w:bookmarkEnd w:id="6750"/>
    </w:p>
    <w:p w14:paraId="7B0B575F" w14:textId="21F43AF7" w:rsidR="001140F8" w:rsidRDefault="001140F8" w:rsidP="00F93119">
      <w:r>
        <w:t>UDF</w:t>
      </w:r>
      <w:r>
        <w:t>フレームワーク</w:t>
      </w:r>
      <w:r>
        <w:t>API</w:t>
      </w:r>
      <w:r>
        <w:t>は開発フレームワークで、ランタイムライブラリ</w:t>
      </w:r>
      <w:del w:id="6751" w:author="IRK" w:date="2020-04-20T23:11:00Z">
        <w:r w:rsidDel="00FF4EA1">
          <w:delText>に含</w:delText>
        </w:r>
        <w:r w:rsidR="00024BE0" w:rsidDel="00FF4EA1">
          <w:rPr>
            <w:rFonts w:hint="eastAsia"/>
          </w:rPr>
          <w:delText>ま</w:delText>
        </w:r>
        <w:r w:rsidDel="00FF4EA1">
          <w:delText>ない</w:delText>
        </w:r>
      </w:del>
      <w:ins w:id="6752" w:author="IRK" w:date="2020-04-20T23:11:00Z">
        <w:r w:rsidR="00FF4EA1">
          <w:rPr>
            <w:rFonts w:hint="eastAsia"/>
          </w:rPr>
          <w:t>を含む必要はない</w:t>
        </w:r>
      </w:ins>
      <w:r>
        <w:t>。</w:t>
      </w:r>
    </w:p>
    <w:p w14:paraId="7D23E067" w14:textId="77777777" w:rsidR="001140F8" w:rsidRDefault="001140F8" w:rsidP="00F93119"/>
    <w:p w14:paraId="6464CA39" w14:textId="77777777" w:rsidR="001140F8" w:rsidRDefault="00D07648" w:rsidP="00F93119">
      <w:pPr>
        <w:pStyle w:val="22"/>
      </w:pPr>
      <w:bookmarkStart w:id="6753" w:name="_Toc426449682"/>
      <w:bookmarkStart w:id="6754" w:name="_Toc426449778"/>
      <w:bookmarkStart w:id="6755" w:name="_Toc434858959"/>
      <w:bookmarkStart w:id="6756" w:name="_Toc34988338"/>
      <w:bookmarkStart w:id="6757" w:name="_Toc40799191"/>
      <w:r>
        <w:rPr>
          <w:rFonts w:hint="eastAsia"/>
        </w:rPr>
        <w:t>ユーザ定義関数フレームワーク</w:t>
      </w:r>
      <w:r w:rsidR="001140F8">
        <w:t>API</w:t>
      </w:r>
      <w:r w:rsidR="001140F8">
        <w:t>クラス</w:t>
      </w:r>
      <w:bookmarkEnd w:id="6753"/>
      <w:bookmarkEnd w:id="6754"/>
      <w:bookmarkEnd w:id="6755"/>
      <w:bookmarkEnd w:id="6756"/>
      <w:bookmarkEnd w:id="6757"/>
    </w:p>
    <w:p w14:paraId="09AEE1D3" w14:textId="77777777" w:rsidR="001140F8" w:rsidRPr="00100060" w:rsidRDefault="001140F8" w:rsidP="00F93119">
      <w:r>
        <w:t>本章では、</w:t>
      </w:r>
      <w:r>
        <w:t>UDF</w:t>
      </w:r>
      <w:r>
        <w:t>フレームワーク</w:t>
      </w:r>
      <w:r>
        <w:t>API</w:t>
      </w:r>
      <w:r>
        <w:t>に関連するクラスについて説明する。</w:t>
      </w:r>
    </w:p>
    <w:p w14:paraId="151A0B76" w14:textId="77777777" w:rsidR="001140F8" w:rsidRPr="00100060" w:rsidRDefault="001140F8" w:rsidP="00F93119"/>
    <w:p w14:paraId="23365D00" w14:textId="77777777" w:rsidR="001140F8" w:rsidRDefault="001140F8" w:rsidP="00F93119">
      <w:pPr>
        <w:pStyle w:val="32"/>
      </w:pPr>
      <w:bookmarkStart w:id="6758" w:name="_Toc426449683"/>
      <w:bookmarkStart w:id="6759" w:name="_Toc426449779"/>
      <w:bookmarkStart w:id="6760" w:name="_Toc434858960"/>
      <w:bookmarkStart w:id="6761" w:name="_Toc34988339"/>
      <w:bookmarkStart w:id="6762" w:name="_Toc40799192"/>
      <w:r>
        <w:t>com.innoexpert.innorulesj.suite.udfunit.UdfUnit</w:t>
      </w:r>
      <w:bookmarkEnd w:id="6758"/>
      <w:bookmarkEnd w:id="6759"/>
      <w:bookmarkEnd w:id="6760"/>
      <w:bookmarkEnd w:id="6761"/>
      <w:bookmarkEnd w:id="6762"/>
    </w:p>
    <w:p w14:paraId="779A8623" w14:textId="06A40538" w:rsidR="001140F8" w:rsidRDefault="001140F8" w:rsidP="00F93119">
      <w:pPr>
        <w:rPr>
          <w:rFonts w:eastAsiaTheme="minorEastAsia"/>
        </w:rPr>
      </w:pPr>
      <w:r>
        <w:t>UDF</w:t>
      </w:r>
      <w:r>
        <w:t>フレームワークを使用するためのクラスである。</w:t>
      </w:r>
      <w:del w:id="6763" w:author="IRK" w:date="2020-03-13T09:06:00Z">
        <w:r w:rsidR="009B3DBC" w:rsidDel="00F87946">
          <w:delText>表</w:delText>
        </w:r>
        <w:r w:rsidR="00396873" w:rsidDel="00F87946">
          <w:delText>11</w:delText>
        </w:r>
        <w:r w:rsidR="00396873" w:rsidDel="00F87946">
          <w:rPr>
            <w:rFonts w:hint="eastAsia"/>
          </w:rPr>
          <w:delText>2</w:delText>
        </w:r>
      </w:del>
      <w:ins w:id="6764" w:author="IRK" w:date="2020-03-13T09:06:00Z">
        <w:r w:rsidR="00F87946">
          <w:rPr>
            <w:rFonts w:hint="eastAsia"/>
          </w:rPr>
          <w:t>次の表</w:t>
        </w:r>
      </w:ins>
      <w:r>
        <w:t>は、</w:t>
      </w:r>
      <w:r>
        <w:t>UdfUnit</w:t>
      </w:r>
      <w:r>
        <w:t>に定義されているメソッドを</w:t>
      </w:r>
      <w:r w:rsidR="00C53767">
        <w:rPr>
          <w:rFonts w:hint="eastAsia"/>
        </w:rPr>
        <w:t>示す</w:t>
      </w:r>
      <w:r>
        <w:t>。</w:t>
      </w:r>
    </w:p>
    <w:p w14:paraId="7E18F54E" w14:textId="77777777" w:rsidR="001140F8" w:rsidRPr="00063941" w:rsidRDefault="001140F8" w:rsidP="00F93119"/>
    <w:p w14:paraId="1E87B6A3" w14:textId="655FEF38" w:rsidR="001B506D" w:rsidRDefault="001B506D" w:rsidP="00F93119">
      <w:pPr>
        <w:pStyle w:val="af5"/>
      </w:pPr>
      <w:bookmarkStart w:id="6765" w:name="_Toc40799342"/>
      <w:r>
        <w:t>[</w:t>
      </w:r>
      <w:del w:id="6766"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112</w:delText>
        </w:r>
        <w:r w:rsidR="00E65728" w:rsidDel="004316F4">
          <w:rPr>
            <w:noProof/>
          </w:rPr>
          <w:fldChar w:fldCharType="end"/>
        </w:r>
        <w:r w:rsidDel="004316F4">
          <w:rPr>
            <w:rFonts w:hint="eastAsia"/>
          </w:rPr>
          <w:delText xml:space="preserve">　</w:delText>
        </w:r>
      </w:del>
      <w:ins w:id="6767" w:author="IRK" w:date="2020-03-12T16:23: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119</w:t>
      </w:r>
      <w:ins w:id="6768" w:author="IRK" w:date="2020-03-12T16:23:00Z">
        <w:r w:rsidR="004316F4">
          <w:fldChar w:fldCharType="end"/>
        </w:r>
      </w:ins>
      <w:r w:rsidRPr="001B506D">
        <w:rPr>
          <w:noProof/>
        </w:rPr>
        <w:t xml:space="preserve"> </w:t>
      </w:r>
      <w:r>
        <w:rPr>
          <w:noProof/>
        </w:rPr>
        <w:t>com.innoexpert.innorulesj.suite.udfunit.UdfUnit</w:t>
      </w:r>
      <w:r>
        <w:rPr>
          <w:rFonts w:hint="eastAsia"/>
          <w:noProof/>
        </w:rPr>
        <w:t>]</w:t>
      </w:r>
      <w:bookmarkEnd w:id="6765"/>
    </w:p>
    <w:tbl>
      <w:tblPr>
        <w:tblStyle w:val="af4"/>
        <w:tblW w:w="0" w:type="auto"/>
        <w:jc w:val="center"/>
        <w:tblLook w:val="04A0" w:firstRow="1" w:lastRow="0" w:firstColumn="1" w:lastColumn="0" w:noHBand="0" w:noVBand="1"/>
        <w:tblPrChange w:id="6769" w:author="IRK" w:date="2020-04-14T16:12:00Z">
          <w:tblPr>
            <w:tblStyle w:val="af4"/>
            <w:tblW w:w="0" w:type="auto"/>
            <w:tblInd w:w="108" w:type="dxa"/>
            <w:tblLook w:val="04A0" w:firstRow="1" w:lastRow="0" w:firstColumn="1" w:lastColumn="0" w:noHBand="0" w:noVBand="1"/>
          </w:tblPr>
        </w:tblPrChange>
      </w:tblPr>
      <w:tblGrid>
        <w:gridCol w:w="9463"/>
        <w:tblGridChange w:id="6770">
          <w:tblGrid>
            <w:gridCol w:w="9463"/>
          </w:tblGrid>
        </w:tblGridChange>
      </w:tblGrid>
      <w:tr w:rsidR="001140F8" w14:paraId="774C11F9" w14:textId="77777777" w:rsidTr="007E6E4B">
        <w:trPr>
          <w:jc w:val="center"/>
        </w:trPr>
        <w:tc>
          <w:tcPr>
            <w:tcW w:w="9463" w:type="dxa"/>
            <w:tcPrChange w:id="6771" w:author="IRK" w:date="2020-04-14T16:12:00Z">
              <w:tcPr>
                <w:tcW w:w="9463" w:type="dxa"/>
              </w:tcPr>
            </w:tcPrChange>
          </w:tcPr>
          <w:p w14:paraId="57764416" w14:textId="0B034750" w:rsidR="001140F8" w:rsidRPr="00BA7F37" w:rsidRDefault="007E6E4B">
            <w:pPr>
              <w:pStyle w:val="1b"/>
              <w:pPrChange w:id="6772" w:author="IRK" w:date="2020-04-14T13:59:00Z">
                <w:pPr>
                  <w:pStyle w:val="aff1"/>
                </w:pPr>
              </w:pPrChange>
            </w:pPr>
            <w:ins w:id="6773" w:author="IRK" w:date="2020-04-14T16:12:00Z">
              <w:r>
                <w:t xml:space="preserve"> </w:t>
              </w:r>
            </w:ins>
            <w:r w:rsidR="001140F8">
              <w:t>1 package com.innoexpert.innorulesj.suite.udf;</w:t>
            </w:r>
          </w:p>
          <w:p w14:paraId="6F1ED4A9" w14:textId="77777777" w:rsidR="001140F8" w:rsidRPr="00D74DE8" w:rsidRDefault="001140F8">
            <w:pPr>
              <w:pStyle w:val="1b"/>
              <w:rPr>
                <w:lang w:val="fr-FR"/>
              </w:rPr>
              <w:pPrChange w:id="6774" w:author="IRK" w:date="2020-04-14T13:59:00Z">
                <w:pPr>
                  <w:pStyle w:val="aff1"/>
                </w:pPr>
              </w:pPrChange>
            </w:pPr>
            <w:r>
              <w:t xml:space="preserve"> 2</w:t>
            </w:r>
            <w:del w:id="6775" w:author="IRK" w:date="2020-03-13T10:34:00Z">
              <w:r w:rsidDel="001B0610">
                <w:delText xml:space="preserve"> </w:delText>
              </w:r>
            </w:del>
          </w:p>
          <w:p w14:paraId="0CD13AFA" w14:textId="77777777" w:rsidR="001140F8" w:rsidRPr="00D74DE8" w:rsidRDefault="001140F8">
            <w:pPr>
              <w:pStyle w:val="1b"/>
              <w:rPr>
                <w:lang w:val="fr-FR"/>
              </w:rPr>
              <w:pPrChange w:id="6776" w:author="IRK" w:date="2020-04-14T13:59:00Z">
                <w:pPr>
                  <w:pStyle w:val="aff1"/>
                </w:pPr>
              </w:pPrChange>
            </w:pPr>
            <w:r>
              <w:t xml:space="preserve"> 3 import java.lang.RuntimeException;</w:t>
            </w:r>
          </w:p>
          <w:p w14:paraId="51D04BBB" w14:textId="77777777" w:rsidR="001140F8" w:rsidRPr="00D74DE8" w:rsidRDefault="001140F8">
            <w:pPr>
              <w:pStyle w:val="1b"/>
              <w:rPr>
                <w:lang w:val="fr-FR"/>
              </w:rPr>
              <w:pPrChange w:id="6777" w:author="IRK" w:date="2020-04-14T13:59:00Z">
                <w:pPr>
                  <w:pStyle w:val="aff1"/>
                </w:pPr>
              </w:pPrChange>
            </w:pPr>
            <w:r>
              <w:t xml:space="preserve"> 4 import java.util.*;</w:t>
            </w:r>
          </w:p>
          <w:p w14:paraId="3EF626A4" w14:textId="77777777" w:rsidR="001140F8" w:rsidRPr="00D74DE8" w:rsidRDefault="001140F8">
            <w:pPr>
              <w:pStyle w:val="1b"/>
              <w:rPr>
                <w:lang w:val="fr-FR"/>
              </w:rPr>
              <w:pPrChange w:id="6778" w:author="IRK" w:date="2020-04-14T13:59:00Z">
                <w:pPr>
                  <w:pStyle w:val="aff1"/>
                </w:pPr>
              </w:pPrChange>
            </w:pPr>
            <w:r>
              <w:t xml:space="preserve"> 5 import com.innoexpert.innorulesj.abstractcompiler.*;</w:t>
            </w:r>
          </w:p>
          <w:p w14:paraId="04353607" w14:textId="77777777" w:rsidR="001140F8" w:rsidRPr="00D74DE8" w:rsidRDefault="001140F8">
            <w:pPr>
              <w:pStyle w:val="1b"/>
              <w:rPr>
                <w:lang w:val="fr-FR"/>
              </w:rPr>
              <w:pPrChange w:id="6779" w:author="IRK" w:date="2020-04-14T13:59:00Z">
                <w:pPr>
                  <w:pStyle w:val="aff1"/>
                </w:pPr>
              </w:pPrChange>
            </w:pPr>
            <w:r>
              <w:t xml:space="preserve"> 6 import com.innoexpert.innorulesj.exceptions.*;</w:t>
            </w:r>
          </w:p>
          <w:p w14:paraId="086652DC" w14:textId="77777777" w:rsidR="001140F8" w:rsidRPr="00D74DE8" w:rsidRDefault="001140F8">
            <w:pPr>
              <w:pStyle w:val="1b"/>
              <w:rPr>
                <w:lang w:val="fr-FR"/>
              </w:rPr>
              <w:pPrChange w:id="6780" w:author="IRK" w:date="2020-04-14T13:59:00Z">
                <w:pPr>
                  <w:pStyle w:val="aff1"/>
                </w:pPr>
              </w:pPrChange>
            </w:pPr>
            <w:r>
              <w:t xml:space="preserve"> 7 import com.innoexpert.innorulesj.runtime.*;</w:t>
            </w:r>
          </w:p>
          <w:p w14:paraId="58856AC2" w14:textId="77777777" w:rsidR="001140F8" w:rsidRPr="00D74DE8" w:rsidRDefault="001140F8">
            <w:pPr>
              <w:pStyle w:val="1b"/>
              <w:rPr>
                <w:lang w:val="fr-FR"/>
              </w:rPr>
              <w:pPrChange w:id="6781" w:author="IRK" w:date="2020-04-14T13:59:00Z">
                <w:pPr>
                  <w:pStyle w:val="aff1"/>
                </w:pPr>
              </w:pPrChange>
            </w:pPr>
            <w:r>
              <w:t xml:space="preserve"> 8 import com.innoexpert.innorulesj.suite.udf.*;</w:t>
            </w:r>
          </w:p>
          <w:p w14:paraId="115D6E18" w14:textId="77777777" w:rsidR="001140F8" w:rsidRPr="00D74DE8" w:rsidRDefault="001140F8">
            <w:pPr>
              <w:pStyle w:val="1b"/>
              <w:rPr>
                <w:lang w:val="fr-FR"/>
              </w:rPr>
              <w:pPrChange w:id="6782" w:author="IRK" w:date="2020-04-14T13:59:00Z">
                <w:pPr>
                  <w:pStyle w:val="aff1"/>
                </w:pPr>
              </w:pPrChange>
            </w:pPr>
            <w:r>
              <w:t xml:space="preserve"> 9 import com.innoexpert.rulesclient.RuleReq;</w:t>
            </w:r>
          </w:p>
          <w:p w14:paraId="48554B7C" w14:textId="77777777" w:rsidR="001140F8" w:rsidRPr="00BA7F37" w:rsidRDefault="001140F8">
            <w:pPr>
              <w:pStyle w:val="1b"/>
              <w:pPrChange w:id="6783" w:author="IRK" w:date="2020-04-14T13:59:00Z">
                <w:pPr>
                  <w:pStyle w:val="aff1"/>
                </w:pPr>
              </w:pPrChange>
            </w:pPr>
            <w:r>
              <w:t>10</w:t>
            </w:r>
            <w:del w:id="6784" w:author="IRK" w:date="2020-03-13T10:34:00Z">
              <w:r w:rsidDel="001B0610">
                <w:delText xml:space="preserve"> </w:delText>
              </w:r>
            </w:del>
          </w:p>
          <w:p w14:paraId="0B3DB9CE" w14:textId="77777777" w:rsidR="001140F8" w:rsidRPr="00BA7F37" w:rsidRDefault="001140F8">
            <w:pPr>
              <w:pStyle w:val="1b"/>
              <w:pPrChange w:id="6785" w:author="IRK" w:date="2020-04-14T13:59:00Z">
                <w:pPr>
                  <w:pStyle w:val="aff1"/>
                </w:pPr>
              </w:pPrChange>
            </w:pPr>
            <w:r>
              <w:t>11 public class UdfUnit</w:t>
            </w:r>
          </w:p>
          <w:p w14:paraId="5A0DBA93" w14:textId="77777777" w:rsidR="001140F8" w:rsidRPr="00BA7F37" w:rsidRDefault="001140F8">
            <w:pPr>
              <w:pStyle w:val="1b"/>
              <w:pPrChange w:id="6786" w:author="IRK" w:date="2020-04-14T13:59:00Z">
                <w:pPr>
                  <w:pStyle w:val="aff1"/>
                </w:pPr>
              </w:pPrChange>
            </w:pPr>
            <w:r>
              <w:t>12 {</w:t>
            </w:r>
          </w:p>
          <w:p w14:paraId="5BBB6FB8" w14:textId="77777777" w:rsidR="001140F8" w:rsidRPr="00BA7F37" w:rsidRDefault="001140F8">
            <w:pPr>
              <w:pStyle w:val="1b"/>
              <w:pPrChange w:id="6787" w:author="IRK" w:date="2020-04-14T13:59:00Z">
                <w:pPr>
                  <w:pStyle w:val="aff1"/>
                </w:pPr>
              </w:pPrChange>
            </w:pPr>
            <w:r>
              <w:t>13      public static void configureProxy( String address, int port,</w:t>
            </w:r>
            <w:del w:id="6788" w:author="IRK" w:date="2020-03-13T10:34:00Z">
              <w:r w:rsidDel="001B0610">
                <w:delText xml:space="preserve"> </w:delText>
              </w:r>
            </w:del>
          </w:p>
          <w:p w14:paraId="40B9C946" w14:textId="77777777" w:rsidR="001140F8" w:rsidRPr="00BA7F37" w:rsidRDefault="001140F8">
            <w:pPr>
              <w:pStyle w:val="1b"/>
              <w:pPrChange w:id="6789" w:author="IRK" w:date="2020-04-14T13:59:00Z">
                <w:pPr>
                  <w:pStyle w:val="aff1"/>
                </w:pPr>
              </w:pPrChange>
            </w:pPr>
            <w:r>
              <w:t>14                   String id, String password ) throws IllegalStateException</w:t>
            </w:r>
          </w:p>
          <w:p w14:paraId="326B5DB2" w14:textId="77777777" w:rsidR="001140F8" w:rsidRPr="00BA7F37" w:rsidRDefault="001140F8">
            <w:pPr>
              <w:pStyle w:val="1b"/>
              <w:pPrChange w:id="6790" w:author="IRK" w:date="2020-04-14T13:59:00Z">
                <w:pPr>
                  <w:pStyle w:val="aff1"/>
                </w:pPr>
              </w:pPrChange>
            </w:pPr>
            <w:r>
              <w:t>15      public static UdfUnit check( Class&lt;? extends UserDefinedFunction&gt; clazz,</w:t>
            </w:r>
          </w:p>
          <w:p w14:paraId="5BF63248" w14:textId="77777777" w:rsidR="001140F8" w:rsidRPr="00BA7F37" w:rsidRDefault="001140F8">
            <w:pPr>
              <w:pStyle w:val="1b"/>
              <w:pPrChange w:id="6791" w:author="IRK" w:date="2020-04-14T13:59:00Z">
                <w:pPr>
                  <w:pStyle w:val="aff1"/>
                </w:pPr>
              </w:pPrChange>
            </w:pPr>
            <w:r>
              <w:t>16                   Object... args ) throws CompileException, IllegalArgumentException</w:t>
            </w:r>
          </w:p>
          <w:p w14:paraId="0EF3CBFA" w14:textId="77777777" w:rsidR="001140F8" w:rsidRPr="00BA7F37" w:rsidRDefault="001140F8">
            <w:pPr>
              <w:pStyle w:val="1b"/>
              <w:pPrChange w:id="6792" w:author="IRK" w:date="2020-04-14T13:59:00Z">
                <w:pPr>
                  <w:pStyle w:val="aff1"/>
                </w:pPr>
              </w:pPrChange>
            </w:pPr>
            <w:r>
              <w:t>17      public Type getReturnType()</w:t>
            </w:r>
          </w:p>
          <w:p w14:paraId="39E4E4CD" w14:textId="77777777" w:rsidR="001140F8" w:rsidRPr="00BA7F37" w:rsidRDefault="001140F8">
            <w:pPr>
              <w:pStyle w:val="1b"/>
              <w:pPrChange w:id="6793" w:author="IRK" w:date="2020-04-14T13:59:00Z">
                <w:pPr>
                  <w:pStyle w:val="aff1"/>
                </w:pPr>
              </w:pPrChange>
            </w:pPr>
            <w:r>
              <w:t>18      public Object execute( RuleReq req, int codetype, Object... args )</w:t>
            </w:r>
            <w:del w:id="6794" w:author="IRK" w:date="2020-03-13T10:34:00Z">
              <w:r w:rsidDel="001B0610">
                <w:delText xml:space="preserve"> </w:delText>
              </w:r>
            </w:del>
          </w:p>
          <w:p w14:paraId="1D2A620B" w14:textId="77777777" w:rsidR="001140F8" w:rsidRPr="00BA7F37" w:rsidRDefault="001140F8">
            <w:pPr>
              <w:pStyle w:val="1b"/>
              <w:pPrChange w:id="6795" w:author="IRK" w:date="2020-04-14T13:59:00Z">
                <w:pPr>
                  <w:pStyle w:val="aff1"/>
                </w:pPr>
              </w:pPrChange>
            </w:pPr>
            <w:r>
              <w:t>19                   throws RuleRuntimeException</w:t>
            </w:r>
          </w:p>
          <w:p w14:paraId="7E00041A" w14:textId="77777777" w:rsidR="001140F8" w:rsidRPr="00BA7F37" w:rsidRDefault="001140F8">
            <w:pPr>
              <w:pStyle w:val="1b"/>
              <w:pPrChange w:id="6796" w:author="IRK" w:date="2020-04-14T13:59:00Z">
                <w:pPr>
                  <w:pStyle w:val="aff1"/>
                </w:pPr>
              </w:pPrChange>
            </w:pPr>
            <w:r>
              <w:t>20      public Object execute( Object... args ) throws RuleRuntimeException</w:t>
            </w:r>
          </w:p>
          <w:p w14:paraId="61AA5DEB" w14:textId="77777777" w:rsidR="001140F8" w:rsidRPr="00BA7F37" w:rsidRDefault="001140F8">
            <w:pPr>
              <w:pStyle w:val="1b"/>
              <w:pPrChange w:id="6797" w:author="IRK" w:date="2020-04-14T13:59:00Z">
                <w:pPr>
                  <w:pStyle w:val="aff1"/>
                </w:pPr>
              </w:pPrChange>
            </w:pPr>
            <w:r>
              <w:t>21      public void close()</w:t>
            </w:r>
          </w:p>
          <w:p w14:paraId="5FE1DF9A" w14:textId="77777777" w:rsidR="001140F8" w:rsidRDefault="001140F8">
            <w:pPr>
              <w:pStyle w:val="1b"/>
              <w:pPrChange w:id="6798" w:author="IRK" w:date="2020-04-14T13:59:00Z">
                <w:pPr>
                  <w:pStyle w:val="aff1"/>
                </w:pPr>
              </w:pPrChange>
            </w:pPr>
            <w:r>
              <w:t>22 }</w:t>
            </w:r>
          </w:p>
        </w:tc>
      </w:tr>
    </w:tbl>
    <w:p w14:paraId="3C5A8767" w14:textId="77777777" w:rsidR="001140F8" w:rsidRPr="001B506D" w:rsidRDefault="001140F8" w:rsidP="00F93119"/>
    <w:p w14:paraId="78093D53" w14:textId="77777777" w:rsidR="001140F8" w:rsidRPr="001B506D" w:rsidRDefault="001140F8" w:rsidP="00F93119">
      <w:r w:rsidRPr="001B506D">
        <w:t>次は、各メソッドに関する説明である。</w:t>
      </w:r>
    </w:p>
    <w:p w14:paraId="1582A13A" w14:textId="77777777" w:rsidR="001140F8" w:rsidRPr="001B506D" w:rsidRDefault="001140F8" w:rsidP="00F93119"/>
    <w:p w14:paraId="4F6FDC27" w14:textId="77777777" w:rsidR="00594315" w:rsidRDefault="001140F8" w:rsidP="00F93119">
      <w:pPr>
        <w:rPr>
          <w:rFonts w:eastAsiaTheme="minorEastAsia"/>
        </w:rPr>
      </w:pPr>
      <w:r w:rsidRPr="001B506D">
        <w:t xml:space="preserve">public static void configureProxy( String address, int port, String id, String password ) throws </w:t>
      </w:r>
    </w:p>
    <w:p w14:paraId="115D92D9" w14:textId="77777777" w:rsidR="001140F8" w:rsidRPr="001B506D" w:rsidRDefault="001140F8" w:rsidP="00F93119">
      <w:r w:rsidRPr="001B506D">
        <w:t>IllegalStateException</w:t>
      </w:r>
    </w:p>
    <w:p w14:paraId="4DD737AB" w14:textId="323765B5" w:rsidR="001140F8" w:rsidRPr="001B506D" w:rsidRDefault="001140F8" w:rsidP="00F93119">
      <w:r w:rsidRPr="001B506D">
        <w:t>UDF</w:t>
      </w:r>
      <w:r w:rsidRPr="001B506D">
        <w:t>フレームワークでルール</w:t>
      </w:r>
      <w:r w:rsidR="00D07648">
        <w:rPr>
          <w:rFonts w:hint="eastAsia"/>
        </w:rPr>
        <w:t>エンジン</w:t>
      </w:r>
      <w:r w:rsidRPr="001B506D">
        <w:t>のプロキシ</w:t>
      </w:r>
      <w:r w:rsidRPr="001B506D">
        <w:t>(proxy)</w:t>
      </w:r>
      <w:r w:rsidRPr="001B506D">
        <w:t>オブジェクトのサービスを使用するために、</w:t>
      </w:r>
      <w:r w:rsidR="00024BE0" w:rsidRPr="00024BE0">
        <w:rPr>
          <w:rFonts w:hint="eastAsia"/>
        </w:rPr>
        <w:t>リモートの</w:t>
      </w:r>
      <w:r w:rsidR="00024BE0" w:rsidRPr="00024BE0">
        <w:rPr>
          <w:rFonts w:hint="eastAsia"/>
        </w:rPr>
        <w:t>TCP</w:t>
      </w:r>
      <w:r w:rsidR="00024BE0" w:rsidRPr="00024BE0">
        <w:rPr>
          <w:rFonts w:hint="eastAsia"/>
        </w:rPr>
        <w:t>コネクタサーバへの接続設定をする。</w:t>
      </w:r>
    </w:p>
    <w:p w14:paraId="547F74BC" w14:textId="77777777" w:rsidR="001140F8" w:rsidRPr="001B506D" w:rsidRDefault="001140F8" w:rsidP="00F93119">
      <w:r w:rsidRPr="001B506D">
        <w:t>address</w:t>
      </w:r>
      <w:r w:rsidRPr="001B506D">
        <w:t>パラメータには</w:t>
      </w:r>
      <w:r w:rsidRPr="001B506D">
        <w:t>TCP</w:t>
      </w:r>
      <w:r w:rsidRPr="001B506D">
        <w:t>コネクタサーバのアドレス、</w:t>
      </w:r>
      <w:r w:rsidRPr="001B506D">
        <w:t>port</w:t>
      </w:r>
      <w:r w:rsidRPr="001B506D">
        <w:t>パラメータには</w:t>
      </w:r>
      <w:r w:rsidRPr="001B506D">
        <w:t>TCP</w:t>
      </w:r>
      <w:r w:rsidRPr="001B506D">
        <w:t>コネクタサーバのサービスポートを引き渡す。</w:t>
      </w:r>
      <w:r w:rsidRPr="001B506D">
        <w:t>id</w:t>
      </w:r>
      <w:r w:rsidRPr="001B506D">
        <w:t>と</w:t>
      </w:r>
      <w:r w:rsidRPr="001B506D">
        <w:t>password</w:t>
      </w:r>
      <w:r w:rsidRPr="001B506D">
        <w:t>パラメータは</w:t>
      </w:r>
      <w:r w:rsidRPr="001B506D">
        <w:t>UDF</w:t>
      </w:r>
      <w:r w:rsidRPr="001B506D">
        <w:t>フレームワークの認証手続きのために</w:t>
      </w:r>
      <w:commentRangeStart w:id="6799"/>
      <w:r w:rsidRPr="001B506D">
        <w:t>予約された</w:t>
      </w:r>
      <w:r w:rsidRPr="001B506D">
        <w:rPr>
          <w:rFonts w:hint="eastAsia"/>
        </w:rPr>
        <w:t>パラメータ</w:t>
      </w:r>
      <w:commentRangeEnd w:id="6799"/>
      <w:r w:rsidRPr="001B506D">
        <w:rPr>
          <w:rStyle w:val="afc"/>
          <w:sz w:val="20"/>
          <w:szCs w:val="20"/>
        </w:rPr>
        <w:commentReference w:id="6799"/>
      </w:r>
      <w:r w:rsidRPr="001B506D">
        <w:t>で、現在のバージョンでは使用されない。</w:t>
      </w:r>
    </w:p>
    <w:p w14:paraId="38AE336E" w14:textId="77777777" w:rsidR="001140F8" w:rsidRPr="001B506D" w:rsidRDefault="001140F8" w:rsidP="00F93119"/>
    <w:p w14:paraId="0DF7C25B" w14:textId="77777777" w:rsidR="001140F8" w:rsidRPr="001B506D" w:rsidRDefault="001140F8" w:rsidP="00F93119">
      <w:r w:rsidRPr="001B506D">
        <w:t>public static UdfUnit check( Class&lt;? extends UserDefinedFunction&gt; clazz, Object... args ) throws CompileException, IllegalArgumentException</w:t>
      </w:r>
    </w:p>
    <w:p w14:paraId="74E7C3CB" w14:textId="1245A8B9" w:rsidR="001140F8" w:rsidRPr="001B506D" w:rsidRDefault="001140F8" w:rsidP="00F93119">
      <w:r w:rsidRPr="001B506D">
        <w:t>ユーザ定義関数の</w:t>
      </w:r>
      <w:r w:rsidRPr="001B506D">
        <w:t>check</w:t>
      </w:r>
      <w:r w:rsidRPr="001B506D">
        <w:t>メソッドを呼び出し、</w:t>
      </w:r>
      <w:r w:rsidRPr="001B506D">
        <w:t>UdfUnit</w:t>
      </w:r>
      <w:r w:rsidRPr="001B506D">
        <w:t>を返すメソッドである。</w:t>
      </w:r>
    </w:p>
    <w:p w14:paraId="7A4F3F6C" w14:textId="77777777" w:rsidR="001140F8" w:rsidRPr="001B506D" w:rsidRDefault="001140F8" w:rsidP="00F93119">
      <w:r w:rsidRPr="001B506D">
        <w:t>clazz</w:t>
      </w:r>
      <w:r w:rsidRPr="001B506D">
        <w:t>パラメータにはデバッグするユーザ定義関数のクラスを引き渡す。</w:t>
      </w:r>
    </w:p>
    <w:p w14:paraId="4D411C07" w14:textId="5CBE88A0" w:rsidR="001140F8" w:rsidRPr="001B506D" w:rsidRDefault="001140F8" w:rsidP="00F93119">
      <w:r w:rsidRPr="001B506D">
        <w:t>args</w:t>
      </w:r>
      <w:r w:rsidRPr="001B506D">
        <w:t>パラメータは、ユーザ定義関数のパラメータ</w:t>
      </w:r>
      <w:r w:rsidRPr="001B506D">
        <w:t>(argument)</w:t>
      </w:r>
      <w:r w:rsidRPr="001B506D">
        <w:t>を順に引き渡す。例えば、</w:t>
      </w:r>
      <w:del w:id="6800" w:author="IRK" w:date="2020-03-13T10:34:00Z">
        <w:r w:rsidR="00604A56" w:rsidDel="001B0610">
          <w:rPr>
            <w:rFonts w:hint="eastAsia"/>
          </w:rPr>
          <w:delText>「</w:delText>
        </w:r>
        <w:r w:rsidR="00C53767" w:rsidDel="001B0610">
          <w:rPr>
            <w:rFonts w:hint="eastAsia"/>
          </w:rPr>
          <w:delText>6</w:delText>
        </w:r>
        <w:r w:rsidRPr="001B506D" w:rsidDel="001B0610">
          <w:delText>.</w:delText>
        </w:r>
        <w:r w:rsidR="00604A56" w:rsidDel="001B0610">
          <w:rPr>
            <w:rFonts w:hint="eastAsia"/>
          </w:rPr>
          <w:delText>簡単な例」</w:delText>
        </w:r>
      </w:del>
      <w:ins w:id="6801" w:author="IRK" w:date="2020-03-13T10:35:00Z">
        <w:r w:rsidR="001B0610">
          <w:rPr>
            <w:rFonts w:hint="eastAsia"/>
          </w:rPr>
          <w:t>「</w:t>
        </w:r>
        <w:r w:rsidR="001B0610">
          <w:fldChar w:fldCharType="begin"/>
        </w:r>
        <w:r w:rsidR="001B0610">
          <w:instrText xml:space="preserve"> </w:instrText>
        </w:r>
        <w:r w:rsidR="001B0610">
          <w:rPr>
            <w:rFonts w:hint="eastAsia"/>
          </w:rPr>
          <w:instrText>REF _Ref34988125 \r \h</w:instrText>
        </w:r>
        <w:r w:rsidR="001B0610">
          <w:instrText xml:space="preserve"> </w:instrText>
        </w:r>
      </w:ins>
      <w:r w:rsidR="001B0610">
        <w:fldChar w:fldCharType="separate"/>
      </w:r>
      <w:r w:rsidR="0092459D">
        <w:t xml:space="preserve">7. </w:t>
      </w:r>
      <w:ins w:id="6802" w:author="IRK" w:date="2020-03-13T10:35:00Z">
        <w:r w:rsidR="001B0610">
          <w:fldChar w:fldCharType="end"/>
        </w:r>
        <w:r w:rsidR="001B0610">
          <w:fldChar w:fldCharType="begin"/>
        </w:r>
        <w:r w:rsidR="001B0610">
          <w:instrText xml:space="preserve"> REF _Ref34988127 \h </w:instrText>
        </w:r>
      </w:ins>
      <w:r w:rsidR="001B0610">
        <w:fldChar w:fldCharType="separate"/>
      </w:r>
      <w:r w:rsidR="0092459D">
        <w:t>簡単な例</w:t>
      </w:r>
      <w:ins w:id="6803" w:author="IRK" w:date="2020-03-13T10:35:00Z">
        <w:r w:rsidR="001B0610">
          <w:fldChar w:fldCharType="end"/>
        </w:r>
        <w:r w:rsidR="001B0610">
          <w:rPr>
            <w:rFonts w:hint="eastAsia"/>
          </w:rPr>
          <w:t>」</w:t>
        </w:r>
      </w:ins>
      <w:r w:rsidRPr="001B506D">
        <w:t>である</w:t>
      </w:r>
      <w:r w:rsidRPr="001B506D">
        <w:t>FACT</w:t>
      </w:r>
      <w:r w:rsidRPr="001B506D">
        <w:t>関数を使用する場合、</w:t>
      </w:r>
      <w:r w:rsidRPr="001B506D">
        <w:t>clazz</w:t>
      </w:r>
      <w:r w:rsidRPr="001B506D">
        <w:t>パラメータに</w:t>
      </w:r>
      <w:r w:rsidRPr="001B506D">
        <w:t>com.innorules.apiguide.udf.FuncFACT</w:t>
      </w:r>
      <w:r w:rsidRPr="001B506D">
        <w:t>と</w:t>
      </w:r>
      <w:r w:rsidRPr="001B506D">
        <w:t>args</w:t>
      </w:r>
      <w:r w:rsidRPr="001B506D">
        <w:t>パラメータに</w:t>
      </w:r>
      <w:r w:rsidRPr="001B506D">
        <w:t>new Object</w:t>
      </w:r>
      <w:r w:rsidR="002821A4">
        <w:t>[ ]</w:t>
      </w:r>
      <w:r w:rsidRPr="001B506D">
        <w:t xml:space="preserve"> { new Double( 1.0 )</w:t>
      </w:r>
      <w:r w:rsidRPr="001B506D">
        <w:t>と</w:t>
      </w:r>
      <w:r w:rsidRPr="001B506D">
        <w:t>new Double( 2.0 ) }</w:t>
      </w:r>
      <w:r w:rsidRPr="001B506D">
        <w:t>を使用して</w:t>
      </w:r>
      <w:r w:rsidRPr="001B506D">
        <w:t>check</w:t>
      </w:r>
      <w:r w:rsidRPr="001B506D">
        <w:t>メソッドを呼び出す。</w:t>
      </w:r>
    </w:p>
    <w:p w14:paraId="55DD13E1" w14:textId="77777777" w:rsidR="001140F8" w:rsidRPr="001B506D" w:rsidRDefault="001140F8" w:rsidP="00F93119"/>
    <w:p w14:paraId="1D5088B0" w14:textId="77777777" w:rsidR="001140F8" w:rsidRPr="001B506D" w:rsidRDefault="001140F8" w:rsidP="00F93119">
      <w:r w:rsidRPr="001B506D">
        <w:t>public Type getReturnType()</w:t>
      </w:r>
    </w:p>
    <w:p w14:paraId="35989BA2" w14:textId="2F63403F" w:rsidR="001140F8" w:rsidRPr="001B506D" w:rsidRDefault="001140F8" w:rsidP="00F93119">
      <w:r w:rsidRPr="001B506D">
        <w:t>ユーザ定義関数のリターン値のデータ</w:t>
      </w:r>
      <w:del w:id="6804" w:author="IRK" w:date="2020-04-13T12:27:00Z">
        <w:r w:rsidRPr="001B506D" w:rsidDel="00610CCB">
          <w:delText>形式</w:delText>
        </w:r>
      </w:del>
      <w:ins w:id="6805" w:author="IRK" w:date="2020-04-13T12:27:00Z">
        <w:r w:rsidR="00610CCB">
          <w:rPr>
            <w:rFonts w:hint="eastAsia"/>
          </w:rPr>
          <w:t>型</w:t>
        </w:r>
      </w:ins>
      <w:r w:rsidRPr="001B506D">
        <w:t>を返す。</w:t>
      </w:r>
    </w:p>
    <w:p w14:paraId="3A976B92" w14:textId="77777777" w:rsidR="001140F8" w:rsidRPr="001B506D" w:rsidRDefault="001140F8" w:rsidP="00F93119"/>
    <w:p w14:paraId="5E069216" w14:textId="77777777" w:rsidR="001140F8" w:rsidRPr="001B506D" w:rsidRDefault="001140F8" w:rsidP="00F93119">
      <w:r w:rsidRPr="001B506D">
        <w:t>public Object execute( RuleReq req, int codetype, Object... args ) throws RuleRuntimeException</w:t>
      </w:r>
    </w:p>
    <w:p w14:paraId="3D1F2BDC" w14:textId="07A47B81" w:rsidR="001140F8" w:rsidRPr="001B506D" w:rsidRDefault="001140F8" w:rsidP="00F93119">
      <w:r w:rsidRPr="001B506D">
        <w:t>ユーザ定義関数の</w:t>
      </w:r>
      <w:r w:rsidRPr="001B506D">
        <w:t>execute</w:t>
      </w:r>
      <w:r w:rsidRPr="001B506D">
        <w:t>メソッドを呼び出す。ルール</w:t>
      </w:r>
      <w:r w:rsidR="00D07648">
        <w:rPr>
          <w:rFonts w:hint="eastAsia"/>
        </w:rPr>
        <w:t>エンジン</w:t>
      </w:r>
      <w:r w:rsidRPr="001B506D">
        <w:t>のプロキシオブジェクトのサービスを使用する場合</w:t>
      </w:r>
      <w:r w:rsidR="00594315" w:rsidRPr="00AB2487">
        <w:rPr>
          <w:rFonts w:ascii="ＭＳ Ｐゴシック" w:hAnsi="ＭＳ Ｐゴシック" w:hint="eastAsia"/>
        </w:rPr>
        <w:t>の</w:t>
      </w:r>
      <w:r w:rsidRPr="00AB2487">
        <w:rPr>
          <w:rFonts w:ascii="ＭＳ Ｐゴシック" w:hAnsi="ＭＳ Ｐゴシック" w:hint="eastAsia"/>
        </w:rPr>
        <w:t>メ</w:t>
      </w:r>
      <w:r w:rsidRPr="001B506D">
        <w:t>ソッドである。</w:t>
      </w:r>
    </w:p>
    <w:p w14:paraId="6FE276E7" w14:textId="77777777" w:rsidR="001140F8" w:rsidRPr="001B506D" w:rsidRDefault="001140F8" w:rsidP="00F93119">
      <w:r w:rsidRPr="001B506D">
        <w:t>req</w:t>
      </w:r>
      <w:r w:rsidRPr="001B506D">
        <w:t>パラメータは、ルール</w:t>
      </w:r>
      <w:r w:rsidR="00D07648">
        <w:rPr>
          <w:rFonts w:hint="eastAsia"/>
        </w:rPr>
        <w:t>エンジン</w:t>
      </w:r>
      <w:r w:rsidRPr="001B506D">
        <w:t>のプロキシ</w:t>
      </w:r>
      <w:r w:rsidRPr="001B506D">
        <w:t>(proxy)</w:t>
      </w:r>
      <w:r w:rsidRPr="001B506D">
        <w:t>オブジェクトのサービスを使用するための入力項目を引き渡す。</w:t>
      </w:r>
    </w:p>
    <w:p w14:paraId="5DF86FE8" w14:textId="6A75FB0F" w:rsidR="001140F8" w:rsidRPr="001B506D" w:rsidRDefault="001140F8" w:rsidP="00F93119">
      <w:r w:rsidRPr="001B506D">
        <w:t>codetype</w:t>
      </w:r>
      <w:r w:rsidRPr="001B506D">
        <w:t>パラメータは、</w:t>
      </w:r>
      <w:r w:rsidRPr="001B506D">
        <w:t>req</w:t>
      </w:r>
      <w:r w:rsidRPr="001B506D">
        <w:t>パラメータの呼び出し方式</w:t>
      </w:r>
      <w:r w:rsidRPr="001B506D">
        <w:t>(ID</w:t>
      </w:r>
      <w:r w:rsidRPr="001B506D">
        <w:t>、</w:t>
      </w:r>
      <w:r w:rsidRPr="001B506D">
        <w:t>Al</w:t>
      </w:r>
      <w:r w:rsidR="00FD73BC" w:rsidRPr="001B506D">
        <w:t>i</w:t>
      </w:r>
      <w:r w:rsidRPr="001B506D">
        <w:t>as</w:t>
      </w:r>
      <w:r w:rsidRPr="001B506D">
        <w:t>、</w:t>
      </w:r>
      <w:r w:rsidRPr="001B506D">
        <w:t>Name)</w:t>
      </w:r>
      <w:r w:rsidRPr="001B506D">
        <w:t>を指定する。</w:t>
      </w:r>
    </w:p>
    <w:p w14:paraId="1EE9F804" w14:textId="77777777" w:rsidR="001140F8" w:rsidRPr="001B506D" w:rsidRDefault="001140F8" w:rsidP="00F93119">
      <w:r w:rsidRPr="001B506D">
        <w:t>args</w:t>
      </w:r>
      <w:r w:rsidRPr="001B506D">
        <w:t>パラメータは、ユーザ定義関数の</w:t>
      </w:r>
      <w:r w:rsidRPr="001B506D">
        <w:rPr>
          <w:rFonts w:hint="eastAsia"/>
        </w:rPr>
        <w:t>パラメータ</w:t>
      </w:r>
      <w:r w:rsidRPr="001B506D">
        <w:t>(argument)</w:t>
      </w:r>
      <w:r w:rsidRPr="001B506D">
        <w:t>を順に引き渡す。</w:t>
      </w:r>
    </w:p>
    <w:p w14:paraId="10DC780A" w14:textId="77777777" w:rsidR="001140F8" w:rsidRPr="001B506D" w:rsidRDefault="001140F8" w:rsidP="00F93119"/>
    <w:p w14:paraId="74F5CF27" w14:textId="77777777" w:rsidR="001140F8" w:rsidRPr="001B506D" w:rsidRDefault="001140F8" w:rsidP="00F93119">
      <w:r w:rsidRPr="001B506D">
        <w:t>public Object execute( Object... args ) throws RuleRuntimeException</w:t>
      </w:r>
    </w:p>
    <w:p w14:paraId="1518FBDD" w14:textId="4B2D6D3A" w:rsidR="001140F8" w:rsidRPr="001B506D" w:rsidRDefault="001140F8" w:rsidP="00F93119">
      <w:r w:rsidRPr="001B506D">
        <w:t>ユーザ定義関数の</w:t>
      </w:r>
      <w:r w:rsidRPr="001B506D">
        <w:t>execute</w:t>
      </w:r>
      <w:r w:rsidRPr="001B506D">
        <w:t>メソッドを呼び出す。ルール</w:t>
      </w:r>
      <w:r w:rsidR="00D07648" w:rsidRPr="00396873">
        <w:rPr>
          <w:rFonts w:hint="eastAsia"/>
        </w:rPr>
        <w:t>エンジン</w:t>
      </w:r>
      <w:r w:rsidRPr="001B506D">
        <w:t>のプロキシオブジェクトのサービスを使用しない場合</w:t>
      </w:r>
      <w:r w:rsidR="00594315" w:rsidRPr="00AB2487">
        <w:rPr>
          <w:rFonts w:ascii="ＭＳ Ｐゴシック" w:hAnsi="ＭＳ Ｐゴシック" w:hint="eastAsia"/>
        </w:rPr>
        <w:t>の</w:t>
      </w:r>
      <w:r w:rsidRPr="00AB2487">
        <w:rPr>
          <w:rFonts w:ascii="ＭＳ Ｐゴシック" w:hAnsi="ＭＳ Ｐゴシック" w:hint="eastAsia"/>
        </w:rPr>
        <w:t>メ</w:t>
      </w:r>
      <w:r w:rsidRPr="001B506D">
        <w:t>ソッドである。</w:t>
      </w:r>
    </w:p>
    <w:p w14:paraId="7A8307F3" w14:textId="77777777" w:rsidR="001140F8" w:rsidRPr="001B506D" w:rsidRDefault="001140F8" w:rsidP="00F93119">
      <w:r w:rsidRPr="001B506D">
        <w:t>args</w:t>
      </w:r>
      <w:r w:rsidRPr="001B506D">
        <w:t>パラメータは、ユーザ定義関数の</w:t>
      </w:r>
      <w:r w:rsidRPr="001B506D">
        <w:rPr>
          <w:rFonts w:hint="eastAsia"/>
        </w:rPr>
        <w:t>パラメータ</w:t>
      </w:r>
      <w:r w:rsidRPr="001B506D">
        <w:t>(argument)</w:t>
      </w:r>
      <w:r w:rsidRPr="001B506D">
        <w:t>を順に引き渡す。</w:t>
      </w:r>
    </w:p>
    <w:p w14:paraId="0FD4FE1A" w14:textId="77777777" w:rsidR="001140F8" w:rsidRPr="001B506D" w:rsidRDefault="001140F8" w:rsidP="00F93119"/>
    <w:p w14:paraId="7924D2A1" w14:textId="77777777" w:rsidR="001140F8" w:rsidRPr="001B506D" w:rsidRDefault="001140F8" w:rsidP="00F93119">
      <w:r w:rsidRPr="001B506D">
        <w:t>public void close()</w:t>
      </w:r>
    </w:p>
    <w:p w14:paraId="14B16A9E" w14:textId="28C430CC" w:rsidR="001140F8" w:rsidRPr="001B506D" w:rsidRDefault="001140F8" w:rsidP="00F93119">
      <w:r w:rsidRPr="001B506D">
        <w:t>UDF</w:t>
      </w:r>
      <w:r w:rsidRPr="001B506D">
        <w:t>フレームワークのリモート</w:t>
      </w:r>
      <w:r w:rsidRPr="001B506D">
        <w:t>TCP</w:t>
      </w:r>
      <w:r w:rsidRPr="001B506D">
        <w:t>コネクタサーバ</w:t>
      </w:r>
      <w:r w:rsidR="00EE2005">
        <w:rPr>
          <w:rFonts w:hint="eastAsia"/>
        </w:rPr>
        <w:t>への接続</w:t>
      </w:r>
      <w:r w:rsidRPr="001B506D">
        <w:t>を終了する。</w:t>
      </w:r>
    </w:p>
    <w:p w14:paraId="7553FA40" w14:textId="77777777" w:rsidR="001140F8" w:rsidRPr="001B506D" w:rsidRDefault="001140F8" w:rsidP="00F93119"/>
    <w:p w14:paraId="31B454B3" w14:textId="77777777" w:rsidR="001140F8" w:rsidRDefault="001140F8" w:rsidP="00F93119">
      <w:pPr>
        <w:pStyle w:val="22"/>
      </w:pPr>
      <w:bookmarkStart w:id="6806" w:name="_Toc426449684"/>
      <w:bookmarkStart w:id="6807" w:name="_Toc426449780"/>
      <w:bookmarkStart w:id="6808" w:name="_Toc434858961"/>
      <w:bookmarkStart w:id="6809" w:name="_Toc34988340"/>
      <w:bookmarkStart w:id="6810" w:name="_Toc40799193"/>
      <w:r>
        <w:t>簡単な例</w:t>
      </w:r>
      <w:bookmarkEnd w:id="6806"/>
      <w:bookmarkEnd w:id="6807"/>
      <w:bookmarkEnd w:id="6808"/>
      <w:bookmarkEnd w:id="6809"/>
      <w:bookmarkEnd w:id="6810"/>
    </w:p>
    <w:p w14:paraId="6E221CC8" w14:textId="593928E2" w:rsidR="001140F8" w:rsidRDefault="001B506D" w:rsidP="00F93119">
      <w:pPr>
        <w:rPr>
          <w:rFonts w:eastAsiaTheme="minorEastAsia"/>
        </w:rPr>
      </w:pPr>
      <w:del w:id="6811" w:author="IRK" w:date="2020-03-12T16:24:00Z">
        <w:r w:rsidDel="004316F4">
          <w:delText>表</w:delText>
        </w:r>
        <w:r w:rsidR="00396873" w:rsidDel="004316F4">
          <w:delText>1</w:delText>
        </w:r>
        <w:r w:rsidR="00396873" w:rsidDel="004316F4">
          <w:rPr>
            <w:rFonts w:hint="eastAsia"/>
          </w:rPr>
          <w:delText>13</w:delText>
        </w:r>
      </w:del>
      <w:ins w:id="6812" w:author="IRK" w:date="2020-03-12T16:24:00Z">
        <w:r w:rsidR="004316F4">
          <w:rPr>
            <w:rFonts w:hint="eastAsia"/>
          </w:rPr>
          <w:t>次の表</w:t>
        </w:r>
      </w:ins>
      <w:r w:rsidR="001140F8">
        <w:t>は、</w:t>
      </w:r>
      <w:r w:rsidR="001140F8">
        <w:t>UDF</w:t>
      </w:r>
      <w:r w:rsidR="001140F8">
        <w:t>フレームワーク使用についての例である。</w:t>
      </w:r>
    </w:p>
    <w:p w14:paraId="2DB728FB" w14:textId="77777777" w:rsidR="001140F8" w:rsidRPr="00063941" w:rsidRDefault="001140F8" w:rsidP="00F93119"/>
    <w:p w14:paraId="66ABF6A1" w14:textId="440B734D" w:rsidR="001B506D" w:rsidRDefault="001B506D" w:rsidP="00F93119">
      <w:pPr>
        <w:pStyle w:val="af5"/>
      </w:pPr>
      <w:bookmarkStart w:id="6813" w:name="_Toc40799343"/>
      <w:r>
        <w:t>[</w:t>
      </w:r>
      <w:del w:id="6814" w:author="IRK" w:date="2020-03-12T16:23:00Z">
        <w:r w:rsidDel="004316F4">
          <w:delText>表</w:delText>
        </w:r>
        <w:r w:rsidDel="004316F4">
          <w:delText xml:space="preserve"> </w:delText>
        </w:r>
        <w:r w:rsidR="00E65728" w:rsidDel="004316F4">
          <w:fldChar w:fldCharType="begin"/>
        </w:r>
        <w:r w:rsidR="000D23BF" w:rsidDel="004316F4">
          <w:delInstrText xml:space="preserve"> SEQ [</w:delInstrText>
        </w:r>
        <w:r w:rsidR="000D23BF" w:rsidDel="004316F4">
          <w:delInstrText>表</w:delInstrText>
        </w:r>
        <w:r w:rsidR="000D23BF" w:rsidDel="004316F4">
          <w:delInstrText xml:space="preserve"> \* ARABIC </w:delInstrText>
        </w:r>
        <w:r w:rsidR="00E65728" w:rsidDel="004316F4">
          <w:fldChar w:fldCharType="separate"/>
        </w:r>
        <w:r w:rsidR="004E7A9C" w:rsidDel="004316F4">
          <w:rPr>
            <w:noProof/>
          </w:rPr>
          <w:delText>113</w:delText>
        </w:r>
        <w:r w:rsidR="00E65728" w:rsidDel="004316F4">
          <w:rPr>
            <w:noProof/>
          </w:rPr>
          <w:fldChar w:fldCharType="end"/>
        </w:r>
        <w:r w:rsidDel="004316F4">
          <w:rPr>
            <w:rFonts w:hint="eastAsia"/>
          </w:rPr>
          <w:delText xml:space="preserve">　</w:delText>
        </w:r>
      </w:del>
      <w:ins w:id="6815" w:author="IRK" w:date="2020-03-12T16:24: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120</w:t>
      </w:r>
      <w:ins w:id="6816" w:author="IRK" w:date="2020-03-12T16:24:00Z">
        <w:r w:rsidR="004316F4">
          <w:fldChar w:fldCharType="end"/>
        </w:r>
      </w:ins>
      <w:r w:rsidRPr="001B506D">
        <w:rPr>
          <w:noProof/>
        </w:rPr>
        <w:t xml:space="preserve"> </w:t>
      </w:r>
      <w:r>
        <w:rPr>
          <w:noProof/>
        </w:rPr>
        <w:t>com.innoexpert.innorulesj.suite.udfunit.UdfUnit</w:t>
      </w:r>
      <w:r>
        <w:rPr>
          <w:rFonts w:hint="eastAsia"/>
        </w:rPr>
        <w:t>]</w:t>
      </w:r>
      <w:bookmarkEnd w:id="6813"/>
    </w:p>
    <w:tbl>
      <w:tblPr>
        <w:tblStyle w:val="af4"/>
        <w:tblW w:w="0" w:type="auto"/>
        <w:jc w:val="center"/>
        <w:tblLook w:val="04A0" w:firstRow="1" w:lastRow="0" w:firstColumn="1" w:lastColumn="0" w:noHBand="0" w:noVBand="1"/>
        <w:tblPrChange w:id="6817" w:author="IRK" w:date="2020-04-14T16:12:00Z">
          <w:tblPr>
            <w:tblStyle w:val="af4"/>
            <w:tblW w:w="0" w:type="auto"/>
            <w:tblInd w:w="108" w:type="dxa"/>
            <w:tblLook w:val="04A0" w:firstRow="1" w:lastRow="0" w:firstColumn="1" w:lastColumn="0" w:noHBand="0" w:noVBand="1"/>
          </w:tblPr>
        </w:tblPrChange>
      </w:tblPr>
      <w:tblGrid>
        <w:gridCol w:w="9463"/>
        <w:tblGridChange w:id="6818">
          <w:tblGrid>
            <w:gridCol w:w="9463"/>
          </w:tblGrid>
        </w:tblGridChange>
      </w:tblGrid>
      <w:tr w:rsidR="001140F8" w14:paraId="06B8F3BE" w14:textId="77777777" w:rsidTr="007E6E4B">
        <w:trPr>
          <w:jc w:val="center"/>
        </w:trPr>
        <w:tc>
          <w:tcPr>
            <w:tcW w:w="9463" w:type="dxa"/>
            <w:tcPrChange w:id="6819" w:author="IRK" w:date="2020-04-14T16:12:00Z">
              <w:tcPr>
                <w:tcW w:w="9463" w:type="dxa"/>
              </w:tcPr>
            </w:tcPrChange>
          </w:tcPr>
          <w:p w14:paraId="6E216955" w14:textId="26541906" w:rsidR="001140F8" w:rsidRPr="00422103" w:rsidRDefault="007E6E4B">
            <w:pPr>
              <w:pStyle w:val="1b"/>
              <w:pPrChange w:id="6820" w:author="IRK" w:date="2020-04-14T13:59:00Z">
                <w:pPr>
                  <w:pStyle w:val="aff1"/>
                </w:pPr>
              </w:pPrChange>
            </w:pPr>
            <w:ins w:id="6821" w:author="IRK" w:date="2020-04-14T16:12:00Z">
              <w:r>
                <w:t xml:space="preserve"> </w:t>
              </w:r>
            </w:ins>
            <w:r w:rsidR="001140F8">
              <w:t>1 package test.innorules.udfunit;</w:t>
            </w:r>
          </w:p>
          <w:p w14:paraId="12D2E2D5" w14:textId="77777777" w:rsidR="001140F8" w:rsidRPr="00422103" w:rsidRDefault="001140F8">
            <w:pPr>
              <w:pStyle w:val="1b"/>
              <w:pPrChange w:id="6822" w:author="IRK" w:date="2020-04-14T13:59:00Z">
                <w:pPr>
                  <w:pStyle w:val="aff1"/>
                </w:pPr>
              </w:pPrChange>
            </w:pPr>
            <w:r>
              <w:t xml:space="preserve"> 2</w:t>
            </w:r>
          </w:p>
          <w:p w14:paraId="3F54D015" w14:textId="77777777" w:rsidR="001140F8" w:rsidRPr="00422103" w:rsidRDefault="001140F8">
            <w:pPr>
              <w:pStyle w:val="1b"/>
              <w:pPrChange w:id="6823" w:author="IRK" w:date="2020-04-14T13:59:00Z">
                <w:pPr>
                  <w:pStyle w:val="aff1"/>
                </w:pPr>
              </w:pPrChange>
            </w:pPr>
            <w:r>
              <w:t xml:space="preserve"> 3 import com.innoexpert.innorulesj.udfunit.UdfUnit;</w:t>
            </w:r>
          </w:p>
          <w:p w14:paraId="33BF9324" w14:textId="77777777" w:rsidR="001140F8" w:rsidRPr="00422103" w:rsidRDefault="001140F8">
            <w:pPr>
              <w:pStyle w:val="1b"/>
              <w:pPrChange w:id="6824" w:author="IRK" w:date="2020-04-14T13:59:00Z">
                <w:pPr>
                  <w:pStyle w:val="aff1"/>
                </w:pPr>
              </w:pPrChange>
            </w:pPr>
            <w:r>
              <w:t xml:space="preserve"> 4</w:t>
            </w:r>
          </w:p>
          <w:p w14:paraId="577C99ED" w14:textId="77777777" w:rsidR="001140F8" w:rsidRPr="00422103" w:rsidRDefault="001140F8">
            <w:pPr>
              <w:pStyle w:val="1b"/>
              <w:pPrChange w:id="6825" w:author="IRK" w:date="2020-04-14T13:59:00Z">
                <w:pPr>
                  <w:pStyle w:val="aff1"/>
                </w:pPr>
              </w:pPrChange>
            </w:pPr>
            <w:r>
              <w:t xml:space="preserve"> 5 public class UDFFuncFACT</w:t>
            </w:r>
          </w:p>
          <w:p w14:paraId="622A0EBC" w14:textId="77777777" w:rsidR="001140F8" w:rsidRPr="00422103" w:rsidRDefault="001140F8">
            <w:pPr>
              <w:pStyle w:val="1b"/>
              <w:pPrChange w:id="6826" w:author="IRK" w:date="2020-04-14T13:59:00Z">
                <w:pPr>
                  <w:pStyle w:val="aff1"/>
                </w:pPr>
              </w:pPrChange>
            </w:pPr>
            <w:r>
              <w:t xml:space="preserve"> 6 {</w:t>
            </w:r>
          </w:p>
          <w:p w14:paraId="028422E2" w14:textId="77777777" w:rsidR="001140F8" w:rsidRPr="00422103" w:rsidRDefault="001140F8">
            <w:pPr>
              <w:pStyle w:val="1b"/>
              <w:pPrChange w:id="6827" w:author="IRK" w:date="2020-04-14T13:59:00Z">
                <w:pPr>
                  <w:pStyle w:val="aff1"/>
                </w:pPr>
              </w:pPrChange>
            </w:pPr>
            <w:r>
              <w:t xml:space="preserve"> 7</w:t>
            </w:r>
            <w:r>
              <w:tab/>
              <w:t>public static void main( String</w:t>
            </w:r>
            <w:r w:rsidR="002821A4">
              <w:t>[ ]</w:t>
            </w:r>
            <w:r>
              <w:t xml:space="preserve"> args ) throws Exception</w:t>
            </w:r>
          </w:p>
          <w:p w14:paraId="223AF0C0" w14:textId="77777777" w:rsidR="001140F8" w:rsidRPr="00422103" w:rsidRDefault="001140F8">
            <w:pPr>
              <w:pStyle w:val="1b"/>
              <w:pPrChange w:id="6828" w:author="IRK" w:date="2020-04-14T13:59:00Z">
                <w:pPr>
                  <w:pStyle w:val="aff1"/>
                </w:pPr>
              </w:pPrChange>
            </w:pPr>
            <w:r>
              <w:t xml:space="preserve"> 8</w:t>
            </w:r>
            <w:r>
              <w:tab/>
              <w:t>{</w:t>
            </w:r>
          </w:p>
          <w:p w14:paraId="4A32B584" w14:textId="77777777" w:rsidR="001140F8" w:rsidRPr="00422103" w:rsidRDefault="001140F8">
            <w:pPr>
              <w:pStyle w:val="1b"/>
              <w:pPrChange w:id="6829" w:author="IRK" w:date="2020-04-14T13:59:00Z">
                <w:pPr>
                  <w:pStyle w:val="aff1"/>
                </w:pPr>
              </w:pPrChange>
            </w:pPr>
            <w:r>
              <w:t xml:space="preserve"> 9</w:t>
            </w:r>
            <w:r>
              <w:tab/>
            </w:r>
            <w:r>
              <w:tab/>
              <w:t>UdfUnit.configureProxy( "localhost", 25800, "", "" );</w:t>
            </w:r>
          </w:p>
          <w:p w14:paraId="166A698A" w14:textId="77777777" w:rsidR="001140F8" w:rsidRPr="00422103" w:rsidRDefault="001140F8">
            <w:pPr>
              <w:pStyle w:val="1b"/>
              <w:pPrChange w:id="6830" w:author="IRK" w:date="2020-04-14T13:59:00Z">
                <w:pPr>
                  <w:pStyle w:val="aff1"/>
                </w:pPr>
              </w:pPrChange>
            </w:pPr>
            <w:r>
              <w:t>10</w:t>
            </w:r>
            <w:r>
              <w:tab/>
            </w:r>
            <w:r>
              <w:tab/>
              <w:t>test();</w:t>
            </w:r>
          </w:p>
          <w:p w14:paraId="0B5F8BC8" w14:textId="77777777" w:rsidR="001140F8" w:rsidRPr="00422103" w:rsidRDefault="001140F8">
            <w:pPr>
              <w:pStyle w:val="1b"/>
              <w:pPrChange w:id="6831" w:author="IRK" w:date="2020-04-14T13:59:00Z">
                <w:pPr>
                  <w:pStyle w:val="aff1"/>
                </w:pPr>
              </w:pPrChange>
            </w:pPr>
            <w:r>
              <w:t>11</w:t>
            </w:r>
            <w:r>
              <w:tab/>
              <w:t>}</w:t>
            </w:r>
          </w:p>
          <w:p w14:paraId="6B82376B" w14:textId="77777777" w:rsidR="001140F8" w:rsidRPr="00422103" w:rsidRDefault="001140F8">
            <w:pPr>
              <w:pStyle w:val="1b"/>
              <w:pPrChange w:id="6832" w:author="IRK" w:date="2020-04-14T13:59:00Z">
                <w:pPr>
                  <w:pStyle w:val="aff1"/>
                </w:pPr>
              </w:pPrChange>
            </w:pPr>
            <w:r>
              <w:t>12</w:t>
            </w:r>
          </w:p>
          <w:p w14:paraId="7D94F3CF" w14:textId="77777777" w:rsidR="001140F8" w:rsidRPr="00422103" w:rsidRDefault="001140F8">
            <w:pPr>
              <w:pStyle w:val="1b"/>
              <w:pPrChange w:id="6833" w:author="IRK" w:date="2020-04-14T13:59:00Z">
                <w:pPr>
                  <w:pStyle w:val="aff1"/>
                </w:pPr>
              </w:pPrChange>
            </w:pPr>
            <w:r>
              <w:t>13</w:t>
            </w:r>
            <w:r>
              <w:tab/>
              <w:t>public static void test() throws Exception</w:t>
            </w:r>
          </w:p>
          <w:p w14:paraId="565A5AC9" w14:textId="77777777" w:rsidR="001140F8" w:rsidRPr="00422103" w:rsidRDefault="001140F8">
            <w:pPr>
              <w:pStyle w:val="1b"/>
              <w:pPrChange w:id="6834" w:author="IRK" w:date="2020-04-14T13:59:00Z">
                <w:pPr>
                  <w:pStyle w:val="aff1"/>
                </w:pPr>
              </w:pPrChange>
            </w:pPr>
            <w:r>
              <w:t>14</w:t>
            </w:r>
            <w:r>
              <w:tab/>
              <w:t>{</w:t>
            </w:r>
          </w:p>
          <w:p w14:paraId="6359C455" w14:textId="77777777" w:rsidR="001140F8" w:rsidRPr="00422103" w:rsidRDefault="001140F8">
            <w:pPr>
              <w:pStyle w:val="1b"/>
              <w:pPrChange w:id="6835" w:author="IRK" w:date="2020-04-14T13:59:00Z">
                <w:pPr>
                  <w:pStyle w:val="aff1"/>
                </w:pPr>
              </w:pPrChange>
            </w:pPr>
            <w:r>
              <w:t>15</w:t>
            </w:r>
            <w:r>
              <w:tab/>
            </w:r>
            <w:r>
              <w:tab/>
              <w:t>Object</w:t>
            </w:r>
            <w:r w:rsidR="002821A4">
              <w:t>[ ]</w:t>
            </w:r>
            <w:r>
              <w:t xml:space="preserve"> args = new Object</w:t>
            </w:r>
            <w:r w:rsidR="002821A4">
              <w:t>[ ]</w:t>
            </w:r>
            <w:r>
              <w:t xml:space="preserve"> { new Double( 1.0 ), new Double( 3.0 ) };</w:t>
            </w:r>
          </w:p>
          <w:p w14:paraId="05CDDFA0" w14:textId="77777777" w:rsidR="001140F8" w:rsidRPr="00063941" w:rsidRDefault="001140F8">
            <w:pPr>
              <w:pStyle w:val="1b"/>
              <w:pPrChange w:id="6836" w:author="IRK" w:date="2020-04-14T13:59:00Z">
                <w:pPr>
                  <w:pStyle w:val="aff1"/>
                </w:pPr>
              </w:pPrChange>
            </w:pPr>
            <w:r>
              <w:t>16</w:t>
            </w:r>
            <w:r>
              <w:tab/>
            </w:r>
            <w:r>
              <w:tab/>
            </w:r>
            <w:r w:rsidRPr="00063941">
              <w:t>UdfUnit unit = UdfUnit.check( com.innorules.apiguide.udf.FuncFACT.class, args );</w:t>
            </w:r>
          </w:p>
          <w:p w14:paraId="4608C26F" w14:textId="77777777" w:rsidR="001140F8" w:rsidRPr="00422103" w:rsidRDefault="001140F8">
            <w:pPr>
              <w:pStyle w:val="1b"/>
              <w:pPrChange w:id="6837" w:author="IRK" w:date="2020-04-14T13:59:00Z">
                <w:pPr>
                  <w:pStyle w:val="aff1"/>
                </w:pPr>
              </w:pPrChange>
            </w:pPr>
            <w:r>
              <w:t>17</w:t>
            </w:r>
          </w:p>
          <w:p w14:paraId="5917F6D6" w14:textId="77777777" w:rsidR="001140F8" w:rsidRPr="00422103" w:rsidRDefault="001140F8">
            <w:pPr>
              <w:pStyle w:val="1b"/>
              <w:pPrChange w:id="6838" w:author="IRK" w:date="2020-04-14T13:59:00Z">
                <w:pPr>
                  <w:pStyle w:val="aff1"/>
                </w:pPr>
              </w:pPrChange>
            </w:pPr>
            <w:r>
              <w:t>18</w:t>
            </w:r>
            <w:r>
              <w:tab/>
            </w:r>
            <w:r>
              <w:tab/>
              <w:t>for( int i = 0; i &lt; 10; i++ )</w:t>
            </w:r>
          </w:p>
          <w:p w14:paraId="076559C5" w14:textId="77777777" w:rsidR="001140F8" w:rsidRPr="00422103" w:rsidRDefault="001140F8">
            <w:pPr>
              <w:pStyle w:val="1b"/>
              <w:pPrChange w:id="6839" w:author="IRK" w:date="2020-04-14T13:59:00Z">
                <w:pPr>
                  <w:pStyle w:val="aff1"/>
                </w:pPr>
              </w:pPrChange>
            </w:pPr>
            <w:r>
              <w:t>19</w:t>
            </w:r>
            <w:r>
              <w:tab/>
            </w:r>
            <w:r>
              <w:tab/>
            </w:r>
            <w:r>
              <w:tab/>
              <w:t>System.out.println( unit.execute( args ).toString() );</w:t>
            </w:r>
          </w:p>
          <w:p w14:paraId="56318EDE" w14:textId="77777777" w:rsidR="001140F8" w:rsidRPr="00422103" w:rsidRDefault="001140F8">
            <w:pPr>
              <w:pStyle w:val="1b"/>
              <w:pPrChange w:id="6840" w:author="IRK" w:date="2020-04-14T13:59:00Z">
                <w:pPr>
                  <w:pStyle w:val="aff1"/>
                </w:pPr>
              </w:pPrChange>
            </w:pPr>
            <w:r>
              <w:t>20</w:t>
            </w:r>
          </w:p>
          <w:p w14:paraId="4642AC3F" w14:textId="77777777" w:rsidR="001140F8" w:rsidRPr="00422103" w:rsidRDefault="001140F8">
            <w:pPr>
              <w:pStyle w:val="1b"/>
              <w:pPrChange w:id="6841" w:author="IRK" w:date="2020-04-14T13:59:00Z">
                <w:pPr>
                  <w:pStyle w:val="aff1"/>
                </w:pPr>
              </w:pPrChange>
            </w:pPr>
            <w:r>
              <w:t>21</w:t>
            </w:r>
            <w:r>
              <w:tab/>
            </w:r>
            <w:r>
              <w:tab/>
              <w:t>unit.close();</w:t>
            </w:r>
          </w:p>
          <w:p w14:paraId="06D6BF50" w14:textId="77777777" w:rsidR="001140F8" w:rsidRPr="00422103" w:rsidRDefault="001140F8">
            <w:pPr>
              <w:pStyle w:val="1b"/>
              <w:pPrChange w:id="6842" w:author="IRK" w:date="2020-04-14T13:59:00Z">
                <w:pPr>
                  <w:pStyle w:val="aff1"/>
                </w:pPr>
              </w:pPrChange>
            </w:pPr>
            <w:r>
              <w:t>22</w:t>
            </w:r>
            <w:r>
              <w:tab/>
              <w:t>}</w:t>
            </w:r>
          </w:p>
          <w:p w14:paraId="77760C0B" w14:textId="77777777" w:rsidR="001140F8" w:rsidRDefault="001140F8">
            <w:pPr>
              <w:pStyle w:val="1b"/>
              <w:pPrChange w:id="6843" w:author="IRK" w:date="2020-04-14T13:59:00Z">
                <w:pPr>
                  <w:pStyle w:val="aff1"/>
                </w:pPr>
              </w:pPrChange>
            </w:pPr>
            <w:r>
              <w:t>23 }</w:t>
            </w:r>
          </w:p>
        </w:tc>
      </w:tr>
    </w:tbl>
    <w:p w14:paraId="006B6950" w14:textId="77777777" w:rsidR="001140F8" w:rsidRDefault="001140F8" w:rsidP="00F93119"/>
    <w:p w14:paraId="33B3D8C3" w14:textId="77777777" w:rsidR="001140F8" w:rsidRPr="001B506D" w:rsidRDefault="001140F8" w:rsidP="00F93119">
      <w:r w:rsidRPr="001B506D">
        <w:t>UDFFuncFACT</w:t>
      </w:r>
      <w:r w:rsidRPr="001B506D">
        <w:t>クラスでフレームワークを利用し、</w:t>
      </w:r>
      <w:r w:rsidRPr="001B506D">
        <w:t>FACT</w:t>
      </w:r>
      <w:r w:rsidRPr="001B506D">
        <w:t>関数を開発する。</w:t>
      </w:r>
      <w:r w:rsidRPr="001B506D">
        <w:t xml:space="preserve"> </w:t>
      </w:r>
    </w:p>
    <w:p w14:paraId="158F7B3F" w14:textId="1DF39138" w:rsidR="001140F8" w:rsidRPr="001B506D" w:rsidRDefault="001140F8" w:rsidP="00F93119">
      <w:r w:rsidRPr="001B506D">
        <w:t>UdfUnit.configureProxy</w:t>
      </w:r>
      <w:r w:rsidRPr="001B506D">
        <w:t>メソッドを利用</w:t>
      </w:r>
      <w:r w:rsidR="00024BE0" w:rsidRPr="001B506D">
        <w:t>(</w:t>
      </w:r>
      <w:ins w:id="6844" w:author="IRK" w:date="2020-05-12T14:39:00Z">
        <w:r w:rsidR="00AD48B4">
          <w:rPr>
            <w:rFonts w:hint="eastAsia"/>
          </w:rPr>
          <w:t>[</w:t>
        </w:r>
      </w:ins>
      <w:r w:rsidR="00024BE0" w:rsidRPr="001B506D">
        <w:t>9</w:t>
      </w:r>
      <w:r w:rsidR="00024BE0">
        <w:t>行目</w:t>
      </w:r>
      <w:ins w:id="6845" w:author="IRK" w:date="2020-05-12T14:39:00Z">
        <w:r w:rsidR="00AD48B4">
          <w:rPr>
            <w:rFonts w:hint="eastAsia"/>
          </w:rPr>
          <w:t>]</w:t>
        </w:r>
      </w:ins>
      <w:r w:rsidR="00024BE0" w:rsidRPr="001B506D">
        <w:t>)</w:t>
      </w:r>
      <w:r w:rsidRPr="001B506D">
        <w:t>してローカルの</w:t>
      </w:r>
      <w:r w:rsidRPr="001B506D">
        <w:t>25800</w:t>
      </w:r>
      <w:r w:rsidRPr="001B506D">
        <w:rPr>
          <w:rFonts w:hint="eastAsia"/>
        </w:rPr>
        <w:t>ポート</w:t>
      </w:r>
      <w:r w:rsidRPr="001B506D">
        <w:t>の</w:t>
      </w:r>
      <w:r w:rsidRPr="001B506D">
        <w:t>TCP</w:t>
      </w:r>
      <w:r w:rsidRPr="001B506D">
        <w:t>コネクタサーバを設定する。</w:t>
      </w:r>
    </w:p>
    <w:p w14:paraId="3C77ED07" w14:textId="1CCAECF3" w:rsidR="001140F8" w:rsidRPr="001B506D" w:rsidRDefault="001140F8" w:rsidP="00F93119">
      <w:r w:rsidRPr="001B506D">
        <w:t>FACT</w:t>
      </w:r>
      <w:r w:rsidRPr="001B506D">
        <w:t>関数に引き渡すパラメータ</w:t>
      </w:r>
      <w:r w:rsidRPr="001B506D">
        <w:t>(argument)</w:t>
      </w:r>
      <w:r w:rsidRPr="001B506D">
        <w:t>を順に指定</w:t>
      </w:r>
      <w:r w:rsidRPr="001B506D">
        <w:t>(</w:t>
      </w:r>
      <w:ins w:id="6846" w:author="IRK" w:date="2020-05-12T14:39:00Z">
        <w:r w:rsidR="00AD48B4">
          <w:rPr>
            <w:rFonts w:hint="eastAsia"/>
          </w:rPr>
          <w:t>[</w:t>
        </w:r>
      </w:ins>
      <w:r w:rsidRPr="001B506D">
        <w:t>15</w:t>
      </w:r>
      <w:r w:rsidR="00D13942">
        <w:t>行目</w:t>
      </w:r>
      <w:ins w:id="6847" w:author="IRK" w:date="2020-05-12T14:39:00Z">
        <w:r w:rsidR="00AD48B4">
          <w:rPr>
            <w:rFonts w:hint="eastAsia"/>
          </w:rPr>
          <w:t>]</w:t>
        </w:r>
      </w:ins>
      <w:r w:rsidRPr="001B506D">
        <w:t>)</w:t>
      </w:r>
      <w:r w:rsidRPr="001B506D">
        <w:t>する。</w:t>
      </w:r>
    </w:p>
    <w:p w14:paraId="5FCCEC29" w14:textId="4773E08D" w:rsidR="001140F8" w:rsidRPr="001B506D" w:rsidRDefault="001140F8" w:rsidP="00F93119">
      <w:r w:rsidRPr="001B506D">
        <w:t>UdfUnit.check(</w:t>
      </w:r>
      <w:ins w:id="6848" w:author="IRK" w:date="2020-05-12T14:39:00Z">
        <w:r w:rsidR="00AD48B4">
          <w:rPr>
            <w:rFonts w:hint="eastAsia"/>
          </w:rPr>
          <w:t>[</w:t>
        </w:r>
      </w:ins>
      <w:r w:rsidRPr="001B506D">
        <w:t>16</w:t>
      </w:r>
      <w:r w:rsidR="00D13942">
        <w:t>行目</w:t>
      </w:r>
      <w:ins w:id="6849" w:author="IRK" w:date="2020-05-12T14:39:00Z">
        <w:r w:rsidR="00AD48B4">
          <w:rPr>
            <w:rFonts w:hint="eastAsia"/>
          </w:rPr>
          <w:t>]</w:t>
        </w:r>
      </w:ins>
      <w:r w:rsidRPr="001B506D">
        <w:t>)</w:t>
      </w:r>
      <w:r w:rsidRPr="001B506D">
        <w:t>を利用して</w:t>
      </w:r>
      <w:r w:rsidRPr="001B506D">
        <w:t>FACT</w:t>
      </w:r>
      <w:r w:rsidRPr="001B506D">
        <w:t>関数の</w:t>
      </w:r>
      <w:r w:rsidRPr="001B506D">
        <w:t>check</w:t>
      </w:r>
      <w:r w:rsidRPr="001B506D">
        <w:t>メソッドを実行し、</w:t>
      </w:r>
      <w:r w:rsidRPr="001B506D">
        <w:t>UdfUnit</w:t>
      </w:r>
      <w:r w:rsidRPr="001B506D">
        <w:t>を返却させる。</w:t>
      </w:r>
    </w:p>
    <w:p w14:paraId="538CD57B" w14:textId="471B70F6" w:rsidR="001140F8" w:rsidRPr="001B506D" w:rsidRDefault="001140F8" w:rsidP="00F93119">
      <w:r w:rsidRPr="001B506D">
        <w:t>UdfUnit</w:t>
      </w:r>
      <w:r w:rsidRPr="001B506D">
        <w:t>を利用して</w:t>
      </w:r>
      <w:r w:rsidRPr="001B506D">
        <w:t>FACT</w:t>
      </w:r>
      <w:r w:rsidRPr="001B506D">
        <w:t>関数の</w:t>
      </w:r>
      <w:r w:rsidRPr="001B506D">
        <w:t>execute</w:t>
      </w:r>
      <w:r w:rsidRPr="001B506D">
        <w:t>メソッドを実行</w:t>
      </w:r>
      <w:r w:rsidR="00024BE0" w:rsidRPr="001B506D">
        <w:t>(</w:t>
      </w:r>
      <w:ins w:id="6850" w:author="IRK" w:date="2020-05-12T14:39:00Z">
        <w:r w:rsidR="00AD48B4">
          <w:rPr>
            <w:rFonts w:hint="eastAsia"/>
          </w:rPr>
          <w:t>[</w:t>
        </w:r>
      </w:ins>
      <w:r w:rsidR="00024BE0" w:rsidRPr="001B506D">
        <w:t>19</w:t>
      </w:r>
      <w:r w:rsidR="00024BE0">
        <w:t>行目</w:t>
      </w:r>
      <w:ins w:id="6851" w:author="IRK" w:date="2020-05-12T14:39:00Z">
        <w:r w:rsidR="00AD48B4">
          <w:rPr>
            <w:rFonts w:hint="eastAsia"/>
          </w:rPr>
          <w:t>]</w:t>
        </w:r>
      </w:ins>
      <w:r w:rsidR="00024BE0" w:rsidRPr="001B506D">
        <w:t>)</w:t>
      </w:r>
      <w:r w:rsidRPr="001B506D">
        <w:t>する。</w:t>
      </w:r>
    </w:p>
    <w:p w14:paraId="5CE6C1CC" w14:textId="01C0227E" w:rsidR="001140F8" w:rsidRPr="001B506D" w:rsidRDefault="001140F8" w:rsidP="00F93119">
      <w:r w:rsidRPr="001B506D">
        <w:t>TCP</w:t>
      </w:r>
      <w:r w:rsidRPr="001B506D">
        <w:t>コネクタサーバの連結</w:t>
      </w:r>
      <w:r w:rsidRPr="001B506D">
        <w:t>(</w:t>
      </w:r>
      <w:ins w:id="6852" w:author="IRK" w:date="2020-05-12T14:39:00Z">
        <w:r w:rsidR="00AD48B4">
          <w:rPr>
            <w:rFonts w:hint="eastAsia"/>
          </w:rPr>
          <w:t>[</w:t>
        </w:r>
      </w:ins>
      <w:r w:rsidRPr="001B506D">
        <w:t>21</w:t>
      </w:r>
      <w:r w:rsidR="00D13942">
        <w:t>行目</w:t>
      </w:r>
      <w:ins w:id="6853" w:author="IRK" w:date="2020-05-12T14:39:00Z">
        <w:r w:rsidR="00AD48B4">
          <w:rPr>
            <w:rFonts w:hint="eastAsia"/>
          </w:rPr>
          <w:t>]</w:t>
        </w:r>
      </w:ins>
      <w:r w:rsidRPr="001B506D">
        <w:t>)</w:t>
      </w:r>
      <w:r w:rsidRPr="001B506D">
        <w:t>を終了する。</w:t>
      </w:r>
    </w:p>
    <w:p w14:paraId="3C2F99A9" w14:textId="332B83BC" w:rsidR="001140F8" w:rsidRPr="00BC2F1F" w:rsidRDefault="00E953E5" w:rsidP="00F93119">
      <w:pPr>
        <w:pStyle w:val="11"/>
      </w:pPr>
      <w:bookmarkStart w:id="6854" w:name="_Toc34988341"/>
      <w:bookmarkStart w:id="6855" w:name="_Toc40799194"/>
      <w:r w:rsidRPr="00BC2F1F">
        <w:rPr>
          <w:rFonts w:hint="eastAsia"/>
        </w:rPr>
        <w:t>定数</w:t>
      </w:r>
      <w:r w:rsidR="00A76255" w:rsidRPr="00BC2F1F">
        <w:rPr>
          <w:rFonts w:hint="eastAsia"/>
        </w:rPr>
        <w:t>ルールとユーザ定義関数</w:t>
      </w:r>
      <w:bookmarkEnd w:id="6854"/>
      <w:bookmarkEnd w:id="6855"/>
    </w:p>
    <w:p w14:paraId="0926BCEB" w14:textId="49420A40" w:rsidR="00A76255" w:rsidRDefault="00396873" w:rsidP="00F93119">
      <w:pPr>
        <w:rPr>
          <w:rFonts w:ascii="BatangChe" w:eastAsiaTheme="minorEastAsia" w:hAnsi="BatangChe" w:cs="BatangChe"/>
        </w:rPr>
      </w:pPr>
      <w:r>
        <w:rPr>
          <w:rFonts w:hint="eastAsia"/>
        </w:rPr>
        <w:t>この章では定数</w:t>
      </w:r>
      <w:r w:rsidR="00A76255">
        <w:rPr>
          <w:rFonts w:hint="eastAsia"/>
        </w:rPr>
        <w:t>ルール</w:t>
      </w:r>
      <w:r w:rsidR="00F14B4A">
        <w:rPr>
          <w:rFonts w:hint="eastAsia"/>
        </w:rPr>
        <w:t>に</w:t>
      </w:r>
      <w:r w:rsidR="00A76255">
        <w:rPr>
          <w:rFonts w:hint="eastAsia"/>
        </w:rPr>
        <w:t>関してユーザ定義関数を作成する時の</w:t>
      </w:r>
      <w:r w:rsidR="00A76255" w:rsidRPr="004F3FAF">
        <w:rPr>
          <w:rFonts w:hint="eastAsia"/>
        </w:rPr>
        <w:t>留意事項について説明する。</w:t>
      </w:r>
    </w:p>
    <w:p w14:paraId="2E2A32A7" w14:textId="77777777" w:rsidR="00A76255" w:rsidRDefault="00A76255" w:rsidP="00F93119"/>
    <w:p w14:paraId="23E5FBC0" w14:textId="77777777" w:rsidR="00A76255" w:rsidRDefault="00E953E5" w:rsidP="00F93119">
      <w:pPr>
        <w:pStyle w:val="22"/>
      </w:pPr>
      <w:bookmarkStart w:id="6856" w:name="_Toc34988342"/>
      <w:bookmarkStart w:id="6857" w:name="_Toc40799195"/>
      <w:r>
        <w:rPr>
          <w:rFonts w:hint="eastAsia"/>
        </w:rPr>
        <w:t>定数</w:t>
      </w:r>
      <w:r w:rsidR="00A76255">
        <w:rPr>
          <w:rFonts w:hint="eastAsia"/>
        </w:rPr>
        <w:t>ルール</w:t>
      </w:r>
      <w:bookmarkEnd w:id="6856"/>
      <w:bookmarkEnd w:id="6857"/>
    </w:p>
    <w:p w14:paraId="48F7A860" w14:textId="556FC2B8" w:rsidR="00A76255" w:rsidRDefault="00A76255" w:rsidP="00F93119">
      <w:del w:id="6858" w:author="IRK" w:date="2020-03-12T16:24:00Z">
        <w:r w:rsidDel="004316F4">
          <w:rPr>
            <w:rFonts w:hint="eastAsia"/>
          </w:rPr>
          <w:delText>図</w:delText>
        </w:r>
        <w:r w:rsidR="00DE2D7E" w:rsidDel="004316F4">
          <w:rPr>
            <w:rFonts w:hint="eastAsia"/>
          </w:rPr>
          <w:delText>21</w:delText>
        </w:r>
      </w:del>
      <w:ins w:id="6859" w:author="IRK" w:date="2020-03-12T16:24:00Z">
        <w:r w:rsidR="004316F4">
          <w:rPr>
            <w:rFonts w:hint="eastAsia"/>
          </w:rPr>
          <w:t>次の図</w:t>
        </w:r>
      </w:ins>
      <w:r w:rsidR="00024BE0">
        <w:rPr>
          <w:rFonts w:hint="eastAsia"/>
        </w:rPr>
        <w:t>に</w:t>
      </w:r>
      <w:del w:id="6860" w:author="IRK" w:date="2020-04-08T17:19:00Z">
        <w:r w:rsidR="00DE2D7E" w:rsidDel="0076745D">
          <w:rPr>
            <w:rFonts w:hint="eastAsia"/>
          </w:rPr>
          <w:delText>｛</w:delText>
        </w:r>
      </w:del>
      <w:ins w:id="6861" w:author="IRK" w:date="2020-04-08T17:19:00Z">
        <w:r w:rsidR="0076745D">
          <w:rPr>
            <w:rFonts w:hint="eastAsia"/>
          </w:rPr>
          <w:t>{</w:t>
        </w:r>
      </w:ins>
      <w:r w:rsidR="00DE2D7E">
        <w:rPr>
          <w:rFonts w:hint="eastAsia"/>
        </w:rPr>
        <w:t>Commission Rate</w:t>
      </w:r>
      <w:del w:id="6862" w:author="IRK" w:date="2020-04-08T17:19:00Z">
        <w:r w:rsidR="00DE2D7E" w:rsidDel="0076745D">
          <w:rPr>
            <w:rFonts w:hint="eastAsia"/>
          </w:rPr>
          <w:delText>｝</w:delText>
        </w:r>
      </w:del>
      <w:ins w:id="6863" w:author="IRK" w:date="2020-04-08T17:19:00Z">
        <w:r w:rsidR="0076745D">
          <w:rPr>
            <w:rFonts w:hint="eastAsia"/>
          </w:rPr>
          <w:t>}</w:t>
        </w:r>
      </w:ins>
      <w:r w:rsidR="00DE2D7E">
        <w:rPr>
          <w:rFonts w:hint="eastAsia"/>
        </w:rPr>
        <w:t>を</w:t>
      </w:r>
      <w:r w:rsidR="00024BE0">
        <w:rPr>
          <w:rFonts w:hint="eastAsia"/>
        </w:rPr>
        <w:t>示す</w:t>
      </w:r>
      <w:r w:rsidR="00DE2D7E">
        <w:rPr>
          <w:rFonts w:hint="eastAsia"/>
        </w:rPr>
        <w:t>。このルールは</w:t>
      </w:r>
      <w:r w:rsidR="00DE2D7E">
        <w:rPr>
          <w:rFonts w:hint="eastAsia"/>
        </w:rPr>
        <w:t>[Trade Type]</w:t>
      </w:r>
      <w:r w:rsidR="00DE2D7E">
        <w:rPr>
          <w:rFonts w:hint="eastAsia"/>
        </w:rPr>
        <w:t>と</w:t>
      </w:r>
      <w:r w:rsidR="00DE2D7E">
        <w:rPr>
          <w:rFonts w:hint="eastAsia"/>
        </w:rPr>
        <w:t>[</w:t>
      </w:r>
      <w:r w:rsidR="00DE2D7E">
        <w:t>Amount</w:t>
      </w:r>
      <w:r w:rsidR="00DE2D7E">
        <w:rPr>
          <w:rFonts w:hint="eastAsia"/>
        </w:rPr>
        <w:t>]</w:t>
      </w:r>
      <w:r w:rsidR="00DE2D7E">
        <w:rPr>
          <w:rFonts w:hint="eastAsia"/>
        </w:rPr>
        <w:t>という項目を使用する。</w:t>
      </w:r>
    </w:p>
    <w:p w14:paraId="60034A7B" w14:textId="4B60D628" w:rsidR="00DE2D7E" w:rsidRDefault="00DE2D7E" w:rsidP="00F93119">
      <w:pPr>
        <w:rPr>
          <w:ins w:id="6864" w:author="IRK" w:date="2020-03-13T10:36:00Z"/>
        </w:rPr>
      </w:pPr>
      <w:r>
        <w:rPr>
          <w:rFonts w:hint="eastAsia"/>
        </w:rPr>
        <w:t>このルールは呼び出</w:t>
      </w:r>
      <w:r w:rsidR="00594315" w:rsidRPr="00AB2487">
        <w:rPr>
          <w:rFonts w:ascii="ＭＳ Ｐゴシック" w:hAnsi="ＭＳ Ｐゴシック" w:hint="eastAsia"/>
        </w:rPr>
        <w:t>す</w:t>
      </w:r>
      <w:r w:rsidRPr="00AB2487">
        <w:rPr>
          <w:rFonts w:ascii="ＭＳ Ｐゴシック" w:hAnsi="ＭＳ Ｐゴシック" w:hint="eastAsia"/>
        </w:rPr>
        <w:t>度</w:t>
      </w:r>
      <w:r>
        <w:rPr>
          <w:rFonts w:hint="eastAsia"/>
        </w:rPr>
        <w:t>に</w:t>
      </w:r>
      <w:r w:rsidR="00BD4178">
        <w:rPr>
          <w:rFonts w:hint="eastAsia"/>
        </w:rPr>
        <w:t>、</w:t>
      </w:r>
      <w:r>
        <w:rPr>
          <w:rFonts w:hint="eastAsia"/>
        </w:rPr>
        <w:t>この</w:t>
      </w:r>
      <w:r w:rsidR="00594315">
        <w:rPr>
          <w:rFonts w:eastAsiaTheme="minorEastAsia" w:hint="eastAsia"/>
        </w:rPr>
        <w:t>2</w:t>
      </w:r>
      <w:r>
        <w:rPr>
          <w:rFonts w:hint="eastAsia"/>
        </w:rPr>
        <w:t>つの項目の</w:t>
      </w:r>
      <w:r w:rsidR="00144FA3">
        <w:rPr>
          <w:rFonts w:hint="eastAsia"/>
        </w:rPr>
        <w:t>値によって</w:t>
      </w:r>
      <w:r w:rsidR="00594315" w:rsidRPr="00AB2487">
        <w:rPr>
          <w:rFonts w:ascii="ＭＳ Ｐゴシック" w:hAnsi="ＭＳ Ｐゴシック" w:hint="eastAsia"/>
        </w:rPr>
        <w:t>異なる</w:t>
      </w:r>
      <w:r w:rsidR="00144FA3">
        <w:rPr>
          <w:rFonts w:hint="eastAsia"/>
        </w:rPr>
        <w:t>結果を</w:t>
      </w:r>
      <w:r w:rsidR="00594315" w:rsidRPr="00AB2487">
        <w:rPr>
          <w:rFonts w:ascii="ＭＳ Ｐゴシック" w:hAnsi="ＭＳ Ｐゴシック" w:hint="eastAsia"/>
        </w:rPr>
        <w:t>出力する</w:t>
      </w:r>
      <w:r w:rsidR="00144FA3" w:rsidRPr="00AB2487">
        <w:rPr>
          <w:rFonts w:ascii="ＭＳ Ｐゴシック" w:hAnsi="ＭＳ Ｐゴシック" w:hint="eastAsia"/>
        </w:rPr>
        <w:t>可</w:t>
      </w:r>
      <w:r w:rsidR="00144FA3">
        <w:rPr>
          <w:rFonts w:hint="eastAsia"/>
        </w:rPr>
        <w:t>能性</w:t>
      </w:r>
      <w:r w:rsidR="00CD46B7">
        <w:rPr>
          <w:rFonts w:hint="eastAsia"/>
        </w:rPr>
        <w:t>が</w:t>
      </w:r>
      <w:r w:rsidR="00144FA3">
        <w:rPr>
          <w:rFonts w:hint="eastAsia"/>
        </w:rPr>
        <w:t>ある。</w:t>
      </w:r>
    </w:p>
    <w:p w14:paraId="2F100BEE" w14:textId="77777777" w:rsidR="00D50385" w:rsidRPr="00E953E5" w:rsidRDefault="00D50385" w:rsidP="00F93119"/>
    <w:p w14:paraId="794D4831" w14:textId="77777777" w:rsidR="00DE2D7E" w:rsidRDefault="00DE2D7E">
      <w:pPr>
        <w:pStyle w:val="af9"/>
        <w:ind w:left="380" w:hanging="380"/>
      </w:pPr>
      <w:r>
        <w:rPr>
          <w:lang w:eastAsia="ja-JP"/>
        </w:rPr>
        <w:drawing>
          <wp:inline distT="0" distB="0" distL="0" distR="0" wp14:anchorId="044A2F62" wp14:editId="2D08855D">
            <wp:extent cx="6083935" cy="2774315"/>
            <wp:effectExtent l="19050" t="19050" r="12065" b="260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083935" cy="2774315"/>
                    </a:xfrm>
                    <a:prstGeom prst="rect">
                      <a:avLst/>
                    </a:prstGeom>
                    <a:ln w="6350">
                      <a:solidFill>
                        <a:schemeClr val="tx1"/>
                      </a:solidFill>
                    </a:ln>
                  </pic:spPr>
                </pic:pic>
              </a:graphicData>
            </a:graphic>
          </wp:inline>
        </w:drawing>
      </w:r>
    </w:p>
    <w:p w14:paraId="24D77524" w14:textId="6449EA7F" w:rsidR="008A1D73" w:rsidRPr="004F3FAF" w:rsidRDefault="00DE2D7E" w:rsidP="00F93119">
      <w:pPr>
        <w:pStyle w:val="af5"/>
      </w:pPr>
      <w:bookmarkStart w:id="6865" w:name="_Toc40799218"/>
      <w:r w:rsidRPr="004F3FAF">
        <w:t>[</w:t>
      </w:r>
      <w:del w:id="6866" w:author="IRK" w:date="2020-03-12T16:24:00Z">
        <w:r w:rsidRPr="004F3FAF" w:rsidDel="004316F4">
          <w:rPr>
            <w:rFonts w:hint="eastAsia"/>
          </w:rPr>
          <w:delText>図</w:delText>
        </w:r>
        <w:r w:rsidRPr="004F3FAF" w:rsidDel="004316F4">
          <w:delText xml:space="preserve"> </w:delText>
        </w:r>
        <w:r w:rsidR="00E65728" w:rsidRPr="004F3FAF" w:rsidDel="004316F4">
          <w:fldChar w:fldCharType="begin"/>
        </w:r>
        <w:r w:rsidRPr="004F3FAF" w:rsidDel="004316F4">
          <w:delInstrText xml:space="preserve"> SEQ [</w:delInstrText>
        </w:r>
        <w:r w:rsidRPr="004F3FAF" w:rsidDel="004316F4">
          <w:delInstrText>図</w:delInstrText>
        </w:r>
        <w:r w:rsidRPr="004F3FAF" w:rsidDel="004316F4">
          <w:delInstrText xml:space="preserve"> \* ARABIC </w:delInstrText>
        </w:r>
        <w:r w:rsidR="00E65728" w:rsidRPr="004F3FAF" w:rsidDel="004316F4">
          <w:fldChar w:fldCharType="separate"/>
        </w:r>
        <w:r w:rsidR="004E7A9C" w:rsidDel="004316F4">
          <w:rPr>
            <w:noProof/>
          </w:rPr>
          <w:delText>21</w:delText>
        </w:r>
        <w:r w:rsidR="00E65728" w:rsidRPr="004F3FAF" w:rsidDel="004316F4">
          <w:fldChar w:fldCharType="end"/>
        </w:r>
        <w:r w:rsidR="00E35902" w:rsidRPr="00AB2487" w:rsidDel="004316F4">
          <w:rPr>
            <w:rFonts w:ascii="ＭＳ Ｐゴシック" w:hAnsi="ＭＳ Ｐゴシック" w:hint="eastAsia"/>
          </w:rPr>
          <w:delText xml:space="preserve">　</w:delText>
        </w:r>
      </w:del>
      <w:ins w:id="6867" w:author="IRK" w:date="2020-03-12T16:24: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21</w:t>
      </w:r>
      <w:ins w:id="6868" w:author="IRK" w:date="2020-03-12T16:24:00Z">
        <w:r w:rsidR="004316F4">
          <w:fldChar w:fldCharType="end"/>
        </w:r>
        <w:r w:rsidR="004316F4">
          <w:rPr>
            <w:rFonts w:hint="eastAsia"/>
          </w:rPr>
          <w:t xml:space="preserve"> </w:t>
        </w:r>
      </w:ins>
      <w:r w:rsidRPr="00AB2487">
        <w:rPr>
          <w:rFonts w:ascii="ＭＳ Ｐゴシック" w:hAnsi="ＭＳ Ｐゴシック" w:hint="eastAsia"/>
        </w:rPr>
        <w:t>非</w:t>
      </w:r>
      <w:r w:rsidRPr="004F3FAF">
        <w:rPr>
          <w:rFonts w:hint="eastAsia"/>
        </w:rPr>
        <w:t>定数ルール</w:t>
      </w:r>
      <w:r w:rsidRPr="004F3FAF">
        <w:rPr>
          <w:rFonts w:hint="eastAsia"/>
        </w:rPr>
        <w:t>]</w:t>
      </w:r>
      <w:bookmarkEnd w:id="6865"/>
    </w:p>
    <w:p w14:paraId="78B5AAEF" w14:textId="77777777" w:rsidR="00144FA3" w:rsidRDefault="00144FA3" w:rsidP="00F93119"/>
    <w:p w14:paraId="6C6B9040" w14:textId="4B432C75" w:rsidR="00DE04A9" w:rsidRDefault="00144FA3" w:rsidP="00F93119">
      <w:r>
        <w:rPr>
          <w:rFonts w:hint="eastAsia"/>
        </w:rPr>
        <w:t>一方、</w:t>
      </w:r>
      <w:del w:id="6869" w:author="IRK" w:date="2020-03-13T09:12:00Z">
        <w:r w:rsidDel="00D71F97">
          <w:rPr>
            <w:rFonts w:hint="eastAsia"/>
          </w:rPr>
          <w:delText>図</w:delText>
        </w:r>
        <w:r w:rsidDel="00D71F97">
          <w:rPr>
            <w:rFonts w:hint="eastAsia"/>
          </w:rPr>
          <w:delText>2</w:delText>
        </w:r>
        <w:r w:rsidR="00F14B4A" w:rsidDel="00D71F97">
          <w:rPr>
            <w:rFonts w:hint="eastAsia"/>
          </w:rPr>
          <w:delText>2</w:delText>
        </w:r>
      </w:del>
      <w:ins w:id="6870" w:author="IRK" w:date="2020-03-13T09:12:00Z">
        <w:r w:rsidR="00D71F97">
          <w:rPr>
            <w:rFonts w:hint="eastAsia"/>
          </w:rPr>
          <w:t>次の図</w:t>
        </w:r>
      </w:ins>
      <w:r>
        <w:rPr>
          <w:rFonts w:hint="eastAsia"/>
        </w:rPr>
        <w:t>の</w:t>
      </w:r>
      <w:r>
        <w:rPr>
          <w:rFonts w:hint="eastAsia"/>
        </w:rPr>
        <w:t>{ConstantRule}</w:t>
      </w:r>
      <w:r>
        <w:rPr>
          <w:rFonts w:hint="eastAsia"/>
        </w:rPr>
        <w:t>は</w:t>
      </w:r>
      <w:r w:rsidR="00594315" w:rsidRPr="00AB2487">
        <w:rPr>
          <w:rFonts w:ascii="ＭＳ Ｐゴシック" w:hAnsi="ＭＳ Ｐゴシック" w:hint="eastAsia"/>
        </w:rPr>
        <w:t>、</w:t>
      </w:r>
      <w:r w:rsidR="00256F92" w:rsidRPr="00256F92">
        <w:rPr>
          <w:rFonts w:ascii="ＭＳ Ｐゴシック" w:hAnsi="ＭＳ Ｐゴシック" w:hint="eastAsia"/>
        </w:rPr>
        <w:t>いずれの項目も使用しておらず</w:t>
      </w:r>
      <w:r w:rsidR="00DE04A9">
        <w:rPr>
          <w:rFonts w:hint="eastAsia"/>
        </w:rPr>
        <w:t>、他のルールを呼び出していない。このルールは</w:t>
      </w:r>
      <w:r w:rsidR="00594315" w:rsidRPr="00AB2487">
        <w:rPr>
          <w:rFonts w:ascii="ＭＳ Ｐゴシック" w:hAnsi="ＭＳ Ｐゴシック" w:hint="eastAsia"/>
        </w:rPr>
        <w:t>別の</w:t>
      </w:r>
      <w:r w:rsidR="00DE04A9">
        <w:rPr>
          <w:rFonts w:hint="eastAsia"/>
        </w:rPr>
        <w:t>ルールトランザクションで呼び出しても常に</w:t>
      </w:r>
      <w:r w:rsidR="007E1C67">
        <w:rPr>
          <w:rFonts w:hint="eastAsia"/>
        </w:rPr>
        <w:t>同一結果を</w:t>
      </w:r>
      <w:r w:rsidR="00F14B4A">
        <w:rPr>
          <w:rFonts w:hint="eastAsia"/>
        </w:rPr>
        <w:t>出力する</w:t>
      </w:r>
      <w:r w:rsidR="007E1C67">
        <w:rPr>
          <w:rFonts w:hint="eastAsia"/>
        </w:rPr>
        <w:t>。</w:t>
      </w:r>
    </w:p>
    <w:p w14:paraId="7589EA26" w14:textId="69D98403" w:rsidR="007E1C67" w:rsidDel="00166351" w:rsidRDefault="007E1C67" w:rsidP="00F93119">
      <w:pPr>
        <w:rPr>
          <w:del w:id="6871" w:author="IRK" w:date="2020-04-13T12:52:00Z"/>
        </w:rPr>
      </w:pPr>
    </w:p>
    <w:p w14:paraId="46E89A3B" w14:textId="77777777" w:rsidR="007E1C67" w:rsidRDefault="007E1C67">
      <w:pPr>
        <w:pStyle w:val="af9"/>
        <w:ind w:left="380" w:hanging="380"/>
      </w:pPr>
      <w:r>
        <w:rPr>
          <w:rFonts w:hint="eastAsia"/>
          <w:lang w:eastAsia="ja-JP"/>
        </w:rPr>
        <w:drawing>
          <wp:inline distT="0" distB="0" distL="0" distR="0" wp14:anchorId="3AF1148E" wp14:editId="4DAE6846">
            <wp:extent cx="6083935" cy="2404745"/>
            <wp:effectExtent l="19050" t="19050" r="12065" b="146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상수룰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3935" cy="2404745"/>
                    </a:xfrm>
                    <a:prstGeom prst="rect">
                      <a:avLst/>
                    </a:prstGeom>
                    <a:ln w="6350">
                      <a:solidFill>
                        <a:schemeClr val="tx1"/>
                      </a:solidFill>
                    </a:ln>
                  </pic:spPr>
                </pic:pic>
              </a:graphicData>
            </a:graphic>
          </wp:inline>
        </w:drawing>
      </w:r>
    </w:p>
    <w:p w14:paraId="6471AEF6" w14:textId="5559DF46" w:rsidR="007E1C67" w:rsidRDefault="007E1C67" w:rsidP="00F93119">
      <w:pPr>
        <w:pStyle w:val="af5"/>
      </w:pPr>
      <w:bookmarkStart w:id="6872" w:name="_Ref34922712"/>
      <w:bookmarkStart w:id="6873" w:name="_Toc40799219"/>
      <w:r>
        <w:t>[</w:t>
      </w:r>
      <w:del w:id="6874" w:author="IRK" w:date="2020-03-12T16:24:00Z">
        <w:r w:rsidDel="004316F4">
          <w:rPr>
            <w:rFonts w:hint="eastAsia"/>
          </w:rPr>
          <w:delText>図</w:delText>
        </w:r>
        <w:r w:rsidDel="004316F4">
          <w:delText xml:space="preserve"> </w:delText>
        </w:r>
        <w:r w:rsidR="00E65728" w:rsidDel="004316F4">
          <w:fldChar w:fldCharType="begin"/>
        </w:r>
        <w:r w:rsidDel="004316F4">
          <w:delInstrText xml:space="preserve"> SEQ [</w:delInstrText>
        </w:r>
        <w:r w:rsidDel="004316F4">
          <w:delInstrText>図</w:delInstrText>
        </w:r>
        <w:r w:rsidDel="004316F4">
          <w:delInstrText xml:space="preserve"> \* ARABIC </w:delInstrText>
        </w:r>
        <w:r w:rsidR="00E65728" w:rsidDel="004316F4">
          <w:fldChar w:fldCharType="separate"/>
        </w:r>
        <w:r w:rsidR="004E7A9C" w:rsidDel="004316F4">
          <w:rPr>
            <w:noProof/>
          </w:rPr>
          <w:delText>22</w:delText>
        </w:r>
        <w:r w:rsidR="00E65728" w:rsidDel="004316F4">
          <w:fldChar w:fldCharType="end"/>
        </w:r>
        <w:r w:rsidDel="004316F4">
          <w:rPr>
            <w:rFonts w:hint="eastAsia"/>
          </w:rPr>
          <w:delText xml:space="preserve">　</w:delText>
        </w:r>
      </w:del>
      <w:ins w:id="6875" w:author="IRK" w:date="2020-03-12T16:24: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22</w:t>
      </w:r>
      <w:ins w:id="6876" w:author="IRK" w:date="2020-03-12T16:24:00Z">
        <w:r w:rsidR="004316F4">
          <w:fldChar w:fldCharType="end"/>
        </w:r>
        <w:r w:rsidR="004316F4">
          <w:rPr>
            <w:rFonts w:hint="eastAsia"/>
          </w:rPr>
          <w:t xml:space="preserve"> </w:t>
        </w:r>
      </w:ins>
      <w:r>
        <w:rPr>
          <w:rFonts w:hint="eastAsia"/>
        </w:rPr>
        <w:t>定数ルール</w:t>
      </w:r>
      <w:r>
        <w:rPr>
          <w:rFonts w:hint="eastAsia"/>
        </w:rPr>
        <w:t>]</w:t>
      </w:r>
      <w:bookmarkEnd w:id="6872"/>
      <w:bookmarkEnd w:id="6873"/>
    </w:p>
    <w:p w14:paraId="7851F1EC" w14:textId="77777777" w:rsidR="007E1C67" w:rsidRDefault="007E1C67" w:rsidP="00F93119"/>
    <w:p w14:paraId="7ABAF3C6" w14:textId="783F528C" w:rsidR="009E2BFF" w:rsidRDefault="007E1C67" w:rsidP="00F93119">
      <w:del w:id="6877" w:author="IRK" w:date="2020-03-12T16:24:00Z">
        <w:r w:rsidDel="004316F4">
          <w:rPr>
            <w:rFonts w:hint="eastAsia"/>
          </w:rPr>
          <w:delText>図</w:delText>
        </w:r>
        <w:r w:rsidDel="004316F4">
          <w:rPr>
            <w:rFonts w:hint="eastAsia"/>
          </w:rPr>
          <w:delText>22</w:delText>
        </w:r>
      </w:del>
      <w:ins w:id="6878" w:author="IRK" w:date="2020-03-12T16:24:00Z">
        <w:r w:rsidR="004316F4">
          <w:fldChar w:fldCharType="begin"/>
        </w:r>
        <w:r w:rsidR="004316F4">
          <w:instrText xml:space="preserve"> </w:instrText>
        </w:r>
        <w:r w:rsidR="004316F4">
          <w:rPr>
            <w:rFonts w:hint="eastAsia"/>
          </w:rPr>
          <w:instrText>REF _Ref34922712 \h</w:instrText>
        </w:r>
        <w:r w:rsidR="004316F4">
          <w:instrText xml:space="preserve"> </w:instrText>
        </w:r>
      </w:ins>
      <w:r w:rsidR="004316F4">
        <w:fldChar w:fldCharType="separate"/>
      </w:r>
      <w:r w:rsidR="0092459D">
        <w:t>[</w:t>
      </w:r>
      <w:ins w:id="6879" w:author="IRK" w:date="2020-03-12T16:24:00Z">
        <w:r w:rsidR="0092459D">
          <w:rPr>
            <w:rFonts w:hint="eastAsia"/>
          </w:rPr>
          <w:t>図</w:t>
        </w:r>
        <w:r w:rsidR="0092459D">
          <w:rPr>
            <w:rFonts w:hint="eastAsia"/>
          </w:rPr>
          <w:t xml:space="preserve"> </w:t>
        </w:r>
      </w:ins>
      <w:r w:rsidR="0092459D">
        <w:rPr>
          <w:noProof/>
        </w:rPr>
        <w:t>22</w:t>
      </w:r>
      <w:ins w:id="6880" w:author="IRK" w:date="2020-03-12T16:24:00Z">
        <w:r w:rsidR="0092459D">
          <w:rPr>
            <w:rFonts w:hint="eastAsia"/>
          </w:rPr>
          <w:t xml:space="preserve"> </w:t>
        </w:r>
      </w:ins>
      <w:r w:rsidR="0092459D">
        <w:rPr>
          <w:rFonts w:hint="eastAsia"/>
        </w:rPr>
        <w:t>定数ルール</w:t>
      </w:r>
      <w:r w:rsidR="0092459D">
        <w:rPr>
          <w:rFonts w:hint="eastAsia"/>
        </w:rPr>
        <w:t>]</w:t>
      </w:r>
      <w:ins w:id="6881" w:author="IRK" w:date="2020-03-12T16:24:00Z">
        <w:r w:rsidR="004316F4">
          <w:fldChar w:fldCharType="end"/>
        </w:r>
      </w:ins>
      <w:r>
        <w:rPr>
          <w:rFonts w:hint="eastAsia"/>
        </w:rPr>
        <w:t>のようにどのルールや項目</w:t>
      </w:r>
      <w:r w:rsidR="00BD4178">
        <w:rPr>
          <w:rFonts w:hint="eastAsia"/>
        </w:rPr>
        <w:t>も</w:t>
      </w:r>
      <w:r>
        <w:rPr>
          <w:rFonts w:hint="eastAsia"/>
        </w:rPr>
        <w:t>使用してないルールを定数ルールと</w:t>
      </w:r>
      <w:del w:id="6882" w:author="IRK" w:date="2020-03-12T14:21:00Z">
        <w:r w:rsidDel="00C04668">
          <w:rPr>
            <w:rFonts w:hint="eastAsia"/>
          </w:rPr>
          <w:delText>言う</w:delText>
        </w:r>
      </w:del>
      <w:ins w:id="6883" w:author="IRK" w:date="2020-03-12T14:27:00Z">
        <w:r w:rsidR="00802574">
          <w:rPr>
            <w:rFonts w:hint="eastAsia"/>
          </w:rPr>
          <w:t>いう</w:t>
        </w:r>
      </w:ins>
      <w:r>
        <w:rPr>
          <w:rFonts w:hint="eastAsia"/>
        </w:rPr>
        <w:t>。定数ルールは入力値</w:t>
      </w:r>
      <w:r w:rsidR="00677A9E">
        <w:rPr>
          <w:rFonts w:hint="eastAsia"/>
        </w:rPr>
        <w:t>に関係なく、常に同一結果を出すため、ルールエンジンは</w:t>
      </w:r>
      <w:r w:rsidR="00256F92" w:rsidRPr="00256F92">
        <w:rPr>
          <w:rFonts w:hint="eastAsia"/>
        </w:rPr>
        <w:t>初回のみ</w:t>
      </w:r>
      <w:r w:rsidR="009E2BFF">
        <w:rPr>
          <w:rFonts w:hint="eastAsia"/>
        </w:rPr>
        <w:t>定数ルールを実行し</w:t>
      </w:r>
      <w:r w:rsidR="00BD4178">
        <w:rPr>
          <w:rFonts w:hint="eastAsia"/>
        </w:rPr>
        <w:t>、</w:t>
      </w:r>
      <w:r w:rsidR="009E2BFF">
        <w:rPr>
          <w:rFonts w:hint="eastAsia"/>
        </w:rPr>
        <w:t>その結果をキャッシュに保管する。</w:t>
      </w:r>
      <w:r w:rsidR="00594315" w:rsidRPr="00AB2487">
        <w:rPr>
          <w:rFonts w:ascii="ＭＳ Ｐゴシック" w:hAnsi="ＭＳ Ｐゴシック" w:hint="eastAsia"/>
        </w:rPr>
        <w:t>以降</w:t>
      </w:r>
      <w:r w:rsidR="009E2BFF">
        <w:rPr>
          <w:rFonts w:hint="eastAsia"/>
        </w:rPr>
        <w:t>のトランザクションで</w:t>
      </w:r>
      <w:r w:rsidR="00BD4178">
        <w:rPr>
          <w:rFonts w:hint="eastAsia"/>
        </w:rPr>
        <w:t>、</w:t>
      </w:r>
      <w:r w:rsidR="009E2BFF">
        <w:rPr>
          <w:rFonts w:hint="eastAsia"/>
        </w:rPr>
        <w:t>その定数ルールが呼び出されるとルールエンジンはルールを再実行せずに</w:t>
      </w:r>
      <w:r w:rsidR="00256F92" w:rsidRPr="00256F92">
        <w:rPr>
          <w:rFonts w:hint="eastAsia"/>
        </w:rPr>
        <w:t>キャッシュに保管された結果を使用する</w:t>
      </w:r>
      <w:r w:rsidR="009E2BFF">
        <w:rPr>
          <w:rFonts w:hint="eastAsia"/>
        </w:rPr>
        <w:t>。</w:t>
      </w:r>
    </w:p>
    <w:p w14:paraId="7126FBAC" w14:textId="77777777" w:rsidR="009E2BFF" w:rsidRDefault="009E2BFF" w:rsidP="00F93119"/>
    <w:p w14:paraId="7F91E25A" w14:textId="77777777" w:rsidR="009E2BFF" w:rsidRDefault="009E2BFF" w:rsidP="00F93119">
      <w:pPr>
        <w:pStyle w:val="22"/>
      </w:pPr>
      <w:bookmarkStart w:id="6884" w:name="_Toc34988343"/>
      <w:bookmarkStart w:id="6885" w:name="_Toc40799196"/>
      <w:r>
        <w:rPr>
          <w:rFonts w:hint="eastAsia"/>
        </w:rPr>
        <w:t>RANDOM</w:t>
      </w:r>
      <w:r>
        <w:rPr>
          <w:rFonts w:hint="eastAsia"/>
        </w:rPr>
        <w:t>関数</w:t>
      </w:r>
      <w:bookmarkEnd w:id="6884"/>
      <w:bookmarkEnd w:id="6885"/>
    </w:p>
    <w:p w14:paraId="1AA5940E" w14:textId="6CA6F2A9" w:rsidR="009E2BFF" w:rsidRPr="00A53BBB" w:rsidRDefault="009E2BFF" w:rsidP="00F93119">
      <w:pPr>
        <w:rPr>
          <w:rFonts w:eastAsiaTheme="minorEastAsia"/>
        </w:rPr>
      </w:pPr>
      <w:r>
        <w:rPr>
          <w:rFonts w:hint="eastAsia"/>
        </w:rPr>
        <w:t>一般的に関数は同一入力については同一結果を返す。ただし、タイムスタンプなどの乱数を発生する関数の場合、同一</w:t>
      </w:r>
      <w:r w:rsidR="00845D49">
        <w:rPr>
          <w:rFonts w:hint="eastAsia"/>
        </w:rPr>
        <w:t>入力に対しても異なる結果を返す場合もある</w:t>
      </w:r>
      <w:r w:rsidR="00A53BBB" w:rsidRPr="00A53BBB">
        <w:rPr>
          <w:rFonts w:hint="eastAsia"/>
        </w:rPr>
        <w:t>。</w:t>
      </w:r>
      <w:del w:id="6886" w:author="IRK" w:date="2020-03-13T09:06:00Z">
        <w:r w:rsidR="00A53BBB" w:rsidRPr="00A53BBB" w:rsidDel="00F87946">
          <w:rPr>
            <w:rFonts w:hint="eastAsia"/>
          </w:rPr>
          <w:delText>表</w:delText>
        </w:r>
        <w:r w:rsidR="00A53BBB" w:rsidRPr="00A53BBB" w:rsidDel="00F87946">
          <w:rPr>
            <w:rFonts w:hint="eastAsia"/>
          </w:rPr>
          <w:delText>114</w:delText>
        </w:r>
      </w:del>
      <w:ins w:id="6887" w:author="IRK" w:date="2020-03-13T09:06:00Z">
        <w:r w:rsidR="00F87946">
          <w:rPr>
            <w:rFonts w:hint="eastAsia"/>
          </w:rPr>
          <w:t>次の表</w:t>
        </w:r>
      </w:ins>
      <w:r w:rsidR="00A53BBB" w:rsidRPr="00A53BBB">
        <w:rPr>
          <w:rFonts w:hint="eastAsia"/>
        </w:rPr>
        <w:t>は乱数を発生させる</w:t>
      </w:r>
      <w:r w:rsidR="00A53BBB" w:rsidRPr="00A53BBB">
        <w:rPr>
          <w:rFonts w:hint="eastAsia"/>
        </w:rPr>
        <w:t>RANDOM</w:t>
      </w:r>
      <w:r w:rsidR="00A53BBB" w:rsidRPr="00A53BBB">
        <w:rPr>
          <w:rFonts w:hint="eastAsia"/>
        </w:rPr>
        <w:t>ユーザ定義関数のコードである。</w:t>
      </w:r>
    </w:p>
    <w:p w14:paraId="5D2D8C37" w14:textId="77777777" w:rsidR="00845D49" w:rsidRDefault="00845D49" w:rsidP="00F93119"/>
    <w:p w14:paraId="3768FD7C" w14:textId="2BA91F61" w:rsidR="00A53BBB" w:rsidRPr="00A53BBB" w:rsidRDefault="00A53BBB" w:rsidP="00F93119">
      <w:pPr>
        <w:pStyle w:val="af5"/>
        <w:rPr>
          <w:rFonts w:eastAsia="Malgun Gothic"/>
        </w:rPr>
      </w:pPr>
      <w:bookmarkStart w:id="6888" w:name="_Toc40799344"/>
      <w:r>
        <w:rPr>
          <w:rFonts w:hint="eastAsia"/>
        </w:rPr>
        <w:t>[</w:t>
      </w:r>
      <w:del w:id="6889" w:author="IRK" w:date="2020-03-12T16:24:00Z">
        <w:r w:rsidDel="004316F4">
          <w:rPr>
            <w:rFonts w:hint="eastAsia"/>
          </w:rPr>
          <w:delText>表</w:delText>
        </w:r>
        <w:r w:rsidDel="004316F4">
          <w:rPr>
            <w:rFonts w:hint="eastAsia"/>
          </w:rPr>
          <w:delText xml:space="preserve"> </w:delText>
        </w:r>
        <w:r w:rsidR="00E65728" w:rsidDel="004316F4">
          <w:fldChar w:fldCharType="begin"/>
        </w:r>
        <w:r w:rsidDel="004316F4">
          <w:delInstrText xml:space="preserve"> </w:delInstrText>
        </w:r>
        <w:r w:rsidDel="004316F4">
          <w:rPr>
            <w:rFonts w:hint="eastAsia"/>
          </w:rPr>
          <w:delInstrText>SEQ [</w:delInstrText>
        </w:r>
        <w:r w:rsidDel="004316F4">
          <w:rPr>
            <w:rFonts w:hint="eastAsia"/>
          </w:rPr>
          <w:delInstrText>表</w:delInstrText>
        </w:r>
        <w:r w:rsidDel="004316F4">
          <w:rPr>
            <w:rFonts w:hint="eastAsia"/>
          </w:rPr>
          <w:delInstrText xml:space="preserve"> \* ARABIC</w:delInstrText>
        </w:r>
        <w:r w:rsidDel="004316F4">
          <w:delInstrText xml:space="preserve"> </w:delInstrText>
        </w:r>
        <w:r w:rsidR="00E65728" w:rsidDel="004316F4">
          <w:fldChar w:fldCharType="separate"/>
        </w:r>
        <w:r w:rsidR="004E7A9C" w:rsidDel="004316F4">
          <w:rPr>
            <w:noProof/>
          </w:rPr>
          <w:delText>114</w:delText>
        </w:r>
        <w:r w:rsidR="00E65728" w:rsidDel="004316F4">
          <w:fldChar w:fldCharType="end"/>
        </w:r>
      </w:del>
      <w:ins w:id="6890" w:author="IRK" w:date="2020-03-12T16:24:00Z">
        <w:r w:rsidR="004316F4">
          <w:rPr>
            <w:rFonts w:hint="eastAsia"/>
          </w:rPr>
          <w:t>表</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表</w:instrText>
        </w:r>
        <w:r w:rsidR="004316F4">
          <w:rPr>
            <w:rFonts w:hint="eastAsia"/>
          </w:rPr>
          <w:instrText xml:space="preserve"> \* ARABIC</w:instrText>
        </w:r>
        <w:r w:rsidR="004316F4">
          <w:instrText xml:space="preserve"> </w:instrText>
        </w:r>
      </w:ins>
      <w:r w:rsidR="004316F4">
        <w:fldChar w:fldCharType="separate"/>
      </w:r>
      <w:r w:rsidR="0092459D">
        <w:rPr>
          <w:noProof/>
        </w:rPr>
        <w:t>121</w:t>
      </w:r>
      <w:ins w:id="6891" w:author="IRK" w:date="2020-03-12T16:24:00Z">
        <w:r w:rsidR="004316F4">
          <w:fldChar w:fldCharType="end"/>
        </w:r>
      </w:ins>
      <w:r>
        <w:t xml:space="preserve"> RANDOM</w:t>
      </w:r>
      <w:r>
        <w:rPr>
          <w:rFonts w:hint="eastAsia"/>
        </w:rPr>
        <w:t>関数</w:t>
      </w:r>
      <w:r>
        <w:rPr>
          <w:rFonts w:hint="eastAsia"/>
        </w:rPr>
        <w:t>]</w:t>
      </w:r>
      <w:bookmarkEnd w:id="6888"/>
    </w:p>
    <w:tbl>
      <w:tblPr>
        <w:tblStyle w:val="af4"/>
        <w:tblW w:w="0" w:type="auto"/>
        <w:jc w:val="center"/>
        <w:tblLook w:val="04A0" w:firstRow="1" w:lastRow="0" w:firstColumn="1" w:lastColumn="0" w:noHBand="0" w:noVBand="1"/>
        <w:tblPrChange w:id="6892" w:author="IRK" w:date="2020-04-14T16:12:00Z">
          <w:tblPr>
            <w:tblStyle w:val="af4"/>
            <w:tblW w:w="0" w:type="auto"/>
            <w:tblLook w:val="04A0" w:firstRow="1" w:lastRow="0" w:firstColumn="1" w:lastColumn="0" w:noHBand="0" w:noVBand="1"/>
          </w:tblPr>
        </w:tblPrChange>
      </w:tblPr>
      <w:tblGrid>
        <w:gridCol w:w="9724"/>
        <w:tblGridChange w:id="6893">
          <w:tblGrid>
            <w:gridCol w:w="9724"/>
          </w:tblGrid>
        </w:tblGridChange>
      </w:tblGrid>
      <w:tr w:rsidR="00845D49" w14:paraId="1D032B8E" w14:textId="77777777" w:rsidTr="007E6E4B">
        <w:trPr>
          <w:jc w:val="center"/>
        </w:trPr>
        <w:tc>
          <w:tcPr>
            <w:tcW w:w="9724" w:type="dxa"/>
            <w:tcPrChange w:id="6894" w:author="IRK" w:date="2020-04-14T16:12:00Z">
              <w:tcPr>
                <w:tcW w:w="9724" w:type="dxa"/>
              </w:tcPr>
            </w:tcPrChange>
          </w:tcPr>
          <w:p w14:paraId="51D16047" w14:textId="4C03B547" w:rsidR="00845D49" w:rsidRPr="00845D49" w:rsidRDefault="007E6E4B">
            <w:pPr>
              <w:pStyle w:val="1b"/>
              <w:pPrChange w:id="6895" w:author="IRK" w:date="2020-04-14T13:59:00Z">
                <w:pPr>
                  <w:pStyle w:val="aff1"/>
                </w:pPr>
              </w:pPrChange>
            </w:pPr>
            <w:ins w:id="6896" w:author="IRK" w:date="2020-04-14T16:12:00Z">
              <w:r>
                <w:t xml:space="preserve"> </w:t>
              </w:r>
            </w:ins>
            <w:r w:rsidR="00845D49" w:rsidRPr="00845D49">
              <w:t>1 package com.innorules.apiguide.udf;</w:t>
            </w:r>
          </w:p>
          <w:p w14:paraId="686762A6" w14:textId="77777777" w:rsidR="00845D49" w:rsidRPr="00845D49" w:rsidRDefault="00845D49">
            <w:pPr>
              <w:pStyle w:val="1b"/>
              <w:pPrChange w:id="6897" w:author="IRK" w:date="2020-04-14T13:59:00Z">
                <w:pPr>
                  <w:pStyle w:val="aff1"/>
                </w:pPr>
              </w:pPrChange>
            </w:pPr>
            <w:r w:rsidRPr="00845D49">
              <w:t xml:space="preserve"> 2</w:t>
            </w:r>
            <w:del w:id="6898" w:author="IRK" w:date="2020-03-13T10:36:00Z">
              <w:r w:rsidRPr="00845D49" w:rsidDel="00D50385">
                <w:delText xml:space="preserve"> </w:delText>
              </w:r>
            </w:del>
          </w:p>
          <w:p w14:paraId="614078DB" w14:textId="77777777" w:rsidR="00845D49" w:rsidRPr="00845D49" w:rsidRDefault="00845D49">
            <w:pPr>
              <w:pStyle w:val="1b"/>
              <w:pPrChange w:id="6899" w:author="IRK" w:date="2020-04-14T13:59:00Z">
                <w:pPr>
                  <w:pStyle w:val="aff1"/>
                </w:pPr>
              </w:pPrChange>
            </w:pPr>
            <w:r w:rsidRPr="00845D49">
              <w:t xml:space="preserve"> 3 import java.util.*;</w:t>
            </w:r>
          </w:p>
          <w:p w14:paraId="016961BF" w14:textId="77777777" w:rsidR="00845D49" w:rsidRPr="00845D49" w:rsidRDefault="00845D49">
            <w:pPr>
              <w:pStyle w:val="1b"/>
              <w:pPrChange w:id="6900" w:author="IRK" w:date="2020-04-14T13:59:00Z">
                <w:pPr>
                  <w:pStyle w:val="aff1"/>
                </w:pPr>
              </w:pPrChange>
            </w:pPr>
            <w:r w:rsidRPr="00845D49">
              <w:t xml:space="preserve"> 4</w:t>
            </w:r>
            <w:del w:id="6901" w:author="IRK" w:date="2020-03-13T10:36:00Z">
              <w:r w:rsidRPr="00845D49" w:rsidDel="00D50385">
                <w:delText xml:space="preserve"> </w:delText>
              </w:r>
            </w:del>
          </w:p>
          <w:p w14:paraId="42D79D5A" w14:textId="77777777" w:rsidR="00845D49" w:rsidRPr="00845D49" w:rsidRDefault="00845D49">
            <w:pPr>
              <w:pStyle w:val="1b"/>
              <w:pPrChange w:id="6902" w:author="IRK" w:date="2020-04-14T13:59:00Z">
                <w:pPr>
                  <w:pStyle w:val="aff1"/>
                </w:pPr>
              </w:pPrChange>
            </w:pPr>
            <w:r w:rsidRPr="00845D49">
              <w:t xml:space="preserve"> 5 import com.innoexpert.innorulesj.abstractcompiler.*;</w:t>
            </w:r>
          </w:p>
          <w:p w14:paraId="64BC4BAD" w14:textId="77777777" w:rsidR="00845D49" w:rsidRPr="00845D49" w:rsidRDefault="00845D49">
            <w:pPr>
              <w:pStyle w:val="1b"/>
              <w:pPrChange w:id="6903" w:author="IRK" w:date="2020-04-14T13:59:00Z">
                <w:pPr>
                  <w:pStyle w:val="aff1"/>
                </w:pPr>
              </w:pPrChange>
            </w:pPr>
            <w:r w:rsidRPr="00845D49">
              <w:t xml:space="preserve"> 6 import com.innoexpert.innorulesj.exceptions.*;</w:t>
            </w:r>
          </w:p>
          <w:p w14:paraId="26B02A2E" w14:textId="77777777" w:rsidR="00845D49" w:rsidRPr="00845D49" w:rsidRDefault="00845D49">
            <w:pPr>
              <w:pStyle w:val="1b"/>
              <w:pPrChange w:id="6904" w:author="IRK" w:date="2020-04-14T13:59:00Z">
                <w:pPr>
                  <w:pStyle w:val="aff1"/>
                </w:pPr>
              </w:pPrChange>
            </w:pPr>
            <w:r w:rsidRPr="00845D49">
              <w:t xml:space="preserve"> 7 import com.innoexpert.innorulesj.suite.udf.*;</w:t>
            </w:r>
          </w:p>
          <w:p w14:paraId="4F4EE3A1" w14:textId="77777777" w:rsidR="00845D49" w:rsidRPr="00845D49" w:rsidRDefault="00845D49">
            <w:pPr>
              <w:pStyle w:val="1b"/>
              <w:pPrChange w:id="6905" w:author="IRK" w:date="2020-04-14T13:59:00Z">
                <w:pPr>
                  <w:pStyle w:val="aff1"/>
                </w:pPr>
              </w:pPrChange>
            </w:pPr>
            <w:r w:rsidRPr="00845D49">
              <w:t xml:space="preserve"> 8</w:t>
            </w:r>
            <w:del w:id="6906" w:author="IRK" w:date="2020-03-13T10:36:00Z">
              <w:r w:rsidRPr="00845D49" w:rsidDel="00D50385">
                <w:delText xml:space="preserve"> </w:delText>
              </w:r>
            </w:del>
          </w:p>
          <w:p w14:paraId="207F64D1" w14:textId="77777777" w:rsidR="00845D49" w:rsidRPr="00845D49" w:rsidRDefault="00845D49">
            <w:pPr>
              <w:pStyle w:val="1b"/>
              <w:pPrChange w:id="6907" w:author="IRK" w:date="2020-04-14T13:59:00Z">
                <w:pPr>
                  <w:pStyle w:val="aff1"/>
                </w:pPr>
              </w:pPrChange>
            </w:pPr>
            <w:r w:rsidRPr="00845D49">
              <w:t xml:space="preserve"> 9 public class FuncRANDOM implements UserDefinedFunction</w:t>
            </w:r>
          </w:p>
          <w:p w14:paraId="524B6AC9" w14:textId="77777777" w:rsidR="00845D49" w:rsidRPr="00845D49" w:rsidRDefault="00845D49">
            <w:pPr>
              <w:pStyle w:val="1b"/>
              <w:pPrChange w:id="6908" w:author="IRK" w:date="2020-04-14T13:59:00Z">
                <w:pPr>
                  <w:pStyle w:val="aff1"/>
                </w:pPr>
              </w:pPrChange>
            </w:pPr>
            <w:r w:rsidRPr="00845D49">
              <w:t>10 {</w:t>
            </w:r>
          </w:p>
          <w:p w14:paraId="324C7816" w14:textId="77777777" w:rsidR="00845D49" w:rsidRPr="00845D49" w:rsidRDefault="00845D49">
            <w:pPr>
              <w:pStyle w:val="1b"/>
              <w:pPrChange w:id="6909" w:author="IRK" w:date="2020-04-14T13:59:00Z">
                <w:pPr>
                  <w:pStyle w:val="aff1"/>
                </w:pPr>
              </w:pPrChange>
            </w:pPr>
            <w:r w:rsidRPr="00845D49">
              <w:t>11     private static final Random RANDOM = new Random( System.currentTimeMillis() );</w:t>
            </w:r>
          </w:p>
          <w:p w14:paraId="3AA7C061" w14:textId="77777777" w:rsidR="00845D49" w:rsidRPr="00845D49" w:rsidRDefault="00845D49">
            <w:pPr>
              <w:pStyle w:val="1b"/>
              <w:pPrChange w:id="6910" w:author="IRK" w:date="2020-04-14T13:59:00Z">
                <w:pPr>
                  <w:pStyle w:val="aff1"/>
                </w:pPr>
              </w:pPrChange>
            </w:pPr>
            <w:r w:rsidRPr="00845D49">
              <w:t>12</w:t>
            </w:r>
            <w:del w:id="6911" w:author="IRK" w:date="2020-03-13T10:36:00Z">
              <w:r w:rsidRPr="00845D49" w:rsidDel="00D50385">
                <w:delText xml:space="preserve"> </w:delText>
              </w:r>
            </w:del>
          </w:p>
          <w:p w14:paraId="508C21A7" w14:textId="77777777" w:rsidR="00845D49" w:rsidRPr="00845D49" w:rsidRDefault="00845D49">
            <w:pPr>
              <w:pStyle w:val="1b"/>
              <w:pPrChange w:id="6912" w:author="IRK" w:date="2020-04-14T13:59:00Z">
                <w:pPr>
                  <w:pStyle w:val="aff1"/>
                </w:pPr>
              </w:pPrChange>
            </w:pPr>
            <w:r w:rsidRPr="00845D49">
              <w:t>13     public String getName()</w:t>
            </w:r>
          </w:p>
          <w:p w14:paraId="2AF3EA65" w14:textId="77777777" w:rsidR="00845D49" w:rsidRPr="00845D49" w:rsidRDefault="00845D49">
            <w:pPr>
              <w:pStyle w:val="1b"/>
              <w:pPrChange w:id="6913" w:author="IRK" w:date="2020-04-14T13:59:00Z">
                <w:pPr>
                  <w:pStyle w:val="aff1"/>
                </w:pPr>
              </w:pPrChange>
            </w:pPr>
            <w:r w:rsidRPr="00845D49">
              <w:t>14     {</w:t>
            </w:r>
          </w:p>
          <w:p w14:paraId="6A73FFA7" w14:textId="77777777" w:rsidR="00845D49" w:rsidRPr="00845D49" w:rsidRDefault="00845D49">
            <w:pPr>
              <w:pStyle w:val="1b"/>
              <w:pPrChange w:id="6914" w:author="IRK" w:date="2020-04-14T13:59:00Z">
                <w:pPr>
                  <w:pStyle w:val="aff1"/>
                </w:pPr>
              </w:pPrChange>
            </w:pPr>
            <w:r w:rsidRPr="00845D49">
              <w:t>15         return "RANDOM";</w:t>
            </w:r>
          </w:p>
          <w:p w14:paraId="7F239722" w14:textId="77777777" w:rsidR="00845D49" w:rsidRPr="00845D49" w:rsidRDefault="00845D49">
            <w:pPr>
              <w:pStyle w:val="1b"/>
              <w:pPrChange w:id="6915" w:author="IRK" w:date="2020-04-14T13:59:00Z">
                <w:pPr>
                  <w:pStyle w:val="aff1"/>
                </w:pPr>
              </w:pPrChange>
            </w:pPr>
            <w:r w:rsidRPr="00845D49">
              <w:t>16     }</w:t>
            </w:r>
          </w:p>
          <w:p w14:paraId="136A0205" w14:textId="77777777" w:rsidR="00845D49" w:rsidRPr="00845D49" w:rsidRDefault="00845D49">
            <w:pPr>
              <w:pStyle w:val="1b"/>
              <w:pPrChange w:id="6916" w:author="IRK" w:date="2020-04-14T13:59:00Z">
                <w:pPr>
                  <w:pStyle w:val="aff1"/>
                </w:pPr>
              </w:pPrChange>
            </w:pPr>
            <w:r w:rsidRPr="00845D49">
              <w:t>17</w:t>
            </w:r>
            <w:del w:id="6917" w:author="IRK" w:date="2020-03-13T10:36:00Z">
              <w:r w:rsidRPr="00845D49" w:rsidDel="00D50385">
                <w:delText xml:space="preserve"> </w:delText>
              </w:r>
            </w:del>
          </w:p>
          <w:p w14:paraId="64DC274C" w14:textId="77777777" w:rsidR="00845D49" w:rsidRPr="00845D49" w:rsidRDefault="00845D49">
            <w:pPr>
              <w:pStyle w:val="1b"/>
              <w:pPrChange w:id="6918" w:author="IRK" w:date="2020-04-14T13:59:00Z">
                <w:pPr>
                  <w:pStyle w:val="aff1"/>
                </w:pPr>
              </w:pPrChange>
            </w:pPr>
            <w:r w:rsidRPr="00845D49">
              <w:t>18     public Type check( Type[] params, List rules, List items ) throws CompileException</w:t>
            </w:r>
          </w:p>
          <w:p w14:paraId="6CDC7243" w14:textId="77777777" w:rsidR="00845D49" w:rsidRPr="00845D49" w:rsidRDefault="00845D49">
            <w:pPr>
              <w:pStyle w:val="1b"/>
              <w:pPrChange w:id="6919" w:author="IRK" w:date="2020-04-14T13:59:00Z">
                <w:pPr>
                  <w:pStyle w:val="aff1"/>
                </w:pPr>
              </w:pPrChange>
            </w:pPr>
            <w:r w:rsidRPr="00845D49">
              <w:t>19     {</w:t>
            </w:r>
          </w:p>
          <w:p w14:paraId="60186482" w14:textId="77777777" w:rsidR="00845D49" w:rsidRPr="00845D49" w:rsidRDefault="00845D49">
            <w:pPr>
              <w:pStyle w:val="1b"/>
              <w:pPrChange w:id="6920" w:author="IRK" w:date="2020-04-14T13:59:00Z">
                <w:pPr>
                  <w:pStyle w:val="aff1"/>
                </w:pPr>
              </w:pPrChange>
            </w:pPr>
            <w:r w:rsidRPr="00845D49">
              <w:t>20         if( params.length != 0 )</w:t>
            </w:r>
          </w:p>
          <w:p w14:paraId="22D4A5EC" w14:textId="77777777" w:rsidR="00845D49" w:rsidRPr="00845D49" w:rsidRDefault="00845D49">
            <w:pPr>
              <w:pStyle w:val="1b"/>
              <w:pPrChange w:id="6921" w:author="IRK" w:date="2020-04-14T13:59:00Z">
                <w:pPr>
                  <w:pStyle w:val="aff1"/>
                </w:pPr>
              </w:pPrChange>
            </w:pPr>
            <w:r w:rsidRPr="00845D49">
              <w:t>21             throw new CompileException( "Usage: RANDOM()" );</w:t>
            </w:r>
          </w:p>
          <w:p w14:paraId="52EE0847" w14:textId="77777777" w:rsidR="00845D49" w:rsidRPr="00845D49" w:rsidRDefault="00845D49">
            <w:pPr>
              <w:pStyle w:val="1b"/>
              <w:pPrChange w:id="6922" w:author="IRK" w:date="2020-04-14T13:59:00Z">
                <w:pPr>
                  <w:pStyle w:val="aff1"/>
                </w:pPr>
              </w:pPrChange>
            </w:pPr>
            <w:r w:rsidRPr="00845D49">
              <w:t>22         return TypeImpl.NUMBER;</w:t>
            </w:r>
          </w:p>
          <w:p w14:paraId="10C078D1" w14:textId="77777777" w:rsidR="00845D49" w:rsidRPr="00845D49" w:rsidRDefault="00845D49">
            <w:pPr>
              <w:pStyle w:val="1b"/>
              <w:pPrChange w:id="6923" w:author="IRK" w:date="2020-04-14T13:59:00Z">
                <w:pPr>
                  <w:pStyle w:val="aff1"/>
                </w:pPr>
              </w:pPrChange>
            </w:pPr>
            <w:r w:rsidRPr="00845D49">
              <w:t>23     }</w:t>
            </w:r>
          </w:p>
          <w:p w14:paraId="42E7A86B" w14:textId="77777777" w:rsidR="00845D49" w:rsidRPr="00845D49" w:rsidRDefault="00845D49">
            <w:pPr>
              <w:pStyle w:val="1b"/>
              <w:pPrChange w:id="6924" w:author="IRK" w:date="2020-04-14T13:59:00Z">
                <w:pPr>
                  <w:pStyle w:val="aff1"/>
                </w:pPr>
              </w:pPrChange>
            </w:pPr>
            <w:r w:rsidRPr="00845D49">
              <w:t xml:space="preserve">24 </w:t>
            </w:r>
          </w:p>
          <w:p w14:paraId="4C34D714" w14:textId="77777777" w:rsidR="00200F1F" w:rsidRDefault="00845D49">
            <w:pPr>
              <w:pStyle w:val="1b"/>
              <w:pPrChange w:id="6925" w:author="IRK" w:date="2020-04-14T13:59:00Z">
                <w:pPr>
                  <w:pStyle w:val="aff1"/>
                </w:pPr>
              </w:pPrChange>
            </w:pPr>
            <w:r w:rsidRPr="00845D49">
              <w:t>25     public Object execute( Engine engine, Object[] params ) throws</w:t>
            </w:r>
          </w:p>
          <w:p w14:paraId="222BFBAD" w14:textId="77777777" w:rsidR="00845D49" w:rsidRPr="00845D49" w:rsidRDefault="00845D49">
            <w:pPr>
              <w:pStyle w:val="1b"/>
              <w:pPrChange w:id="6926" w:author="IRK" w:date="2020-04-14T13:59:00Z">
                <w:pPr>
                  <w:pStyle w:val="aff1"/>
                </w:pPr>
              </w:pPrChange>
            </w:pPr>
            <w:r w:rsidRPr="00845D49">
              <w:t xml:space="preserve"> UserDefinedFunctionException</w:t>
            </w:r>
          </w:p>
          <w:p w14:paraId="0C62D46C" w14:textId="77777777" w:rsidR="00845D49" w:rsidRPr="00845D49" w:rsidRDefault="00845D49">
            <w:pPr>
              <w:pStyle w:val="1b"/>
              <w:pPrChange w:id="6927" w:author="IRK" w:date="2020-04-14T13:59:00Z">
                <w:pPr>
                  <w:pStyle w:val="aff1"/>
                </w:pPr>
              </w:pPrChange>
            </w:pPr>
            <w:r w:rsidRPr="00845D49">
              <w:t>26     {</w:t>
            </w:r>
          </w:p>
          <w:p w14:paraId="467BEC08" w14:textId="77777777" w:rsidR="00845D49" w:rsidRPr="00845D49" w:rsidRDefault="00845D49">
            <w:pPr>
              <w:pStyle w:val="1b"/>
              <w:pPrChange w:id="6928" w:author="IRK" w:date="2020-04-14T13:59:00Z">
                <w:pPr>
                  <w:pStyle w:val="aff1"/>
                </w:pPr>
              </w:pPrChange>
            </w:pPr>
            <w:r w:rsidRPr="00845D49">
              <w:t>27         return Double.valueOf( RANDOM.nextDouble() );</w:t>
            </w:r>
          </w:p>
          <w:p w14:paraId="1B1ABC9C" w14:textId="77777777" w:rsidR="00845D49" w:rsidRPr="00845D49" w:rsidRDefault="00845D49">
            <w:pPr>
              <w:pStyle w:val="1b"/>
              <w:pPrChange w:id="6929" w:author="IRK" w:date="2020-04-14T13:59:00Z">
                <w:pPr>
                  <w:pStyle w:val="aff1"/>
                </w:pPr>
              </w:pPrChange>
            </w:pPr>
            <w:r w:rsidRPr="00845D49">
              <w:t>28     }</w:t>
            </w:r>
          </w:p>
          <w:p w14:paraId="6BC26E02" w14:textId="77777777" w:rsidR="00845D49" w:rsidRDefault="00845D49">
            <w:pPr>
              <w:pStyle w:val="1b"/>
              <w:pPrChange w:id="6930" w:author="IRK" w:date="2020-04-14T13:59:00Z">
                <w:pPr>
                  <w:pStyle w:val="aff1"/>
                </w:pPr>
              </w:pPrChange>
            </w:pPr>
            <w:r w:rsidRPr="00845D49">
              <w:t>29 }</w:t>
            </w:r>
          </w:p>
        </w:tc>
      </w:tr>
    </w:tbl>
    <w:p w14:paraId="1DAA9E8F" w14:textId="77777777" w:rsidR="00845D49" w:rsidRDefault="00845D49" w:rsidP="00F93119"/>
    <w:p w14:paraId="3591A1BA" w14:textId="0446DC8A" w:rsidR="007F33D9" w:rsidRDefault="00562329" w:rsidP="00F93119">
      <w:r>
        <w:rPr>
          <w:rFonts w:eastAsia="Malgun Gothic" w:hint="eastAsia"/>
        </w:rPr>
        <w:t>FuncR</w:t>
      </w:r>
      <w:r w:rsidR="000854A2">
        <w:rPr>
          <w:rFonts w:eastAsia="Malgun Gothic"/>
        </w:rPr>
        <w:t>ANDOM</w:t>
      </w:r>
      <w:r>
        <w:rPr>
          <w:rFonts w:hint="eastAsia"/>
        </w:rPr>
        <w:t>クラスをクラス</w:t>
      </w:r>
      <w:r w:rsidR="00594315" w:rsidRPr="00AB2487">
        <w:rPr>
          <w:rFonts w:ascii="ＭＳ Ｐゴシック" w:hAnsi="ＭＳ Ｐゴシック" w:hint="eastAsia"/>
        </w:rPr>
        <w:t>パス</w:t>
      </w:r>
      <w:r>
        <w:rPr>
          <w:rFonts w:hint="eastAsia"/>
        </w:rPr>
        <w:t>に位置</w:t>
      </w:r>
      <w:r w:rsidR="00594315" w:rsidRPr="00AB2487">
        <w:rPr>
          <w:rFonts w:ascii="ＭＳ Ｐゴシック" w:hAnsi="ＭＳ Ｐゴシック" w:hint="eastAsia"/>
        </w:rPr>
        <w:t>させ、</w:t>
      </w:r>
      <w:r w:rsidRPr="00AB2487">
        <w:rPr>
          <w:rFonts w:ascii="ＭＳ Ｐゴシック" w:hAnsi="ＭＳ Ｐゴシック" w:hint="eastAsia"/>
        </w:rPr>
        <w:t>イ</w:t>
      </w:r>
      <w:r>
        <w:rPr>
          <w:rFonts w:hint="eastAsia"/>
        </w:rPr>
        <w:t>ノルールズシステム設定ファイルの</w:t>
      </w:r>
      <w:r w:rsidR="000854A2">
        <w:rPr>
          <w:rFonts w:hint="eastAsia"/>
        </w:rPr>
        <w:t>user-defined-function</w:t>
      </w:r>
      <w:r w:rsidR="000854A2">
        <w:rPr>
          <w:rFonts w:hint="eastAsia"/>
        </w:rPr>
        <w:t>に該当</w:t>
      </w:r>
      <w:r w:rsidR="00594315" w:rsidRPr="00AB2487">
        <w:rPr>
          <w:rFonts w:ascii="ＭＳ Ｐゴシック" w:hAnsi="ＭＳ Ｐゴシック" w:hint="eastAsia"/>
        </w:rPr>
        <w:t>パス</w:t>
      </w:r>
      <w:r w:rsidR="000854A2" w:rsidRPr="00AB2487">
        <w:rPr>
          <w:rFonts w:ascii="ＭＳ Ｐゴシック" w:hAnsi="ＭＳ Ｐゴシック" w:hint="eastAsia"/>
        </w:rPr>
        <w:t>を</w:t>
      </w:r>
      <w:r w:rsidR="000854A2">
        <w:rPr>
          <w:rFonts w:hint="eastAsia"/>
        </w:rPr>
        <w:t>追加して</w:t>
      </w:r>
      <w:r w:rsidR="000854A2">
        <w:rPr>
          <w:rFonts w:hint="eastAsia"/>
        </w:rPr>
        <w:t>RANDOM</w:t>
      </w:r>
      <w:r w:rsidR="000854A2">
        <w:rPr>
          <w:rFonts w:hint="eastAsia"/>
        </w:rPr>
        <w:t>関数を登録</w:t>
      </w:r>
      <w:r w:rsidR="008938EF">
        <w:rPr>
          <w:rFonts w:hint="eastAsia"/>
        </w:rPr>
        <w:t>する</w:t>
      </w:r>
      <w:r w:rsidR="000854A2">
        <w:rPr>
          <w:rFonts w:hint="eastAsia"/>
        </w:rPr>
        <w:t>。</w:t>
      </w:r>
      <w:del w:id="6931" w:author="IRK" w:date="2020-03-13T09:12:00Z">
        <w:r w:rsidR="000854A2" w:rsidDel="00D71F97">
          <w:rPr>
            <w:rFonts w:hint="eastAsia"/>
          </w:rPr>
          <w:delText>図</w:delText>
        </w:r>
        <w:r w:rsidR="007F33D9" w:rsidDel="00D71F97">
          <w:rPr>
            <w:rFonts w:hint="eastAsia"/>
          </w:rPr>
          <w:delText>23</w:delText>
        </w:r>
      </w:del>
      <w:ins w:id="6932" w:author="IRK" w:date="2020-03-13T09:12:00Z">
        <w:r w:rsidR="00D71F97">
          <w:rPr>
            <w:rFonts w:hint="eastAsia"/>
          </w:rPr>
          <w:t>次の図</w:t>
        </w:r>
      </w:ins>
      <w:r w:rsidR="007F33D9">
        <w:rPr>
          <w:rFonts w:hint="eastAsia"/>
        </w:rPr>
        <w:t>は</w:t>
      </w:r>
      <w:r w:rsidR="007F33D9">
        <w:rPr>
          <w:rFonts w:hint="eastAsia"/>
        </w:rPr>
        <w:t>RANDOM</w:t>
      </w:r>
      <w:r w:rsidR="007F33D9">
        <w:rPr>
          <w:rFonts w:hint="eastAsia"/>
        </w:rPr>
        <w:t>関数を使用する</w:t>
      </w:r>
      <w:r w:rsidR="007F33D9">
        <w:rPr>
          <w:rFonts w:hint="eastAsia"/>
        </w:rPr>
        <w:t>{</w:t>
      </w:r>
      <w:r w:rsidR="007F33D9">
        <w:t>CallRANDOM</w:t>
      </w:r>
      <w:r w:rsidR="007F33D9">
        <w:rPr>
          <w:rFonts w:hint="eastAsia"/>
        </w:rPr>
        <w:t>}</w:t>
      </w:r>
      <w:r w:rsidR="007F33D9">
        <w:rPr>
          <w:rFonts w:hint="eastAsia"/>
        </w:rPr>
        <w:t>ルールである。</w:t>
      </w:r>
    </w:p>
    <w:p w14:paraId="2EF624E1" w14:textId="77777777" w:rsidR="000854A2" w:rsidRDefault="000854A2" w:rsidP="00F93119"/>
    <w:p w14:paraId="33F18A14" w14:textId="77777777" w:rsidR="000854A2" w:rsidRDefault="000854A2">
      <w:pPr>
        <w:pStyle w:val="af9"/>
        <w:ind w:left="380" w:hanging="380"/>
      </w:pPr>
      <w:r>
        <w:rPr>
          <w:lang w:eastAsia="ja-JP"/>
        </w:rPr>
        <w:drawing>
          <wp:inline distT="0" distB="0" distL="0" distR="0" wp14:anchorId="36E3135B" wp14:editId="406A604D">
            <wp:extent cx="6083935" cy="1556385"/>
            <wp:effectExtent l="19050" t="19050" r="12065" b="2476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083935" cy="1556385"/>
                    </a:xfrm>
                    <a:prstGeom prst="rect">
                      <a:avLst/>
                    </a:prstGeom>
                    <a:ln w="6350">
                      <a:solidFill>
                        <a:schemeClr val="tx1"/>
                      </a:solidFill>
                    </a:ln>
                  </pic:spPr>
                </pic:pic>
              </a:graphicData>
            </a:graphic>
          </wp:inline>
        </w:drawing>
      </w:r>
    </w:p>
    <w:p w14:paraId="544AFFE6" w14:textId="40E85FB8" w:rsidR="000854A2" w:rsidRDefault="000854A2" w:rsidP="00F93119">
      <w:pPr>
        <w:pStyle w:val="af5"/>
      </w:pPr>
      <w:bookmarkStart w:id="6933" w:name="_Ref34983245"/>
      <w:bookmarkStart w:id="6934" w:name="_Ref34983307"/>
      <w:bookmarkStart w:id="6935" w:name="_Toc40799220"/>
      <w:r>
        <w:t>[</w:t>
      </w:r>
      <w:del w:id="6936" w:author="IRK" w:date="2020-03-12T16:25:00Z">
        <w:r w:rsidDel="004316F4">
          <w:rPr>
            <w:rFonts w:hint="eastAsia"/>
          </w:rPr>
          <w:delText>図</w:delText>
        </w:r>
        <w:r w:rsidDel="004316F4">
          <w:delText xml:space="preserve"> </w:delText>
        </w:r>
        <w:r w:rsidR="00E65728" w:rsidDel="004316F4">
          <w:fldChar w:fldCharType="begin"/>
        </w:r>
        <w:r w:rsidDel="004316F4">
          <w:delInstrText xml:space="preserve"> SEQ [</w:delInstrText>
        </w:r>
        <w:r w:rsidDel="004316F4">
          <w:delInstrText>図</w:delInstrText>
        </w:r>
        <w:r w:rsidDel="004316F4">
          <w:delInstrText xml:space="preserve"> \* ARABIC </w:delInstrText>
        </w:r>
        <w:r w:rsidR="00E65728" w:rsidDel="004316F4">
          <w:fldChar w:fldCharType="separate"/>
        </w:r>
        <w:r w:rsidR="004E7A9C" w:rsidDel="004316F4">
          <w:rPr>
            <w:noProof/>
          </w:rPr>
          <w:delText>23</w:delText>
        </w:r>
        <w:r w:rsidR="00E65728" w:rsidDel="004316F4">
          <w:fldChar w:fldCharType="end"/>
        </w:r>
        <w:r w:rsidDel="004316F4">
          <w:rPr>
            <w:rFonts w:hint="eastAsia"/>
          </w:rPr>
          <w:delText xml:space="preserve">　</w:delText>
        </w:r>
      </w:del>
      <w:ins w:id="6937" w:author="IRK" w:date="2020-03-12T16:25: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23</w:t>
      </w:r>
      <w:ins w:id="6938" w:author="IRK" w:date="2020-03-12T16:25:00Z">
        <w:r w:rsidR="004316F4">
          <w:fldChar w:fldCharType="end"/>
        </w:r>
        <w:r w:rsidR="004316F4">
          <w:rPr>
            <w:rFonts w:hint="eastAsia"/>
          </w:rPr>
          <w:t xml:space="preserve"> </w:t>
        </w:r>
      </w:ins>
      <w:r w:rsidR="007F33D9">
        <w:t>CallRANDOM</w:t>
      </w:r>
      <w:r w:rsidR="007F33D9">
        <w:rPr>
          <w:rFonts w:hint="eastAsia"/>
        </w:rPr>
        <w:t>ルール</w:t>
      </w:r>
      <w:r w:rsidR="007F33D9">
        <w:rPr>
          <w:rFonts w:hint="eastAsia"/>
        </w:rPr>
        <w:t>]</w:t>
      </w:r>
      <w:bookmarkEnd w:id="6933"/>
      <w:bookmarkEnd w:id="6934"/>
      <w:bookmarkEnd w:id="6935"/>
    </w:p>
    <w:p w14:paraId="5C480434" w14:textId="77777777" w:rsidR="007F33D9" w:rsidRDefault="007F33D9" w:rsidP="00F93119"/>
    <w:p w14:paraId="51D61D13" w14:textId="324DE4D5" w:rsidR="007F33D9" w:rsidRDefault="007F33D9" w:rsidP="00F93119">
      <w:r>
        <w:rPr>
          <w:rFonts w:hint="eastAsia"/>
        </w:rPr>
        <w:t>このルールを実行する場合、常に異なる乱数を返す。</w:t>
      </w:r>
      <w:del w:id="6939" w:author="IRK" w:date="2020-03-13T09:12:00Z">
        <w:r w:rsidDel="00D71F97">
          <w:rPr>
            <w:rFonts w:hint="eastAsia"/>
          </w:rPr>
          <w:delText>図</w:delText>
        </w:r>
        <w:r w:rsidDel="00D71F97">
          <w:rPr>
            <w:rFonts w:hint="eastAsia"/>
          </w:rPr>
          <w:delText>24</w:delText>
        </w:r>
      </w:del>
      <w:ins w:id="6940" w:author="IRK" w:date="2020-03-13T09:12:00Z">
        <w:r w:rsidR="00D71F97">
          <w:rPr>
            <w:rFonts w:hint="eastAsia"/>
          </w:rPr>
          <w:t>次の図</w:t>
        </w:r>
      </w:ins>
      <w:r>
        <w:rPr>
          <w:rFonts w:hint="eastAsia"/>
        </w:rPr>
        <w:t>は</w:t>
      </w:r>
      <w:r>
        <w:rPr>
          <w:rFonts w:hint="eastAsia"/>
        </w:rPr>
        <w:t>{</w:t>
      </w:r>
      <w:r>
        <w:t>CallRANDOM</w:t>
      </w:r>
      <w:r>
        <w:rPr>
          <w:rFonts w:hint="eastAsia"/>
        </w:rPr>
        <w:t>}</w:t>
      </w:r>
      <w:r>
        <w:rPr>
          <w:rFonts w:hint="eastAsia"/>
        </w:rPr>
        <w:t>ルールをテストした結果である。</w:t>
      </w:r>
      <w:ins w:id="6941" w:author="IRK" w:date="2020-03-13T09:12:00Z">
        <w:r w:rsidR="00D71F97">
          <w:rPr>
            <w:rFonts w:hint="eastAsia"/>
          </w:rPr>
          <w:t>次の</w:t>
        </w:r>
      </w:ins>
      <w:r>
        <w:rPr>
          <w:rFonts w:hint="eastAsia"/>
        </w:rPr>
        <w:t>図の右側の上段のルール実行経路のチェック</w:t>
      </w:r>
      <w:r w:rsidR="00DB7ADE">
        <w:rPr>
          <w:rFonts w:hint="eastAsia"/>
        </w:rPr>
        <w:t>ボックス</w:t>
      </w:r>
      <w:r w:rsidR="00594315" w:rsidRPr="00AB2487">
        <w:rPr>
          <w:rFonts w:ascii="ＭＳ Ｐゴシック" w:hAnsi="ＭＳ Ｐゴシック" w:hint="eastAsia"/>
        </w:rPr>
        <w:t>は</w:t>
      </w:r>
      <w:r w:rsidR="00DB7ADE" w:rsidRPr="00AB2487">
        <w:rPr>
          <w:rFonts w:ascii="ＭＳ Ｐゴシック" w:hAnsi="ＭＳ Ｐゴシック" w:hint="eastAsia"/>
        </w:rPr>
        <w:t>チ</w:t>
      </w:r>
      <w:r w:rsidR="00DB7ADE">
        <w:rPr>
          <w:rFonts w:hint="eastAsia"/>
        </w:rPr>
        <w:t>ェック</w:t>
      </w:r>
      <w:r w:rsidR="00256F92">
        <w:rPr>
          <w:rFonts w:hint="eastAsia"/>
        </w:rPr>
        <w:t>しない</w:t>
      </w:r>
      <w:r w:rsidR="008938EF">
        <w:rPr>
          <w:rFonts w:hint="eastAsia"/>
        </w:rPr>
        <w:t>こと</w:t>
      </w:r>
      <w:r w:rsidR="00DB7ADE">
        <w:rPr>
          <w:rFonts w:hint="eastAsia"/>
        </w:rPr>
        <w:t>。</w:t>
      </w:r>
    </w:p>
    <w:p w14:paraId="1E26481B" w14:textId="77777777" w:rsidR="007F33D9" w:rsidRDefault="007F33D9" w:rsidP="00F93119"/>
    <w:p w14:paraId="3DA9045B" w14:textId="77777777" w:rsidR="007F33D9" w:rsidRDefault="007F33D9">
      <w:pPr>
        <w:pStyle w:val="af9"/>
        <w:ind w:left="380" w:hanging="380"/>
      </w:pPr>
      <w:r w:rsidRPr="007F33D9">
        <w:rPr>
          <w:lang w:eastAsia="ja-JP"/>
        </w:rPr>
        <w:drawing>
          <wp:inline distT="0" distB="0" distL="0" distR="0" wp14:anchorId="4BFD466F" wp14:editId="4E83EFB5">
            <wp:extent cx="6049010" cy="1357941"/>
            <wp:effectExtent l="19050" t="19050" r="8890" b="13970"/>
            <wp:docPr id="2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49010" cy="1357941"/>
                    </a:xfrm>
                    <a:prstGeom prst="rect">
                      <a:avLst/>
                    </a:prstGeom>
                    <a:ln w="6350">
                      <a:solidFill>
                        <a:schemeClr val="tx1"/>
                      </a:solidFill>
                    </a:ln>
                  </pic:spPr>
                </pic:pic>
              </a:graphicData>
            </a:graphic>
          </wp:inline>
        </w:drawing>
      </w:r>
    </w:p>
    <w:p w14:paraId="1818FB04" w14:textId="58D68D47" w:rsidR="007F33D9" w:rsidRDefault="007F33D9" w:rsidP="00F93119">
      <w:pPr>
        <w:pStyle w:val="af5"/>
      </w:pPr>
      <w:bookmarkStart w:id="6942" w:name="_Ref34983192"/>
      <w:bookmarkStart w:id="6943" w:name="_Toc40799221"/>
      <w:r w:rsidRPr="00396873">
        <w:t>[</w:t>
      </w:r>
      <w:del w:id="6944" w:author="IRK" w:date="2020-03-12T16:25:00Z">
        <w:r w:rsidRPr="00396873" w:rsidDel="004316F4">
          <w:rPr>
            <w:rFonts w:hint="eastAsia"/>
          </w:rPr>
          <w:delText>図</w:delText>
        </w:r>
        <w:r w:rsidRPr="00396873" w:rsidDel="004316F4">
          <w:delText xml:space="preserve"> </w:delText>
        </w:r>
        <w:r w:rsidR="00E65728" w:rsidRPr="00396873" w:rsidDel="004316F4">
          <w:fldChar w:fldCharType="begin"/>
        </w:r>
        <w:r w:rsidRPr="00396873" w:rsidDel="004316F4">
          <w:delInstrText xml:space="preserve"> SEQ [</w:delInstrText>
        </w:r>
        <w:r w:rsidRPr="00396873" w:rsidDel="004316F4">
          <w:delInstrText>図</w:delInstrText>
        </w:r>
        <w:r w:rsidRPr="00396873" w:rsidDel="004316F4">
          <w:delInstrText xml:space="preserve"> \* ARABIC </w:delInstrText>
        </w:r>
        <w:r w:rsidR="00E65728" w:rsidRPr="00396873" w:rsidDel="004316F4">
          <w:fldChar w:fldCharType="separate"/>
        </w:r>
        <w:r w:rsidR="004E7A9C" w:rsidDel="004316F4">
          <w:rPr>
            <w:noProof/>
          </w:rPr>
          <w:delText>24</w:delText>
        </w:r>
        <w:r w:rsidR="00E65728" w:rsidRPr="00396873" w:rsidDel="004316F4">
          <w:fldChar w:fldCharType="end"/>
        </w:r>
        <w:r w:rsidRPr="00396873" w:rsidDel="004316F4">
          <w:rPr>
            <w:rFonts w:hint="eastAsia"/>
          </w:rPr>
          <w:delText xml:space="preserve">　</w:delText>
        </w:r>
      </w:del>
      <w:ins w:id="6945" w:author="IRK" w:date="2020-03-12T16:25: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24</w:t>
      </w:r>
      <w:ins w:id="6946" w:author="IRK" w:date="2020-03-12T16:25:00Z">
        <w:r w:rsidR="004316F4">
          <w:fldChar w:fldCharType="end"/>
        </w:r>
        <w:r w:rsidR="004316F4">
          <w:rPr>
            <w:rFonts w:hint="eastAsia"/>
          </w:rPr>
          <w:t xml:space="preserve"> </w:t>
        </w:r>
      </w:ins>
      <w:r w:rsidRPr="00396873">
        <w:rPr>
          <w:rFonts w:hint="eastAsia"/>
        </w:rPr>
        <w:t>ルール実行結果</w:t>
      </w:r>
      <w:r w:rsidRPr="00396873">
        <w:rPr>
          <w:rFonts w:hint="eastAsia"/>
        </w:rPr>
        <w:t>]</w:t>
      </w:r>
      <w:bookmarkEnd w:id="6942"/>
      <w:bookmarkEnd w:id="6943"/>
    </w:p>
    <w:p w14:paraId="116287C5" w14:textId="77777777" w:rsidR="007F33D9" w:rsidRDefault="007F33D9" w:rsidP="00F93119"/>
    <w:p w14:paraId="0BFF56B4" w14:textId="30185723" w:rsidR="007F33D9" w:rsidRPr="004F3FAF" w:rsidRDefault="00DB7ADE" w:rsidP="00F93119">
      <w:r>
        <w:rPr>
          <w:rFonts w:hint="eastAsia"/>
        </w:rPr>
        <w:t>テストの結果はユーザごとに異なる可能性があるが</w:t>
      </w:r>
      <w:r w:rsidR="008938EF">
        <w:rPr>
          <w:rFonts w:hint="eastAsia"/>
        </w:rPr>
        <w:t>、</w:t>
      </w:r>
      <w:r w:rsidR="00256F92" w:rsidRPr="00256F92">
        <w:rPr>
          <w:rFonts w:hint="eastAsia"/>
        </w:rPr>
        <w:t>ビルダーサーバを含むルールランタイムシステムの</w:t>
      </w:r>
      <w:del w:id="6947" w:author="IRK" w:date="2020-03-12T14:47:00Z">
        <w:r w:rsidR="00256F92" w:rsidRPr="00256F92" w:rsidDel="00C02B5D">
          <w:rPr>
            <w:rFonts w:hint="eastAsia"/>
          </w:rPr>
          <w:delText>リスタート</w:delText>
        </w:r>
      </w:del>
      <w:ins w:id="6948" w:author="IRK" w:date="2020-03-12T14:47:00Z">
        <w:r w:rsidR="00C02B5D">
          <w:rPr>
            <w:rFonts w:hint="eastAsia"/>
          </w:rPr>
          <w:t>再起動</w:t>
        </w:r>
      </w:ins>
      <w:r w:rsidR="00256F92" w:rsidRPr="00256F92">
        <w:rPr>
          <w:rFonts w:hint="eastAsia"/>
        </w:rPr>
        <w:t>前までは結果に変化ないことが確認できる</w:t>
      </w:r>
      <w:r>
        <w:rPr>
          <w:rFonts w:hint="eastAsia"/>
        </w:rPr>
        <w:t>。これはこのルールが項目や他のルールを使用しないため</w:t>
      </w:r>
      <w:r w:rsidR="00823C2F">
        <w:rPr>
          <w:rFonts w:hint="eastAsia"/>
        </w:rPr>
        <w:t>、</w:t>
      </w:r>
      <w:r>
        <w:rPr>
          <w:rFonts w:hint="eastAsia"/>
        </w:rPr>
        <w:t>ルールエンジンはこのルールを</w:t>
      </w:r>
      <w:r w:rsidR="00396873">
        <w:rPr>
          <w:rFonts w:hint="eastAsia"/>
        </w:rPr>
        <w:t>定数</w:t>
      </w:r>
      <w:r>
        <w:rPr>
          <w:rFonts w:hint="eastAsia"/>
        </w:rPr>
        <w:t>ルールと</w:t>
      </w:r>
      <w:r w:rsidR="003734F3" w:rsidRPr="004F3FAF">
        <w:rPr>
          <w:rFonts w:hint="eastAsia"/>
        </w:rPr>
        <w:t>見なして、最初</w:t>
      </w:r>
      <w:r w:rsidR="000A65D6">
        <w:rPr>
          <w:rFonts w:hint="eastAsia"/>
        </w:rPr>
        <w:t>に</w:t>
      </w:r>
      <w:r w:rsidR="003734F3" w:rsidRPr="004F3FAF">
        <w:rPr>
          <w:rFonts w:hint="eastAsia"/>
        </w:rPr>
        <w:t>実行され</w:t>
      </w:r>
      <w:r w:rsidR="000A65D6">
        <w:rPr>
          <w:rFonts w:hint="eastAsia"/>
        </w:rPr>
        <w:t>た</w:t>
      </w:r>
      <w:r w:rsidR="003734F3" w:rsidRPr="004F3FAF">
        <w:rPr>
          <w:rFonts w:hint="eastAsia"/>
        </w:rPr>
        <w:t>結果が</w:t>
      </w:r>
      <w:r w:rsidR="00594315" w:rsidRPr="00AB2487">
        <w:rPr>
          <w:rFonts w:ascii="ＭＳ Ｐゴシック" w:hAnsi="ＭＳ Ｐゴシック" w:hint="eastAsia"/>
        </w:rPr>
        <w:t>以降</w:t>
      </w:r>
      <w:r w:rsidR="003734F3" w:rsidRPr="00AB2487">
        <w:rPr>
          <w:rFonts w:ascii="ＭＳ Ｐゴシック" w:hAnsi="ＭＳ Ｐゴシック" w:hint="eastAsia"/>
        </w:rPr>
        <w:t>の</w:t>
      </w:r>
      <w:r w:rsidR="003734F3" w:rsidRPr="004F3FAF">
        <w:rPr>
          <w:rFonts w:hint="eastAsia"/>
        </w:rPr>
        <w:t>ルールトランザクションでも使用されるためである。</w:t>
      </w:r>
    </w:p>
    <w:p w14:paraId="5DADEB77" w14:textId="77777777" w:rsidR="003734F3" w:rsidRPr="000A65D6" w:rsidRDefault="003734F3" w:rsidP="00F93119"/>
    <w:p w14:paraId="742F1748" w14:textId="7506DF70" w:rsidR="003734F3" w:rsidRPr="004F3FAF" w:rsidRDefault="00396873" w:rsidP="00F93119">
      <w:r>
        <w:rPr>
          <w:rFonts w:hint="eastAsia"/>
        </w:rPr>
        <w:t>定数</w:t>
      </w:r>
      <w:r w:rsidR="003734F3" w:rsidRPr="004F3FAF">
        <w:rPr>
          <w:rFonts w:hint="eastAsia"/>
        </w:rPr>
        <w:t>ルールの結果を再使用するには例外がある。ルールをテストする時には</w:t>
      </w:r>
      <w:r w:rsidR="002A7287" w:rsidRPr="002A7287">
        <w:rPr>
          <w:rFonts w:hint="eastAsia"/>
        </w:rPr>
        <w:t>ルールの結果および性能よりも、実行経路が重要であるため、</w:t>
      </w:r>
      <w:r w:rsidR="003734F3" w:rsidRPr="004F3FAF">
        <w:rPr>
          <w:rFonts w:hint="eastAsia"/>
        </w:rPr>
        <w:t>ルールトレースが</w:t>
      </w:r>
      <w:r w:rsidR="00263D8B" w:rsidRPr="004F3FAF">
        <w:rPr>
          <w:rFonts w:hint="eastAsia"/>
        </w:rPr>
        <w:t>有効化されている場合、</w:t>
      </w:r>
      <w:r w:rsidR="00256F92" w:rsidRPr="00256F92">
        <w:rPr>
          <w:rFonts w:hint="eastAsia"/>
        </w:rPr>
        <w:t>定数ルールでもトランザクションごとに新しく実行される</w:t>
      </w:r>
      <w:r w:rsidR="00263D8B" w:rsidRPr="004F3FAF">
        <w:rPr>
          <w:rFonts w:hint="eastAsia"/>
        </w:rPr>
        <w:t>。</w:t>
      </w:r>
      <w:del w:id="6949" w:author="IRK" w:date="2020-03-13T09:12:00Z">
        <w:r w:rsidR="00263D8B" w:rsidRPr="004F3FAF" w:rsidDel="00D71F97">
          <w:rPr>
            <w:rFonts w:hint="eastAsia"/>
          </w:rPr>
          <w:delText>図</w:delText>
        </w:r>
        <w:r w:rsidR="00263D8B" w:rsidRPr="004F3FAF" w:rsidDel="00D71F97">
          <w:rPr>
            <w:rFonts w:hint="eastAsia"/>
          </w:rPr>
          <w:delText>24</w:delText>
        </w:r>
      </w:del>
      <w:ins w:id="6950" w:author="IRK" w:date="2020-03-13T09:12:00Z">
        <w:r w:rsidR="00D71F97">
          <w:fldChar w:fldCharType="begin"/>
        </w:r>
        <w:r w:rsidR="00D71F97">
          <w:instrText xml:space="preserve"> </w:instrText>
        </w:r>
        <w:r w:rsidR="00D71F97">
          <w:rPr>
            <w:rFonts w:hint="eastAsia"/>
          </w:rPr>
          <w:instrText>REF _Ref34983192 \h</w:instrText>
        </w:r>
        <w:r w:rsidR="00D71F97">
          <w:instrText xml:space="preserve"> </w:instrText>
        </w:r>
      </w:ins>
      <w:r w:rsidR="00D71F97">
        <w:fldChar w:fldCharType="separate"/>
      </w:r>
      <w:r w:rsidR="0092459D" w:rsidRPr="00396873">
        <w:t>[</w:t>
      </w:r>
      <w:ins w:id="6951" w:author="IRK" w:date="2020-03-12T16:25:00Z">
        <w:r w:rsidR="0092459D">
          <w:rPr>
            <w:rFonts w:hint="eastAsia"/>
          </w:rPr>
          <w:t>図</w:t>
        </w:r>
        <w:r w:rsidR="0092459D">
          <w:rPr>
            <w:rFonts w:hint="eastAsia"/>
          </w:rPr>
          <w:t xml:space="preserve"> </w:t>
        </w:r>
      </w:ins>
      <w:r w:rsidR="0092459D">
        <w:rPr>
          <w:noProof/>
        </w:rPr>
        <w:t>24</w:t>
      </w:r>
      <w:ins w:id="6952" w:author="IRK" w:date="2020-03-12T16:25:00Z">
        <w:r w:rsidR="0092459D">
          <w:rPr>
            <w:rFonts w:hint="eastAsia"/>
          </w:rPr>
          <w:t xml:space="preserve"> </w:t>
        </w:r>
      </w:ins>
      <w:r w:rsidR="0092459D" w:rsidRPr="00396873">
        <w:rPr>
          <w:rFonts w:hint="eastAsia"/>
        </w:rPr>
        <w:t>ルール実行結果</w:t>
      </w:r>
      <w:r w:rsidR="0092459D" w:rsidRPr="00396873">
        <w:rPr>
          <w:rFonts w:hint="eastAsia"/>
        </w:rPr>
        <w:t>]</w:t>
      </w:r>
      <w:ins w:id="6953" w:author="IRK" w:date="2020-03-13T09:12:00Z">
        <w:r w:rsidR="00D71F97">
          <w:fldChar w:fldCharType="end"/>
        </w:r>
      </w:ins>
      <w:r w:rsidR="00263D8B" w:rsidRPr="004F3FAF">
        <w:rPr>
          <w:rFonts w:hint="eastAsia"/>
        </w:rPr>
        <w:t>の画面でルール実行経路のチェックボックスをチェックして再実行する。</w:t>
      </w:r>
    </w:p>
    <w:p w14:paraId="4D9D2A4E" w14:textId="77777777" w:rsidR="00263D8B" w:rsidRDefault="00263D8B" w:rsidP="00F93119"/>
    <w:p w14:paraId="216CC3A3" w14:textId="77777777" w:rsidR="00263D8B" w:rsidRDefault="00263D8B" w:rsidP="00F93119">
      <w:pPr>
        <w:pStyle w:val="22"/>
      </w:pPr>
      <w:bookmarkStart w:id="6954" w:name="_Toc34988344"/>
      <w:bookmarkStart w:id="6955" w:name="_Toc40799197"/>
      <w:r>
        <w:rPr>
          <w:rFonts w:hint="eastAsia"/>
        </w:rPr>
        <w:t>ビルトイン関数に対するユーザ定義関数の制約事項</w:t>
      </w:r>
      <w:bookmarkEnd w:id="6954"/>
      <w:bookmarkEnd w:id="6955"/>
    </w:p>
    <w:p w14:paraId="6499FAC3" w14:textId="7DE30445" w:rsidR="00263D8B" w:rsidRDefault="00D71F97" w:rsidP="00F93119">
      <w:ins w:id="6956" w:author="IRK" w:date="2020-03-13T09:13:00Z">
        <w:r>
          <w:rPr>
            <w:rFonts w:hint="eastAsia"/>
          </w:rPr>
          <w:t>次の</w:t>
        </w:r>
      </w:ins>
      <w:r w:rsidR="00263D8B">
        <w:rPr>
          <w:rFonts w:hint="eastAsia"/>
        </w:rPr>
        <w:t>図は項目や他のルールを使用しないルールを</w:t>
      </w:r>
      <w:r w:rsidR="00CC590F">
        <w:rPr>
          <w:rFonts w:hint="eastAsia"/>
        </w:rPr>
        <w:t>示す</w:t>
      </w:r>
      <w:r w:rsidR="00263D8B">
        <w:rPr>
          <w:rFonts w:hint="eastAsia"/>
        </w:rPr>
        <w:t>。ただし、このルール</w:t>
      </w:r>
      <w:r w:rsidR="00361D90">
        <w:rPr>
          <w:rFonts w:hint="eastAsia"/>
        </w:rPr>
        <w:t>は</w:t>
      </w:r>
      <w:del w:id="6957" w:author="IRK" w:date="2020-03-13T09:13:00Z">
        <w:r w:rsidR="00263D8B" w:rsidDel="00D71F97">
          <w:rPr>
            <w:rFonts w:hint="eastAsia"/>
          </w:rPr>
          <w:delText>図</w:delText>
        </w:r>
        <w:r w:rsidR="00361D90" w:rsidDel="00D71F97">
          <w:rPr>
            <w:rFonts w:hint="eastAsia"/>
          </w:rPr>
          <w:delText>23</w:delText>
        </w:r>
      </w:del>
      <w:ins w:id="6958" w:author="IRK" w:date="2020-03-13T09:13:00Z">
        <w:r>
          <w:fldChar w:fldCharType="begin"/>
        </w:r>
        <w:r>
          <w:instrText xml:space="preserve"> </w:instrText>
        </w:r>
        <w:r>
          <w:rPr>
            <w:rFonts w:hint="eastAsia"/>
          </w:rPr>
          <w:instrText>REF _Ref34983245 \h</w:instrText>
        </w:r>
        <w:r>
          <w:instrText xml:space="preserve"> </w:instrText>
        </w:r>
      </w:ins>
      <w:r>
        <w:fldChar w:fldCharType="separate"/>
      </w:r>
      <w:r w:rsidR="0092459D">
        <w:t>[</w:t>
      </w:r>
      <w:ins w:id="6959" w:author="IRK" w:date="2020-03-12T16:25:00Z">
        <w:r w:rsidR="0092459D">
          <w:rPr>
            <w:rFonts w:hint="eastAsia"/>
          </w:rPr>
          <w:t>図</w:t>
        </w:r>
        <w:r w:rsidR="0092459D">
          <w:rPr>
            <w:rFonts w:hint="eastAsia"/>
          </w:rPr>
          <w:t xml:space="preserve"> </w:t>
        </w:r>
      </w:ins>
      <w:r w:rsidR="0092459D">
        <w:rPr>
          <w:noProof/>
        </w:rPr>
        <w:t>23</w:t>
      </w:r>
      <w:ins w:id="6960" w:author="IRK" w:date="2020-03-12T16:25:00Z">
        <w:r w:rsidR="0092459D">
          <w:rPr>
            <w:rFonts w:hint="eastAsia"/>
          </w:rPr>
          <w:t xml:space="preserve"> </w:t>
        </w:r>
      </w:ins>
      <w:r w:rsidR="0092459D">
        <w:t>CallRANDOM</w:t>
      </w:r>
      <w:r w:rsidR="0092459D">
        <w:rPr>
          <w:rFonts w:hint="eastAsia"/>
        </w:rPr>
        <w:t>ルール</w:t>
      </w:r>
      <w:r w:rsidR="0092459D">
        <w:rPr>
          <w:rFonts w:hint="eastAsia"/>
        </w:rPr>
        <w:t>]</w:t>
      </w:r>
      <w:ins w:id="6961" w:author="IRK" w:date="2020-03-13T09:13:00Z">
        <w:r>
          <w:fldChar w:fldCharType="end"/>
        </w:r>
      </w:ins>
      <w:r w:rsidR="00361D90">
        <w:rPr>
          <w:rFonts w:hint="eastAsia"/>
        </w:rPr>
        <w:t>と違ってビルトイン関数である</w:t>
      </w:r>
      <w:r w:rsidR="00361D90">
        <w:rPr>
          <w:rFonts w:hint="eastAsia"/>
        </w:rPr>
        <w:t>SYSTIME</w:t>
      </w:r>
      <w:r w:rsidR="00361D90">
        <w:rPr>
          <w:rFonts w:hint="eastAsia"/>
        </w:rPr>
        <w:t>を使用している。</w:t>
      </w:r>
    </w:p>
    <w:p w14:paraId="0235EDAD" w14:textId="77777777" w:rsidR="00361D90" w:rsidRDefault="00361D90" w:rsidP="00F93119"/>
    <w:p w14:paraId="69EBA95D" w14:textId="77777777" w:rsidR="00361D90" w:rsidRDefault="00361D90">
      <w:pPr>
        <w:pStyle w:val="af9"/>
        <w:ind w:left="380" w:hanging="380"/>
      </w:pPr>
      <w:r>
        <w:rPr>
          <w:lang w:eastAsia="ja-JP"/>
        </w:rPr>
        <w:drawing>
          <wp:inline distT="0" distB="0" distL="0" distR="0" wp14:anchorId="368FD55C" wp14:editId="46F905C2">
            <wp:extent cx="6083935" cy="1558290"/>
            <wp:effectExtent l="19050" t="19050" r="12065" b="2286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083935" cy="1558290"/>
                    </a:xfrm>
                    <a:prstGeom prst="rect">
                      <a:avLst/>
                    </a:prstGeom>
                    <a:ln w="6350">
                      <a:solidFill>
                        <a:schemeClr val="tx1"/>
                      </a:solidFill>
                    </a:ln>
                  </pic:spPr>
                </pic:pic>
              </a:graphicData>
            </a:graphic>
          </wp:inline>
        </w:drawing>
      </w:r>
    </w:p>
    <w:p w14:paraId="10CD3260" w14:textId="35895F52" w:rsidR="00361D90" w:rsidRDefault="00361D90" w:rsidP="00F93119">
      <w:pPr>
        <w:pStyle w:val="af5"/>
      </w:pPr>
      <w:bookmarkStart w:id="6962" w:name="_Toc40799222"/>
      <w:r>
        <w:t>[</w:t>
      </w:r>
      <w:del w:id="6963" w:author="IRK" w:date="2020-03-12T16:25:00Z">
        <w:r w:rsidDel="004316F4">
          <w:rPr>
            <w:rFonts w:ascii="New Gulim" w:hAnsi="New Gulim" w:cs="New Gulim"/>
          </w:rPr>
          <w:delText>図</w:delText>
        </w:r>
        <w:r w:rsidDel="004316F4">
          <w:delText xml:space="preserve"> </w:delText>
        </w:r>
        <w:r w:rsidR="00E65728" w:rsidDel="004316F4">
          <w:fldChar w:fldCharType="begin"/>
        </w:r>
        <w:r w:rsidDel="004316F4">
          <w:delInstrText xml:space="preserve"> SEQ [</w:delInstrText>
        </w:r>
        <w:r w:rsidDel="004316F4">
          <w:delInstrText>図</w:delInstrText>
        </w:r>
        <w:r w:rsidDel="004316F4">
          <w:delInstrText xml:space="preserve"> \* ARABIC </w:delInstrText>
        </w:r>
        <w:r w:rsidR="00E65728" w:rsidDel="004316F4">
          <w:fldChar w:fldCharType="separate"/>
        </w:r>
        <w:r w:rsidR="004E7A9C" w:rsidDel="004316F4">
          <w:rPr>
            <w:noProof/>
          </w:rPr>
          <w:delText>25</w:delText>
        </w:r>
        <w:r w:rsidR="00E65728" w:rsidDel="004316F4">
          <w:fldChar w:fldCharType="end"/>
        </w:r>
        <w:r w:rsidDel="004316F4">
          <w:rPr>
            <w:rFonts w:hint="eastAsia"/>
          </w:rPr>
          <w:delText xml:space="preserve">　</w:delText>
        </w:r>
      </w:del>
      <w:ins w:id="6964" w:author="IRK" w:date="2020-03-12T16:25: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25</w:t>
      </w:r>
      <w:ins w:id="6965" w:author="IRK" w:date="2020-03-12T16:25:00Z">
        <w:r w:rsidR="004316F4">
          <w:fldChar w:fldCharType="end"/>
        </w:r>
        <w:r w:rsidR="004316F4">
          <w:rPr>
            <w:rFonts w:hint="eastAsia"/>
          </w:rPr>
          <w:t xml:space="preserve"> </w:t>
        </w:r>
      </w:ins>
      <w:r>
        <w:rPr>
          <w:rFonts w:hint="eastAsia"/>
        </w:rPr>
        <w:t>CallSYSTIME]</w:t>
      </w:r>
      <w:bookmarkEnd w:id="6962"/>
    </w:p>
    <w:p w14:paraId="2B125256" w14:textId="77777777" w:rsidR="00361D90" w:rsidRDefault="00361D90" w:rsidP="00F93119"/>
    <w:p w14:paraId="78ED6F53" w14:textId="62E9E220" w:rsidR="00361D90" w:rsidRDefault="00361D90" w:rsidP="00F93119">
      <w:r>
        <w:rPr>
          <w:rFonts w:hint="eastAsia"/>
        </w:rPr>
        <w:t>このルールをテストするとトレースの有効化有無に関係なく常に同一結果を</w:t>
      </w:r>
      <w:r w:rsidR="00594315" w:rsidRPr="00AB2487">
        <w:rPr>
          <w:rFonts w:ascii="ＭＳ Ｐゴシック" w:hAnsi="ＭＳ Ｐゴシック" w:hint="eastAsia"/>
        </w:rPr>
        <w:t>出力できない</w:t>
      </w:r>
      <w:r>
        <w:rPr>
          <w:rFonts w:hint="eastAsia"/>
        </w:rPr>
        <w:t>。</w:t>
      </w:r>
      <w:r w:rsidR="00594315" w:rsidRPr="00AB2487">
        <w:rPr>
          <w:rFonts w:ascii="ＭＳ Ｐゴシック" w:hAnsi="ＭＳ Ｐゴシック" w:hint="eastAsia"/>
        </w:rPr>
        <w:t>これにより</w:t>
      </w:r>
      <w:r>
        <w:rPr>
          <w:rFonts w:hint="eastAsia"/>
        </w:rPr>
        <w:t>、このルールが項</w:t>
      </w:r>
      <w:r w:rsidR="00396873">
        <w:rPr>
          <w:rFonts w:hint="eastAsia"/>
        </w:rPr>
        <w:t>目や他のルールを使用していないが</w:t>
      </w:r>
      <w:r w:rsidR="00594315" w:rsidRPr="00AB2487">
        <w:rPr>
          <w:rFonts w:ascii="ＭＳ Ｐゴシック" w:hAnsi="ＭＳ Ｐゴシック" w:hint="eastAsia"/>
        </w:rPr>
        <w:t>、</w:t>
      </w:r>
      <w:r w:rsidR="00396873" w:rsidRPr="00AB2487">
        <w:rPr>
          <w:rFonts w:ascii="ＭＳ Ｐゴシック" w:hAnsi="ＭＳ Ｐゴシック" w:hint="eastAsia"/>
        </w:rPr>
        <w:t>ル</w:t>
      </w:r>
      <w:r w:rsidR="00396873">
        <w:rPr>
          <w:rFonts w:hint="eastAsia"/>
        </w:rPr>
        <w:t>ールエンジンはこのルールを定数</w:t>
      </w:r>
      <w:r>
        <w:rPr>
          <w:rFonts w:hint="eastAsia"/>
        </w:rPr>
        <w:t>ルールと見な</w:t>
      </w:r>
      <w:r w:rsidR="00594315" w:rsidRPr="00AB2487">
        <w:rPr>
          <w:rFonts w:ascii="ＭＳ Ｐゴシック" w:hAnsi="ＭＳ Ｐゴシック" w:hint="eastAsia"/>
        </w:rPr>
        <w:t>していない</w:t>
      </w:r>
      <w:r>
        <w:rPr>
          <w:rFonts w:hint="eastAsia"/>
        </w:rPr>
        <w:t>。</w:t>
      </w:r>
      <w:r w:rsidR="00DE3502">
        <w:rPr>
          <w:rFonts w:hint="eastAsia"/>
        </w:rPr>
        <w:t>ビルトイン関数中、ルール内で使用すると項目はルールの</w:t>
      </w:r>
      <w:r w:rsidR="00594315" w:rsidRPr="00AB2487">
        <w:rPr>
          <w:rFonts w:ascii="ＭＳ Ｐゴシック" w:hAnsi="ＭＳ Ｐゴシック" w:hint="eastAsia"/>
        </w:rPr>
        <w:t>呼び出し</w:t>
      </w:r>
      <w:r w:rsidR="00DE3502">
        <w:rPr>
          <w:rFonts w:hint="eastAsia"/>
        </w:rPr>
        <w:t>可否に関係なく</w:t>
      </w:r>
      <w:r w:rsidR="00424193">
        <w:rPr>
          <w:rFonts w:hint="eastAsia"/>
        </w:rPr>
        <w:t>、</w:t>
      </w:r>
      <w:r w:rsidR="00DE3502">
        <w:rPr>
          <w:rFonts w:hint="eastAsia"/>
        </w:rPr>
        <w:t>そのルール</w:t>
      </w:r>
      <w:r w:rsidR="00424193">
        <w:rPr>
          <w:rFonts w:hint="eastAsia"/>
        </w:rPr>
        <w:t>を</w:t>
      </w:r>
      <w:r w:rsidR="00DE3502">
        <w:rPr>
          <w:rFonts w:hint="eastAsia"/>
        </w:rPr>
        <w:t>非</w:t>
      </w:r>
      <w:r w:rsidR="00396873">
        <w:rPr>
          <w:rFonts w:hint="eastAsia"/>
        </w:rPr>
        <w:t>定数</w:t>
      </w:r>
      <w:r w:rsidR="00DE3502">
        <w:rPr>
          <w:rFonts w:hint="eastAsia"/>
        </w:rPr>
        <w:t>ルールと見なせる関数がある。そのビルトイン関数のリストは</w:t>
      </w:r>
      <w:del w:id="6966" w:author="IRK" w:date="2020-03-12T14:40:00Z">
        <w:r w:rsidR="00DE3502" w:rsidDel="00A55E2C">
          <w:rPr>
            <w:rFonts w:hint="eastAsia"/>
          </w:rPr>
          <w:delText>以下</w:delText>
        </w:r>
      </w:del>
      <w:ins w:id="6967" w:author="IRK" w:date="2020-03-12T14:40:00Z">
        <w:r w:rsidR="00A55E2C">
          <w:rPr>
            <w:rFonts w:hint="eastAsia"/>
          </w:rPr>
          <w:t>次</w:t>
        </w:r>
      </w:ins>
      <w:r w:rsidR="00DE3502">
        <w:rPr>
          <w:rFonts w:hint="eastAsia"/>
        </w:rPr>
        <w:t>の</w:t>
      </w:r>
      <w:del w:id="6968" w:author="IRK" w:date="2020-03-12T14:40:00Z">
        <w:r w:rsidR="00DE3502" w:rsidDel="00A55E2C">
          <w:rPr>
            <w:rFonts w:hint="eastAsia"/>
          </w:rPr>
          <w:delText>通り</w:delText>
        </w:r>
      </w:del>
      <w:ins w:id="6969" w:author="IRK" w:date="2020-03-12T14:40:00Z">
        <w:r w:rsidR="00A55E2C">
          <w:rPr>
            <w:rFonts w:hint="eastAsia"/>
          </w:rPr>
          <w:t>とおり</w:t>
        </w:r>
      </w:ins>
      <w:r w:rsidR="00DE3502">
        <w:rPr>
          <w:rFonts w:hint="eastAsia"/>
        </w:rPr>
        <w:t>である。</w:t>
      </w:r>
    </w:p>
    <w:p w14:paraId="47D4CB4C" w14:textId="77777777" w:rsidR="00DE3502" w:rsidRDefault="00DE3502">
      <w:pPr>
        <w:pStyle w:val="10"/>
        <w:pPrChange w:id="6970" w:author="IRK" w:date="2020-05-11T10:58:00Z">
          <w:pPr>
            <w:pStyle w:val="a8"/>
            <w:ind w:left="784"/>
          </w:pPr>
        </w:pPrChange>
      </w:pPr>
      <w:r>
        <w:t>GET</w:t>
      </w:r>
    </w:p>
    <w:p w14:paraId="4987FE19" w14:textId="77777777" w:rsidR="00DE3502" w:rsidRDefault="00DE3502">
      <w:pPr>
        <w:pStyle w:val="10"/>
        <w:pPrChange w:id="6971" w:author="IRK" w:date="2020-05-11T10:58:00Z">
          <w:pPr>
            <w:pStyle w:val="a8"/>
            <w:ind w:left="784"/>
          </w:pPr>
        </w:pPrChange>
      </w:pPr>
      <w:r>
        <w:t>SET</w:t>
      </w:r>
    </w:p>
    <w:p w14:paraId="012BD69C" w14:textId="77777777" w:rsidR="00DE3502" w:rsidRDefault="00DE3502">
      <w:pPr>
        <w:pStyle w:val="10"/>
        <w:pPrChange w:id="6972" w:author="IRK" w:date="2020-05-11T10:58:00Z">
          <w:pPr>
            <w:pStyle w:val="a8"/>
            <w:ind w:left="784"/>
          </w:pPr>
        </w:pPrChange>
      </w:pPr>
      <w:r>
        <w:t>SYSDATE</w:t>
      </w:r>
    </w:p>
    <w:p w14:paraId="09D4C3C4" w14:textId="77777777" w:rsidR="00DE3502" w:rsidRDefault="00DE3502">
      <w:pPr>
        <w:pStyle w:val="10"/>
        <w:pPrChange w:id="6973" w:author="IRK" w:date="2020-05-11T10:58:00Z">
          <w:pPr>
            <w:pStyle w:val="a8"/>
            <w:ind w:left="784"/>
          </w:pPr>
        </w:pPrChange>
      </w:pPr>
      <w:r>
        <w:t>SYSTIME</w:t>
      </w:r>
    </w:p>
    <w:p w14:paraId="4266E64F" w14:textId="18987673" w:rsidR="007F33D9" w:rsidRDefault="00DE3502" w:rsidP="00F93119">
      <w:r>
        <w:rPr>
          <w:rFonts w:hint="eastAsia"/>
        </w:rPr>
        <w:t>ユーザ定義関数は</w:t>
      </w:r>
      <w:r>
        <w:rPr>
          <w:rFonts w:hint="eastAsia"/>
        </w:rPr>
        <w:t>com.innoexpert.innorulesj.suite.udf.Engine</w:t>
      </w:r>
      <w:r>
        <w:rPr>
          <w:rFonts w:hint="eastAsia"/>
        </w:rPr>
        <w:t>に</w:t>
      </w:r>
      <w:r w:rsidR="00245B7E">
        <w:rPr>
          <w:rFonts w:hint="eastAsia"/>
        </w:rPr>
        <w:t>定義されたサービスを</w:t>
      </w:r>
      <w:r w:rsidR="00396873">
        <w:rPr>
          <w:rFonts w:hint="eastAsia"/>
        </w:rPr>
        <w:t>使用してビルトイン関数</w:t>
      </w:r>
      <w:r w:rsidR="00A30850">
        <w:rPr>
          <w:rFonts w:hint="eastAsia"/>
        </w:rPr>
        <w:t>レベル</w:t>
      </w:r>
      <w:r w:rsidR="00396873">
        <w:rPr>
          <w:rFonts w:hint="eastAsia"/>
        </w:rPr>
        <w:t>の強力な機能を実行できる。ただし、定数</w:t>
      </w:r>
      <w:r w:rsidR="00245B7E">
        <w:rPr>
          <w:rFonts w:hint="eastAsia"/>
        </w:rPr>
        <w:t>ルール</w:t>
      </w:r>
      <w:r w:rsidR="00594315" w:rsidRPr="00AB2487">
        <w:rPr>
          <w:rFonts w:ascii="ＭＳ Ｐゴシック" w:hAnsi="ＭＳ Ｐゴシック" w:hint="eastAsia"/>
        </w:rPr>
        <w:t>に</w:t>
      </w:r>
      <w:r w:rsidR="00245B7E" w:rsidRPr="00AB2487">
        <w:rPr>
          <w:rFonts w:ascii="ＭＳ Ｐゴシック" w:hAnsi="ＭＳ Ｐゴシック" w:hint="eastAsia"/>
        </w:rPr>
        <w:t>関</w:t>
      </w:r>
      <w:r w:rsidR="00245B7E">
        <w:rPr>
          <w:rFonts w:hint="eastAsia"/>
        </w:rPr>
        <w:t>して上記の制約事項があるため、ロジックをユーザ定義関数で実装する場合は注意</w:t>
      </w:r>
      <w:r w:rsidR="00A30850">
        <w:rPr>
          <w:rFonts w:hint="eastAsia"/>
        </w:rPr>
        <w:t>が必要である。</w:t>
      </w:r>
      <w:r w:rsidR="00245B7E">
        <w:rPr>
          <w:rFonts w:hint="eastAsia"/>
        </w:rPr>
        <w:t>現在の機能で</w:t>
      </w:r>
      <w:del w:id="6974" w:author="IRK" w:date="2020-03-13T09:14:00Z">
        <w:r w:rsidR="00245B7E" w:rsidDel="009D7457">
          <w:rPr>
            <w:rFonts w:hint="eastAsia"/>
          </w:rPr>
          <w:delText>図</w:delText>
        </w:r>
        <w:r w:rsidR="00245B7E" w:rsidDel="009D7457">
          <w:rPr>
            <w:rFonts w:hint="eastAsia"/>
          </w:rPr>
          <w:delText>23</w:delText>
        </w:r>
      </w:del>
      <w:ins w:id="6975" w:author="IRK" w:date="2020-03-13T09:14:00Z">
        <w:r w:rsidR="009D7457">
          <w:fldChar w:fldCharType="begin"/>
        </w:r>
        <w:r w:rsidR="009D7457">
          <w:instrText xml:space="preserve"> </w:instrText>
        </w:r>
        <w:r w:rsidR="009D7457">
          <w:rPr>
            <w:rFonts w:hint="eastAsia"/>
          </w:rPr>
          <w:instrText>REF _Ref34983307 \h</w:instrText>
        </w:r>
        <w:r w:rsidR="009D7457">
          <w:instrText xml:space="preserve"> </w:instrText>
        </w:r>
      </w:ins>
      <w:r w:rsidR="009D7457">
        <w:fldChar w:fldCharType="separate"/>
      </w:r>
      <w:r w:rsidR="0092459D">
        <w:t>[</w:t>
      </w:r>
      <w:ins w:id="6976" w:author="IRK" w:date="2020-03-12T16:25:00Z">
        <w:r w:rsidR="0092459D">
          <w:rPr>
            <w:rFonts w:hint="eastAsia"/>
          </w:rPr>
          <w:t>図</w:t>
        </w:r>
        <w:r w:rsidR="0092459D">
          <w:rPr>
            <w:rFonts w:hint="eastAsia"/>
          </w:rPr>
          <w:t xml:space="preserve"> </w:t>
        </w:r>
      </w:ins>
      <w:r w:rsidR="0092459D">
        <w:rPr>
          <w:noProof/>
        </w:rPr>
        <w:t>23</w:t>
      </w:r>
      <w:ins w:id="6977" w:author="IRK" w:date="2020-03-12T16:25:00Z">
        <w:r w:rsidR="0092459D">
          <w:rPr>
            <w:rFonts w:hint="eastAsia"/>
          </w:rPr>
          <w:t xml:space="preserve"> </w:t>
        </w:r>
      </w:ins>
      <w:r w:rsidR="0092459D">
        <w:t>CallRANDOM</w:t>
      </w:r>
      <w:r w:rsidR="0092459D">
        <w:rPr>
          <w:rFonts w:hint="eastAsia"/>
        </w:rPr>
        <w:t>ルール</w:t>
      </w:r>
      <w:r w:rsidR="0092459D">
        <w:rPr>
          <w:rFonts w:hint="eastAsia"/>
        </w:rPr>
        <w:t>]</w:t>
      </w:r>
      <w:ins w:id="6978" w:author="IRK" w:date="2020-03-13T09:14:00Z">
        <w:r w:rsidR="009D7457">
          <w:fldChar w:fldCharType="end"/>
        </w:r>
      </w:ins>
      <w:r w:rsidR="00245B7E">
        <w:rPr>
          <w:rFonts w:hint="eastAsia"/>
        </w:rPr>
        <w:t>の</w:t>
      </w:r>
      <w:r w:rsidR="00245B7E">
        <w:rPr>
          <w:rFonts w:hint="eastAsia"/>
        </w:rPr>
        <w:t>RANDOM</w:t>
      </w:r>
      <w:r w:rsidR="00245B7E">
        <w:rPr>
          <w:rFonts w:hint="eastAsia"/>
        </w:rPr>
        <w:t>関数を使用するルールを非</w:t>
      </w:r>
      <w:r w:rsidR="00396873">
        <w:rPr>
          <w:rFonts w:hint="eastAsia"/>
        </w:rPr>
        <w:t>定数</w:t>
      </w:r>
      <w:r w:rsidR="00245B7E">
        <w:rPr>
          <w:rFonts w:hint="eastAsia"/>
        </w:rPr>
        <w:t>ルールと</w:t>
      </w:r>
      <w:r w:rsidR="00594315" w:rsidRPr="00AB2487">
        <w:rPr>
          <w:rFonts w:ascii="ＭＳ Ｐゴシック" w:hAnsi="ＭＳ Ｐゴシック" w:hint="eastAsia"/>
        </w:rPr>
        <w:t>して</w:t>
      </w:r>
      <w:r w:rsidR="00245B7E" w:rsidRPr="00AB2487">
        <w:rPr>
          <w:rFonts w:ascii="ＭＳ Ｐゴシック" w:hAnsi="ＭＳ Ｐゴシック" w:hint="eastAsia"/>
        </w:rPr>
        <w:t>作</w:t>
      </w:r>
      <w:r w:rsidR="00245B7E">
        <w:rPr>
          <w:rFonts w:hint="eastAsia"/>
        </w:rPr>
        <w:t>成するためには</w:t>
      </w:r>
      <w:del w:id="6979" w:author="IRK" w:date="2020-03-13T09:13:00Z">
        <w:r w:rsidR="00245B7E" w:rsidDel="00D71F97">
          <w:rPr>
            <w:rFonts w:hint="eastAsia"/>
          </w:rPr>
          <w:delText>図</w:delText>
        </w:r>
        <w:r w:rsidR="00245B7E" w:rsidDel="00D71F97">
          <w:rPr>
            <w:rFonts w:hint="eastAsia"/>
          </w:rPr>
          <w:delText>26</w:delText>
        </w:r>
      </w:del>
      <w:ins w:id="6980" w:author="IRK" w:date="2020-03-13T09:14:00Z">
        <w:r w:rsidR="00D71F97">
          <w:rPr>
            <w:rFonts w:hint="eastAsia"/>
          </w:rPr>
          <w:t>次の図</w:t>
        </w:r>
      </w:ins>
      <w:r w:rsidR="00245B7E">
        <w:rPr>
          <w:rFonts w:hint="eastAsia"/>
        </w:rPr>
        <w:t>のようにダミー項目を使用する</w:t>
      </w:r>
      <w:r w:rsidR="00A715F9">
        <w:rPr>
          <w:rFonts w:hint="eastAsia"/>
        </w:rPr>
        <w:t>迂回的な方法もある。注意する</w:t>
      </w:r>
      <w:r w:rsidR="00424193">
        <w:rPr>
          <w:rFonts w:hint="eastAsia"/>
        </w:rPr>
        <w:t>点</w:t>
      </w:r>
      <w:r w:rsidR="00A715F9">
        <w:rPr>
          <w:rFonts w:hint="eastAsia"/>
        </w:rPr>
        <w:t>は、ダミー項目の実行経路上で</w:t>
      </w:r>
      <w:r w:rsidR="00BA0F3B">
        <w:rPr>
          <w:rFonts w:hint="eastAsia"/>
        </w:rPr>
        <w:t>1</w:t>
      </w:r>
      <w:r w:rsidR="00A715F9">
        <w:rPr>
          <w:rFonts w:hint="eastAsia"/>
        </w:rPr>
        <w:t>回は使用されなければならないことである。</w:t>
      </w:r>
    </w:p>
    <w:p w14:paraId="009E3B35" w14:textId="77777777" w:rsidR="00A715F9" w:rsidRPr="00A715F9" w:rsidRDefault="00A715F9" w:rsidP="00F93119"/>
    <w:p w14:paraId="51521B99" w14:textId="77777777" w:rsidR="00A715F9" w:rsidRDefault="00A715F9">
      <w:pPr>
        <w:pStyle w:val="af9"/>
        <w:ind w:left="380" w:hanging="380"/>
      </w:pPr>
      <w:r>
        <w:rPr>
          <w:lang w:eastAsia="ja-JP"/>
        </w:rPr>
        <w:drawing>
          <wp:inline distT="0" distB="0" distL="0" distR="0" wp14:anchorId="5A5ECD6D" wp14:editId="01FBA24C">
            <wp:extent cx="6083935" cy="1523365"/>
            <wp:effectExtent l="19050" t="19050" r="12065" b="196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083935" cy="1523365"/>
                    </a:xfrm>
                    <a:prstGeom prst="rect">
                      <a:avLst/>
                    </a:prstGeom>
                    <a:ln w="6350">
                      <a:solidFill>
                        <a:schemeClr val="tx1"/>
                      </a:solidFill>
                    </a:ln>
                  </pic:spPr>
                </pic:pic>
              </a:graphicData>
            </a:graphic>
          </wp:inline>
        </w:drawing>
      </w:r>
    </w:p>
    <w:p w14:paraId="55F99107" w14:textId="3145FDAF" w:rsidR="00A715F9" w:rsidRPr="004F3FAF" w:rsidRDefault="00A715F9" w:rsidP="00F93119">
      <w:pPr>
        <w:pStyle w:val="af5"/>
      </w:pPr>
      <w:bookmarkStart w:id="6981" w:name="_Toc40799223"/>
      <w:r w:rsidRPr="004F3FAF">
        <w:t>[</w:t>
      </w:r>
      <w:del w:id="6982" w:author="IRK" w:date="2020-03-12T16:25:00Z">
        <w:r w:rsidRPr="004F3FAF" w:rsidDel="004316F4">
          <w:rPr>
            <w:rFonts w:hint="eastAsia"/>
          </w:rPr>
          <w:delText>図</w:delText>
        </w:r>
        <w:r w:rsidRPr="004F3FAF" w:rsidDel="004316F4">
          <w:delText xml:space="preserve"> </w:delText>
        </w:r>
        <w:r w:rsidR="00E65728" w:rsidRPr="004F3FAF" w:rsidDel="004316F4">
          <w:fldChar w:fldCharType="begin"/>
        </w:r>
        <w:r w:rsidRPr="004F3FAF" w:rsidDel="004316F4">
          <w:delInstrText xml:space="preserve"> SEQ [</w:delInstrText>
        </w:r>
        <w:r w:rsidRPr="004F3FAF" w:rsidDel="004316F4">
          <w:delInstrText>図</w:delInstrText>
        </w:r>
        <w:r w:rsidRPr="004F3FAF" w:rsidDel="004316F4">
          <w:delInstrText xml:space="preserve"> \* ARABIC </w:delInstrText>
        </w:r>
        <w:r w:rsidR="00E65728" w:rsidRPr="004F3FAF" w:rsidDel="004316F4">
          <w:fldChar w:fldCharType="separate"/>
        </w:r>
        <w:r w:rsidR="004E7A9C" w:rsidDel="004316F4">
          <w:rPr>
            <w:noProof/>
          </w:rPr>
          <w:delText>26</w:delText>
        </w:r>
        <w:r w:rsidR="00E65728" w:rsidRPr="004F3FAF" w:rsidDel="004316F4">
          <w:fldChar w:fldCharType="end"/>
        </w:r>
        <w:r w:rsidR="00F05C36" w:rsidRPr="00AB2487" w:rsidDel="004316F4">
          <w:rPr>
            <w:rFonts w:ascii="ＭＳ Ｐゴシック" w:hAnsi="ＭＳ Ｐゴシック" w:hint="eastAsia"/>
          </w:rPr>
          <w:delText xml:space="preserve">　</w:delText>
        </w:r>
      </w:del>
      <w:ins w:id="6983" w:author="IRK" w:date="2020-03-12T16:25:00Z">
        <w:r w:rsidR="004316F4">
          <w:rPr>
            <w:rFonts w:hint="eastAsia"/>
          </w:rPr>
          <w:t>図</w:t>
        </w:r>
        <w:r w:rsidR="004316F4">
          <w:rPr>
            <w:rFonts w:hint="eastAsia"/>
          </w:rPr>
          <w:t xml:space="preserve"> </w:t>
        </w:r>
        <w:r w:rsidR="004316F4">
          <w:fldChar w:fldCharType="begin"/>
        </w:r>
        <w:r w:rsidR="004316F4">
          <w:instrText xml:space="preserve"> </w:instrText>
        </w:r>
        <w:r w:rsidR="004316F4">
          <w:rPr>
            <w:rFonts w:hint="eastAsia"/>
          </w:rPr>
          <w:instrText xml:space="preserve">SEQ </w:instrText>
        </w:r>
        <w:r w:rsidR="004316F4">
          <w:rPr>
            <w:rFonts w:hint="eastAsia"/>
          </w:rPr>
          <w:instrText>図</w:instrText>
        </w:r>
        <w:r w:rsidR="004316F4">
          <w:rPr>
            <w:rFonts w:hint="eastAsia"/>
          </w:rPr>
          <w:instrText xml:space="preserve"> \* ARABIC</w:instrText>
        </w:r>
        <w:r w:rsidR="004316F4">
          <w:instrText xml:space="preserve"> </w:instrText>
        </w:r>
      </w:ins>
      <w:r w:rsidR="004316F4">
        <w:fldChar w:fldCharType="separate"/>
      </w:r>
      <w:r w:rsidR="0092459D">
        <w:rPr>
          <w:noProof/>
        </w:rPr>
        <w:t>26</w:t>
      </w:r>
      <w:ins w:id="6984" w:author="IRK" w:date="2020-03-12T16:25:00Z">
        <w:r w:rsidR="004316F4">
          <w:fldChar w:fldCharType="end"/>
        </w:r>
        <w:r w:rsidR="004316F4">
          <w:rPr>
            <w:rFonts w:hint="eastAsia"/>
          </w:rPr>
          <w:t xml:space="preserve"> </w:t>
        </w:r>
      </w:ins>
      <w:r w:rsidR="00396873" w:rsidRPr="00AB2487">
        <w:rPr>
          <w:rFonts w:ascii="ＭＳ Ｐゴシック" w:hAnsi="ＭＳ Ｐゴシック" w:hint="eastAsia"/>
        </w:rPr>
        <w:t>非定</w:t>
      </w:r>
      <w:r w:rsidR="00396873">
        <w:rPr>
          <w:rFonts w:hint="eastAsia"/>
        </w:rPr>
        <w:t>数</w:t>
      </w:r>
      <w:r w:rsidRPr="004F3FAF">
        <w:rPr>
          <w:rFonts w:hint="eastAsia"/>
        </w:rPr>
        <w:t>ルール</w:t>
      </w:r>
      <w:r w:rsidRPr="004F3FAF">
        <w:rPr>
          <w:rFonts w:hint="eastAsia"/>
        </w:rPr>
        <w:t>CallRANDOM]</w:t>
      </w:r>
      <w:bookmarkEnd w:id="6981"/>
    </w:p>
    <w:p w14:paraId="623D93AE" w14:textId="77777777" w:rsidR="00A715F9" w:rsidRPr="00A715F9" w:rsidRDefault="00A715F9" w:rsidP="00F93119"/>
    <w:sectPr w:rsidR="00A715F9" w:rsidRPr="00A715F9" w:rsidSect="00E61839">
      <w:footerReference w:type="default" r:id="rId47"/>
      <w:pgSz w:w="11906" w:h="16838" w:code="9"/>
      <w:pgMar w:top="1418" w:right="1134" w:bottom="1418" w:left="1247" w:header="567" w:footer="567"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2" w:author="Windows 사용자" w:date="2020-05-11T14:29:00Z" w:initials="W사">
    <w:p w14:paraId="38C891C8" w14:textId="77777777" w:rsidR="00E920B4" w:rsidRDefault="00E920B4" w:rsidP="00F93119">
      <w:pPr>
        <w:pStyle w:val="afd"/>
      </w:pPr>
      <w:r>
        <w:rPr>
          <w:rStyle w:val="afc"/>
        </w:rPr>
        <w:annotationRef/>
      </w:r>
      <w:r>
        <w:rPr>
          <w:rFonts w:hint="eastAsia"/>
        </w:rPr>
        <w:t>検証？</w:t>
      </w:r>
    </w:p>
    <w:p w14:paraId="018D6C2B" w14:textId="77777777" w:rsidR="00E920B4" w:rsidRDefault="00E920B4" w:rsidP="00F93119">
      <w:pPr>
        <w:pStyle w:val="afd"/>
      </w:pPr>
      <w:r>
        <w:rPr>
          <w:rFonts w:ascii="Arial Unicode MS" w:eastAsia="Arial Unicode MS" w:hAnsi="Arial Unicode MS" w:cs="Arial Unicode MS" w:hint="eastAsia"/>
        </w:rPr>
        <w:t>→</w:t>
      </w:r>
      <w:r>
        <w:rPr>
          <w:rFonts w:hint="eastAsia"/>
        </w:rPr>
        <w:t>検証と同じ意味です。修正しました。</w:t>
      </w:r>
    </w:p>
  </w:comment>
  <w:comment w:id="3943" w:author="류종우" w:date="2020-05-11T14:29:00Z" w:initials="류">
    <w:p w14:paraId="297B5E2D" w14:textId="77777777" w:rsidR="00E920B4" w:rsidRDefault="00E920B4" w:rsidP="00F93119">
      <w:pPr>
        <w:pStyle w:val="afd"/>
      </w:pPr>
      <w:r>
        <w:rPr>
          <w:rStyle w:val="afc"/>
        </w:rPr>
        <w:annotationRef/>
      </w:r>
      <w:r>
        <w:rPr>
          <w:rFonts w:hint="eastAsia"/>
        </w:rPr>
        <w:t>削除</w:t>
      </w:r>
      <w:r>
        <w:t>確認</w:t>
      </w:r>
      <w:r>
        <w:rPr>
          <w:rFonts w:hint="eastAsia"/>
        </w:rPr>
        <w:t>要</w:t>
      </w:r>
    </w:p>
    <w:p w14:paraId="7CD8B2CC" w14:textId="77777777" w:rsidR="00E920B4" w:rsidRPr="00ED2327" w:rsidRDefault="00E920B4" w:rsidP="00F93119">
      <w:pPr>
        <w:pStyle w:val="afd"/>
      </w:pPr>
      <w:r>
        <w:rPr>
          <w:rFonts w:eastAsiaTheme="minorEastAsia" w:hint="eastAsia"/>
        </w:rPr>
        <w:t xml:space="preserve">→　</w:t>
      </w:r>
      <w:r>
        <w:rPr>
          <w:rFonts w:ascii="Batang" w:eastAsia="Batang" w:hAnsi="Batang" w:cs="Batang" w:hint="eastAsia"/>
        </w:rPr>
        <w:t>연구소</w:t>
      </w:r>
      <w:r>
        <w:rPr>
          <w:rFonts w:hint="eastAsia"/>
        </w:rPr>
        <w:t xml:space="preserve"> </w:t>
      </w:r>
      <w:r>
        <w:rPr>
          <w:rFonts w:ascii="Batang" w:eastAsia="Batang" w:hAnsi="Batang" w:cs="Batang" w:hint="eastAsia"/>
        </w:rPr>
        <w:t>확인</w:t>
      </w:r>
      <w:r>
        <w:rPr>
          <w:rFonts w:hint="eastAsia"/>
        </w:rPr>
        <w:t xml:space="preserve"> </w:t>
      </w:r>
      <w:r>
        <w:rPr>
          <w:rFonts w:ascii="Batang" w:eastAsia="Batang" w:hAnsi="Batang" w:cs="Batang" w:hint="eastAsia"/>
        </w:rPr>
        <w:t>결과</w:t>
      </w:r>
      <w:r>
        <w:rPr>
          <w:rFonts w:hint="eastAsia"/>
        </w:rPr>
        <w:t>,</w:t>
      </w:r>
      <w:r>
        <w:t xml:space="preserve"> </w:t>
      </w:r>
      <w:r>
        <w:rPr>
          <w:rFonts w:ascii="Batang" w:eastAsia="Batang" w:hAnsi="Batang" w:cs="Batang" w:hint="eastAsia"/>
        </w:rPr>
        <w:t>중복이</w:t>
      </w:r>
      <w:r>
        <w:rPr>
          <w:rFonts w:hint="eastAsia"/>
        </w:rPr>
        <w:t xml:space="preserve"> </w:t>
      </w:r>
      <w:r>
        <w:rPr>
          <w:rFonts w:ascii="Batang" w:eastAsia="Batang" w:hAnsi="Batang" w:cs="Batang" w:hint="eastAsia"/>
        </w:rPr>
        <w:t>맞다고</w:t>
      </w:r>
      <w:r>
        <w:rPr>
          <w:rFonts w:hint="eastAsia"/>
        </w:rPr>
        <w:t xml:space="preserve"> </w:t>
      </w:r>
      <w:r>
        <w:rPr>
          <w:rFonts w:ascii="Batang" w:eastAsia="Batang" w:hAnsi="Batang" w:cs="Batang" w:hint="eastAsia"/>
        </w:rPr>
        <w:t>하여</w:t>
      </w:r>
      <w:r>
        <w:rPr>
          <w:rFonts w:hint="eastAsia"/>
        </w:rPr>
        <w:t xml:space="preserve"> </w:t>
      </w:r>
      <w:r>
        <w:rPr>
          <w:rFonts w:ascii="Batang" w:eastAsia="Batang" w:hAnsi="Batang" w:cs="Batang" w:hint="eastAsia"/>
        </w:rPr>
        <w:t>삭제하였습니다</w:t>
      </w:r>
      <w:r>
        <w:rPr>
          <w:rFonts w:hint="eastAsia"/>
        </w:rPr>
        <w:t>.</w:t>
      </w:r>
    </w:p>
  </w:comment>
  <w:comment w:id="5607" w:author="류종우" w:date="2020-05-11T14:29:00Z" w:initials="류">
    <w:p w14:paraId="21B24FDF" w14:textId="77777777" w:rsidR="00E920B4" w:rsidRDefault="00E920B4" w:rsidP="00F93119">
      <w:pPr>
        <w:pStyle w:val="afd"/>
      </w:pPr>
      <w:r>
        <w:rPr>
          <w:rStyle w:val="afc"/>
        </w:rPr>
        <w:annotationRef/>
      </w:r>
      <w:r>
        <w:rPr>
          <w:rFonts w:ascii="Batang" w:eastAsia="Batang" w:hAnsi="Batang" w:cs="Batang" w:hint="eastAsia"/>
        </w:rPr>
        <w:t>중복되었는지</w:t>
      </w:r>
      <w:r>
        <w:rPr>
          <w:rFonts w:hint="eastAsia"/>
        </w:rPr>
        <w:t xml:space="preserve"> </w:t>
      </w:r>
      <w:r>
        <w:rPr>
          <w:rFonts w:ascii="Batang" w:eastAsia="Batang" w:hAnsi="Batang" w:cs="Batang" w:hint="eastAsia"/>
        </w:rPr>
        <w:t>요확인</w:t>
      </w:r>
      <w:r>
        <w:rPr>
          <w:rFonts w:hint="eastAsia"/>
        </w:rPr>
        <w:t>!</w:t>
      </w:r>
      <w:r>
        <w:t>!!</w:t>
      </w:r>
    </w:p>
    <w:p w14:paraId="50AED8E8" w14:textId="77777777" w:rsidR="00E920B4" w:rsidRDefault="00E920B4" w:rsidP="00F93119">
      <w:pPr>
        <w:pStyle w:val="afd"/>
      </w:pPr>
      <w:r>
        <w:rPr>
          <w:rFonts w:eastAsiaTheme="minorEastAsia" w:hint="eastAsia"/>
        </w:rPr>
        <w:t>→</w:t>
      </w:r>
      <w:r>
        <w:rPr>
          <w:rFonts w:hint="eastAsia"/>
        </w:rPr>
        <w:t xml:space="preserve"> </w:t>
      </w:r>
      <w:r>
        <w:rPr>
          <w:rFonts w:ascii="Batang" w:eastAsia="Batang" w:hAnsi="Batang" w:cs="Batang" w:hint="eastAsia"/>
        </w:rPr>
        <w:t>연구소</w:t>
      </w:r>
      <w:r>
        <w:rPr>
          <w:rFonts w:hint="eastAsia"/>
        </w:rPr>
        <w:t xml:space="preserve"> </w:t>
      </w:r>
      <w:r>
        <w:rPr>
          <w:rFonts w:ascii="Batang" w:eastAsia="Batang" w:hAnsi="Batang" w:cs="Batang" w:hint="eastAsia"/>
        </w:rPr>
        <w:t>문의</w:t>
      </w:r>
      <w:r>
        <w:rPr>
          <w:rFonts w:hint="eastAsia"/>
        </w:rPr>
        <w:t xml:space="preserve"> </w:t>
      </w:r>
      <w:r>
        <w:rPr>
          <w:rFonts w:ascii="Batang" w:eastAsia="Batang" w:hAnsi="Batang" w:cs="Batang" w:hint="eastAsia"/>
        </w:rPr>
        <w:t>결과</w:t>
      </w:r>
      <w:r>
        <w:rPr>
          <w:rFonts w:hint="eastAsia"/>
        </w:rPr>
        <w:t>,</w:t>
      </w:r>
    </w:p>
    <w:p w14:paraId="5EC40D47" w14:textId="77777777" w:rsidR="00E920B4" w:rsidRDefault="00E920B4" w:rsidP="00F93119">
      <w:pPr>
        <w:pStyle w:val="afd"/>
        <w:rPr>
          <w:rFonts w:eastAsia="Malgun Gothic"/>
        </w:rPr>
      </w:pPr>
      <w:r w:rsidRPr="00ED2327">
        <w:t>( 1 / 100000000 ) / 100000000</w:t>
      </w:r>
    </w:p>
    <w:p w14:paraId="223E4432" w14:textId="77777777" w:rsidR="00E920B4" w:rsidRPr="00ED2327" w:rsidRDefault="00E920B4" w:rsidP="00F93119">
      <w:pPr>
        <w:pStyle w:val="afd"/>
      </w:pPr>
      <w:r>
        <w:rPr>
          <w:rFonts w:ascii="Batang" w:eastAsia="Batang" w:hAnsi="Batang" w:cs="Batang" w:hint="eastAsia"/>
        </w:rPr>
        <w:t>의</w:t>
      </w:r>
      <w:r>
        <w:rPr>
          <w:rFonts w:hint="eastAsia"/>
        </w:rPr>
        <w:t xml:space="preserve"> </w:t>
      </w:r>
      <w:r>
        <w:rPr>
          <w:rFonts w:ascii="Batang" w:eastAsia="Batang" w:hAnsi="Batang" w:cs="Batang" w:hint="eastAsia"/>
        </w:rPr>
        <w:t>뜻이라고</w:t>
      </w:r>
      <w:r>
        <w:rPr>
          <w:rFonts w:hint="eastAsia"/>
        </w:rPr>
        <w:t xml:space="preserve"> </w:t>
      </w:r>
      <w:r>
        <w:rPr>
          <w:rFonts w:ascii="Batang" w:eastAsia="Batang" w:hAnsi="Batang" w:cs="Batang" w:hint="eastAsia"/>
        </w:rPr>
        <w:t>합니다</w:t>
      </w:r>
      <w:r>
        <w:rPr>
          <w:rFonts w:hint="eastAsia"/>
        </w:rPr>
        <w:t>.</w:t>
      </w:r>
      <w:r>
        <w:t xml:space="preserve"> </w:t>
      </w:r>
    </w:p>
  </w:comment>
  <w:comment w:id="5608" w:author="Seongeun Woo" w:date="2020-05-11T14:29:00Z" w:initials="SW">
    <w:p w14:paraId="49CAFF1D" w14:textId="77777777" w:rsidR="00E920B4" w:rsidRDefault="00E920B4" w:rsidP="00F93119">
      <w:pPr>
        <w:pStyle w:val="afd"/>
      </w:pPr>
      <w:r>
        <w:rPr>
          <w:rStyle w:val="afc"/>
        </w:rPr>
        <w:annotationRef/>
      </w:r>
    </w:p>
  </w:comment>
  <w:comment w:id="6799" w:author="Windows 사용자" w:date="2020-05-11T14:29:00Z" w:initials="W사">
    <w:p w14:paraId="0BA9EA48" w14:textId="77777777" w:rsidR="00E920B4" w:rsidRPr="00F50E86" w:rsidRDefault="00E920B4" w:rsidP="00F93119">
      <w:pPr>
        <w:pStyle w:val="afd"/>
        <w:rPr>
          <w:rFonts w:eastAsiaTheme="minorEastAsia"/>
        </w:rPr>
      </w:pPr>
      <w:r>
        <w:rPr>
          <w:rStyle w:val="afc"/>
        </w:rPr>
        <w:annotationRef/>
      </w:r>
      <w:r>
        <w:rPr>
          <w:rFonts w:hint="eastAsia"/>
        </w:rPr>
        <w:t xml:space="preserve"> 護持でした。修正しました。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D6C2B" w15:done="0"/>
  <w15:commentEx w15:paraId="7CD8B2CC" w15:done="0"/>
  <w15:commentEx w15:paraId="4678C1DF" w15:done="0"/>
  <w15:commentEx w15:paraId="223E4432" w15:done="0"/>
  <w15:commentEx w15:paraId="49CAFF1D" w15:done="0"/>
  <w15:commentEx w15:paraId="0BA9EA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8D6C2B" w16cid:durableId="2163E491"/>
  <w16cid:commentId w16cid:paraId="7CD8B2CC" w16cid:durableId="2163E492"/>
  <w16cid:commentId w16cid:paraId="4678C1DF" w16cid:durableId="2163E493"/>
  <w16cid:commentId w16cid:paraId="223E4432" w16cid:durableId="2163E494"/>
  <w16cid:commentId w16cid:paraId="49CAFF1D" w16cid:durableId="2163E495"/>
  <w16cid:commentId w16cid:paraId="0BA9EA48" w16cid:durableId="2163E49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0CCD7B" w14:textId="77777777" w:rsidR="00E920B4" w:rsidRDefault="00E920B4" w:rsidP="00F93119">
      <w:r>
        <w:separator/>
      </w:r>
    </w:p>
  </w:endnote>
  <w:endnote w:type="continuationSeparator" w:id="0">
    <w:p w14:paraId="38F0563C" w14:textId="77777777" w:rsidR="00E920B4" w:rsidRDefault="00E920B4" w:rsidP="00F93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embedRegular r:id="rId1" w:subsetted="1" w:fontKey="{A70AD2E8-3B8E-474A-A4C6-3DB488A0CA16}"/>
  </w:font>
  <w:font w:name="Times">
    <w:panose1 w:val="02020603050405020304"/>
    <w:charset w:val="00"/>
    <w:family w:val="roman"/>
    <w:pitch w:val="variable"/>
    <w:sig w:usb0="E0002AFF" w:usb1="C0007841" w:usb2="00000009" w:usb3="00000000" w:csb0="000001FF" w:csb1="00000000"/>
  </w:font>
  <w:font w:name="BatangChe">
    <w:altName w:val="바탕체"/>
    <w:panose1 w:val="02030609000101010101"/>
    <w:charset w:val="81"/>
    <w:family w:val="modern"/>
    <w:pitch w:val="fixed"/>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embedRegular r:id="rId2" w:subsetted="1" w:fontKey="{425E94DC-0E65-40BD-A6A5-7F0643B0BB46}"/>
  </w:font>
  <w:font w:name="ＭＳ Ｐゴシック">
    <w:altName w:val="MS PGothic"/>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GulimChe">
    <w:altName w:val="굴림체"/>
    <w:panose1 w:val="020B0609000101010101"/>
    <w:charset w:val="81"/>
    <w:family w:val="modern"/>
    <w:pitch w:val="fixed"/>
    <w:sig w:usb0="B00002AF" w:usb1="69D77CFB" w:usb2="00000030" w:usb3="00000000" w:csb0="0008009F" w:csb1="00000000"/>
  </w:font>
  <w:font w:name="©öUAA">
    <w:altName w:val="Times New Roman"/>
    <w:panose1 w:val="00000000000000000000"/>
    <w:charset w:val="00"/>
    <w:family w:val="auto"/>
    <w:notTrueType/>
    <w:pitch w:val="variable"/>
    <w:sig w:usb0="00000003" w:usb1="00000000" w:usb2="00000000" w:usb3="00000000" w:csb0="00000001" w:csb1="00000000"/>
  </w:font>
  <w:font w:name="Noto Sans Japanese Regular">
    <w:altName w:val="メイリオ"/>
    <w:panose1 w:val="00000000000000000000"/>
    <w:charset w:val="80"/>
    <w:family w:val="swiss"/>
    <w:notTrueType/>
    <w:pitch w:val="variable"/>
    <w:sig w:usb0="20000207" w:usb1="2ADF3C10" w:usb2="00000016" w:usb3="00000000" w:csb0="00060107" w:csb1="00000000"/>
  </w:font>
  <w:font w:name="Courier New">
    <w:panose1 w:val="02070309020205020404"/>
    <w:charset w:val="00"/>
    <w:family w:val="modern"/>
    <w:pitch w:val="fixed"/>
    <w:sig w:usb0="E0002A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Arial Unicode MS">
    <w:panose1 w:val="020B0604020202020204"/>
    <w:charset w:val="80"/>
    <w:family w:val="modern"/>
    <w:pitch w:val="variable"/>
    <w:sig w:usb0="F7FFAFFF" w:usb1="E9DFFFFF" w:usb2="0000003F" w:usb3="00000000" w:csb0="003F01FF" w:csb1="00000000"/>
    <w:embedRegular r:id="rId3" w:subsetted="1" w:fontKey="{EC0F80CE-7A03-4E58-81DA-875D477DAF93}"/>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embedRegular r:id="rId4" w:subsetted="1" w:fontKey="{DC1D5BD4-AFDA-4076-9817-A090DF11844C}"/>
    <w:embedItalic r:id="rId5" w:subsetted="1" w:fontKey="{A3C36D02-6F2C-4FBC-ADE1-7EC32449B6A3}"/>
  </w:font>
  <w:font w:name="New Gulim">
    <w:altName w:val="새굴림"/>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36002" w14:textId="77777777" w:rsidR="00E920B4" w:rsidRPr="00142FF0" w:rsidRDefault="00E920B4">
    <w:pPr>
      <w:pStyle w:val="-"/>
      <w:spacing w:line="200" w:lineRule="exact"/>
      <w:rPr>
        <w:ins w:id="19" w:author="IRK" w:date="2020-04-24T10:14:00Z"/>
      </w:rPr>
      <w:pPrChange w:id="20" w:author="IRK" w:date="2020-04-24T10:15:00Z">
        <w:pPr>
          <w:pStyle w:val="ae"/>
        </w:pPr>
      </w:pPrChange>
    </w:pPr>
  </w:p>
  <w:p w14:paraId="22E8441E" w14:textId="77777777" w:rsidR="00E920B4" w:rsidRPr="00142FF0" w:rsidRDefault="00E920B4">
    <w:pPr>
      <w:pStyle w:val="-"/>
      <w:spacing w:line="200" w:lineRule="exact"/>
      <w:pPrChange w:id="21" w:author="IRK" w:date="2020-04-24T10:15:00Z">
        <w:pPr>
          <w:pStyle w:val="ae"/>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F5410" w14:textId="736DE64A" w:rsidR="00E920B4" w:rsidRDefault="00E920B4">
    <w:pPr>
      <w:pStyle w:val="-"/>
      <w:spacing w:line="200" w:lineRule="exact"/>
      <w:pPrChange w:id="6985" w:author="IRK" w:date="2020-04-14T15:05:00Z">
        <w:pPr>
          <w:pStyle w:val="ae"/>
        </w:pPr>
      </w:pPrChange>
    </w:pPr>
    <w:r>
      <w:rPr>
        <w:bCs/>
        <w:noProof/>
      </w:rPr>
      <mc:AlternateContent>
        <mc:Choice Requires="wps">
          <w:drawing>
            <wp:anchor distT="4294967295" distB="4294967295" distL="114300" distR="114300" simplePos="0" relativeHeight="251665920" behindDoc="0" locked="0" layoutInCell="1" allowOverlap="1" wp14:anchorId="6D2B1227" wp14:editId="3483185A">
              <wp:simplePos x="0" y="0"/>
              <wp:positionH relativeFrom="column">
                <wp:posOffset>-18415</wp:posOffset>
              </wp:positionH>
              <wp:positionV relativeFrom="paragraph">
                <wp:posOffset>-90806</wp:posOffset>
              </wp:positionV>
              <wp:extent cx="6094730" cy="0"/>
              <wp:effectExtent l="0" t="0" r="20320" b="19050"/>
              <wp:wrapNone/>
              <wp:docPr id="16" name="直線コネクタ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4730"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16" o:spid="_x0000_s1026" style="position:absolute;left:0;text-align:left;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7.15pt" to="478.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" strokecolor="black [3213]"/>
          </w:pict>
        </mc:Fallback>
      </mc:AlternateContent>
    </w:r>
    <w:del w:id="6986" w:author="IRK" w:date="2020-04-08T14:33:00Z">
      <w:r w:rsidRPr="003A4C96" w:rsidDel="00535DCD">
        <w:rPr>
          <w:bCs/>
        </w:rPr>
        <w:delText xml:space="preserve"> </w:delText>
      </w:r>
    </w:del>
    <w:r>
      <w:rPr>
        <w:bCs/>
      </w:rPr>
      <w:t>C</w:t>
    </w:r>
    <w:r w:rsidRPr="00100EC0">
      <w:t>opyright © 20</w:t>
    </w:r>
    <w:r>
      <w:t>07</w:t>
    </w:r>
    <w:r w:rsidRPr="00100EC0">
      <w:t xml:space="preserve"> </w:t>
    </w:r>
    <w:r w:rsidRPr="00067B7B">
      <w:t>INNORULES Corporation</w:t>
    </w:r>
    <w:r>
      <w:t>.</w:t>
    </w:r>
    <w:r w:rsidRPr="00100EC0">
      <w:t xml:space="preserve"> All rights reserved.</w:t>
    </w:r>
    <w:del w:id="6987" w:author="IRK" w:date="2020-04-08T14:36:00Z">
      <w:r w:rsidRPr="00100EC0" w:rsidDel="00535DCD">
        <w:delText xml:space="preserve"> </w:delText>
      </w:r>
      <w:r w:rsidRPr="00E56254" w:rsidDel="00535DCD">
        <w:delText xml:space="preserve"> </w:delText>
      </w:r>
    </w:del>
    <w:r w:rsidRPr="00E56254">
      <w:t xml:space="preserve"> </w:t>
    </w:r>
    <w:ins w:id="6988" w:author="IRK" w:date="2020-04-08T14:36:00Z">
      <w:r>
        <w:rPr>
          <w:rFonts w:hint="eastAsia"/>
        </w:rPr>
        <w:t xml:space="preserve">       </w:t>
      </w:r>
    </w:ins>
    <w:ins w:id="6989" w:author="IRK" w:date="2020-05-11T10:48:00Z">
      <w:r>
        <w:rPr>
          <w:rFonts w:asciiTheme="minorEastAsia" w:eastAsiaTheme="minorEastAsia" w:hAnsiTheme="minorEastAsia" w:hint="eastAsia"/>
        </w:rPr>
        <w:t xml:space="preserve">          </w:t>
      </w:r>
    </w:ins>
    <w:ins w:id="6990" w:author="IRK" w:date="2020-04-08T14:36:00Z">
      <w:r>
        <w:rPr>
          <w:rFonts w:hint="eastAsia"/>
        </w:rPr>
        <w:t xml:space="preserve">                                                    </w:t>
      </w:r>
    </w:ins>
    <w:del w:id="6991" w:author="IRK" w:date="2020-04-08T14:35:00Z">
      <w:r w:rsidDel="00535DCD">
        <w:rPr>
          <w:rFonts w:hint="eastAsia"/>
        </w:rPr>
        <w:delText xml:space="preserve">　　　　　　　　　　　　　　　　　　　　　　　　　　　</w:delText>
      </w:r>
    </w:del>
    <w:r w:rsidRPr="00F43205">
      <w:fldChar w:fldCharType="begin"/>
    </w:r>
    <w:r w:rsidRPr="00F43205">
      <w:instrText>PAGE   \* MERGEFORMAT</w:instrText>
    </w:r>
    <w:r w:rsidRPr="00F43205">
      <w:fldChar w:fldCharType="separate"/>
    </w:r>
    <w:r w:rsidR="0092459D" w:rsidRPr="0092459D">
      <w:rPr>
        <w:noProof/>
        <w:lang w:val="ja-JP"/>
      </w:rPr>
      <w:t>171</w:t>
    </w:r>
    <w:r w:rsidRPr="00F43205">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594CF7" w14:textId="77777777" w:rsidR="00E920B4" w:rsidRDefault="00E920B4" w:rsidP="00F93119">
      <w:r>
        <w:separator/>
      </w:r>
    </w:p>
  </w:footnote>
  <w:footnote w:type="continuationSeparator" w:id="0">
    <w:p w14:paraId="6863666A" w14:textId="77777777" w:rsidR="00E920B4" w:rsidRDefault="00E920B4" w:rsidP="00F931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BF000" w14:textId="712A861D" w:rsidR="00E920B4" w:rsidRPr="002E36F0" w:rsidRDefault="00E920B4">
    <w:pPr>
      <w:pStyle w:val="-0"/>
    </w:pPr>
    <w:r w:rsidRPr="007A2F08">
      <w:rPr>
        <w:noProof/>
      </w:rPr>
      <w:drawing>
        <wp:anchor distT="0" distB="0" distL="114300" distR="114300" simplePos="0" relativeHeight="251659264" behindDoc="0" locked="0" layoutInCell="1" allowOverlap="1" wp14:anchorId="0AF34527" wp14:editId="0767FBA7">
          <wp:simplePos x="0" y="0"/>
          <wp:positionH relativeFrom="column">
            <wp:posOffset>-19050</wp:posOffset>
          </wp:positionH>
          <wp:positionV relativeFrom="paragraph">
            <wp:posOffset>-79375</wp:posOffset>
          </wp:positionV>
          <wp:extent cx="1450340" cy="330200"/>
          <wp:effectExtent l="0" t="0" r="0" b="0"/>
          <wp:wrapNone/>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rules_LOGO.png"/>
                  <pic:cNvPicPr/>
                </pic:nvPicPr>
                <pic:blipFill>
                  <a:blip r:embed="rId1">
                    <a:extLst>
                      <a:ext uri="{28A0092B-C50C-407E-A947-70E740481C1C}">
                        <a14:useLocalDpi xmlns:a14="http://schemas.microsoft.com/office/drawing/2010/main" val="0"/>
                      </a:ext>
                    </a:extLst>
                  </a:blip>
                  <a:stretch>
                    <a:fillRect/>
                  </a:stretch>
                </pic:blipFill>
                <pic:spPr>
                  <a:xfrm>
                    <a:off x="0" y="0"/>
                    <a:ext cx="1450340" cy="330200"/>
                  </a:xfrm>
                  <a:prstGeom prst="rect">
                    <a:avLst/>
                  </a:prstGeom>
                </pic:spPr>
              </pic:pic>
            </a:graphicData>
          </a:graphic>
        </wp:anchor>
      </w:drawing>
    </w:r>
    <w:ins w:id="11" w:author="IRK" w:date="2020-04-14T14:38:00Z">
      <w:r w:rsidRPr="002E36F0">
        <w:rPr>
          <w:rFonts w:hint="eastAsia"/>
        </w:rPr>
        <w:t>改定日：</w:t>
      </w:r>
      <w:r w:rsidRPr="002E36F0">
        <w:rPr>
          <w:rFonts w:hint="eastAsia"/>
        </w:rPr>
        <w:t>2020</w:t>
      </w:r>
      <w:r w:rsidRPr="002E36F0">
        <w:rPr>
          <w:rFonts w:hint="eastAsia"/>
        </w:rPr>
        <w:t>年</w:t>
      </w:r>
      <w:r w:rsidRPr="002E36F0">
        <w:rPr>
          <w:rFonts w:hint="eastAsia"/>
        </w:rPr>
        <w:t>4</w:t>
      </w:r>
      <w:r w:rsidRPr="002E36F0">
        <w:rPr>
          <w:rFonts w:hint="eastAsia"/>
        </w:rPr>
        <w:t>月</w:t>
      </w:r>
    </w:ins>
    <w:ins w:id="12" w:author="IRK" w:date="2020-04-14T14:39:00Z">
      <w:r w:rsidRPr="002E36F0">
        <w:rPr>
          <w:rFonts w:hint="eastAsia"/>
        </w:rPr>
        <w:t>30</w:t>
      </w:r>
      <w:r w:rsidRPr="002E36F0">
        <w:rPr>
          <w:rFonts w:hint="eastAsia"/>
        </w:rPr>
        <w:t>日</w:t>
      </w:r>
    </w:ins>
  </w:p>
  <w:p w14:paraId="1B54AF2B" w14:textId="1F649B45" w:rsidR="00E920B4" w:rsidRPr="00130222" w:rsidRDefault="00E920B4">
    <w:pPr>
      <w:pStyle w:val="-0"/>
      <w:pPrChange w:id="13" w:author="IRK" w:date="2020-04-24T10:14:00Z">
        <w:pPr/>
      </w:pPrChange>
    </w:pPr>
    <w:r>
      <w:rPr>
        <w:noProof/>
      </w:rPr>
      <mc:AlternateContent>
        <mc:Choice Requires="wps">
          <w:drawing>
            <wp:anchor distT="4294967295" distB="4294967295" distL="114300" distR="114300" simplePos="0" relativeHeight="251656192" behindDoc="0" locked="0" layoutInCell="1" allowOverlap="1" wp14:anchorId="5DBE6B66" wp14:editId="68E194D4">
              <wp:simplePos x="0" y="0"/>
              <wp:positionH relativeFrom="column">
                <wp:posOffset>15875</wp:posOffset>
              </wp:positionH>
              <wp:positionV relativeFrom="paragraph">
                <wp:posOffset>200659</wp:posOffset>
              </wp:positionV>
              <wp:extent cx="6034405" cy="0"/>
              <wp:effectExtent l="0" t="0" r="23495" b="19050"/>
              <wp:wrapNone/>
              <wp:docPr id="12" name="直線コネク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440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5pt,15.8pt" to="476.4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" strokecolor="black [3213]"/>
          </w:pict>
        </mc:Fallback>
      </mc:AlternateContent>
    </w:r>
    <w:r w:rsidRPr="00130222">
      <w:t>1.</w:t>
    </w:r>
    <w:del w:id="14" w:author="IRK" w:date="2020-04-14T14:40:00Z">
      <w:r w:rsidDel="002E36F0">
        <w:delText>1</w:delText>
      </w:r>
    </w:del>
    <w:ins w:id="15" w:author="IRK" w:date="2020-04-14T14:40:00Z">
      <w:r>
        <w:rPr>
          <w:rFonts w:hint="eastAsia"/>
        </w:rPr>
        <w:t>2</w:t>
      </w:r>
    </w:ins>
    <w:r w:rsidRPr="00130222">
      <w:t>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A8D6B" w14:textId="77777777" w:rsidR="00E920B4" w:rsidRDefault="00E920B4">
    <w:pPr>
      <w:pStyle w:val="-0"/>
      <w:rPr>
        <w:ins w:id="16" w:author="IRK" w:date="2020-04-24T10:14:00Z"/>
      </w:rPr>
      <w:pPrChange w:id="17" w:author="IRK" w:date="2020-04-24T10:14:00Z">
        <w:pPr>
          <w:pStyle w:val="ac"/>
        </w:pPr>
      </w:pPrChange>
    </w:pPr>
  </w:p>
  <w:p w14:paraId="6F5F0738" w14:textId="77777777" w:rsidR="00E920B4" w:rsidRDefault="00E920B4">
    <w:pPr>
      <w:pStyle w:val="-0"/>
      <w:pPrChange w:id="18" w:author="IRK" w:date="2020-04-24T10:14:00Z">
        <w:pPr>
          <w:pStyle w:val="ac"/>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C18E8C8"/>
    <w:lvl w:ilvl="0">
      <w:start w:val="1"/>
      <w:numFmt w:val="decimal"/>
      <w:pStyle w:val="5"/>
      <w:lvlText w:val="%1."/>
      <w:lvlJc w:val="left"/>
      <w:pPr>
        <w:tabs>
          <w:tab w:val="num" w:pos="2062"/>
        </w:tabs>
        <w:ind w:leftChars="1000" w:left="2062" w:hangingChars="200" w:hanging="360"/>
      </w:pPr>
    </w:lvl>
  </w:abstractNum>
  <w:abstractNum w:abstractNumId="1">
    <w:nsid w:val="FFFFFF7D"/>
    <w:multiLevelType w:val="singleLevel"/>
    <w:tmpl w:val="3634C210"/>
    <w:lvl w:ilvl="0">
      <w:start w:val="1"/>
      <w:numFmt w:val="decimal"/>
      <w:pStyle w:val="4"/>
      <w:lvlText w:val="%1."/>
      <w:lvlJc w:val="left"/>
      <w:pPr>
        <w:tabs>
          <w:tab w:val="num" w:pos="1637"/>
        </w:tabs>
        <w:ind w:leftChars="800" w:left="1637" w:hangingChars="200" w:hanging="360"/>
      </w:pPr>
    </w:lvl>
  </w:abstractNum>
  <w:abstractNum w:abstractNumId="2">
    <w:nsid w:val="FFFFFF7E"/>
    <w:multiLevelType w:val="singleLevel"/>
    <w:tmpl w:val="7A5221C2"/>
    <w:lvl w:ilvl="0">
      <w:start w:val="1"/>
      <w:numFmt w:val="decimal"/>
      <w:pStyle w:val="3"/>
      <w:lvlText w:val="%1."/>
      <w:lvlJc w:val="left"/>
      <w:pPr>
        <w:tabs>
          <w:tab w:val="num" w:pos="1212"/>
        </w:tabs>
        <w:ind w:leftChars="600" w:left="1212" w:hangingChars="200" w:hanging="360"/>
      </w:pPr>
    </w:lvl>
  </w:abstractNum>
  <w:abstractNum w:abstractNumId="3">
    <w:nsid w:val="FFFFFF7F"/>
    <w:multiLevelType w:val="singleLevel"/>
    <w:tmpl w:val="B58E7B0E"/>
    <w:lvl w:ilvl="0">
      <w:start w:val="1"/>
      <w:numFmt w:val="decimal"/>
      <w:pStyle w:val="2"/>
      <w:lvlText w:val="%1."/>
      <w:lvlJc w:val="left"/>
      <w:pPr>
        <w:tabs>
          <w:tab w:val="num" w:pos="786"/>
        </w:tabs>
        <w:ind w:leftChars="400" w:left="786" w:hangingChars="200" w:hanging="360"/>
      </w:pPr>
    </w:lvl>
  </w:abstractNum>
  <w:abstractNum w:abstractNumId="4">
    <w:nsid w:val="FFFFFF80"/>
    <w:multiLevelType w:val="singleLevel"/>
    <w:tmpl w:val="6638CBB4"/>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nsid w:val="FFFFFF81"/>
    <w:multiLevelType w:val="singleLevel"/>
    <w:tmpl w:val="F48E9DAC"/>
    <w:lvl w:ilvl="0">
      <w:start w:val="1"/>
      <w:numFmt w:val="bullet"/>
      <w:pStyle w:val="40"/>
      <w:lvlText w:val=""/>
      <w:lvlJc w:val="left"/>
      <w:pPr>
        <w:tabs>
          <w:tab w:val="num" w:pos="1637"/>
        </w:tabs>
        <w:ind w:leftChars="800" w:left="1637" w:hangingChars="200" w:hanging="360"/>
      </w:pPr>
      <w:rPr>
        <w:rFonts w:ascii="Wingdings" w:hAnsi="Wingdings" w:hint="default"/>
      </w:rPr>
    </w:lvl>
  </w:abstractNum>
  <w:abstractNum w:abstractNumId="6">
    <w:nsid w:val="FFFFFF82"/>
    <w:multiLevelType w:val="singleLevel"/>
    <w:tmpl w:val="2DDE09C6"/>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7">
    <w:nsid w:val="FFFFFF83"/>
    <w:multiLevelType w:val="singleLevel"/>
    <w:tmpl w:val="AE14DD14"/>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8">
    <w:nsid w:val="FFFFFF88"/>
    <w:multiLevelType w:val="singleLevel"/>
    <w:tmpl w:val="6BB67C74"/>
    <w:lvl w:ilvl="0">
      <w:start w:val="1"/>
      <w:numFmt w:val="decimal"/>
      <w:pStyle w:val="a"/>
      <w:lvlText w:val="%1."/>
      <w:lvlJc w:val="left"/>
      <w:pPr>
        <w:tabs>
          <w:tab w:val="num" w:pos="361"/>
        </w:tabs>
        <w:ind w:leftChars="200" w:left="361" w:hangingChars="200" w:hanging="360"/>
      </w:pPr>
    </w:lvl>
  </w:abstractNum>
  <w:abstractNum w:abstractNumId="9">
    <w:nsid w:val="FFFFFF89"/>
    <w:multiLevelType w:val="singleLevel"/>
    <w:tmpl w:val="3294B0B2"/>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nsid w:val="13711479"/>
    <w:multiLevelType w:val="hybridMultilevel"/>
    <w:tmpl w:val="33B2AB8E"/>
    <w:lvl w:ilvl="0" w:tplc="89420F52">
      <w:start w:val="1"/>
      <w:numFmt w:val="decimal"/>
      <w:pStyle w:val="21"/>
      <w:lvlText w:val="(%1)"/>
      <w:lvlJc w:val="left"/>
      <w:pPr>
        <w:ind w:left="420" w:hanging="42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81C2DEA"/>
    <w:multiLevelType w:val="hybridMultilevel"/>
    <w:tmpl w:val="50A40854"/>
    <w:lvl w:ilvl="0" w:tplc="DBFA839A">
      <w:start w:val="1"/>
      <w:numFmt w:val="aiueo"/>
      <w:pStyle w:val="6"/>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B5F4BDF"/>
    <w:multiLevelType w:val="hybridMultilevel"/>
    <w:tmpl w:val="2DB4A65C"/>
    <w:lvl w:ilvl="0" w:tplc="96E07416">
      <w:start w:val="1"/>
      <w:numFmt w:val="decimal"/>
      <w:lvlText w:val="(%1)"/>
      <w:lvlJc w:val="left"/>
      <w:pPr>
        <w:ind w:left="221" w:hanging="420"/>
      </w:pPr>
      <w:rPr>
        <w:rFonts w:ascii="Arial" w:hAnsi="Arial" w:hint="default"/>
        <w:sz w:val="20"/>
      </w:rPr>
    </w:lvl>
    <w:lvl w:ilvl="1" w:tplc="04090017" w:tentative="1">
      <w:start w:val="1"/>
      <w:numFmt w:val="aiueoFullWidth"/>
      <w:lvlText w:val="(%2)"/>
      <w:lvlJc w:val="left"/>
      <w:pPr>
        <w:ind w:left="641" w:hanging="420"/>
      </w:pPr>
    </w:lvl>
    <w:lvl w:ilvl="2" w:tplc="04090011" w:tentative="1">
      <w:start w:val="1"/>
      <w:numFmt w:val="decimalEnclosedCircle"/>
      <w:lvlText w:val="%3"/>
      <w:lvlJc w:val="left"/>
      <w:pPr>
        <w:ind w:left="1061" w:hanging="420"/>
      </w:pPr>
    </w:lvl>
    <w:lvl w:ilvl="3" w:tplc="0409000F" w:tentative="1">
      <w:start w:val="1"/>
      <w:numFmt w:val="decimal"/>
      <w:lvlText w:val="%4."/>
      <w:lvlJc w:val="left"/>
      <w:pPr>
        <w:ind w:left="1481" w:hanging="420"/>
      </w:pPr>
    </w:lvl>
    <w:lvl w:ilvl="4" w:tplc="04090017" w:tentative="1">
      <w:start w:val="1"/>
      <w:numFmt w:val="aiueoFullWidth"/>
      <w:lvlText w:val="(%5)"/>
      <w:lvlJc w:val="left"/>
      <w:pPr>
        <w:ind w:left="1901" w:hanging="420"/>
      </w:pPr>
    </w:lvl>
    <w:lvl w:ilvl="5" w:tplc="04090011" w:tentative="1">
      <w:start w:val="1"/>
      <w:numFmt w:val="decimalEnclosedCircle"/>
      <w:lvlText w:val="%6"/>
      <w:lvlJc w:val="left"/>
      <w:pPr>
        <w:ind w:left="2321" w:hanging="420"/>
      </w:pPr>
    </w:lvl>
    <w:lvl w:ilvl="6" w:tplc="0409000F" w:tentative="1">
      <w:start w:val="1"/>
      <w:numFmt w:val="decimal"/>
      <w:lvlText w:val="%7."/>
      <w:lvlJc w:val="left"/>
      <w:pPr>
        <w:ind w:left="2741" w:hanging="420"/>
      </w:pPr>
    </w:lvl>
    <w:lvl w:ilvl="7" w:tplc="04090017" w:tentative="1">
      <w:start w:val="1"/>
      <w:numFmt w:val="aiueoFullWidth"/>
      <w:lvlText w:val="(%8)"/>
      <w:lvlJc w:val="left"/>
      <w:pPr>
        <w:ind w:left="3161" w:hanging="420"/>
      </w:pPr>
    </w:lvl>
    <w:lvl w:ilvl="8" w:tplc="04090011" w:tentative="1">
      <w:start w:val="1"/>
      <w:numFmt w:val="decimalEnclosedCircle"/>
      <w:lvlText w:val="%9"/>
      <w:lvlJc w:val="left"/>
      <w:pPr>
        <w:ind w:left="3581" w:hanging="420"/>
      </w:pPr>
    </w:lvl>
  </w:abstractNum>
  <w:abstractNum w:abstractNumId="13">
    <w:nsid w:val="2CF74C2D"/>
    <w:multiLevelType w:val="hybridMultilevel"/>
    <w:tmpl w:val="B120AE26"/>
    <w:lvl w:ilvl="0" w:tplc="8E46986A">
      <w:numFmt w:val="bullet"/>
      <w:pStyle w:val="41"/>
      <w:lvlText w:val=""/>
      <w:lvlJc w:val="left"/>
      <w:pPr>
        <w:ind w:left="420" w:hanging="420"/>
      </w:pPr>
      <w:rPr>
        <w:rFonts w:ascii="Wingdings" w:eastAsia="Malgun Gothic"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2D4A35F1"/>
    <w:multiLevelType w:val="hybridMultilevel"/>
    <w:tmpl w:val="D2CED298"/>
    <w:lvl w:ilvl="0" w:tplc="955A319A">
      <w:start w:val="1"/>
      <w:numFmt w:val="aiueo"/>
      <w:pStyle w:val="5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DA25FB4"/>
    <w:multiLevelType w:val="hybridMultilevel"/>
    <w:tmpl w:val="4440BA82"/>
    <w:lvl w:ilvl="0" w:tplc="C05AAFAC">
      <w:start w:val="1"/>
      <w:numFmt w:val="decimal"/>
      <w:pStyle w:val="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1682524"/>
    <w:multiLevelType w:val="hybridMultilevel"/>
    <w:tmpl w:val="597C54EA"/>
    <w:lvl w:ilvl="0" w:tplc="A74EC802">
      <w:start w:val="1"/>
      <w:numFmt w:val="bullet"/>
      <w:pStyle w:val="a1"/>
      <w:lvlText w:val=""/>
      <w:lvlJc w:val="left"/>
      <w:pPr>
        <w:ind w:left="800" w:hanging="400"/>
      </w:pPr>
      <w:rPr>
        <w:rFonts w:ascii="Wingdings" w:hAnsi="Wingdings" w:hint="default"/>
        <w:b w:val="0"/>
        <w:i w:val="0"/>
        <w:sz w:val="18"/>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31CC28DE"/>
    <w:multiLevelType w:val="hybridMultilevel"/>
    <w:tmpl w:val="E0802A82"/>
    <w:lvl w:ilvl="0" w:tplc="075A5342">
      <w:start w:val="1"/>
      <w:numFmt w:val="decimal"/>
      <w:lvlText w:val="%1)"/>
      <w:lvlJc w:val="left"/>
      <w:pPr>
        <w:ind w:left="420" w:hanging="42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3A03DD5"/>
    <w:multiLevelType w:val="hybridMultilevel"/>
    <w:tmpl w:val="540A62E0"/>
    <w:lvl w:ilvl="0" w:tplc="8DCE92EC">
      <w:start w:val="1"/>
      <w:numFmt w:val="aiueo"/>
      <w:pStyle w:val="52"/>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40E30E1"/>
    <w:multiLevelType w:val="hybridMultilevel"/>
    <w:tmpl w:val="A9AE24CC"/>
    <w:lvl w:ilvl="0" w:tplc="0BE010F0">
      <w:start w:val="1"/>
      <w:numFmt w:val="bullet"/>
      <w:pStyle w:val="10"/>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34D9140C"/>
    <w:multiLevelType w:val="hybridMultilevel"/>
    <w:tmpl w:val="B82ACA80"/>
    <w:lvl w:ilvl="0" w:tplc="189EE0D2">
      <w:start w:val="1"/>
      <w:numFmt w:val="bullet"/>
      <w:pStyle w:val="3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1">
    <w:nsid w:val="3D302495"/>
    <w:multiLevelType w:val="hybridMultilevel"/>
    <w:tmpl w:val="41A85C9C"/>
    <w:lvl w:ilvl="0" w:tplc="5D9CC666">
      <w:start w:val="1"/>
      <w:numFmt w:val="aiueo"/>
      <w:pStyle w:val="60"/>
      <w:lvlText w:val="(%1)"/>
      <w:lvlJc w:val="left"/>
      <w:pPr>
        <w:ind w:left="704"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DD71E2F"/>
    <w:multiLevelType w:val="hybridMultilevel"/>
    <w:tmpl w:val="BA920300"/>
    <w:lvl w:ilvl="0" w:tplc="6700D196">
      <w:start w:val="1"/>
      <w:numFmt w:val="decimal"/>
      <w:pStyle w:val="st1"/>
      <w:lvlText w:val="第%1章."/>
      <w:lvlJc w:val="left"/>
      <w:pPr>
        <w:tabs>
          <w:tab w:val="num" w:pos="312"/>
        </w:tabs>
        <w:ind w:left="369" w:hanging="227"/>
      </w:pPr>
      <w:rPr>
        <w:rFonts w:hint="eastAsia"/>
        <w:sz w:val="28"/>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23">
    <w:nsid w:val="3E9526D5"/>
    <w:multiLevelType w:val="multilevel"/>
    <w:tmpl w:val="E22C31E2"/>
    <w:lvl w:ilvl="0">
      <w:start w:val="1"/>
      <w:numFmt w:val="decimal"/>
      <w:lvlText w:val="%1."/>
      <w:lvlJc w:val="left"/>
      <w:pPr>
        <w:tabs>
          <w:tab w:val="num" w:pos="397"/>
        </w:tabs>
        <w:ind w:left="397" w:hanging="397"/>
      </w:pPr>
      <w:rPr>
        <w:rFonts w:ascii="Times" w:eastAsia="BatangChe" w:hAnsi="Times" w:hint="default"/>
        <w:b w:val="0"/>
        <w:i w:val="0"/>
        <w:sz w:val="22"/>
        <w:szCs w:val="22"/>
      </w:rPr>
    </w:lvl>
    <w:lvl w:ilvl="1">
      <w:start w:val="1"/>
      <w:numFmt w:val="bullet"/>
      <w:lvlText w:val=""/>
      <w:lvlJc w:val="left"/>
      <w:pPr>
        <w:tabs>
          <w:tab w:val="num" w:pos="737"/>
        </w:tabs>
        <w:ind w:left="737" w:hanging="312"/>
      </w:pPr>
      <w:rPr>
        <w:rFonts w:ascii="Wingdings" w:hAnsi="Wingdings" w:hint="default"/>
        <w:b w:val="0"/>
        <w:i w:val="0"/>
        <w:sz w:val="22"/>
        <w:szCs w:val="22"/>
        <w:effect w:val="none"/>
      </w:rPr>
    </w:lvl>
    <w:lvl w:ilvl="2">
      <w:start w:val="1"/>
      <w:numFmt w:val="ganada"/>
      <w:lvlText w:val="%3."/>
      <w:lvlJc w:val="left"/>
      <w:pPr>
        <w:tabs>
          <w:tab w:val="num" w:pos="737"/>
        </w:tabs>
        <w:ind w:left="737" w:hanging="340"/>
      </w:pPr>
      <w:rPr>
        <w:rFonts w:ascii="Times" w:eastAsia="BatangChe" w:hAnsi="Times" w:hint="default"/>
        <w:b w:val="0"/>
        <w:i w:val="0"/>
        <w:sz w:val="22"/>
        <w:szCs w:val="22"/>
        <w:lang w:val="en-US"/>
      </w:rPr>
    </w:lvl>
    <w:lvl w:ilvl="3">
      <w:start w:val="1"/>
      <w:numFmt w:val="bullet"/>
      <w:lvlText w:val=""/>
      <w:lvlJc w:val="left"/>
      <w:pPr>
        <w:tabs>
          <w:tab w:val="num" w:pos="1134"/>
        </w:tabs>
        <w:ind w:left="1134" w:hanging="369"/>
      </w:pPr>
      <w:rPr>
        <w:rFonts w:ascii="Wingdings" w:hAnsi="Wingdings" w:hint="default"/>
        <w:b w:val="0"/>
        <w:i w:val="0"/>
        <w:sz w:val="22"/>
        <w:szCs w:val="22"/>
      </w:rPr>
    </w:lvl>
    <w:lvl w:ilvl="4">
      <w:start w:val="1"/>
      <w:numFmt w:val="decimalFullWidth"/>
      <w:lvlText w:val="(%5)"/>
      <w:lvlJc w:val="left"/>
      <w:pPr>
        <w:tabs>
          <w:tab w:val="num" w:pos="1134"/>
        </w:tabs>
        <w:ind w:left="1134" w:hanging="624"/>
      </w:pPr>
      <w:rPr>
        <w:rFonts w:ascii="Times" w:eastAsia="BatangChe" w:hAnsi="Times" w:hint="default"/>
        <w:b w:val="0"/>
        <w:i w:val="0"/>
        <w:sz w:val="22"/>
        <w:szCs w:val="22"/>
      </w:rPr>
    </w:lvl>
    <w:lvl w:ilvl="5">
      <w:start w:val="1"/>
      <w:numFmt w:val="bullet"/>
      <w:lvlText w:val=""/>
      <w:lvlJc w:val="left"/>
      <w:pPr>
        <w:tabs>
          <w:tab w:val="num" w:pos="1474"/>
        </w:tabs>
        <w:ind w:left="1474" w:hanging="312"/>
      </w:pPr>
      <w:rPr>
        <w:rFonts w:ascii="Wingdings" w:hAnsi="Wingdings" w:hint="default"/>
        <w:b w:val="0"/>
        <w:i w:val="0"/>
        <w:sz w:val="22"/>
        <w:szCs w:val="22"/>
      </w:rPr>
    </w:lvl>
    <w:lvl w:ilvl="6">
      <w:start w:val="1"/>
      <w:numFmt w:val="ganada"/>
      <w:lvlText w:val="(%7)"/>
      <w:lvlJc w:val="left"/>
      <w:pPr>
        <w:tabs>
          <w:tab w:val="num" w:pos="1474"/>
        </w:tabs>
        <w:ind w:left="1474" w:hanging="453"/>
      </w:pPr>
      <w:rPr>
        <w:rFonts w:ascii="Times New Roman" w:eastAsia="BatangChe" w:hAnsi="Times New Roman" w:hint="default"/>
        <w:b w:val="0"/>
        <w:i w:val="0"/>
        <w:sz w:val="22"/>
        <w:szCs w:val="22"/>
      </w:rPr>
    </w:lvl>
    <w:lvl w:ilvl="7">
      <w:start w:val="1"/>
      <w:numFmt w:val="bullet"/>
      <w:lvlText w:val=""/>
      <w:lvlJc w:val="left"/>
      <w:pPr>
        <w:tabs>
          <w:tab w:val="num" w:pos="1758"/>
        </w:tabs>
        <w:ind w:left="1758" w:hanging="227"/>
      </w:pPr>
      <w:rPr>
        <w:rFonts w:ascii="Symbol" w:hAnsi="Symbol" w:hint="default"/>
        <w:b w:val="0"/>
        <w:i w:val="0"/>
        <w:sz w:val="22"/>
      </w:rPr>
    </w:lvl>
    <w:lvl w:ilvl="8">
      <w:start w:val="1"/>
      <w:numFmt w:val="bullet"/>
      <w:lvlText w:val="-"/>
      <w:lvlJc w:val="left"/>
      <w:pPr>
        <w:tabs>
          <w:tab w:val="num" w:pos="2098"/>
        </w:tabs>
        <w:ind w:left="2098" w:hanging="284"/>
      </w:pPr>
      <w:rPr>
        <w:rFonts w:ascii="Batang" w:eastAsia="Batang" w:hAnsi="Batang" w:hint="eastAsia"/>
      </w:rPr>
    </w:lvl>
  </w:abstractNum>
  <w:abstractNum w:abstractNumId="24">
    <w:nsid w:val="445E1CBD"/>
    <w:multiLevelType w:val="hybridMultilevel"/>
    <w:tmpl w:val="4F4EC79C"/>
    <w:lvl w:ilvl="0" w:tplc="AD08BAD6">
      <w:start w:val="1"/>
      <w:numFmt w:val="bullet"/>
      <w:lvlText w:val=""/>
      <w:lvlJc w:val="left"/>
      <w:pPr>
        <w:ind w:left="1194" w:hanging="400"/>
      </w:pPr>
      <w:rPr>
        <w:rFonts w:ascii="Wingdings" w:eastAsia="Malgun Gothic" w:hAnsi="Wingdings" w:hint="default"/>
        <w:b w:val="0"/>
        <w:i w:val="0"/>
        <w:sz w:val="20"/>
      </w:rPr>
    </w:lvl>
    <w:lvl w:ilvl="1" w:tplc="04090003">
      <w:start w:val="1"/>
      <w:numFmt w:val="bullet"/>
      <w:lvlText w:val=""/>
      <w:lvlJc w:val="left"/>
      <w:pPr>
        <w:ind w:left="1994" w:hanging="400"/>
      </w:pPr>
      <w:rPr>
        <w:rFonts w:ascii="Wingdings" w:hAnsi="Wingdings" w:hint="default"/>
      </w:rPr>
    </w:lvl>
    <w:lvl w:ilvl="2" w:tplc="04090005" w:tentative="1">
      <w:start w:val="1"/>
      <w:numFmt w:val="bullet"/>
      <w:lvlText w:val=""/>
      <w:lvlJc w:val="left"/>
      <w:pPr>
        <w:ind w:left="2394" w:hanging="400"/>
      </w:pPr>
      <w:rPr>
        <w:rFonts w:ascii="Wingdings" w:hAnsi="Wingdings" w:hint="default"/>
      </w:rPr>
    </w:lvl>
    <w:lvl w:ilvl="3" w:tplc="04090001" w:tentative="1">
      <w:start w:val="1"/>
      <w:numFmt w:val="bullet"/>
      <w:lvlText w:val=""/>
      <w:lvlJc w:val="left"/>
      <w:pPr>
        <w:ind w:left="2794" w:hanging="400"/>
      </w:pPr>
      <w:rPr>
        <w:rFonts w:ascii="Wingdings" w:hAnsi="Wingdings" w:hint="default"/>
      </w:rPr>
    </w:lvl>
    <w:lvl w:ilvl="4" w:tplc="04090003" w:tentative="1">
      <w:start w:val="1"/>
      <w:numFmt w:val="bullet"/>
      <w:lvlText w:val=""/>
      <w:lvlJc w:val="left"/>
      <w:pPr>
        <w:ind w:left="3194" w:hanging="400"/>
      </w:pPr>
      <w:rPr>
        <w:rFonts w:ascii="Wingdings" w:hAnsi="Wingdings" w:hint="default"/>
      </w:rPr>
    </w:lvl>
    <w:lvl w:ilvl="5" w:tplc="04090005" w:tentative="1">
      <w:start w:val="1"/>
      <w:numFmt w:val="bullet"/>
      <w:lvlText w:val=""/>
      <w:lvlJc w:val="left"/>
      <w:pPr>
        <w:ind w:left="3594" w:hanging="400"/>
      </w:pPr>
      <w:rPr>
        <w:rFonts w:ascii="Wingdings" w:hAnsi="Wingdings" w:hint="default"/>
      </w:rPr>
    </w:lvl>
    <w:lvl w:ilvl="6" w:tplc="04090001" w:tentative="1">
      <w:start w:val="1"/>
      <w:numFmt w:val="bullet"/>
      <w:lvlText w:val=""/>
      <w:lvlJc w:val="left"/>
      <w:pPr>
        <w:ind w:left="3994" w:hanging="400"/>
      </w:pPr>
      <w:rPr>
        <w:rFonts w:ascii="Wingdings" w:hAnsi="Wingdings" w:hint="default"/>
      </w:rPr>
    </w:lvl>
    <w:lvl w:ilvl="7" w:tplc="04090003" w:tentative="1">
      <w:start w:val="1"/>
      <w:numFmt w:val="bullet"/>
      <w:lvlText w:val=""/>
      <w:lvlJc w:val="left"/>
      <w:pPr>
        <w:ind w:left="4394" w:hanging="400"/>
      </w:pPr>
      <w:rPr>
        <w:rFonts w:ascii="Wingdings" w:hAnsi="Wingdings" w:hint="default"/>
      </w:rPr>
    </w:lvl>
    <w:lvl w:ilvl="8" w:tplc="04090005" w:tentative="1">
      <w:start w:val="1"/>
      <w:numFmt w:val="bullet"/>
      <w:lvlText w:val=""/>
      <w:lvlJc w:val="left"/>
      <w:pPr>
        <w:ind w:left="4794" w:hanging="400"/>
      </w:pPr>
      <w:rPr>
        <w:rFonts w:ascii="Wingdings" w:hAnsi="Wingdings" w:hint="default"/>
      </w:rPr>
    </w:lvl>
  </w:abstractNum>
  <w:abstractNum w:abstractNumId="25">
    <w:nsid w:val="4F217D02"/>
    <w:multiLevelType w:val="hybridMultilevel"/>
    <w:tmpl w:val="0C32341E"/>
    <w:lvl w:ilvl="0" w:tplc="04090001">
      <w:start w:val="1"/>
      <w:numFmt w:val="bullet"/>
      <w:lvlText w:val=""/>
      <w:lvlJc w:val="left"/>
      <w:pPr>
        <w:ind w:left="814" w:hanging="420"/>
      </w:pPr>
      <w:rPr>
        <w:rFonts w:ascii="Wingdings" w:hAnsi="Wingdings" w:hint="default"/>
      </w:rPr>
    </w:lvl>
    <w:lvl w:ilvl="1" w:tplc="0409000B" w:tentative="1">
      <w:start w:val="1"/>
      <w:numFmt w:val="bullet"/>
      <w:lvlText w:val=""/>
      <w:lvlJc w:val="left"/>
      <w:pPr>
        <w:ind w:left="1234" w:hanging="420"/>
      </w:pPr>
      <w:rPr>
        <w:rFonts w:ascii="Wingdings" w:hAnsi="Wingdings" w:hint="default"/>
      </w:rPr>
    </w:lvl>
    <w:lvl w:ilvl="2" w:tplc="0409000D" w:tentative="1">
      <w:start w:val="1"/>
      <w:numFmt w:val="bullet"/>
      <w:lvlText w:val=""/>
      <w:lvlJc w:val="left"/>
      <w:pPr>
        <w:ind w:left="1654" w:hanging="420"/>
      </w:pPr>
      <w:rPr>
        <w:rFonts w:ascii="Wingdings" w:hAnsi="Wingdings" w:hint="default"/>
      </w:rPr>
    </w:lvl>
    <w:lvl w:ilvl="3" w:tplc="04090001" w:tentative="1">
      <w:start w:val="1"/>
      <w:numFmt w:val="bullet"/>
      <w:lvlText w:val=""/>
      <w:lvlJc w:val="left"/>
      <w:pPr>
        <w:ind w:left="2074" w:hanging="420"/>
      </w:pPr>
      <w:rPr>
        <w:rFonts w:ascii="Wingdings" w:hAnsi="Wingdings" w:hint="default"/>
      </w:rPr>
    </w:lvl>
    <w:lvl w:ilvl="4" w:tplc="0409000B" w:tentative="1">
      <w:start w:val="1"/>
      <w:numFmt w:val="bullet"/>
      <w:lvlText w:val=""/>
      <w:lvlJc w:val="left"/>
      <w:pPr>
        <w:ind w:left="2494" w:hanging="420"/>
      </w:pPr>
      <w:rPr>
        <w:rFonts w:ascii="Wingdings" w:hAnsi="Wingdings" w:hint="default"/>
      </w:rPr>
    </w:lvl>
    <w:lvl w:ilvl="5" w:tplc="0409000D" w:tentative="1">
      <w:start w:val="1"/>
      <w:numFmt w:val="bullet"/>
      <w:lvlText w:val=""/>
      <w:lvlJc w:val="left"/>
      <w:pPr>
        <w:ind w:left="2914" w:hanging="420"/>
      </w:pPr>
      <w:rPr>
        <w:rFonts w:ascii="Wingdings" w:hAnsi="Wingdings" w:hint="default"/>
      </w:rPr>
    </w:lvl>
    <w:lvl w:ilvl="6" w:tplc="04090001" w:tentative="1">
      <w:start w:val="1"/>
      <w:numFmt w:val="bullet"/>
      <w:lvlText w:val=""/>
      <w:lvlJc w:val="left"/>
      <w:pPr>
        <w:ind w:left="3334" w:hanging="420"/>
      </w:pPr>
      <w:rPr>
        <w:rFonts w:ascii="Wingdings" w:hAnsi="Wingdings" w:hint="default"/>
      </w:rPr>
    </w:lvl>
    <w:lvl w:ilvl="7" w:tplc="0409000B" w:tentative="1">
      <w:start w:val="1"/>
      <w:numFmt w:val="bullet"/>
      <w:lvlText w:val=""/>
      <w:lvlJc w:val="left"/>
      <w:pPr>
        <w:ind w:left="3754" w:hanging="420"/>
      </w:pPr>
      <w:rPr>
        <w:rFonts w:ascii="Wingdings" w:hAnsi="Wingdings" w:hint="default"/>
      </w:rPr>
    </w:lvl>
    <w:lvl w:ilvl="8" w:tplc="0409000D" w:tentative="1">
      <w:start w:val="1"/>
      <w:numFmt w:val="bullet"/>
      <w:lvlText w:val=""/>
      <w:lvlJc w:val="left"/>
      <w:pPr>
        <w:ind w:left="4174" w:hanging="420"/>
      </w:pPr>
      <w:rPr>
        <w:rFonts w:ascii="Wingdings" w:hAnsi="Wingdings" w:hint="default"/>
      </w:rPr>
    </w:lvl>
  </w:abstractNum>
  <w:abstractNum w:abstractNumId="26">
    <w:nsid w:val="4F5B15C1"/>
    <w:multiLevelType w:val="hybridMultilevel"/>
    <w:tmpl w:val="F13AEEDC"/>
    <w:lvl w:ilvl="0" w:tplc="E1422F5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09F24C6"/>
    <w:multiLevelType w:val="multilevel"/>
    <w:tmpl w:val="79FC170C"/>
    <w:lvl w:ilvl="0">
      <w:start w:val="1"/>
      <w:numFmt w:val="decimal"/>
      <w:pStyle w:val="11"/>
      <w:lvlText w:val="%1. "/>
      <w:lvlJc w:val="left"/>
      <w:pPr>
        <w:ind w:left="397" w:hanging="397"/>
      </w:pPr>
      <w:rPr>
        <w:rFonts w:ascii="Arial" w:eastAsia="Malgun Gothic" w:hAnsi="Arial" w:hint="default"/>
        <w:sz w:val="26"/>
      </w:rPr>
    </w:lvl>
    <w:lvl w:ilvl="1">
      <w:start w:val="1"/>
      <w:numFmt w:val="decimal"/>
      <w:pStyle w:val="22"/>
      <w:lvlText w:val="%1.%2 "/>
      <w:lvlJc w:val="left"/>
      <w:pPr>
        <w:ind w:left="567" w:hanging="567"/>
      </w:pPr>
      <w:rPr>
        <w:rFonts w:ascii="Arial" w:eastAsia="Malgun Gothic" w:hAnsi="Arial" w:hint="default"/>
        <w:sz w:val="24"/>
      </w:rPr>
    </w:lvl>
    <w:lvl w:ilvl="2">
      <w:start w:val="1"/>
      <w:numFmt w:val="decimal"/>
      <w:pStyle w:val="32"/>
      <w:lvlText w:val="%1.%2.%3 "/>
      <w:lvlJc w:val="left"/>
      <w:pPr>
        <w:ind w:left="737" w:hanging="737"/>
      </w:pPr>
      <w:rPr>
        <w:rFonts w:ascii="Arial" w:eastAsia="Malgun Gothic" w:hAnsi="Arial" w:hint="default"/>
        <w:sz w:val="22"/>
      </w:rPr>
    </w:lvl>
    <w:lvl w:ilvl="3">
      <w:start w:val="1"/>
      <w:numFmt w:val="decimal"/>
      <w:pStyle w:val="42"/>
      <w:lvlText w:val="%1.%2.%3.%4"/>
      <w:lvlJc w:val="left"/>
      <w:pPr>
        <w:ind w:left="907" w:hanging="907"/>
      </w:pPr>
      <w:rPr>
        <w:rFonts w:hint="eastAsia"/>
      </w:rPr>
    </w:lvl>
    <w:lvl w:ilvl="4">
      <w:start w:val="1"/>
      <w:numFmt w:val="decimal"/>
      <w:pStyle w:val="53"/>
      <w:lvlText w:val="%1.%2.%3.%4.%5"/>
      <w:lvlJc w:val="left"/>
      <w:pPr>
        <w:ind w:left="1644" w:hanging="1077"/>
      </w:pPr>
      <w:rPr>
        <w:rFonts w:hint="eastAsia"/>
      </w:rPr>
    </w:lvl>
    <w:lvl w:ilvl="5">
      <w:start w:val="1"/>
      <w:numFmt w:val="decimal"/>
      <w:pStyle w:val="12"/>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28">
    <w:nsid w:val="51E34363"/>
    <w:multiLevelType w:val="hybridMultilevel"/>
    <w:tmpl w:val="41F82A2A"/>
    <w:lvl w:ilvl="0" w:tplc="F89E6B8E">
      <w:start w:val="1"/>
      <w:numFmt w:val="bullet"/>
      <w:pStyle w:val="23"/>
      <w:lvlText w:val="○"/>
      <w:lvlJc w:val="left"/>
      <w:pPr>
        <w:ind w:left="420" w:hanging="420"/>
      </w:pPr>
      <w:rPr>
        <w:rFonts w:ascii="ＭＳ 明朝" w:eastAsia="ＭＳ 明朝" w:hAnsi="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8D94F65"/>
    <w:multiLevelType w:val="hybridMultilevel"/>
    <w:tmpl w:val="302212DC"/>
    <w:lvl w:ilvl="0" w:tplc="F806BC0A">
      <w:start w:val="1"/>
      <w:numFmt w:val="lowerLetter"/>
      <w:pStyle w:val="43"/>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EC868FE"/>
    <w:multiLevelType w:val="hybridMultilevel"/>
    <w:tmpl w:val="C9BA8A00"/>
    <w:lvl w:ilvl="0" w:tplc="39FCFE50">
      <w:start w:val="1"/>
      <w:numFmt w:val="decimal"/>
      <w:pStyle w:val="a2"/>
      <w:lvlText w:val="*%1. "/>
      <w:lvlJc w:val="left"/>
      <w:pPr>
        <w:ind w:left="627" w:hanging="40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32D0742"/>
    <w:multiLevelType w:val="multilevel"/>
    <w:tmpl w:val="DFBE0310"/>
    <w:lvl w:ilvl="0">
      <w:start w:val="1"/>
      <w:numFmt w:val="decimal"/>
      <w:lvlText w:val="第%1章. "/>
      <w:lvlJc w:val="left"/>
      <w:pPr>
        <w:ind w:left="397" w:hanging="397"/>
      </w:pPr>
      <w:rPr>
        <w:rFonts w:ascii="Arial" w:eastAsia="ＭＳ Ｐゴシック" w:hAnsi="Arial" w:hint="default"/>
        <w:b/>
        <w:bCs w:val="0"/>
        <w:i w:val="0"/>
        <w:iCs w:val="0"/>
        <w:caps w:val="0"/>
        <w:strike w:val="0"/>
        <w:dstrike w:val="0"/>
        <w:outline w:val="0"/>
        <w:shadow w:val="0"/>
        <w:emboss w:val="0"/>
        <w:imprint w:val="0"/>
        <w:vanish w:val="0"/>
        <w:position w:val="0"/>
        <w:sz w:val="28"/>
        <w:u w:val="none"/>
        <w:effect w:val="none"/>
        <w:vertAlign w:val="baseline"/>
        <w:em w:val="none"/>
        <w14:ligatures w14:val="none"/>
        <w14:numForm w14:val="default"/>
        <w14:numSpacing w14:val="default"/>
        <w14:stylisticSets/>
        <w14:cntxtAlts w14:val="0"/>
      </w:rPr>
    </w:lvl>
    <w:lvl w:ilvl="1">
      <w:start w:val="1"/>
      <w:numFmt w:val="decimal"/>
      <w:lvlText w:val="%2. "/>
      <w:lvlJc w:val="left"/>
      <w:pPr>
        <w:ind w:left="397" w:hanging="397"/>
      </w:pPr>
      <w:rPr>
        <w:rFonts w:ascii="Arial" w:eastAsia="ＭＳ Ｐゴシック" w:hAnsi="Arial" w:cstheme="majorHAnsi" w:hint="default"/>
        <w:b/>
        <w:i w:val="0"/>
        <w:sz w:val="26"/>
      </w:rPr>
    </w:lvl>
    <w:lvl w:ilvl="2">
      <w:start w:val="1"/>
      <w:numFmt w:val="decimal"/>
      <w:lvlText w:val="%2.%3"/>
      <w:lvlJc w:val="left"/>
      <w:pPr>
        <w:ind w:left="397" w:hanging="397"/>
      </w:pPr>
      <w:rPr>
        <w:rFonts w:ascii="Arial" w:eastAsia="ＭＳ Ｐゴシック" w:hAnsi="Arial" w:cstheme="majorHAnsi"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ligatures w14:val="none"/>
        <w14:numForm w14:val="default"/>
        <w14:numSpacing w14:val="default"/>
        <w14:stylisticSets/>
        <w14:cntxtAlts w14:val="0"/>
      </w:rPr>
    </w:lvl>
    <w:lvl w:ilvl="3">
      <w:start w:val="1"/>
      <w:numFmt w:val="decimal"/>
      <w:lvlText w:val="%2.%3.%4"/>
      <w:lvlJc w:val="left"/>
      <w:pPr>
        <w:ind w:left="397" w:hanging="397"/>
      </w:pPr>
      <w:rPr>
        <w:rFonts w:cs="Times New Roman"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4">
      <w:start w:val="1"/>
      <w:numFmt w:val="decimal"/>
      <w:lvlText w:val="%2.%3.%4.%5"/>
      <w:lvlJc w:val="left"/>
      <w:pPr>
        <w:ind w:left="397" w:hanging="397"/>
      </w:pPr>
      <w:rPr>
        <w:rFonts w:cs="Times New Roman"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5">
      <w:start w:val="1"/>
      <w:numFmt w:val="decimal"/>
      <w:lvlText w:val="%6)"/>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ascii="ＭＳ Ｐゴシック" w:eastAsia="ＭＳ Ｐゴシック" w:hAnsi="ＭＳ Ｐゴシック" w:hint="eastAsia"/>
      </w:rPr>
    </w:lvl>
    <w:lvl w:ilvl="7">
      <w:start w:val="1"/>
      <w:numFmt w:val="none"/>
      <w:lvlText w:val=""/>
      <w:lvlJc w:val="left"/>
      <w:pPr>
        <w:ind w:left="397" w:hanging="397"/>
      </w:pPr>
      <w:rPr>
        <w:rFonts w:ascii="ＭＳ Ｐゴシック" w:eastAsia="ＭＳ Ｐゴシック" w:hAnsi="ＭＳ Ｐゴシック" w:hint="eastAsia"/>
      </w:rPr>
    </w:lvl>
    <w:lvl w:ilvl="8">
      <w:start w:val="1"/>
      <w:numFmt w:val="none"/>
      <w:lvlText w:val=""/>
      <w:lvlJc w:val="left"/>
      <w:pPr>
        <w:ind w:left="397" w:hanging="397"/>
      </w:pPr>
      <w:rPr>
        <w:rFonts w:hint="eastAsia"/>
      </w:rPr>
    </w:lvl>
  </w:abstractNum>
  <w:abstractNum w:abstractNumId="32">
    <w:nsid w:val="67724E7A"/>
    <w:multiLevelType w:val="hybridMultilevel"/>
    <w:tmpl w:val="FD8CA276"/>
    <w:lvl w:ilvl="0" w:tplc="0024E2A4">
      <w:start w:val="1"/>
      <w:numFmt w:val="bullet"/>
      <w:pStyle w:val="a3"/>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6A5D455A"/>
    <w:multiLevelType w:val="hybridMultilevel"/>
    <w:tmpl w:val="3F588506"/>
    <w:lvl w:ilvl="0" w:tplc="BC385D46">
      <w:start w:val="1"/>
      <w:numFmt w:val="lowerLetter"/>
      <w:pStyle w:val="33"/>
      <w:lvlText w:val="%1)"/>
      <w:lvlJc w:val="left"/>
      <w:pPr>
        <w:ind w:left="420" w:hanging="420"/>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2806198"/>
    <w:multiLevelType w:val="hybridMultilevel"/>
    <w:tmpl w:val="60809B70"/>
    <w:lvl w:ilvl="0" w:tplc="E2683FB6">
      <w:start w:val="1"/>
      <w:numFmt w:val="bullet"/>
      <w:lvlText w:val=""/>
      <w:lvlJc w:val="left"/>
      <w:pPr>
        <w:ind w:left="826"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18"/>
  </w:num>
  <w:num w:numId="13">
    <w:abstractNumId w:val="11"/>
  </w:num>
  <w:num w:numId="14">
    <w:abstractNumId w:val="19"/>
  </w:num>
  <w:num w:numId="15">
    <w:abstractNumId w:val="28"/>
  </w:num>
  <w:num w:numId="16">
    <w:abstractNumId w:val="20"/>
  </w:num>
  <w:num w:numId="17">
    <w:abstractNumId w:val="13"/>
  </w:num>
  <w:num w:numId="18">
    <w:abstractNumId w:val="27"/>
  </w:num>
  <w:num w:numId="19">
    <w:abstractNumId w:val="31"/>
  </w:num>
  <w:num w:numId="20">
    <w:abstractNumId w:val="12"/>
  </w:num>
  <w:num w:numId="21">
    <w:abstractNumId w:val="33"/>
  </w:num>
  <w:num w:numId="22">
    <w:abstractNumId w:val="29"/>
  </w:num>
  <w:num w:numId="23">
    <w:abstractNumId w:val="14"/>
  </w:num>
  <w:num w:numId="24">
    <w:abstractNumId w:val="21"/>
  </w:num>
  <w:num w:numId="25">
    <w:abstractNumId w:val="16"/>
  </w:num>
  <w:num w:numId="26">
    <w:abstractNumId w:val="30"/>
  </w:num>
  <w:num w:numId="27">
    <w:abstractNumId w:val="32"/>
  </w:num>
  <w:num w:numId="28">
    <w:abstractNumId w:val="19"/>
  </w:num>
  <w:num w:numId="29">
    <w:abstractNumId w:val="28"/>
  </w:num>
  <w:num w:numId="30">
    <w:abstractNumId w:val="30"/>
  </w:num>
  <w:num w:numId="31">
    <w:abstractNumId w:val="9"/>
  </w:num>
  <w:num w:numId="32">
    <w:abstractNumId w:val="7"/>
  </w:num>
  <w:num w:numId="33">
    <w:abstractNumId w:val="6"/>
  </w:num>
  <w:num w:numId="34">
    <w:abstractNumId w:val="6"/>
  </w:num>
  <w:num w:numId="35">
    <w:abstractNumId w:val="5"/>
  </w:num>
  <w:num w:numId="36">
    <w:abstractNumId w:val="4"/>
  </w:num>
  <w:num w:numId="37">
    <w:abstractNumId w:val="19"/>
  </w:num>
  <w:num w:numId="38">
    <w:abstractNumId w:val="28"/>
  </w:num>
  <w:num w:numId="39">
    <w:abstractNumId w:val="20"/>
  </w:num>
  <w:num w:numId="40">
    <w:abstractNumId w:val="13"/>
  </w:num>
  <w:num w:numId="41">
    <w:abstractNumId w:val="27"/>
  </w:num>
  <w:num w:numId="42">
    <w:abstractNumId w:val="27"/>
  </w:num>
  <w:num w:numId="43">
    <w:abstractNumId w:val="27"/>
  </w:num>
  <w:num w:numId="44">
    <w:abstractNumId w:val="27"/>
  </w:num>
  <w:num w:numId="45">
    <w:abstractNumId w:val="27"/>
  </w:num>
  <w:num w:numId="46">
    <w:abstractNumId w:val="17"/>
  </w:num>
  <w:num w:numId="47">
    <w:abstractNumId w:val="10"/>
  </w:num>
  <w:num w:numId="48">
    <w:abstractNumId w:val="33"/>
  </w:num>
  <w:num w:numId="49">
    <w:abstractNumId w:val="29"/>
  </w:num>
  <w:num w:numId="50">
    <w:abstractNumId w:val="14"/>
  </w:num>
  <w:num w:numId="51">
    <w:abstractNumId w:val="21"/>
  </w:num>
  <w:num w:numId="52">
    <w:abstractNumId w:val="8"/>
  </w:num>
  <w:num w:numId="53">
    <w:abstractNumId w:val="3"/>
  </w:num>
  <w:num w:numId="54">
    <w:abstractNumId w:val="2"/>
  </w:num>
  <w:num w:numId="55">
    <w:abstractNumId w:val="1"/>
  </w:num>
  <w:num w:numId="56">
    <w:abstractNumId w:val="0"/>
  </w:num>
  <w:num w:numId="57">
    <w:abstractNumId w:val="16"/>
  </w:num>
  <w:num w:numId="58">
    <w:abstractNumId w:val="30"/>
  </w:num>
  <w:num w:numId="59">
    <w:abstractNumId w:val="32"/>
  </w:num>
  <w:num w:numId="60">
    <w:abstractNumId w:val="17"/>
    <w:lvlOverride w:ilvl="0">
      <w:startOverride w:val="1"/>
    </w:lvlOverride>
  </w:num>
  <w:num w:numId="61">
    <w:abstractNumId w:val="17"/>
    <w:lvlOverride w:ilvl="0">
      <w:startOverride w:val="1"/>
    </w:lvlOverride>
  </w:num>
  <w:num w:numId="62">
    <w:abstractNumId w:val="19"/>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30"/>
  </w:num>
  <w:num w:numId="67">
    <w:abstractNumId w:val="30"/>
    <w:lvlOverride w:ilvl="0">
      <w:startOverride w:val="7"/>
    </w:lvlOverride>
  </w:num>
  <w:num w:numId="68">
    <w:abstractNumId w:val="23"/>
  </w:num>
  <w:num w:numId="69">
    <w:abstractNumId w:val="24"/>
  </w:num>
  <w:num w:numId="70">
    <w:abstractNumId w:val="25"/>
  </w:num>
  <w:num w:numId="71">
    <w:abstractNumId w:val="27"/>
    <w:lvlOverride w:ilvl="0">
      <w:lvl w:ilvl="0">
        <w:start w:val="1"/>
        <w:numFmt w:val="decimal"/>
        <w:pStyle w:val="11"/>
        <w:lvlText w:val="%1. "/>
        <w:lvlJc w:val="left"/>
        <w:pPr>
          <w:ind w:left="397" w:hanging="397"/>
        </w:pPr>
        <w:rPr>
          <w:rFonts w:asciiTheme="majorHAnsi" w:eastAsia="ＭＳ Ｐゴシック" w:hAnsiTheme="majorHAnsi" w:cstheme="majorHAnsi" w:hint="default"/>
          <w:b/>
          <w:i w:val="0"/>
          <w:sz w:val="26"/>
        </w:rPr>
      </w:lvl>
    </w:lvlOverride>
    <w:lvlOverride w:ilvl="1">
      <w:lvl w:ilvl="1">
        <w:start w:val="1"/>
        <w:numFmt w:val="decimal"/>
        <w:pStyle w:val="22"/>
        <w:lvlText w:val="%1.%2 "/>
        <w:lvlJc w:val="left"/>
        <w:pPr>
          <w:ind w:left="567" w:hanging="567"/>
        </w:pPr>
        <w:rPr>
          <w:rFonts w:asciiTheme="majorHAnsi" w:eastAsia="ＭＳ Ｐゴシック" w:hAnsiTheme="majorHAnsi" w:cstheme="majorHAnsi" w:hint="default"/>
          <w:b/>
          <w:i w:val="0"/>
          <w:sz w:val="24"/>
        </w:rPr>
      </w:lvl>
    </w:lvlOverride>
    <w:lvlOverride w:ilvl="2">
      <w:lvl w:ilvl="2">
        <w:start w:val="1"/>
        <w:numFmt w:val="decimal"/>
        <w:pStyle w:val="32"/>
        <w:lvlText w:val="%1.%2.%3 "/>
        <w:lvlJc w:val="left"/>
        <w:pPr>
          <w:ind w:left="737" w:hanging="73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42"/>
        <w:lvlText w:val="%1.%2.%3.%4"/>
        <w:lvlJc w:val="left"/>
        <w:pPr>
          <w:ind w:left="907" w:hanging="907"/>
        </w:pPr>
        <w:rPr>
          <w:rFonts w:hint="eastAsia"/>
        </w:rPr>
      </w:lvl>
    </w:lvlOverride>
    <w:lvlOverride w:ilvl="4">
      <w:lvl w:ilvl="4">
        <w:start w:val="1"/>
        <w:numFmt w:val="decimal"/>
        <w:pStyle w:val="53"/>
        <w:lvlText w:val="%1.%2.%3.%4.%5"/>
        <w:lvlJc w:val="left"/>
        <w:pPr>
          <w:ind w:left="1644" w:hanging="1077"/>
        </w:pPr>
        <w:rPr>
          <w:rFonts w:hint="eastAsia"/>
        </w:rPr>
      </w:lvl>
    </w:lvlOverride>
    <w:lvlOverride w:ilvl="5">
      <w:lvl w:ilvl="5">
        <w:start w:val="1"/>
        <w:numFmt w:val="decimal"/>
        <w:pStyle w:val="12"/>
        <w:lvlText w:val="%6)"/>
        <w:lvlJc w:val="left"/>
        <w:pPr>
          <w:ind w:left="397" w:hanging="397"/>
        </w:pPr>
        <w:rPr>
          <w:rFonts w:ascii="ＭＳ Ｐゴシック" w:eastAsia="ＭＳ Ｐゴシック" w:hAnsi="ＭＳ Ｐゴシック" w:hint="eastAsia"/>
        </w:rPr>
      </w:lvl>
    </w:lvlOverride>
    <w:lvlOverride w:ilvl="6">
      <w:lvl w:ilvl="6">
        <w:start w:val="1"/>
        <w:numFmt w:val="decimal"/>
        <w:lvlText w:val="(%7)"/>
        <w:lvlJc w:val="left"/>
        <w:pPr>
          <w:ind w:left="397" w:hanging="397"/>
        </w:pPr>
        <w:rPr>
          <w:rFonts w:ascii="ＭＳ Ｐゴシック" w:eastAsia="ＭＳ Ｐゴシック" w:hAnsi="ＭＳ Ｐゴシック" w:hint="eastAsia"/>
        </w:rPr>
      </w:lvl>
    </w:lvlOverride>
    <w:lvlOverride w:ilvl="7">
      <w:lvl w:ilvl="7">
        <w:start w:val="1"/>
        <w:numFmt w:val="lowerLetter"/>
        <w:lvlText w:val="%8)"/>
        <w:lvlJc w:val="left"/>
        <w:pPr>
          <w:ind w:left="397" w:hanging="397"/>
        </w:pPr>
        <w:rPr>
          <w:rFonts w:ascii="ＭＳ Ｐゴシック" w:eastAsia="ＭＳ Ｐゴシック" w:hAnsi="ＭＳ Ｐゴシック" w:hint="eastAsia"/>
        </w:rPr>
      </w:lvl>
    </w:lvlOverride>
    <w:lvlOverride w:ilvl="8">
      <w:lvl w:ilvl="8">
        <w:start w:val="1"/>
        <w:numFmt w:val="lowerLetter"/>
        <w:lvlText w:val="(%9)"/>
        <w:lvlJc w:val="left"/>
        <w:pPr>
          <w:ind w:left="397" w:hanging="397"/>
        </w:pPr>
        <w:rPr>
          <w:rFonts w:hint="eastAsia"/>
        </w:rPr>
      </w:lvl>
    </w:lvlOverride>
  </w:num>
  <w:num w:numId="72">
    <w:abstractNumId w:val="27"/>
    <w:lvlOverride w:ilvl="0">
      <w:startOverride w:val="1"/>
      <w:lvl w:ilvl="0">
        <w:start w:val="1"/>
        <w:numFmt w:val="decimal"/>
        <w:pStyle w:val="11"/>
        <w:lvlText w:val="%1. "/>
        <w:lvlJc w:val="left"/>
        <w:pPr>
          <w:ind w:left="397" w:hanging="397"/>
        </w:pPr>
        <w:rPr>
          <w:rFonts w:asciiTheme="majorHAnsi" w:eastAsia="ＭＳ Ｐゴシック" w:hAnsiTheme="majorHAnsi" w:cstheme="majorHAnsi" w:hint="default"/>
          <w:b/>
          <w:i w:val="0"/>
          <w:sz w:val="26"/>
        </w:rPr>
      </w:lvl>
    </w:lvlOverride>
    <w:lvlOverride w:ilvl="1">
      <w:startOverride w:val="1"/>
      <w:lvl w:ilvl="1">
        <w:start w:val="1"/>
        <w:numFmt w:val="decimal"/>
        <w:pStyle w:val="22"/>
        <w:lvlText w:val="%1.%2 "/>
        <w:lvlJc w:val="left"/>
        <w:pPr>
          <w:ind w:left="567" w:hanging="567"/>
        </w:pPr>
        <w:rPr>
          <w:rFonts w:asciiTheme="majorHAnsi" w:eastAsia="ＭＳ Ｐゴシック" w:hAnsiTheme="majorHAnsi" w:cstheme="majorHAnsi" w:hint="default"/>
          <w:b/>
          <w:i w:val="0"/>
          <w:sz w:val="24"/>
        </w:rPr>
      </w:lvl>
    </w:lvlOverride>
    <w:lvlOverride w:ilvl="2">
      <w:startOverride w:val="1"/>
      <w:lvl w:ilvl="2">
        <w:start w:val="1"/>
        <w:numFmt w:val="decimal"/>
        <w:pStyle w:val="32"/>
        <w:lvlText w:val="%1.%2.%3 "/>
        <w:lvlJc w:val="left"/>
        <w:pPr>
          <w:ind w:left="737" w:hanging="73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pStyle w:val="42"/>
        <w:lvlText w:val="%1.%2.%3.%4"/>
        <w:lvlJc w:val="left"/>
        <w:pPr>
          <w:ind w:left="907" w:hanging="907"/>
        </w:pPr>
        <w:rPr>
          <w:rFonts w:hint="eastAsia"/>
        </w:rPr>
      </w:lvl>
    </w:lvlOverride>
    <w:lvlOverride w:ilvl="4">
      <w:startOverride w:val="1"/>
      <w:lvl w:ilvl="4">
        <w:start w:val="1"/>
        <w:numFmt w:val="decimal"/>
        <w:pStyle w:val="53"/>
        <w:lvlText w:val="%1.%2.%3.%4.%5"/>
        <w:lvlJc w:val="left"/>
        <w:pPr>
          <w:ind w:left="1644" w:hanging="1077"/>
        </w:pPr>
        <w:rPr>
          <w:rFonts w:hint="eastAsia"/>
        </w:rPr>
      </w:lvl>
    </w:lvlOverride>
    <w:lvlOverride w:ilvl="5">
      <w:startOverride w:val="1"/>
      <w:lvl w:ilvl="5">
        <w:start w:val="1"/>
        <w:numFmt w:val="decimal"/>
        <w:pStyle w:val="12"/>
        <w:lvlText w:val="%6)"/>
        <w:lvlJc w:val="left"/>
        <w:pPr>
          <w:ind w:left="397" w:hanging="397"/>
        </w:pPr>
        <w:rPr>
          <w:rFonts w:ascii="ＭＳ Ｐゴシック" w:eastAsia="ＭＳ Ｐゴシック" w:hAnsi="ＭＳ Ｐゴシック" w:hint="eastAsia"/>
        </w:rPr>
      </w:lvl>
    </w:lvlOverride>
    <w:lvlOverride w:ilvl="6">
      <w:startOverride w:val="1"/>
      <w:lvl w:ilvl="6">
        <w:start w:val="1"/>
        <w:numFmt w:val="decimal"/>
        <w:lvlText w:val="(%7)"/>
        <w:lvlJc w:val="left"/>
        <w:pPr>
          <w:ind w:left="397" w:hanging="397"/>
        </w:pPr>
        <w:rPr>
          <w:rFonts w:ascii="ＭＳ Ｐゴシック" w:eastAsia="ＭＳ Ｐゴシック" w:hAnsi="ＭＳ Ｐゴシック" w:hint="eastAsia"/>
        </w:rPr>
      </w:lvl>
    </w:lvlOverride>
    <w:lvlOverride w:ilvl="7">
      <w:startOverride w:val="1"/>
      <w:lvl w:ilvl="7">
        <w:start w:val="1"/>
        <w:numFmt w:val="lowerLetter"/>
        <w:lvlText w:val="%8)"/>
        <w:lvlJc w:val="left"/>
        <w:pPr>
          <w:ind w:left="397" w:hanging="397"/>
        </w:pPr>
        <w:rPr>
          <w:rFonts w:ascii="ＭＳ Ｐゴシック" w:eastAsia="ＭＳ Ｐゴシック" w:hAnsi="ＭＳ Ｐゴシック" w:hint="eastAsia"/>
        </w:rPr>
      </w:lvl>
    </w:lvlOverride>
    <w:lvlOverride w:ilvl="8">
      <w:startOverride w:val="1"/>
      <w:lvl w:ilvl="8">
        <w:start w:val="1"/>
        <w:numFmt w:val="lowerLetter"/>
        <w:lvlText w:val="(%9)"/>
        <w:lvlJc w:val="left"/>
        <w:pPr>
          <w:ind w:left="397" w:hanging="397"/>
        </w:pPr>
        <w:rPr>
          <w:rFonts w:hint="eastAsia"/>
        </w:rPr>
      </w:lvl>
    </w:lvlOverride>
  </w:num>
  <w:num w:numId="73">
    <w:abstractNumId w:val="34"/>
  </w:num>
  <w:num w:numId="74">
    <w:abstractNumId w:val="27"/>
  </w:num>
  <w:num w:numId="75">
    <w:abstractNumId w:val="26"/>
  </w:num>
  <w:num w:numId="76">
    <w:abstractNumId w:val="26"/>
    <w:lvlOverride w:ilvl="0">
      <w:startOverride w:val="1"/>
    </w:lvlOverride>
  </w:num>
  <w:num w:numId="77">
    <w:abstractNumId w:val="15"/>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류종우">
    <w15:presenceInfo w15:providerId="AD" w15:userId="S-1-5-21-59751671-2861943279-3732600800-4613"/>
  </w15:person>
  <w15:person w15:author="Seongeun Woo">
    <w15:presenceInfo w15:providerId="Windows Live" w15:userId="47a9d167faffc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hideSpellingErrors/>
  <w:revisionView w:markup="0"/>
  <w:defaultTabStop w:val="841"/>
  <w:drawingGridHorizontalSpacing w:val="98"/>
  <w:displayHorizontalDrawingGridEvery w:val="0"/>
  <w:displayVerticalDrawingGridEvery w:val="2"/>
  <w:characterSpacingControl w:val="compressPunctuation"/>
  <w:hdrShapeDefaults>
    <o:shapedefaults v:ext="edit" spidmax="634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17B"/>
    <w:rsid w:val="0000140B"/>
    <w:rsid w:val="0000243C"/>
    <w:rsid w:val="000041E3"/>
    <w:rsid w:val="000045C7"/>
    <w:rsid w:val="0001000E"/>
    <w:rsid w:val="000101FB"/>
    <w:rsid w:val="000112AB"/>
    <w:rsid w:val="0001349E"/>
    <w:rsid w:val="00013701"/>
    <w:rsid w:val="000169B7"/>
    <w:rsid w:val="00020C26"/>
    <w:rsid w:val="000217C6"/>
    <w:rsid w:val="00024BE0"/>
    <w:rsid w:val="000269EE"/>
    <w:rsid w:val="00030376"/>
    <w:rsid w:val="000308D3"/>
    <w:rsid w:val="0003296C"/>
    <w:rsid w:val="00032D28"/>
    <w:rsid w:val="00033480"/>
    <w:rsid w:val="000338BB"/>
    <w:rsid w:val="00033F2E"/>
    <w:rsid w:val="000410B9"/>
    <w:rsid w:val="0004320F"/>
    <w:rsid w:val="00043B90"/>
    <w:rsid w:val="00044DB3"/>
    <w:rsid w:val="000512E4"/>
    <w:rsid w:val="0005465A"/>
    <w:rsid w:val="00054CA3"/>
    <w:rsid w:val="0005549E"/>
    <w:rsid w:val="00057B21"/>
    <w:rsid w:val="0006033C"/>
    <w:rsid w:val="00062780"/>
    <w:rsid w:val="00067140"/>
    <w:rsid w:val="00070050"/>
    <w:rsid w:val="0007064F"/>
    <w:rsid w:val="00075ED9"/>
    <w:rsid w:val="00080789"/>
    <w:rsid w:val="00081552"/>
    <w:rsid w:val="00082489"/>
    <w:rsid w:val="000844A9"/>
    <w:rsid w:val="00084768"/>
    <w:rsid w:val="000854A2"/>
    <w:rsid w:val="00085635"/>
    <w:rsid w:val="00086934"/>
    <w:rsid w:val="00091C02"/>
    <w:rsid w:val="00093806"/>
    <w:rsid w:val="00093F77"/>
    <w:rsid w:val="00095D84"/>
    <w:rsid w:val="00096CB4"/>
    <w:rsid w:val="00096E42"/>
    <w:rsid w:val="000971C5"/>
    <w:rsid w:val="00097C61"/>
    <w:rsid w:val="000A16E2"/>
    <w:rsid w:val="000A265C"/>
    <w:rsid w:val="000A65D6"/>
    <w:rsid w:val="000A66B4"/>
    <w:rsid w:val="000B1966"/>
    <w:rsid w:val="000B3745"/>
    <w:rsid w:val="000C0792"/>
    <w:rsid w:val="000C080F"/>
    <w:rsid w:val="000C0963"/>
    <w:rsid w:val="000C0B10"/>
    <w:rsid w:val="000C0B15"/>
    <w:rsid w:val="000C10C0"/>
    <w:rsid w:val="000C134D"/>
    <w:rsid w:val="000C219E"/>
    <w:rsid w:val="000C21E3"/>
    <w:rsid w:val="000C2C6F"/>
    <w:rsid w:val="000C37E2"/>
    <w:rsid w:val="000C6774"/>
    <w:rsid w:val="000C735D"/>
    <w:rsid w:val="000D1BCA"/>
    <w:rsid w:val="000D23BF"/>
    <w:rsid w:val="000D2584"/>
    <w:rsid w:val="000D2B0E"/>
    <w:rsid w:val="000D4848"/>
    <w:rsid w:val="000D5ED3"/>
    <w:rsid w:val="000E0F08"/>
    <w:rsid w:val="000E1E4E"/>
    <w:rsid w:val="000E3844"/>
    <w:rsid w:val="000E5487"/>
    <w:rsid w:val="000E62FF"/>
    <w:rsid w:val="000F0840"/>
    <w:rsid w:val="000F09B4"/>
    <w:rsid w:val="000F0ABE"/>
    <w:rsid w:val="000F29C2"/>
    <w:rsid w:val="000F39B5"/>
    <w:rsid w:val="000F57A0"/>
    <w:rsid w:val="000F780D"/>
    <w:rsid w:val="00100F82"/>
    <w:rsid w:val="0010171E"/>
    <w:rsid w:val="00103031"/>
    <w:rsid w:val="00103D1C"/>
    <w:rsid w:val="00104B4F"/>
    <w:rsid w:val="00105A17"/>
    <w:rsid w:val="00107E96"/>
    <w:rsid w:val="001106CC"/>
    <w:rsid w:val="001111FA"/>
    <w:rsid w:val="00111780"/>
    <w:rsid w:val="001140F8"/>
    <w:rsid w:val="00114DC8"/>
    <w:rsid w:val="001209CE"/>
    <w:rsid w:val="00121F4F"/>
    <w:rsid w:val="00122998"/>
    <w:rsid w:val="00123A1E"/>
    <w:rsid w:val="00123D91"/>
    <w:rsid w:val="00130222"/>
    <w:rsid w:val="001322B9"/>
    <w:rsid w:val="001339E8"/>
    <w:rsid w:val="00135AAC"/>
    <w:rsid w:val="00136241"/>
    <w:rsid w:val="00141144"/>
    <w:rsid w:val="00142FF0"/>
    <w:rsid w:val="00143767"/>
    <w:rsid w:val="00143E69"/>
    <w:rsid w:val="00144FA3"/>
    <w:rsid w:val="00146ADA"/>
    <w:rsid w:val="00146C2F"/>
    <w:rsid w:val="00150B55"/>
    <w:rsid w:val="00151180"/>
    <w:rsid w:val="001522BB"/>
    <w:rsid w:val="0015309D"/>
    <w:rsid w:val="0015391F"/>
    <w:rsid w:val="001574B0"/>
    <w:rsid w:val="00160639"/>
    <w:rsid w:val="00163321"/>
    <w:rsid w:val="001650D0"/>
    <w:rsid w:val="00166351"/>
    <w:rsid w:val="0016657D"/>
    <w:rsid w:val="00167FE3"/>
    <w:rsid w:val="001746DC"/>
    <w:rsid w:val="00177161"/>
    <w:rsid w:val="001821EF"/>
    <w:rsid w:val="001839A9"/>
    <w:rsid w:val="00183FED"/>
    <w:rsid w:val="00184B31"/>
    <w:rsid w:val="00186415"/>
    <w:rsid w:val="001900E6"/>
    <w:rsid w:val="00192A56"/>
    <w:rsid w:val="00194421"/>
    <w:rsid w:val="0019504A"/>
    <w:rsid w:val="001952E8"/>
    <w:rsid w:val="0019568D"/>
    <w:rsid w:val="00197E2D"/>
    <w:rsid w:val="001A197C"/>
    <w:rsid w:val="001A1E02"/>
    <w:rsid w:val="001A2A13"/>
    <w:rsid w:val="001A38CE"/>
    <w:rsid w:val="001A473D"/>
    <w:rsid w:val="001A4F54"/>
    <w:rsid w:val="001A78E9"/>
    <w:rsid w:val="001B0610"/>
    <w:rsid w:val="001B0AEF"/>
    <w:rsid w:val="001B0F0A"/>
    <w:rsid w:val="001B2748"/>
    <w:rsid w:val="001B2B1B"/>
    <w:rsid w:val="001B2E5D"/>
    <w:rsid w:val="001B32FD"/>
    <w:rsid w:val="001B4C44"/>
    <w:rsid w:val="001B4EF2"/>
    <w:rsid w:val="001B506D"/>
    <w:rsid w:val="001B68B5"/>
    <w:rsid w:val="001B6BAC"/>
    <w:rsid w:val="001B7556"/>
    <w:rsid w:val="001C0C3E"/>
    <w:rsid w:val="001C13EA"/>
    <w:rsid w:val="001C44D0"/>
    <w:rsid w:val="001C745A"/>
    <w:rsid w:val="001D2AA4"/>
    <w:rsid w:val="001D3695"/>
    <w:rsid w:val="001D504F"/>
    <w:rsid w:val="001E0234"/>
    <w:rsid w:val="001E2049"/>
    <w:rsid w:val="001E3329"/>
    <w:rsid w:val="001E4F19"/>
    <w:rsid w:val="001F0ADE"/>
    <w:rsid w:val="001F2F7F"/>
    <w:rsid w:val="001F63E4"/>
    <w:rsid w:val="001F7670"/>
    <w:rsid w:val="00200F1F"/>
    <w:rsid w:val="00202CEF"/>
    <w:rsid w:val="00205069"/>
    <w:rsid w:val="00205474"/>
    <w:rsid w:val="00210809"/>
    <w:rsid w:val="00210A24"/>
    <w:rsid w:val="00211FDC"/>
    <w:rsid w:val="00212F8A"/>
    <w:rsid w:val="0021317B"/>
    <w:rsid w:val="00213708"/>
    <w:rsid w:val="00213DDD"/>
    <w:rsid w:val="00213E21"/>
    <w:rsid w:val="00214C1E"/>
    <w:rsid w:val="00217A56"/>
    <w:rsid w:val="00221B12"/>
    <w:rsid w:val="00222251"/>
    <w:rsid w:val="00222CB8"/>
    <w:rsid w:val="002230C3"/>
    <w:rsid w:val="002240F2"/>
    <w:rsid w:val="00225289"/>
    <w:rsid w:val="00230C94"/>
    <w:rsid w:val="00231BCC"/>
    <w:rsid w:val="00233191"/>
    <w:rsid w:val="00233C0A"/>
    <w:rsid w:val="002427A6"/>
    <w:rsid w:val="0024361B"/>
    <w:rsid w:val="00243AF5"/>
    <w:rsid w:val="00245119"/>
    <w:rsid w:val="00245B7E"/>
    <w:rsid w:val="00246C7D"/>
    <w:rsid w:val="0025354B"/>
    <w:rsid w:val="00253C19"/>
    <w:rsid w:val="00254FA6"/>
    <w:rsid w:val="00256F92"/>
    <w:rsid w:val="002574B1"/>
    <w:rsid w:val="00260646"/>
    <w:rsid w:val="00261587"/>
    <w:rsid w:val="0026386F"/>
    <w:rsid w:val="00263D8B"/>
    <w:rsid w:val="00265BB6"/>
    <w:rsid w:val="002675FF"/>
    <w:rsid w:val="00267A47"/>
    <w:rsid w:val="00270873"/>
    <w:rsid w:val="002749FC"/>
    <w:rsid w:val="00275AA0"/>
    <w:rsid w:val="00280790"/>
    <w:rsid w:val="00280A13"/>
    <w:rsid w:val="00281BBD"/>
    <w:rsid w:val="002821A4"/>
    <w:rsid w:val="002837D9"/>
    <w:rsid w:val="002856F5"/>
    <w:rsid w:val="002877E7"/>
    <w:rsid w:val="00290354"/>
    <w:rsid w:val="00290BDE"/>
    <w:rsid w:val="00293DBA"/>
    <w:rsid w:val="002943F7"/>
    <w:rsid w:val="0029523E"/>
    <w:rsid w:val="00295B96"/>
    <w:rsid w:val="00297CD6"/>
    <w:rsid w:val="002A0CF7"/>
    <w:rsid w:val="002A2B43"/>
    <w:rsid w:val="002A465F"/>
    <w:rsid w:val="002A7287"/>
    <w:rsid w:val="002B1B19"/>
    <w:rsid w:val="002B269E"/>
    <w:rsid w:val="002B46F2"/>
    <w:rsid w:val="002B4DCE"/>
    <w:rsid w:val="002B6D90"/>
    <w:rsid w:val="002B7C75"/>
    <w:rsid w:val="002C1ECE"/>
    <w:rsid w:val="002C23B1"/>
    <w:rsid w:val="002C25E1"/>
    <w:rsid w:val="002C3FF3"/>
    <w:rsid w:val="002C4606"/>
    <w:rsid w:val="002C5984"/>
    <w:rsid w:val="002C60D6"/>
    <w:rsid w:val="002C62BF"/>
    <w:rsid w:val="002D01DE"/>
    <w:rsid w:val="002D140A"/>
    <w:rsid w:val="002D4143"/>
    <w:rsid w:val="002E16D8"/>
    <w:rsid w:val="002E36F0"/>
    <w:rsid w:val="002E4B47"/>
    <w:rsid w:val="002E596B"/>
    <w:rsid w:val="002E5BE9"/>
    <w:rsid w:val="002E5D2F"/>
    <w:rsid w:val="002E72DC"/>
    <w:rsid w:val="002F09B6"/>
    <w:rsid w:val="002F1A01"/>
    <w:rsid w:val="002F2048"/>
    <w:rsid w:val="002F2179"/>
    <w:rsid w:val="002F2F3F"/>
    <w:rsid w:val="002F3594"/>
    <w:rsid w:val="002F3E17"/>
    <w:rsid w:val="002F45D4"/>
    <w:rsid w:val="003009C3"/>
    <w:rsid w:val="00302C12"/>
    <w:rsid w:val="003032FA"/>
    <w:rsid w:val="00310ECE"/>
    <w:rsid w:val="003119C0"/>
    <w:rsid w:val="00311C65"/>
    <w:rsid w:val="00313F3E"/>
    <w:rsid w:val="003156CF"/>
    <w:rsid w:val="00317D0C"/>
    <w:rsid w:val="00320786"/>
    <w:rsid w:val="003242EA"/>
    <w:rsid w:val="003244F5"/>
    <w:rsid w:val="00324C8E"/>
    <w:rsid w:val="00326203"/>
    <w:rsid w:val="003301F6"/>
    <w:rsid w:val="003321BA"/>
    <w:rsid w:val="00332427"/>
    <w:rsid w:val="003336A9"/>
    <w:rsid w:val="00334765"/>
    <w:rsid w:val="0034245A"/>
    <w:rsid w:val="00345CC8"/>
    <w:rsid w:val="00346036"/>
    <w:rsid w:val="00347E5A"/>
    <w:rsid w:val="003512D8"/>
    <w:rsid w:val="00353467"/>
    <w:rsid w:val="003540C9"/>
    <w:rsid w:val="00356500"/>
    <w:rsid w:val="003566EB"/>
    <w:rsid w:val="00356AA2"/>
    <w:rsid w:val="00357A5C"/>
    <w:rsid w:val="0036083C"/>
    <w:rsid w:val="00361D90"/>
    <w:rsid w:val="003643BB"/>
    <w:rsid w:val="0036509E"/>
    <w:rsid w:val="00371794"/>
    <w:rsid w:val="003732ED"/>
    <w:rsid w:val="003734F3"/>
    <w:rsid w:val="00373BBD"/>
    <w:rsid w:val="003745B3"/>
    <w:rsid w:val="00375E8C"/>
    <w:rsid w:val="0037711D"/>
    <w:rsid w:val="00380076"/>
    <w:rsid w:val="00381860"/>
    <w:rsid w:val="00387DEE"/>
    <w:rsid w:val="003900BF"/>
    <w:rsid w:val="00393DEC"/>
    <w:rsid w:val="003944E8"/>
    <w:rsid w:val="00395523"/>
    <w:rsid w:val="0039608D"/>
    <w:rsid w:val="0039612A"/>
    <w:rsid w:val="003961EE"/>
    <w:rsid w:val="00396204"/>
    <w:rsid w:val="00396873"/>
    <w:rsid w:val="003A292C"/>
    <w:rsid w:val="003A5E41"/>
    <w:rsid w:val="003B4850"/>
    <w:rsid w:val="003B5FD7"/>
    <w:rsid w:val="003B6179"/>
    <w:rsid w:val="003B7639"/>
    <w:rsid w:val="003C00C4"/>
    <w:rsid w:val="003C113D"/>
    <w:rsid w:val="003D0744"/>
    <w:rsid w:val="003D1BCA"/>
    <w:rsid w:val="003D29E3"/>
    <w:rsid w:val="003D4BFC"/>
    <w:rsid w:val="003D5A09"/>
    <w:rsid w:val="003D69F4"/>
    <w:rsid w:val="003D6CC1"/>
    <w:rsid w:val="003E0CBA"/>
    <w:rsid w:val="003E17E8"/>
    <w:rsid w:val="003E20E4"/>
    <w:rsid w:val="003E244C"/>
    <w:rsid w:val="003E2E0A"/>
    <w:rsid w:val="003E671B"/>
    <w:rsid w:val="003E7A1D"/>
    <w:rsid w:val="003E7A49"/>
    <w:rsid w:val="003F0C18"/>
    <w:rsid w:val="003F0DEB"/>
    <w:rsid w:val="003F11C2"/>
    <w:rsid w:val="003F235A"/>
    <w:rsid w:val="003F28DB"/>
    <w:rsid w:val="003F2DD2"/>
    <w:rsid w:val="003F2FAC"/>
    <w:rsid w:val="003F3E79"/>
    <w:rsid w:val="003F40DF"/>
    <w:rsid w:val="003F5C0B"/>
    <w:rsid w:val="003F600E"/>
    <w:rsid w:val="004042C0"/>
    <w:rsid w:val="004049F7"/>
    <w:rsid w:val="004050BA"/>
    <w:rsid w:val="00405575"/>
    <w:rsid w:val="00407872"/>
    <w:rsid w:val="00415E94"/>
    <w:rsid w:val="0042148F"/>
    <w:rsid w:val="00422841"/>
    <w:rsid w:val="004234CD"/>
    <w:rsid w:val="00423C7E"/>
    <w:rsid w:val="00424193"/>
    <w:rsid w:val="00424595"/>
    <w:rsid w:val="00426E3D"/>
    <w:rsid w:val="004275CD"/>
    <w:rsid w:val="004316F4"/>
    <w:rsid w:val="004340A2"/>
    <w:rsid w:val="004364C6"/>
    <w:rsid w:val="00437F3C"/>
    <w:rsid w:val="00441612"/>
    <w:rsid w:val="004424F8"/>
    <w:rsid w:val="00442A91"/>
    <w:rsid w:val="004431EE"/>
    <w:rsid w:val="0044364E"/>
    <w:rsid w:val="00445EA4"/>
    <w:rsid w:val="00446402"/>
    <w:rsid w:val="004473DB"/>
    <w:rsid w:val="00447834"/>
    <w:rsid w:val="00447DB2"/>
    <w:rsid w:val="0045737A"/>
    <w:rsid w:val="00460998"/>
    <w:rsid w:val="004616AD"/>
    <w:rsid w:val="00461E45"/>
    <w:rsid w:val="00463A8A"/>
    <w:rsid w:val="00464729"/>
    <w:rsid w:val="00464F6E"/>
    <w:rsid w:val="004651A8"/>
    <w:rsid w:val="0046798D"/>
    <w:rsid w:val="00467C61"/>
    <w:rsid w:val="00470BF1"/>
    <w:rsid w:val="00473054"/>
    <w:rsid w:val="00473695"/>
    <w:rsid w:val="00475A55"/>
    <w:rsid w:val="00477534"/>
    <w:rsid w:val="0048545F"/>
    <w:rsid w:val="00490F64"/>
    <w:rsid w:val="0049155F"/>
    <w:rsid w:val="004937AF"/>
    <w:rsid w:val="00493E63"/>
    <w:rsid w:val="00494E5A"/>
    <w:rsid w:val="00495248"/>
    <w:rsid w:val="00497FD3"/>
    <w:rsid w:val="004A247C"/>
    <w:rsid w:val="004A3780"/>
    <w:rsid w:val="004A45E5"/>
    <w:rsid w:val="004A476F"/>
    <w:rsid w:val="004A51DE"/>
    <w:rsid w:val="004A6ABC"/>
    <w:rsid w:val="004A79AF"/>
    <w:rsid w:val="004B0825"/>
    <w:rsid w:val="004B28CA"/>
    <w:rsid w:val="004B5268"/>
    <w:rsid w:val="004C1E0A"/>
    <w:rsid w:val="004C766A"/>
    <w:rsid w:val="004D33E6"/>
    <w:rsid w:val="004D3DDC"/>
    <w:rsid w:val="004D3F25"/>
    <w:rsid w:val="004D5047"/>
    <w:rsid w:val="004D5845"/>
    <w:rsid w:val="004E3D35"/>
    <w:rsid w:val="004E5651"/>
    <w:rsid w:val="004E7A9C"/>
    <w:rsid w:val="004E7CFF"/>
    <w:rsid w:val="004F2E19"/>
    <w:rsid w:val="004F3FAF"/>
    <w:rsid w:val="004F6C21"/>
    <w:rsid w:val="004F6D20"/>
    <w:rsid w:val="004F74DF"/>
    <w:rsid w:val="004F78F1"/>
    <w:rsid w:val="005008DE"/>
    <w:rsid w:val="0050321F"/>
    <w:rsid w:val="00503EC5"/>
    <w:rsid w:val="00506585"/>
    <w:rsid w:val="00512354"/>
    <w:rsid w:val="00514E50"/>
    <w:rsid w:val="0051690E"/>
    <w:rsid w:val="00516F13"/>
    <w:rsid w:val="005211C9"/>
    <w:rsid w:val="0052218F"/>
    <w:rsid w:val="00527475"/>
    <w:rsid w:val="00530556"/>
    <w:rsid w:val="00530698"/>
    <w:rsid w:val="00531F55"/>
    <w:rsid w:val="00532779"/>
    <w:rsid w:val="00535DCD"/>
    <w:rsid w:val="00535F2B"/>
    <w:rsid w:val="00540738"/>
    <w:rsid w:val="00540EC2"/>
    <w:rsid w:val="005414DA"/>
    <w:rsid w:val="00542125"/>
    <w:rsid w:val="00542778"/>
    <w:rsid w:val="00542E1A"/>
    <w:rsid w:val="00544068"/>
    <w:rsid w:val="00544566"/>
    <w:rsid w:val="00544C92"/>
    <w:rsid w:val="0054572F"/>
    <w:rsid w:val="00550A96"/>
    <w:rsid w:val="00550ABA"/>
    <w:rsid w:val="00551410"/>
    <w:rsid w:val="005520A0"/>
    <w:rsid w:val="00552441"/>
    <w:rsid w:val="005525A8"/>
    <w:rsid w:val="00553BDA"/>
    <w:rsid w:val="00553CE8"/>
    <w:rsid w:val="00556921"/>
    <w:rsid w:val="00556AD0"/>
    <w:rsid w:val="005617E3"/>
    <w:rsid w:val="00562329"/>
    <w:rsid w:val="0056402B"/>
    <w:rsid w:val="0056796A"/>
    <w:rsid w:val="00572D92"/>
    <w:rsid w:val="00577EE4"/>
    <w:rsid w:val="005810DC"/>
    <w:rsid w:val="0058154A"/>
    <w:rsid w:val="00581D62"/>
    <w:rsid w:val="00583E3C"/>
    <w:rsid w:val="00587106"/>
    <w:rsid w:val="005900C6"/>
    <w:rsid w:val="0059086F"/>
    <w:rsid w:val="00591EA7"/>
    <w:rsid w:val="00592FD7"/>
    <w:rsid w:val="005939FB"/>
    <w:rsid w:val="00594212"/>
    <w:rsid w:val="00594315"/>
    <w:rsid w:val="00594961"/>
    <w:rsid w:val="0059586A"/>
    <w:rsid w:val="00595D54"/>
    <w:rsid w:val="005962A4"/>
    <w:rsid w:val="005A0DFA"/>
    <w:rsid w:val="005A1CCD"/>
    <w:rsid w:val="005A3544"/>
    <w:rsid w:val="005A522A"/>
    <w:rsid w:val="005B0472"/>
    <w:rsid w:val="005B10DF"/>
    <w:rsid w:val="005B1F32"/>
    <w:rsid w:val="005B5895"/>
    <w:rsid w:val="005B693B"/>
    <w:rsid w:val="005C62D9"/>
    <w:rsid w:val="005C71B5"/>
    <w:rsid w:val="005C7246"/>
    <w:rsid w:val="005C7666"/>
    <w:rsid w:val="005C7994"/>
    <w:rsid w:val="005D0672"/>
    <w:rsid w:val="005D0C8E"/>
    <w:rsid w:val="005D0D19"/>
    <w:rsid w:val="005D4605"/>
    <w:rsid w:val="005D6E85"/>
    <w:rsid w:val="005D6EA5"/>
    <w:rsid w:val="005E0D09"/>
    <w:rsid w:val="005E1586"/>
    <w:rsid w:val="005E273D"/>
    <w:rsid w:val="005E282E"/>
    <w:rsid w:val="005E3485"/>
    <w:rsid w:val="005F071B"/>
    <w:rsid w:val="005F3213"/>
    <w:rsid w:val="005F4431"/>
    <w:rsid w:val="00604A56"/>
    <w:rsid w:val="00604B66"/>
    <w:rsid w:val="00607C9C"/>
    <w:rsid w:val="0061017B"/>
    <w:rsid w:val="00610CCB"/>
    <w:rsid w:val="006115D9"/>
    <w:rsid w:val="0061351F"/>
    <w:rsid w:val="00613B1A"/>
    <w:rsid w:val="006220AA"/>
    <w:rsid w:val="00623698"/>
    <w:rsid w:val="00623AB8"/>
    <w:rsid w:val="006261ED"/>
    <w:rsid w:val="006309E4"/>
    <w:rsid w:val="00630AFD"/>
    <w:rsid w:val="0063192B"/>
    <w:rsid w:val="00632C0D"/>
    <w:rsid w:val="0063407E"/>
    <w:rsid w:val="006379F0"/>
    <w:rsid w:val="006430FE"/>
    <w:rsid w:val="00646E34"/>
    <w:rsid w:val="00647AAA"/>
    <w:rsid w:val="00647DDC"/>
    <w:rsid w:val="00650793"/>
    <w:rsid w:val="006533F4"/>
    <w:rsid w:val="00654319"/>
    <w:rsid w:val="00655389"/>
    <w:rsid w:val="006566B3"/>
    <w:rsid w:val="00657679"/>
    <w:rsid w:val="00661D0F"/>
    <w:rsid w:val="006625E5"/>
    <w:rsid w:val="006648EA"/>
    <w:rsid w:val="00670003"/>
    <w:rsid w:val="00671AA5"/>
    <w:rsid w:val="00671BB0"/>
    <w:rsid w:val="006720BA"/>
    <w:rsid w:val="00674336"/>
    <w:rsid w:val="00675619"/>
    <w:rsid w:val="00677A9E"/>
    <w:rsid w:val="00680907"/>
    <w:rsid w:val="00681AE4"/>
    <w:rsid w:val="0068373F"/>
    <w:rsid w:val="00685E84"/>
    <w:rsid w:val="0069484C"/>
    <w:rsid w:val="0069549A"/>
    <w:rsid w:val="006A17C6"/>
    <w:rsid w:val="006A2D2F"/>
    <w:rsid w:val="006A3E28"/>
    <w:rsid w:val="006A57FF"/>
    <w:rsid w:val="006A759C"/>
    <w:rsid w:val="006B050E"/>
    <w:rsid w:val="006B1004"/>
    <w:rsid w:val="006B1566"/>
    <w:rsid w:val="006B3AF0"/>
    <w:rsid w:val="006B5484"/>
    <w:rsid w:val="006B58F5"/>
    <w:rsid w:val="006C0ABA"/>
    <w:rsid w:val="006C19BF"/>
    <w:rsid w:val="006C24FC"/>
    <w:rsid w:val="006C5305"/>
    <w:rsid w:val="006C62C5"/>
    <w:rsid w:val="006C7000"/>
    <w:rsid w:val="006D04FB"/>
    <w:rsid w:val="006D1CB9"/>
    <w:rsid w:val="006D4C4A"/>
    <w:rsid w:val="006D71DF"/>
    <w:rsid w:val="006D7BFA"/>
    <w:rsid w:val="006D7F30"/>
    <w:rsid w:val="006E5B28"/>
    <w:rsid w:val="006E6935"/>
    <w:rsid w:val="006F1233"/>
    <w:rsid w:val="006F1DD3"/>
    <w:rsid w:val="006F3922"/>
    <w:rsid w:val="006F4F72"/>
    <w:rsid w:val="006F5C15"/>
    <w:rsid w:val="006F63DD"/>
    <w:rsid w:val="006F7ADC"/>
    <w:rsid w:val="00700475"/>
    <w:rsid w:val="00702A9B"/>
    <w:rsid w:val="00702C8D"/>
    <w:rsid w:val="00702E1E"/>
    <w:rsid w:val="00704175"/>
    <w:rsid w:val="007063CC"/>
    <w:rsid w:val="00706819"/>
    <w:rsid w:val="00706B27"/>
    <w:rsid w:val="00714802"/>
    <w:rsid w:val="0072473A"/>
    <w:rsid w:val="0072591E"/>
    <w:rsid w:val="007259BB"/>
    <w:rsid w:val="007259CA"/>
    <w:rsid w:val="00725A06"/>
    <w:rsid w:val="007276F5"/>
    <w:rsid w:val="007332E3"/>
    <w:rsid w:val="00733763"/>
    <w:rsid w:val="007354E5"/>
    <w:rsid w:val="00736086"/>
    <w:rsid w:val="007363DA"/>
    <w:rsid w:val="007370B3"/>
    <w:rsid w:val="0074112D"/>
    <w:rsid w:val="00741612"/>
    <w:rsid w:val="00742389"/>
    <w:rsid w:val="0074440C"/>
    <w:rsid w:val="00744A95"/>
    <w:rsid w:val="00745C11"/>
    <w:rsid w:val="007462DF"/>
    <w:rsid w:val="00747CA1"/>
    <w:rsid w:val="0075064A"/>
    <w:rsid w:val="00751709"/>
    <w:rsid w:val="007527A4"/>
    <w:rsid w:val="0075347D"/>
    <w:rsid w:val="00756F4B"/>
    <w:rsid w:val="00757101"/>
    <w:rsid w:val="00764A77"/>
    <w:rsid w:val="0076631D"/>
    <w:rsid w:val="00766C05"/>
    <w:rsid w:val="0076745D"/>
    <w:rsid w:val="00767CD9"/>
    <w:rsid w:val="00770605"/>
    <w:rsid w:val="00771A89"/>
    <w:rsid w:val="007728D3"/>
    <w:rsid w:val="00772C17"/>
    <w:rsid w:val="00773109"/>
    <w:rsid w:val="00774CF7"/>
    <w:rsid w:val="0077602E"/>
    <w:rsid w:val="00780CCE"/>
    <w:rsid w:val="00780FE1"/>
    <w:rsid w:val="00785150"/>
    <w:rsid w:val="00786826"/>
    <w:rsid w:val="007875C2"/>
    <w:rsid w:val="0079048F"/>
    <w:rsid w:val="00791037"/>
    <w:rsid w:val="007915DC"/>
    <w:rsid w:val="00795081"/>
    <w:rsid w:val="007950D0"/>
    <w:rsid w:val="00796865"/>
    <w:rsid w:val="007972F3"/>
    <w:rsid w:val="007A0CEB"/>
    <w:rsid w:val="007A2F08"/>
    <w:rsid w:val="007A3361"/>
    <w:rsid w:val="007A3A26"/>
    <w:rsid w:val="007A4372"/>
    <w:rsid w:val="007A4FA6"/>
    <w:rsid w:val="007B04BA"/>
    <w:rsid w:val="007B0DE7"/>
    <w:rsid w:val="007C03E4"/>
    <w:rsid w:val="007C0E92"/>
    <w:rsid w:val="007C2A76"/>
    <w:rsid w:val="007C3186"/>
    <w:rsid w:val="007C4586"/>
    <w:rsid w:val="007D5E7E"/>
    <w:rsid w:val="007D763D"/>
    <w:rsid w:val="007D7C74"/>
    <w:rsid w:val="007E1C67"/>
    <w:rsid w:val="007E1F58"/>
    <w:rsid w:val="007E2607"/>
    <w:rsid w:val="007E5CF7"/>
    <w:rsid w:val="007E6E4B"/>
    <w:rsid w:val="007E75D7"/>
    <w:rsid w:val="007E7F85"/>
    <w:rsid w:val="007F0999"/>
    <w:rsid w:val="007F125D"/>
    <w:rsid w:val="007F15EA"/>
    <w:rsid w:val="007F19B6"/>
    <w:rsid w:val="007F33D9"/>
    <w:rsid w:val="007F4064"/>
    <w:rsid w:val="007F4747"/>
    <w:rsid w:val="007F4C51"/>
    <w:rsid w:val="00800E76"/>
    <w:rsid w:val="00800F42"/>
    <w:rsid w:val="00801237"/>
    <w:rsid w:val="00802574"/>
    <w:rsid w:val="00805B1F"/>
    <w:rsid w:val="00813B9C"/>
    <w:rsid w:val="00814591"/>
    <w:rsid w:val="00814899"/>
    <w:rsid w:val="00814E9F"/>
    <w:rsid w:val="008153B7"/>
    <w:rsid w:val="00820EE7"/>
    <w:rsid w:val="008210B7"/>
    <w:rsid w:val="00823C2F"/>
    <w:rsid w:val="0082488A"/>
    <w:rsid w:val="00824C84"/>
    <w:rsid w:val="00840DF9"/>
    <w:rsid w:val="00845D49"/>
    <w:rsid w:val="00846911"/>
    <w:rsid w:val="00846AAC"/>
    <w:rsid w:val="00846F26"/>
    <w:rsid w:val="00850D19"/>
    <w:rsid w:val="0085304F"/>
    <w:rsid w:val="00855309"/>
    <w:rsid w:val="008605BA"/>
    <w:rsid w:val="008623A2"/>
    <w:rsid w:val="00862AB2"/>
    <w:rsid w:val="00862D39"/>
    <w:rsid w:val="00864680"/>
    <w:rsid w:val="00866BFC"/>
    <w:rsid w:val="0086705F"/>
    <w:rsid w:val="008677D4"/>
    <w:rsid w:val="00871971"/>
    <w:rsid w:val="00872032"/>
    <w:rsid w:val="008729B2"/>
    <w:rsid w:val="008761F4"/>
    <w:rsid w:val="0087710E"/>
    <w:rsid w:val="008826B3"/>
    <w:rsid w:val="00884CCC"/>
    <w:rsid w:val="00885541"/>
    <w:rsid w:val="00886069"/>
    <w:rsid w:val="008863DB"/>
    <w:rsid w:val="008869A1"/>
    <w:rsid w:val="008938EF"/>
    <w:rsid w:val="00894621"/>
    <w:rsid w:val="0089505C"/>
    <w:rsid w:val="00895060"/>
    <w:rsid w:val="008955F2"/>
    <w:rsid w:val="00897C57"/>
    <w:rsid w:val="008A05A7"/>
    <w:rsid w:val="008A1B86"/>
    <w:rsid w:val="008A1D73"/>
    <w:rsid w:val="008A2E14"/>
    <w:rsid w:val="008A2EFC"/>
    <w:rsid w:val="008A316D"/>
    <w:rsid w:val="008A6702"/>
    <w:rsid w:val="008A6C08"/>
    <w:rsid w:val="008A7A8D"/>
    <w:rsid w:val="008B2B4E"/>
    <w:rsid w:val="008B6D34"/>
    <w:rsid w:val="008C09A9"/>
    <w:rsid w:val="008C1DA5"/>
    <w:rsid w:val="008C2B8A"/>
    <w:rsid w:val="008C63A8"/>
    <w:rsid w:val="008D33E7"/>
    <w:rsid w:val="008D56C4"/>
    <w:rsid w:val="008D5977"/>
    <w:rsid w:val="008D5AFD"/>
    <w:rsid w:val="008D5F62"/>
    <w:rsid w:val="008D6658"/>
    <w:rsid w:val="008D7064"/>
    <w:rsid w:val="008D785F"/>
    <w:rsid w:val="008D7B97"/>
    <w:rsid w:val="008E17EE"/>
    <w:rsid w:val="008E2664"/>
    <w:rsid w:val="008E3853"/>
    <w:rsid w:val="008E4CF3"/>
    <w:rsid w:val="008E59F6"/>
    <w:rsid w:val="008F1B75"/>
    <w:rsid w:val="008F3DDD"/>
    <w:rsid w:val="008F726A"/>
    <w:rsid w:val="008F77FD"/>
    <w:rsid w:val="009034E7"/>
    <w:rsid w:val="0090421F"/>
    <w:rsid w:val="009042C4"/>
    <w:rsid w:val="00906A90"/>
    <w:rsid w:val="00912B0F"/>
    <w:rsid w:val="00914884"/>
    <w:rsid w:val="00915045"/>
    <w:rsid w:val="009169F9"/>
    <w:rsid w:val="00916B5E"/>
    <w:rsid w:val="00920070"/>
    <w:rsid w:val="00923DC1"/>
    <w:rsid w:val="0092459D"/>
    <w:rsid w:val="00924F18"/>
    <w:rsid w:val="00924F92"/>
    <w:rsid w:val="00926A42"/>
    <w:rsid w:val="0093109B"/>
    <w:rsid w:val="00931EC2"/>
    <w:rsid w:val="00932E9C"/>
    <w:rsid w:val="00932F2A"/>
    <w:rsid w:val="0093340E"/>
    <w:rsid w:val="00933721"/>
    <w:rsid w:val="0093490B"/>
    <w:rsid w:val="009370BE"/>
    <w:rsid w:val="00940A09"/>
    <w:rsid w:val="0094305F"/>
    <w:rsid w:val="009445B0"/>
    <w:rsid w:val="00944E87"/>
    <w:rsid w:val="00947EF5"/>
    <w:rsid w:val="009503E5"/>
    <w:rsid w:val="0095069C"/>
    <w:rsid w:val="00952485"/>
    <w:rsid w:val="00953EBA"/>
    <w:rsid w:val="00955DCF"/>
    <w:rsid w:val="00956243"/>
    <w:rsid w:val="00961947"/>
    <w:rsid w:val="00964023"/>
    <w:rsid w:val="009702D8"/>
    <w:rsid w:val="00970475"/>
    <w:rsid w:val="00970718"/>
    <w:rsid w:val="00971F78"/>
    <w:rsid w:val="00973389"/>
    <w:rsid w:val="00973EE0"/>
    <w:rsid w:val="00974462"/>
    <w:rsid w:val="009775C7"/>
    <w:rsid w:val="00977683"/>
    <w:rsid w:val="00977E64"/>
    <w:rsid w:val="0098012B"/>
    <w:rsid w:val="009804FC"/>
    <w:rsid w:val="00980594"/>
    <w:rsid w:val="00981EE5"/>
    <w:rsid w:val="0098431C"/>
    <w:rsid w:val="00985441"/>
    <w:rsid w:val="00985B83"/>
    <w:rsid w:val="00985D85"/>
    <w:rsid w:val="00986062"/>
    <w:rsid w:val="00990723"/>
    <w:rsid w:val="00992AD3"/>
    <w:rsid w:val="00992EC2"/>
    <w:rsid w:val="00993174"/>
    <w:rsid w:val="00993907"/>
    <w:rsid w:val="00993F08"/>
    <w:rsid w:val="00994CB4"/>
    <w:rsid w:val="009962C2"/>
    <w:rsid w:val="00996962"/>
    <w:rsid w:val="009A1AB9"/>
    <w:rsid w:val="009A261C"/>
    <w:rsid w:val="009A38F8"/>
    <w:rsid w:val="009A7291"/>
    <w:rsid w:val="009B0A36"/>
    <w:rsid w:val="009B2F93"/>
    <w:rsid w:val="009B3DBC"/>
    <w:rsid w:val="009B7CB9"/>
    <w:rsid w:val="009C01DB"/>
    <w:rsid w:val="009C1958"/>
    <w:rsid w:val="009C4837"/>
    <w:rsid w:val="009D2C7D"/>
    <w:rsid w:val="009D3058"/>
    <w:rsid w:val="009D350D"/>
    <w:rsid w:val="009D58A6"/>
    <w:rsid w:val="009D5D10"/>
    <w:rsid w:val="009D7457"/>
    <w:rsid w:val="009D750A"/>
    <w:rsid w:val="009E0312"/>
    <w:rsid w:val="009E0393"/>
    <w:rsid w:val="009E07F5"/>
    <w:rsid w:val="009E2BFF"/>
    <w:rsid w:val="009E43F3"/>
    <w:rsid w:val="009E447D"/>
    <w:rsid w:val="009F0A2F"/>
    <w:rsid w:val="009F4E12"/>
    <w:rsid w:val="009F7102"/>
    <w:rsid w:val="00A0004A"/>
    <w:rsid w:val="00A00C39"/>
    <w:rsid w:val="00A0212B"/>
    <w:rsid w:val="00A041AB"/>
    <w:rsid w:val="00A04BDE"/>
    <w:rsid w:val="00A05D79"/>
    <w:rsid w:val="00A10E06"/>
    <w:rsid w:val="00A10EF7"/>
    <w:rsid w:val="00A153C2"/>
    <w:rsid w:val="00A1554E"/>
    <w:rsid w:val="00A162A7"/>
    <w:rsid w:val="00A16902"/>
    <w:rsid w:val="00A169C9"/>
    <w:rsid w:val="00A22FBD"/>
    <w:rsid w:val="00A2316A"/>
    <w:rsid w:val="00A23BC3"/>
    <w:rsid w:val="00A2793F"/>
    <w:rsid w:val="00A30850"/>
    <w:rsid w:val="00A36C6A"/>
    <w:rsid w:val="00A411A3"/>
    <w:rsid w:val="00A43C3D"/>
    <w:rsid w:val="00A449F4"/>
    <w:rsid w:val="00A450B2"/>
    <w:rsid w:val="00A46364"/>
    <w:rsid w:val="00A46B86"/>
    <w:rsid w:val="00A47A1D"/>
    <w:rsid w:val="00A5236E"/>
    <w:rsid w:val="00A524EA"/>
    <w:rsid w:val="00A52DD8"/>
    <w:rsid w:val="00A53BBB"/>
    <w:rsid w:val="00A53E4A"/>
    <w:rsid w:val="00A5534C"/>
    <w:rsid w:val="00A55E2C"/>
    <w:rsid w:val="00A56C71"/>
    <w:rsid w:val="00A56DB2"/>
    <w:rsid w:val="00A60AA7"/>
    <w:rsid w:val="00A61977"/>
    <w:rsid w:val="00A6424C"/>
    <w:rsid w:val="00A709BA"/>
    <w:rsid w:val="00A70F4B"/>
    <w:rsid w:val="00A714CE"/>
    <w:rsid w:val="00A715F9"/>
    <w:rsid w:val="00A7362B"/>
    <w:rsid w:val="00A74F92"/>
    <w:rsid w:val="00A751E8"/>
    <w:rsid w:val="00A75242"/>
    <w:rsid w:val="00A7600F"/>
    <w:rsid w:val="00A76255"/>
    <w:rsid w:val="00A80FA6"/>
    <w:rsid w:val="00A819DB"/>
    <w:rsid w:val="00A829E0"/>
    <w:rsid w:val="00A83E98"/>
    <w:rsid w:val="00A85DC4"/>
    <w:rsid w:val="00A85FA5"/>
    <w:rsid w:val="00A9144D"/>
    <w:rsid w:val="00A924AF"/>
    <w:rsid w:val="00A9542F"/>
    <w:rsid w:val="00A95C6C"/>
    <w:rsid w:val="00AA271D"/>
    <w:rsid w:val="00AA3382"/>
    <w:rsid w:val="00AA3F01"/>
    <w:rsid w:val="00AA6530"/>
    <w:rsid w:val="00AA7CED"/>
    <w:rsid w:val="00AB0B53"/>
    <w:rsid w:val="00AB1BC6"/>
    <w:rsid w:val="00AB2487"/>
    <w:rsid w:val="00AB3E22"/>
    <w:rsid w:val="00AB4953"/>
    <w:rsid w:val="00AB6FFA"/>
    <w:rsid w:val="00AC0C34"/>
    <w:rsid w:val="00AC1524"/>
    <w:rsid w:val="00AC5107"/>
    <w:rsid w:val="00AC53C4"/>
    <w:rsid w:val="00AC63D4"/>
    <w:rsid w:val="00AC6474"/>
    <w:rsid w:val="00AC68EF"/>
    <w:rsid w:val="00AD0EAB"/>
    <w:rsid w:val="00AD28C2"/>
    <w:rsid w:val="00AD3C74"/>
    <w:rsid w:val="00AD48B4"/>
    <w:rsid w:val="00AD75AB"/>
    <w:rsid w:val="00AE11AB"/>
    <w:rsid w:val="00AE32A3"/>
    <w:rsid w:val="00AE3631"/>
    <w:rsid w:val="00AE6870"/>
    <w:rsid w:val="00AF0FF0"/>
    <w:rsid w:val="00AF5FA8"/>
    <w:rsid w:val="00AF65AF"/>
    <w:rsid w:val="00B00DA8"/>
    <w:rsid w:val="00B06B3D"/>
    <w:rsid w:val="00B06BE7"/>
    <w:rsid w:val="00B0778D"/>
    <w:rsid w:val="00B125EB"/>
    <w:rsid w:val="00B20A76"/>
    <w:rsid w:val="00B26231"/>
    <w:rsid w:val="00B268AF"/>
    <w:rsid w:val="00B27975"/>
    <w:rsid w:val="00B27A02"/>
    <w:rsid w:val="00B27E6C"/>
    <w:rsid w:val="00B30E2A"/>
    <w:rsid w:val="00B354B3"/>
    <w:rsid w:val="00B36597"/>
    <w:rsid w:val="00B40728"/>
    <w:rsid w:val="00B44BB3"/>
    <w:rsid w:val="00B45729"/>
    <w:rsid w:val="00B46C03"/>
    <w:rsid w:val="00B53846"/>
    <w:rsid w:val="00B53F6F"/>
    <w:rsid w:val="00B54967"/>
    <w:rsid w:val="00B579E0"/>
    <w:rsid w:val="00B57D90"/>
    <w:rsid w:val="00B60324"/>
    <w:rsid w:val="00B6135E"/>
    <w:rsid w:val="00B676C1"/>
    <w:rsid w:val="00B701B6"/>
    <w:rsid w:val="00B741BE"/>
    <w:rsid w:val="00B74984"/>
    <w:rsid w:val="00B80875"/>
    <w:rsid w:val="00B82E7A"/>
    <w:rsid w:val="00B832B5"/>
    <w:rsid w:val="00B85345"/>
    <w:rsid w:val="00B8575C"/>
    <w:rsid w:val="00B87C39"/>
    <w:rsid w:val="00B9460F"/>
    <w:rsid w:val="00BA0F3B"/>
    <w:rsid w:val="00BA50A9"/>
    <w:rsid w:val="00BA6E20"/>
    <w:rsid w:val="00BB18CA"/>
    <w:rsid w:val="00BB278D"/>
    <w:rsid w:val="00BB4A05"/>
    <w:rsid w:val="00BB4BB3"/>
    <w:rsid w:val="00BC0B74"/>
    <w:rsid w:val="00BC0CEE"/>
    <w:rsid w:val="00BC2F1F"/>
    <w:rsid w:val="00BC3441"/>
    <w:rsid w:val="00BC54FC"/>
    <w:rsid w:val="00BC6EB8"/>
    <w:rsid w:val="00BD2ED5"/>
    <w:rsid w:val="00BD3618"/>
    <w:rsid w:val="00BD3D00"/>
    <w:rsid w:val="00BD4178"/>
    <w:rsid w:val="00BD6358"/>
    <w:rsid w:val="00BE2BBE"/>
    <w:rsid w:val="00BE42DB"/>
    <w:rsid w:val="00BE5417"/>
    <w:rsid w:val="00BE5CE6"/>
    <w:rsid w:val="00BE7121"/>
    <w:rsid w:val="00BF0F9A"/>
    <w:rsid w:val="00BF1769"/>
    <w:rsid w:val="00BF3942"/>
    <w:rsid w:val="00BF3A1D"/>
    <w:rsid w:val="00BF433E"/>
    <w:rsid w:val="00BF4A9D"/>
    <w:rsid w:val="00BF6212"/>
    <w:rsid w:val="00BF78DE"/>
    <w:rsid w:val="00C027AE"/>
    <w:rsid w:val="00C02B5D"/>
    <w:rsid w:val="00C03EA1"/>
    <w:rsid w:val="00C04668"/>
    <w:rsid w:val="00C054CD"/>
    <w:rsid w:val="00C10A19"/>
    <w:rsid w:val="00C13F4E"/>
    <w:rsid w:val="00C15663"/>
    <w:rsid w:val="00C15B57"/>
    <w:rsid w:val="00C16A4E"/>
    <w:rsid w:val="00C16CE0"/>
    <w:rsid w:val="00C20099"/>
    <w:rsid w:val="00C20479"/>
    <w:rsid w:val="00C21C10"/>
    <w:rsid w:val="00C2621F"/>
    <w:rsid w:val="00C262BE"/>
    <w:rsid w:val="00C2689A"/>
    <w:rsid w:val="00C26BEB"/>
    <w:rsid w:val="00C27399"/>
    <w:rsid w:val="00C31F5C"/>
    <w:rsid w:val="00C31FE0"/>
    <w:rsid w:val="00C32791"/>
    <w:rsid w:val="00C35484"/>
    <w:rsid w:val="00C40496"/>
    <w:rsid w:val="00C41821"/>
    <w:rsid w:val="00C44105"/>
    <w:rsid w:val="00C478D9"/>
    <w:rsid w:val="00C47AD8"/>
    <w:rsid w:val="00C47FD4"/>
    <w:rsid w:val="00C50C39"/>
    <w:rsid w:val="00C53767"/>
    <w:rsid w:val="00C53C17"/>
    <w:rsid w:val="00C5432A"/>
    <w:rsid w:val="00C54544"/>
    <w:rsid w:val="00C5622E"/>
    <w:rsid w:val="00C62CEE"/>
    <w:rsid w:val="00C64861"/>
    <w:rsid w:val="00C67176"/>
    <w:rsid w:val="00C728B9"/>
    <w:rsid w:val="00C747AE"/>
    <w:rsid w:val="00C748F6"/>
    <w:rsid w:val="00C76942"/>
    <w:rsid w:val="00C83885"/>
    <w:rsid w:val="00C841DE"/>
    <w:rsid w:val="00C858ED"/>
    <w:rsid w:val="00C862EA"/>
    <w:rsid w:val="00C939AA"/>
    <w:rsid w:val="00C940E3"/>
    <w:rsid w:val="00CA159D"/>
    <w:rsid w:val="00CA2CA9"/>
    <w:rsid w:val="00CA319E"/>
    <w:rsid w:val="00CA49D1"/>
    <w:rsid w:val="00CA5E9F"/>
    <w:rsid w:val="00CB06DE"/>
    <w:rsid w:val="00CB1CB9"/>
    <w:rsid w:val="00CB33FD"/>
    <w:rsid w:val="00CB387F"/>
    <w:rsid w:val="00CB4ADB"/>
    <w:rsid w:val="00CB4F61"/>
    <w:rsid w:val="00CB5AC1"/>
    <w:rsid w:val="00CB61EE"/>
    <w:rsid w:val="00CB6C89"/>
    <w:rsid w:val="00CC07CE"/>
    <w:rsid w:val="00CC47B3"/>
    <w:rsid w:val="00CC590F"/>
    <w:rsid w:val="00CC6B21"/>
    <w:rsid w:val="00CD1E71"/>
    <w:rsid w:val="00CD2DA7"/>
    <w:rsid w:val="00CD46B7"/>
    <w:rsid w:val="00CD49BE"/>
    <w:rsid w:val="00CD72B1"/>
    <w:rsid w:val="00CE1CF5"/>
    <w:rsid w:val="00CE251E"/>
    <w:rsid w:val="00CE43B0"/>
    <w:rsid w:val="00CE5FE9"/>
    <w:rsid w:val="00CE6190"/>
    <w:rsid w:val="00CE6893"/>
    <w:rsid w:val="00CE72D1"/>
    <w:rsid w:val="00CF04EC"/>
    <w:rsid w:val="00CF13CB"/>
    <w:rsid w:val="00CF3211"/>
    <w:rsid w:val="00CF4F71"/>
    <w:rsid w:val="00CF6110"/>
    <w:rsid w:val="00D0175B"/>
    <w:rsid w:val="00D03171"/>
    <w:rsid w:val="00D05E92"/>
    <w:rsid w:val="00D07648"/>
    <w:rsid w:val="00D106B1"/>
    <w:rsid w:val="00D13109"/>
    <w:rsid w:val="00D1324E"/>
    <w:rsid w:val="00D13942"/>
    <w:rsid w:val="00D13EDE"/>
    <w:rsid w:val="00D1418F"/>
    <w:rsid w:val="00D14687"/>
    <w:rsid w:val="00D164BC"/>
    <w:rsid w:val="00D17A29"/>
    <w:rsid w:val="00D20C85"/>
    <w:rsid w:val="00D20ECA"/>
    <w:rsid w:val="00D213E5"/>
    <w:rsid w:val="00D24148"/>
    <w:rsid w:val="00D24550"/>
    <w:rsid w:val="00D24F1B"/>
    <w:rsid w:val="00D25C9C"/>
    <w:rsid w:val="00D260A1"/>
    <w:rsid w:val="00D26712"/>
    <w:rsid w:val="00D27420"/>
    <w:rsid w:val="00D27690"/>
    <w:rsid w:val="00D314CB"/>
    <w:rsid w:val="00D31B86"/>
    <w:rsid w:val="00D3260B"/>
    <w:rsid w:val="00D361F8"/>
    <w:rsid w:val="00D36EBC"/>
    <w:rsid w:val="00D371A8"/>
    <w:rsid w:val="00D423DF"/>
    <w:rsid w:val="00D44565"/>
    <w:rsid w:val="00D467A6"/>
    <w:rsid w:val="00D50385"/>
    <w:rsid w:val="00D50820"/>
    <w:rsid w:val="00D51BCC"/>
    <w:rsid w:val="00D533F6"/>
    <w:rsid w:val="00D54237"/>
    <w:rsid w:val="00D54840"/>
    <w:rsid w:val="00D54D14"/>
    <w:rsid w:val="00D54E87"/>
    <w:rsid w:val="00D56946"/>
    <w:rsid w:val="00D6120B"/>
    <w:rsid w:val="00D61DA1"/>
    <w:rsid w:val="00D628B4"/>
    <w:rsid w:val="00D6472E"/>
    <w:rsid w:val="00D654F3"/>
    <w:rsid w:val="00D66D53"/>
    <w:rsid w:val="00D700E7"/>
    <w:rsid w:val="00D71C02"/>
    <w:rsid w:val="00D71DA7"/>
    <w:rsid w:val="00D71F97"/>
    <w:rsid w:val="00D72326"/>
    <w:rsid w:val="00D72327"/>
    <w:rsid w:val="00D75EEC"/>
    <w:rsid w:val="00D829B0"/>
    <w:rsid w:val="00D84BD0"/>
    <w:rsid w:val="00D903B0"/>
    <w:rsid w:val="00D909CA"/>
    <w:rsid w:val="00D9241B"/>
    <w:rsid w:val="00D925D3"/>
    <w:rsid w:val="00D92A7B"/>
    <w:rsid w:val="00D939D4"/>
    <w:rsid w:val="00D95ECF"/>
    <w:rsid w:val="00DA14E1"/>
    <w:rsid w:val="00DA30DE"/>
    <w:rsid w:val="00DA4471"/>
    <w:rsid w:val="00DA48F2"/>
    <w:rsid w:val="00DA4BD8"/>
    <w:rsid w:val="00DB2989"/>
    <w:rsid w:val="00DB2C4A"/>
    <w:rsid w:val="00DB2EE2"/>
    <w:rsid w:val="00DB5AEF"/>
    <w:rsid w:val="00DB7ADE"/>
    <w:rsid w:val="00DC018C"/>
    <w:rsid w:val="00DC2459"/>
    <w:rsid w:val="00DC2F98"/>
    <w:rsid w:val="00DC3C9E"/>
    <w:rsid w:val="00DC49A1"/>
    <w:rsid w:val="00DC5585"/>
    <w:rsid w:val="00DD04EE"/>
    <w:rsid w:val="00DD0C03"/>
    <w:rsid w:val="00DD17ED"/>
    <w:rsid w:val="00DD1D3C"/>
    <w:rsid w:val="00DD1ECC"/>
    <w:rsid w:val="00DD23EA"/>
    <w:rsid w:val="00DD2ACA"/>
    <w:rsid w:val="00DD2B9A"/>
    <w:rsid w:val="00DD30CA"/>
    <w:rsid w:val="00DD38D7"/>
    <w:rsid w:val="00DE01FD"/>
    <w:rsid w:val="00DE04A9"/>
    <w:rsid w:val="00DE1CEE"/>
    <w:rsid w:val="00DE26FC"/>
    <w:rsid w:val="00DE2D7E"/>
    <w:rsid w:val="00DE3502"/>
    <w:rsid w:val="00DF3773"/>
    <w:rsid w:val="00DF3F35"/>
    <w:rsid w:val="00DF50BF"/>
    <w:rsid w:val="00DF5391"/>
    <w:rsid w:val="00DF789C"/>
    <w:rsid w:val="00E00441"/>
    <w:rsid w:val="00E00777"/>
    <w:rsid w:val="00E011FE"/>
    <w:rsid w:val="00E04A49"/>
    <w:rsid w:val="00E056CC"/>
    <w:rsid w:val="00E05EED"/>
    <w:rsid w:val="00E07B70"/>
    <w:rsid w:val="00E15505"/>
    <w:rsid w:val="00E17229"/>
    <w:rsid w:val="00E17873"/>
    <w:rsid w:val="00E21212"/>
    <w:rsid w:val="00E2202E"/>
    <w:rsid w:val="00E23A9C"/>
    <w:rsid w:val="00E27ACD"/>
    <w:rsid w:val="00E27BDD"/>
    <w:rsid w:val="00E319FE"/>
    <w:rsid w:val="00E31A9D"/>
    <w:rsid w:val="00E32EB1"/>
    <w:rsid w:val="00E33ED0"/>
    <w:rsid w:val="00E3456C"/>
    <w:rsid w:val="00E35902"/>
    <w:rsid w:val="00E36B9B"/>
    <w:rsid w:val="00E37078"/>
    <w:rsid w:val="00E402A4"/>
    <w:rsid w:val="00E4155C"/>
    <w:rsid w:val="00E445D4"/>
    <w:rsid w:val="00E45781"/>
    <w:rsid w:val="00E45A1C"/>
    <w:rsid w:val="00E54A18"/>
    <w:rsid w:val="00E5528D"/>
    <w:rsid w:val="00E55858"/>
    <w:rsid w:val="00E55FD9"/>
    <w:rsid w:val="00E612BC"/>
    <w:rsid w:val="00E61839"/>
    <w:rsid w:val="00E62C48"/>
    <w:rsid w:val="00E64024"/>
    <w:rsid w:val="00E646F0"/>
    <w:rsid w:val="00E65728"/>
    <w:rsid w:val="00E671F9"/>
    <w:rsid w:val="00E67A2C"/>
    <w:rsid w:val="00E746D1"/>
    <w:rsid w:val="00E74D7A"/>
    <w:rsid w:val="00E768B0"/>
    <w:rsid w:val="00E76F90"/>
    <w:rsid w:val="00E80A03"/>
    <w:rsid w:val="00E81C29"/>
    <w:rsid w:val="00E83AEB"/>
    <w:rsid w:val="00E83DE0"/>
    <w:rsid w:val="00E85152"/>
    <w:rsid w:val="00E85CF7"/>
    <w:rsid w:val="00E862B8"/>
    <w:rsid w:val="00E863B8"/>
    <w:rsid w:val="00E9157D"/>
    <w:rsid w:val="00E920B4"/>
    <w:rsid w:val="00E9214C"/>
    <w:rsid w:val="00E92CC8"/>
    <w:rsid w:val="00E93936"/>
    <w:rsid w:val="00E9433F"/>
    <w:rsid w:val="00E953E5"/>
    <w:rsid w:val="00E957C0"/>
    <w:rsid w:val="00E96D4D"/>
    <w:rsid w:val="00E97DB1"/>
    <w:rsid w:val="00E97E06"/>
    <w:rsid w:val="00E97E2F"/>
    <w:rsid w:val="00EA46AB"/>
    <w:rsid w:val="00EA566F"/>
    <w:rsid w:val="00EA5E19"/>
    <w:rsid w:val="00EA6ECC"/>
    <w:rsid w:val="00EA7AE9"/>
    <w:rsid w:val="00EA7FD0"/>
    <w:rsid w:val="00EB1AC0"/>
    <w:rsid w:val="00EB1E46"/>
    <w:rsid w:val="00EB2AAC"/>
    <w:rsid w:val="00EB3DEF"/>
    <w:rsid w:val="00EB5228"/>
    <w:rsid w:val="00EC0D62"/>
    <w:rsid w:val="00EC57F2"/>
    <w:rsid w:val="00EC68CF"/>
    <w:rsid w:val="00ED2327"/>
    <w:rsid w:val="00ED3BE6"/>
    <w:rsid w:val="00ED4A16"/>
    <w:rsid w:val="00ED4BBC"/>
    <w:rsid w:val="00ED532A"/>
    <w:rsid w:val="00ED5861"/>
    <w:rsid w:val="00ED7957"/>
    <w:rsid w:val="00ED7A0C"/>
    <w:rsid w:val="00EE0320"/>
    <w:rsid w:val="00EE2005"/>
    <w:rsid w:val="00EE3697"/>
    <w:rsid w:val="00EE369B"/>
    <w:rsid w:val="00EE638D"/>
    <w:rsid w:val="00EE7F71"/>
    <w:rsid w:val="00EF0200"/>
    <w:rsid w:val="00EF132A"/>
    <w:rsid w:val="00EF13DC"/>
    <w:rsid w:val="00EF19B6"/>
    <w:rsid w:val="00EF2723"/>
    <w:rsid w:val="00EF28FF"/>
    <w:rsid w:val="00EF34E0"/>
    <w:rsid w:val="00EF42BE"/>
    <w:rsid w:val="00EF4B48"/>
    <w:rsid w:val="00EF798A"/>
    <w:rsid w:val="00F000F8"/>
    <w:rsid w:val="00F0052E"/>
    <w:rsid w:val="00F02493"/>
    <w:rsid w:val="00F0559B"/>
    <w:rsid w:val="00F05C36"/>
    <w:rsid w:val="00F06784"/>
    <w:rsid w:val="00F07BE2"/>
    <w:rsid w:val="00F11601"/>
    <w:rsid w:val="00F14B4A"/>
    <w:rsid w:val="00F1771D"/>
    <w:rsid w:val="00F210B8"/>
    <w:rsid w:val="00F21F8E"/>
    <w:rsid w:val="00F23544"/>
    <w:rsid w:val="00F2653B"/>
    <w:rsid w:val="00F3104D"/>
    <w:rsid w:val="00F324F7"/>
    <w:rsid w:val="00F334A9"/>
    <w:rsid w:val="00F37A75"/>
    <w:rsid w:val="00F40656"/>
    <w:rsid w:val="00F40720"/>
    <w:rsid w:val="00F43205"/>
    <w:rsid w:val="00F46BB9"/>
    <w:rsid w:val="00F470D3"/>
    <w:rsid w:val="00F51E33"/>
    <w:rsid w:val="00F52E94"/>
    <w:rsid w:val="00F52F99"/>
    <w:rsid w:val="00F53FC8"/>
    <w:rsid w:val="00F565ED"/>
    <w:rsid w:val="00F623C3"/>
    <w:rsid w:val="00F6256D"/>
    <w:rsid w:val="00F62D62"/>
    <w:rsid w:val="00F64E14"/>
    <w:rsid w:val="00F65056"/>
    <w:rsid w:val="00F65957"/>
    <w:rsid w:val="00F66048"/>
    <w:rsid w:val="00F66BC8"/>
    <w:rsid w:val="00F70659"/>
    <w:rsid w:val="00F70E2E"/>
    <w:rsid w:val="00F728C5"/>
    <w:rsid w:val="00F73AB1"/>
    <w:rsid w:val="00F750A0"/>
    <w:rsid w:val="00F75E25"/>
    <w:rsid w:val="00F765E5"/>
    <w:rsid w:val="00F77E5C"/>
    <w:rsid w:val="00F8049F"/>
    <w:rsid w:val="00F806E4"/>
    <w:rsid w:val="00F809A5"/>
    <w:rsid w:val="00F81176"/>
    <w:rsid w:val="00F84CA1"/>
    <w:rsid w:val="00F85485"/>
    <w:rsid w:val="00F87946"/>
    <w:rsid w:val="00F9280B"/>
    <w:rsid w:val="00F93119"/>
    <w:rsid w:val="00F95F15"/>
    <w:rsid w:val="00F966C8"/>
    <w:rsid w:val="00F97E61"/>
    <w:rsid w:val="00F97F4D"/>
    <w:rsid w:val="00FA18AE"/>
    <w:rsid w:val="00FA298F"/>
    <w:rsid w:val="00FC1DC6"/>
    <w:rsid w:val="00FC2A73"/>
    <w:rsid w:val="00FC2C40"/>
    <w:rsid w:val="00FC3A77"/>
    <w:rsid w:val="00FC42B3"/>
    <w:rsid w:val="00FC709C"/>
    <w:rsid w:val="00FC71C5"/>
    <w:rsid w:val="00FC7CBB"/>
    <w:rsid w:val="00FD18F5"/>
    <w:rsid w:val="00FD3AA7"/>
    <w:rsid w:val="00FD3E3C"/>
    <w:rsid w:val="00FD4097"/>
    <w:rsid w:val="00FD41AE"/>
    <w:rsid w:val="00FD65AC"/>
    <w:rsid w:val="00FD73BC"/>
    <w:rsid w:val="00FE01BA"/>
    <w:rsid w:val="00FE2563"/>
    <w:rsid w:val="00FE3A82"/>
    <w:rsid w:val="00FE6727"/>
    <w:rsid w:val="00FF07EA"/>
    <w:rsid w:val="00FF0D72"/>
    <w:rsid w:val="00FF11A1"/>
    <w:rsid w:val="00FF2BE7"/>
    <w:rsid w:val="00FF419F"/>
    <w:rsid w:val="00FF4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3489">
      <v:textbox inset="5.85pt,.7pt,5.85pt,.7pt"/>
    </o:shapedefaults>
    <o:shapelayout v:ext="edit">
      <o:idmap v:ext="edit" data="1"/>
    </o:shapelayout>
  </w:shapeDefaults>
  <w:decimalSymbol w:val="."/>
  <w:listSeparator w:val=","/>
  <w14:docId w14:val="2989D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D2584"/>
    <w:pPr>
      <w:autoSpaceDE w:val="0"/>
      <w:autoSpaceDN w:val="0"/>
      <w:jc w:val="both"/>
    </w:pPr>
    <w:rPr>
      <w:rFonts w:ascii="Arial" w:eastAsia="ＭＳ Ｐゴシック" w:hAnsi="Arial"/>
      <w:spacing w:val="-2"/>
      <w:sz w:val="20"/>
      <w:szCs w:val="20"/>
      <w:lang w:eastAsia="ja-JP"/>
    </w:rPr>
  </w:style>
  <w:style w:type="paragraph" w:styleId="11">
    <w:name w:val="heading 1"/>
    <w:basedOn w:val="22"/>
    <w:next w:val="a4"/>
    <w:link w:val="13"/>
    <w:qFormat/>
    <w:rsid w:val="000D2584"/>
    <w:pPr>
      <w:pageBreakBefore/>
      <w:numPr>
        <w:ilvl w:val="0"/>
      </w:numPr>
      <w:outlineLvl w:val="0"/>
    </w:pPr>
    <w:rPr>
      <w:sz w:val="26"/>
    </w:rPr>
  </w:style>
  <w:style w:type="paragraph" w:styleId="22">
    <w:name w:val="heading 2"/>
    <w:basedOn w:val="32"/>
    <w:next w:val="a4"/>
    <w:link w:val="24"/>
    <w:qFormat/>
    <w:rsid w:val="000D2584"/>
    <w:pPr>
      <w:numPr>
        <w:ilvl w:val="1"/>
      </w:numPr>
      <w:outlineLvl w:val="1"/>
    </w:pPr>
    <w:rPr>
      <w:sz w:val="24"/>
    </w:rPr>
  </w:style>
  <w:style w:type="paragraph" w:styleId="32">
    <w:name w:val="heading 3"/>
    <w:basedOn w:val="42"/>
    <w:next w:val="a4"/>
    <w:link w:val="34"/>
    <w:uiPriority w:val="9"/>
    <w:qFormat/>
    <w:rsid w:val="00CA49D1"/>
    <w:pPr>
      <w:numPr>
        <w:ilvl w:val="2"/>
      </w:numPr>
      <w:outlineLvl w:val="2"/>
    </w:pPr>
    <w:rPr>
      <w:rFonts w:cs="Arial"/>
      <w:sz w:val="22"/>
    </w:rPr>
  </w:style>
  <w:style w:type="paragraph" w:styleId="42">
    <w:name w:val="heading 4"/>
    <w:basedOn w:val="a4"/>
    <w:next w:val="a4"/>
    <w:link w:val="44"/>
    <w:qFormat/>
    <w:rsid w:val="000D2584"/>
    <w:pPr>
      <w:keepNext/>
      <w:numPr>
        <w:ilvl w:val="3"/>
        <w:numId w:val="74"/>
      </w:numPr>
      <w:spacing w:before="100" w:after="200" w:line="300" w:lineRule="exact"/>
      <w:outlineLvl w:val="3"/>
    </w:pPr>
    <w:rPr>
      <w:rFonts w:cs="Times New Roman"/>
      <w:b/>
      <w:bCs/>
      <w:spacing w:val="0"/>
      <w:szCs w:val="24"/>
      <w:lang w:eastAsia="ko-KR"/>
    </w:rPr>
  </w:style>
  <w:style w:type="paragraph" w:styleId="53">
    <w:name w:val="heading 5"/>
    <w:basedOn w:val="a4"/>
    <w:next w:val="a4"/>
    <w:link w:val="54"/>
    <w:qFormat/>
    <w:rsid w:val="000D2584"/>
    <w:pPr>
      <w:keepNext/>
      <w:numPr>
        <w:ilvl w:val="4"/>
        <w:numId w:val="74"/>
      </w:numPr>
      <w:wordWrap w:val="0"/>
      <w:spacing w:before="60" w:after="60"/>
      <w:jc w:val="left"/>
      <w:outlineLvl w:val="4"/>
    </w:pPr>
    <w:rPr>
      <w:rFonts w:cstheme="majorBidi"/>
      <w:b/>
      <w:spacing w:val="0"/>
      <w:sz w:val="22"/>
      <w:szCs w:val="24"/>
      <w:lang w:eastAsia="ko-KR"/>
    </w:rPr>
  </w:style>
  <w:style w:type="paragraph" w:styleId="61">
    <w:name w:val="heading 6"/>
    <w:basedOn w:val="a4"/>
    <w:next w:val="a4"/>
    <w:link w:val="62"/>
    <w:uiPriority w:val="9"/>
    <w:unhideWhenUsed/>
    <w:qFormat/>
    <w:rsid w:val="000D2584"/>
    <w:pPr>
      <w:keepNext/>
      <w:numPr>
        <w:ilvl w:val="6"/>
      </w:numPr>
      <w:wordWrap w:val="0"/>
      <w:ind w:left="670" w:hanging="420"/>
      <w:outlineLvl w:val="5"/>
    </w:pPr>
  </w:style>
  <w:style w:type="paragraph" w:styleId="7">
    <w:name w:val="heading 7"/>
    <w:basedOn w:val="61"/>
    <w:next w:val="a4"/>
    <w:link w:val="70"/>
    <w:uiPriority w:val="9"/>
    <w:unhideWhenUsed/>
    <w:qFormat/>
    <w:rsid w:val="000D2584"/>
    <w:pPr>
      <w:outlineLvl w:val="6"/>
    </w:pPr>
  </w:style>
  <w:style w:type="paragraph" w:styleId="8">
    <w:name w:val="heading 8"/>
    <w:basedOn w:val="9"/>
    <w:next w:val="a4"/>
    <w:link w:val="80"/>
    <w:uiPriority w:val="9"/>
    <w:unhideWhenUsed/>
    <w:rsid w:val="000D2584"/>
    <w:pPr>
      <w:outlineLvl w:val="7"/>
    </w:pPr>
  </w:style>
  <w:style w:type="paragraph" w:styleId="9">
    <w:name w:val="heading 9"/>
    <w:basedOn w:val="7"/>
    <w:next w:val="a4"/>
    <w:link w:val="90"/>
    <w:uiPriority w:val="9"/>
    <w:unhideWhenUsed/>
    <w:qFormat/>
    <w:rsid w:val="000D2584"/>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4"/>
    <w:link w:val="a9"/>
    <w:uiPriority w:val="34"/>
    <w:qFormat/>
    <w:rsid w:val="000D2584"/>
    <w:pPr>
      <w:ind w:leftChars="400" w:left="840"/>
    </w:pPr>
  </w:style>
  <w:style w:type="character" w:customStyle="1" w:styleId="90">
    <w:name w:val="見出し 9 (文字)"/>
    <w:basedOn w:val="a5"/>
    <w:link w:val="9"/>
    <w:uiPriority w:val="9"/>
    <w:rsid w:val="000D2584"/>
    <w:rPr>
      <w:rFonts w:ascii="Arial" w:eastAsia="ＭＳ Ｐゴシック" w:hAnsi="Arial"/>
      <w:spacing w:val="-2"/>
      <w:sz w:val="20"/>
      <w:szCs w:val="20"/>
      <w:lang w:eastAsia="ja-JP"/>
    </w:rPr>
  </w:style>
  <w:style w:type="character" w:customStyle="1" w:styleId="13">
    <w:name w:val="見出し 1 (文字)"/>
    <w:basedOn w:val="a5"/>
    <w:link w:val="11"/>
    <w:rsid w:val="000D2584"/>
    <w:rPr>
      <w:rFonts w:ascii="Arial" w:eastAsia="ＭＳ Ｐゴシック" w:hAnsi="Arial" w:cs="Arial"/>
      <w:b/>
      <w:bCs/>
      <w:sz w:val="26"/>
      <w:szCs w:val="24"/>
    </w:rPr>
  </w:style>
  <w:style w:type="character" w:customStyle="1" w:styleId="24">
    <w:name w:val="見出し 2 (文字)"/>
    <w:basedOn w:val="a5"/>
    <w:link w:val="22"/>
    <w:rsid w:val="000D2584"/>
    <w:rPr>
      <w:rFonts w:ascii="Arial" w:eastAsia="ＭＳ Ｐゴシック" w:hAnsi="Arial" w:cs="Arial"/>
      <w:b/>
      <w:bCs/>
      <w:sz w:val="24"/>
      <w:szCs w:val="24"/>
    </w:rPr>
  </w:style>
  <w:style w:type="character" w:customStyle="1" w:styleId="34">
    <w:name w:val="見出し 3 (文字)"/>
    <w:basedOn w:val="a5"/>
    <w:link w:val="32"/>
    <w:uiPriority w:val="9"/>
    <w:rsid w:val="00CA49D1"/>
    <w:rPr>
      <w:rFonts w:ascii="Arial" w:eastAsia="ＭＳ Ｐゴシック" w:hAnsi="Arial" w:cs="Arial"/>
      <w:b/>
      <w:bCs/>
      <w:sz w:val="22"/>
      <w:szCs w:val="24"/>
    </w:rPr>
  </w:style>
  <w:style w:type="character" w:customStyle="1" w:styleId="44">
    <w:name w:val="見出し 4 (文字)"/>
    <w:basedOn w:val="a5"/>
    <w:link w:val="42"/>
    <w:rsid w:val="000D2584"/>
    <w:rPr>
      <w:rFonts w:ascii="Arial" w:eastAsia="ＭＳ Ｐゴシック" w:hAnsi="Arial" w:cs="Times New Roman"/>
      <w:b/>
      <w:bCs/>
      <w:sz w:val="20"/>
      <w:szCs w:val="24"/>
    </w:rPr>
  </w:style>
  <w:style w:type="character" w:customStyle="1" w:styleId="54">
    <w:name w:val="見出し 5 (文字)"/>
    <w:basedOn w:val="a5"/>
    <w:link w:val="53"/>
    <w:rsid w:val="000D2584"/>
    <w:rPr>
      <w:rFonts w:ascii="Arial" w:eastAsia="ＭＳ Ｐゴシック" w:hAnsi="Arial" w:cstheme="majorBidi"/>
      <w:b/>
      <w:sz w:val="22"/>
      <w:szCs w:val="24"/>
    </w:rPr>
  </w:style>
  <w:style w:type="character" w:customStyle="1" w:styleId="62">
    <w:name w:val="見出し 6 (文字)"/>
    <w:basedOn w:val="a5"/>
    <w:link w:val="61"/>
    <w:uiPriority w:val="9"/>
    <w:rsid w:val="000D2584"/>
    <w:rPr>
      <w:rFonts w:ascii="Arial" w:eastAsia="ＭＳ Ｐゴシック" w:hAnsi="Arial"/>
      <w:spacing w:val="-2"/>
      <w:sz w:val="20"/>
      <w:szCs w:val="20"/>
      <w:lang w:eastAsia="ja-JP"/>
    </w:rPr>
  </w:style>
  <w:style w:type="character" w:customStyle="1" w:styleId="70">
    <w:name w:val="見出し 7 (文字)"/>
    <w:basedOn w:val="a5"/>
    <w:link w:val="7"/>
    <w:uiPriority w:val="9"/>
    <w:rsid w:val="000D2584"/>
    <w:rPr>
      <w:rFonts w:ascii="Arial" w:eastAsia="ＭＳ Ｐゴシック" w:hAnsi="Arial"/>
      <w:spacing w:val="-2"/>
      <w:sz w:val="20"/>
      <w:szCs w:val="20"/>
      <w:lang w:eastAsia="ja-JP"/>
    </w:rPr>
  </w:style>
  <w:style w:type="character" w:customStyle="1" w:styleId="80">
    <w:name w:val="見出し 8 (文字)"/>
    <w:basedOn w:val="a5"/>
    <w:link w:val="8"/>
    <w:uiPriority w:val="9"/>
    <w:rsid w:val="000D2584"/>
    <w:rPr>
      <w:rFonts w:ascii="Arial" w:eastAsia="ＭＳ Ｐゴシック" w:hAnsi="Arial"/>
      <w:spacing w:val="-2"/>
      <w:sz w:val="20"/>
      <w:szCs w:val="20"/>
      <w:lang w:eastAsia="ja-JP"/>
    </w:rPr>
  </w:style>
  <w:style w:type="paragraph" w:styleId="aa">
    <w:name w:val="Balloon Text"/>
    <w:basedOn w:val="a4"/>
    <w:link w:val="ab"/>
    <w:semiHidden/>
    <w:unhideWhenUsed/>
    <w:rsid w:val="000D2584"/>
    <w:rPr>
      <w:rFonts w:asciiTheme="majorHAnsi" w:eastAsiaTheme="majorEastAsia" w:hAnsiTheme="majorHAnsi" w:cstheme="majorBidi"/>
      <w:sz w:val="18"/>
      <w:szCs w:val="18"/>
    </w:rPr>
  </w:style>
  <w:style w:type="character" w:customStyle="1" w:styleId="ab">
    <w:name w:val="吹き出し (文字)"/>
    <w:basedOn w:val="a5"/>
    <w:link w:val="aa"/>
    <w:semiHidden/>
    <w:rsid w:val="000D2584"/>
    <w:rPr>
      <w:rFonts w:asciiTheme="majorHAnsi" w:eastAsiaTheme="majorEastAsia" w:hAnsiTheme="majorHAnsi" w:cstheme="majorBidi"/>
      <w:spacing w:val="-2"/>
      <w:sz w:val="18"/>
      <w:szCs w:val="18"/>
      <w:lang w:eastAsia="ja-JP"/>
    </w:rPr>
  </w:style>
  <w:style w:type="paragraph" w:styleId="ac">
    <w:name w:val="header"/>
    <w:basedOn w:val="a4"/>
    <w:link w:val="ad"/>
    <w:unhideWhenUsed/>
    <w:rsid w:val="000D2584"/>
    <w:pPr>
      <w:tabs>
        <w:tab w:val="center" w:pos="4252"/>
        <w:tab w:val="right" w:pos="8504"/>
      </w:tabs>
      <w:snapToGrid w:val="0"/>
    </w:pPr>
  </w:style>
  <w:style w:type="character" w:customStyle="1" w:styleId="ad">
    <w:name w:val="ヘッダー (文字)"/>
    <w:basedOn w:val="a5"/>
    <w:link w:val="ac"/>
    <w:rsid w:val="000D2584"/>
    <w:rPr>
      <w:rFonts w:ascii="Arial" w:eastAsia="ＭＳ Ｐゴシック" w:hAnsi="Arial"/>
      <w:spacing w:val="-2"/>
      <w:sz w:val="20"/>
      <w:szCs w:val="20"/>
      <w:lang w:eastAsia="ja-JP"/>
    </w:rPr>
  </w:style>
  <w:style w:type="paragraph" w:styleId="ae">
    <w:name w:val="footer"/>
    <w:basedOn w:val="a4"/>
    <w:link w:val="af"/>
    <w:unhideWhenUsed/>
    <w:rsid w:val="000D2584"/>
    <w:pPr>
      <w:tabs>
        <w:tab w:val="center" w:pos="4252"/>
        <w:tab w:val="right" w:pos="8504"/>
      </w:tabs>
      <w:snapToGrid w:val="0"/>
    </w:pPr>
    <w:rPr>
      <w:rFonts w:eastAsia="Arial"/>
      <w:b/>
      <w:sz w:val="16"/>
    </w:rPr>
  </w:style>
  <w:style w:type="character" w:customStyle="1" w:styleId="af">
    <w:name w:val="フッター (文字)"/>
    <w:basedOn w:val="a5"/>
    <w:link w:val="ae"/>
    <w:rsid w:val="000D2584"/>
    <w:rPr>
      <w:rFonts w:ascii="Arial" w:eastAsia="Arial" w:hAnsi="Arial"/>
      <w:b/>
      <w:spacing w:val="-2"/>
      <w:sz w:val="16"/>
      <w:szCs w:val="20"/>
      <w:lang w:eastAsia="ja-JP"/>
    </w:rPr>
  </w:style>
  <w:style w:type="paragraph" w:customStyle="1" w:styleId="st1">
    <w:name w:val="st1"/>
    <w:basedOn w:val="a8"/>
    <w:next w:val="a4"/>
    <w:link w:val="st10"/>
    <w:qFormat/>
    <w:rsid w:val="00544068"/>
    <w:pPr>
      <w:keepNext/>
      <w:numPr>
        <w:numId w:val="11"/>
      </w:numPr>
      <w:tabs>
        <w:tab w:val="left" w:pos="1276"/>
      </w:tabs>
      <w:wordWrap w:val="0"/>
      <w:ind w:leftChars="0" w:left="0"/>
    </w:pPr>
    <w:rPr>
      <w:b/>
      <w:sz w:val="28"/>
    </w:rPr>
  </w:style>
  <w:style w:type="character" w:customStyle="1" w:styleId="a9">
    <w:name w:val="リスト段落 (文字)"/>
    <w:basedOn w:val="a5"/>
    <w:link w:val="a8"/>
    <w:uiPriority w:val="34"/>
    <w:rsid w:val="000D2584"/>
    <w:rPr>
      <w:rFonts w:ascii="Arial" w:eastAsia="ＭＳ Ｐゴシック" w:hAnsi="Arial"/>
      <w:spacing w:val="-2"/>
      <w:sz w:val="20"/>
      <w:szCs w:val="20"/>
      <w:lang w:eastAsia="ja-JP"/>
    </w:rPr>
  </w:style>
  <w:style w:type="character" w:customStyle="1" w:styleId="st10">
    <w:name w:val="st1 (文字)"/>
    <w:basedOn w:val="a9"/>
    <w:link w:val="st1"/>
    <w:rsid w:val="00544068"/>
    <w:rPr>
      <w:rFonts w:ascii="Arial" w:eastAsia="ＭＳ Ｐゴシック" w:hAnsi="Arial"/>
      <w:b/>
      <w:spacing w:val="-2"/>
      <w:sz w:val="28"/>
      <w:szCs w:val="20"/>
      <w:lang w:eastAsia="ja-JP"/>
    </w:rPr>
  </w:style>
  <w:style w:type="paragraph" w:customStyle="1" w:styleId="af0">
    <w:name w:val="タイトル２"/>
    <w:basedOn w:val="a8"/>
    <w:next w:val="a4"/>
    <w:qFormat/>
    <w:rsid w:val="00544068"/>
    <w:pPr>
      <w:keepNext/>
      <w:wordWrap w:val="0"/>
      <w:ind w:leftChars="0" w:left="0"/>
    </w:pPr>
  </w:style>
  <w:style w:type="paragraph" w:customStyle="1" w:styleId="af1">
    <w:name w:val="タイトル３"/>
    <w:basedOn w:val="a8"/>
    <w:qFormat/>
    <w:rsid w:val="00544068"/>
    <w:pPr>
      <w:keepNext/>
      <w:wordWrap w:val="0"/>
      <w:ind w:leftChars="0" w:left="0"/>
    </w:pPr>
  </w:style>
  <w:style w:type="paragraph" w:customStyle="1" w:styleId="45">
    <w:name w:val="タイトル4"/>
    <w:basedOn w:val="a8"/>
    <w:next w:val="a4"/>
    <w:qFormat/>
    <w:rsid w:val="00544068"/>
    <w:pPr>
      <w:keepNext/>
      <w:wordWrap w:val="0"/>
      <w:ind w:leftChars="0" w:left="0"/>
    </w:pPr>
  </w:style>
  <w:style w:type="paragraph" w:customStyle="1" w:styleId="52">
    <w:name w:val="タイトル5"/>
    <w:basedOn w:val="a8"/>
    <w:next w:val="a4"/>
    <w:qFormat/>
    <w:rsid w:val="00544068"/>
    <w:pPr>
      <w:keepNext/>
      <w:numPr>
        <w:numId w:val="12"/>
      </w:numPr>
      <w:wordWrap w:val="0"/>
      <w:ind w:leftChars="0" w:left="0"/>
    </w:pPr>
  </w:style>
  <w:style w:type="paragraph" w:customStyle="1" w:styleId="6">
    <w:name w:val="タイトル6"/>
    <w:basedOn w:val="a8"/>
    <w:next w:val="a4"/>
    <w:qFormat/>
    <w:rsid w:val="00544068"/>
    <w:pPr>
      <w:keepNext/>
      <w:numPr>
        <w:numId w:val="13"/>
      </w:numPr>
      <w:wordWrap w:val="0"/>
      <w:ind w:leftChars="0" w:left="0"/>
    </w:pPr>
  </w:style>
  <w:style w:type="paragraph" w:customStyle="1" w:styleId="41">
    <w:name w:val="箇条書き4"/>
    <w:basedOn w:val="a4"/>
    <w:qFormat/>
    <w:rsid w:val="000D2584"/>
    <w:pPr>
      <w:numPr>
        <w:numId w:val="40"/>
      </w:numPr>
    </w:pPr>
  </w:style>
  <w:style w:type="paragraph" w:customStyle="1" w:styleId="af2">
    <w:name w:val="表紙タイトル"/>
    <w:basedOn w:val="a4"/>
    <w:next w:val="a4"/>
    <w:rsid w:val="000D2584"/>
    <w:pPr>
      <w:wordWrap w:val="0"/>
      <w:jc w:val="center"/>
    </w:pPr>
    <w:rPr>
      <w:rFonts w:asciiTheme="majorHAnsi" w:hAnsiTheme="majorHAnsi" w:cstheme="majorHAnsi"/>
      <w:i/>
      <w:color w:val="808080" w:themeColor="background1" w:themeShade="80"/>
      <w:kern w:val="0"/>
      <w:sz w:val="56"/>
      <w:szCs w:val="56"/>
    </w:rPr>
  </w:style>
  <w:style w:type="paragraph" w:customStyle="1" w:styleId="Contents">
    <w:name w:val="Contents"/>
    <w:basedOn w:val="a4"/>
    <w:link w:val="ContentsChar"/>
    <w:rsid w:val="000D2584"/>
    <w:pPr>
      <w:adjustRightInd w:val="0"/>
      <w:ind w:left="488" w:firstLine="488"/>
    </w:pPr>
    <w:rPr>
      <w:rFonts w:ascii="GulimChe" w:hAnsi="©öUAA" w:cs="Batang"/>
      <w:kern w:val="0"/>
      <w:sz w:val="22"/>
    </w:rPr>
  </w:style>
  <w:style w:type="character" w:customStyle="1" w:styleId="ContentsChar">
    <w:name w:val="Contents Char"/>
    <w:link w:val="Contents"/>
    <w:rsid w:val="000D2584"/>
    <w:rPr>
      <w:rFonts w:ascii="GulimChe" w:eastAsia="ＭＳ Ｐゴシック" w:hAnsi="©öUAA" w:cs="Batang"/>
      <w:spacing w:val="-2"/>
      <w:kern w:val="0"/>
      <w:sz w:val="22"/>
      <w:szCs w:val="20"/>
      <w:lang w:eastAsia="ja-JP"/>
    </w:rPr>
  </w:style>
  <w:style w:type="character" w:customStyle="1" w:styleId="af3">
    <w:name w:val="內容"/>
    <w:rsid w:val="000D2584"/>
    <w:rPr>
      <w:rFonts w:ascii="Arial" w:eastAsia="GulimChe" w:hAnsi="Arial"/>
      <w:sz w:val="20"/>
      <w:szCs w:val="20"/>
    </w:rPr>
  </w:style>
  <w:style w:type="table" w:styleId="af4">
    <w:name w:val="Table Grid"/>
    <w:basedOn w:val="a6"/>
    <w:rsid w:val="000D2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4"/>
    <w:next w:val="a4"/>
    <w:unhideWhenUsed/>
    <w:qFormat/>
    <w:rsid w:val="000D2584"/>
    <w:pPr>
      <w:jc w:val="center"/>
    </w:pPr>
    <w:rPr>
      <w:b/>
      <w:bCs/>
    </w:rPr>
  </w:style>
  <w:style w:type="paragraph" w:styleId="af6">
    <w:name w:val="TOC Heading"/>
    <w:basedOn w:val="11"/>
    <w:next w:val="a4"/>
    <w:uiPriority w:val="39"/>
    <w:unhideWhenUsed/>
    <w:qFormat/>
    <w:rsid w:val="000D2584"/>
    <w:pPr>
      <w:keepLines/>
      <w:numPr>
        <w:numId w:val="0"/>
      </w:numPr>
      <w:spacing w:before="240" w:line="259" w:lineRule="auto"/>
      <w:jc w:val="center"/>
      <w:outlineLvl w:val="9"/>
    </w:pPr>
    <w:rPr>
      <w:b w:val="0"/>
      <w:kern w:val="0"/>
      <w:sz w:val="32"/>
      <w:szCs w:val="32"/>
    </w:rPr>
  </w:style>
  <w:style w:type="paragraph" w:styleId="14">
    <w:name w:val="toc 1"/>
    <w:basedOn w:val="a4"/>
    <w:next w:val="a4"/>
    <w:autoRedefine/>
    <w:uiPriority w:val="39"/>
    <w:unhideWhenUsed/>
    <w:rsid w:val="000D2584"/>
    <w:pPr>
      <w:tabs>
        <w:tab w:val="left" w:pos="784"/>
        <w:tab w:val="right" w:leader="dot" w:pos="9571"/>
      </w:tabs>
    </w:pPr>
    <w:rPr>
      <w:b/>
      <w:noProof/>
    </w:rPr>
  </w:style>
  <w:style w:type="paragraph" w:styleId="25">
    <w:name w:val="toc 2"/>
    <w:basedOn w:val="a4"/>
    <w:next w:val="a4"/>
    <w:autoRedefine/>
    <w:uiPriority w:val="39"/>
    <w:unhideWhenUsed/>
    <w:rsid w:val="000D2584"/>
    <w:pPr>
      <w:tabs>
        <w:tab w:val="left" w:pos="882"/>
        <w:tab w:val="right" w:leader="dot" w:pos="9571"/>
      </w:tabs>
      <w:ind w:leftChars="150" w:left="294"/>
    </w:pPr>
    <w:rPr>
      <w:b/>
      <w:noProof/>
    </w:rPr>
  </w:style>
  <w:style w:type="paragraph" w:styleId="35">
    <w:name w:val="toc 3"/>
    <w:basedOn w:val="a4"/>
    <w:next w:val="a4"/>
    <w:autoRedefine/>
    <w:uiPriority w:val="39"/>
    <w:unhideWhenUsed/>
    <w:rsid w:val="000D2584"/>
    <w:pPr>
      <w:tabs>
        <w:tab w:val="left" w:pos="1078"/>
        <w:tab w:val="right" w:leader="dot" w:pos="9571"/>
      </w:tabs>
      <w:ind w:leftChars="200" w:left="392"/>
    </w:pPr>
    <w:rPr>
      <w:noProof/>
    </w:rPr>
  </w:style>
  <w:style w:type="character" w:styleId="af7">
    <w:name w:val="Hyperlink"/>
    <w:basedOn w:val="a5"/>
    <w:uiPriority w:val="99"/>
    <w:unhideWhenUsed/>
    <w:rsid w:val="000D2584"/>
    <w:rPr>
      <w:color w:val="0563C1" w:themeColor="hyperlink"/>
      <w:u w:val="single"/>
    </w:rPr>
  </w:style>
  <w:style w:type="paragraph" w:styleId="af8">
    <w:name w:val="table of figures"/>
    <w:basedOn w:val="a4"/>
    <w:next w:val="a4"/>
    <w:uiPriority w:val="99"/>
    <w:unhideWhenUsed/>
    <w:rsid w:val="000D2584"/>
    <w:pPr>
      <w:ind w:leftChars="200" w:left="200" w:hangingChars="200" w:hanging="200"/>
    </w:pPr>
  </w:style>
  <w:style w:type="paragraph" w:customStyle="1" w:styleId="af9">
    <w:name w:val="図の挿入"/>
    <w:basedOn w:val="a4"/>
    <w:next w:val="a4"/>
    <w:qFormat/>
    <w:rsid w:val="000D2584"/>
    <w:pPr>
      <w:spacing w:before="20" w:after="12"/>
      <w:jc w:val="center"/>
    </w:pPr>
    <w:rPr>
      <w:rFonts w:cs="Batang"/>
      <w:noProof/>
      <w:spacing w:val="0"/>
      <w:lang w:eastAsia="ko-KR"/>
    </w:rPr>
  </w:style>
  <w:style w:type="paragraph" w:customStyle="1" w:styleId="12">
    <w:name w:val="タイトル1"/>
    <w:basedOn w:val="53"/>
    <w:next w:val="a4"/>
    <w:link w:val="15"/>
    <w:qFormat/>
    <w:rsid w:val="00544068"/>
    <w:pPr>
      <w:numPr>
        <w:ilvl w:val="5"/>
      </w:numPr>
      <w:tabs>
        <w:tab w:val="left" w:pos="142"/>
      </w:tabs>
      <w:spacing w:line="300" w:lineRule="exact"/>
    </w:pPr>
    <w:rPr>
      <w:rFonts w:cs="Malgun Gothic"/>
      <w:b w:val="0"/>
      <w:kern w:val="0"/>
      <w:sz w:val="20"/>
      <w:szCs w:val="20"/>
    </w:rPr>
  </w:style>
  <w:style w:type="character" w:customStyle="1" w:styleId="15">
    <w:name w:val="タイトル1 (文字)"/>
    <w:basedOn w:val="54"/>
    <w:link w:val="12"/>
    <w:rsid w:val="00544068"/>
    <w:rPr>
      <w:rFonts w:ascii="Arial" w:eastAsia="ＭＳ Ｐゴシック" w:hAnsi="Arial" w:cs="Malgun Gothic"/>
      <w:b w:val="0"/>
      <w:kern w:val="0"/>
      <w:sz w:val="20"/>
      <w:szCs w:val="20"/>
      <w:lang w:eastAsia="ja-JP"/>
    </w:rPr>
  </w:style>
  <w:style w:type="paragraph" w:styleId="46">
    <w:name w:val="toc 4"/>
    <w:basedOn w:val="a4"/>
    <w:next w:val="a4"/>
    <w:autoRedefine/>
    <w:uiPriority w:val="39"/>
    <w:unhideWhenUsed/>
    <w:rsid w:val="000D2584"/>
    <w:pPr>
      <w:tabs>
        <w:tab w:val="left" w:pos="1274"/>
        <w:tab w:val="right" w:leader="dot" w:pos="9571"/>
      </w:tabs>
      <w:ind w:leftChars="300" w:left="300"/>
    </w:pPr>
    <w:rPr>
      <w:noProof/>
    </w:rPr>
  </w:style>
  <w:style w:type="paragraph" w:customStyle="1" w:styleId="afa">
    <w:name w:val="表紙ドキュメント名"/>
    <w:basedOn w:val="a4"/>
    <w:qFormat/>
    <w:rsid w:val="000D2584"/>
    <w:pPr>
      <w:jc w:val="center"/>
    </w:pPr>
    <w:rPr>
      <w:rFonts w:cs="Arial"/>
      <w:i/>
      <w:color w:val="808080" w:themeColor="background1" w:themeShade="80"/>
      <w:sz w:val="56"/>
      <w:szCs w:val="56"/>
    </w:rPr>
  </w:style>
  <w:style w:type="paragraph" w:customStyle="1" w:styleId="afb">
    <w:name w:val="表紙製品バージョン名"/>
    <w:basedOn w:val="Contents"/>
    <w:qFormat/>
    <w:rsid w:val="000D2584"/>
    <w:pPr>
      <w:ind w:leftChars="100" w:left="196" w:firstLine="0"/>
      <w:jc w:val="center"/>
    </w:pPr>
    <w:rPr>
      <w:rFonts w:eastAsiaTheme="minorEastAsia" w:cs="Arial"/>
      <w:b/>
      <w:sz w:val="28"/>
      <w:szCs w:val="28"/>
    </w:rPr>
  </w:style>
  <w:style w:type="character" w:styleId="afc">
    <w:name w:val="annotation reference"/>
    <w:basedOn w:val="a5"/>
    <w:semiHidden/>
    <w:rsid w:val="000D2584"/>
    <w:rPr>
      <w:sz w:val="18"/>
      <w:szCs w:val="18"/>
    </w:rPr>
  </w:style>
  <w:style w:type="paragraph" w:styleId="afd">
    <w:name w:val="annotation text"/>
    <w:basedOn w:val="a4"/>
    <w:link w:val="afe"/>
    <w:rsid w:val="000D2584"/>
    <w:pPr>
      <w:wordWrap w:val="0"/>
      <w:spacing w:after="12" w:line="280" w:lineRule="exact"/>
    </w:pPr>
    <w:rPr>
      <w:rFonts w:ascii="Noto Sans Japanese Regular" w:eastAsia="Noto Sans Japanese Regular" w:cs="Times New Roman"/>
      <w:sz w:val="19"/>
      <w:szCs w:val="24"/>
    </w:rPr>
  </w:style>
  <w:style w:type="character" w:customStyle="1" w:styleId="afe">
    <w:name w:val="コメント文字列 (文字)"/>
    <w:basedOn w:val="a5"/>
    <w:link w:val="afd"/>
    <w:rsid w:val="000D2584"/>
    <w:rPr>
      <w:rFonts w:ascii="Noto Sans Japanese Regular" w:eastAsia="Noto Sans Japanese Regular" w:hAnsi="Arial" w:cs="Times New Roman"/>
      <w:spacing w:val="-2"/>
      <w:sz w:val="19"/>
      <w:szCs w:val="24"/>
      <w:lang w:eastAsia="ja-JP"/>
    </w:rPr>
  </w:style>
  <w:style w:type="paragraph" w:styleId="aff">
    <w:name w:val="annotation subject"/>
    <w:basedOn w:val="afd"/>
    <w:next w:val="afd"/>
    <w:link w:val="aff0"/>
    <w:semiHidden/>
    <w:rsid w:val="000D2584"/>
    <w:rPr>
      <w:b/>
      <w:bCs/>
    </w:rPr>
  </w:style>
  <w:style w:type="character" w:customStyle="1" w:styleId="aff0">
    <w:name w:val="コメント内容 (文字)"/>
    <w:basedOn w:val="afe"/>
    <w:link w:val="aff"/>
    <w:semiHidden/>
    <w:rsid w:val="000D2584"/>
    <w:rPr>
      <w:rFonts w:ascii="Noto Sans Japanese Regular" w:eastAsia="Noto Sans Japanese Regular" w:hAnsi="Arial" w:cs="Times New Roman"/>
      <w:b/>
      <w:bCs/>
      <w:spacing w:val="-2"/>
      <w:sz w:val="19"/>
      <w:szCs w:val="24"/>
      <w:lang w:eastAsia="ja-JP"/>
    </w:rPr>
  </w:style>
  <w:style w:type="paragraph" w:customStyle="1" w:styleId="aff1">
    <w:name w:val="プログラムコード"/>
    <w:basedOn w:val="a4"/>
    <w:link w:val="aff2"/>
    <w:qFormat/>
    <w:rsid w:val="000D2584"/>
    <w:pPr>
      <w:wordWrap w:val="0"/>
    </w:pPr>
    <w:rPr>
      <w:rFonts w:ascii="Courier New" w:eastAsia="Noto Sans Japanese Regular" w:hAnsi="Courier New" w:cs="Times New Roman"/>
      <w:sz w:val="18"/>
      <w:szCs w:val="16"/>
    </w:rPr>
  </w:style>
  <w:style w:type="paragraph" w:customStyle="1" w:styleId="a2">
    <w:name w:val="注釈"/>
    <w:basedOn w:val="a4"/>
    <w:qFormat/>
    <w:rsid w:val="00A85DC4"/>
    <w:pPr>
      <w:numPr>
        <w:numId w:val="30"/>
      </w:numPr>
      <w:spacing w:line="280" w:lineRule="exact"/>
    </w:pPr>
    <w:rPr>
      <w:rFonts w:cs="Times New Roman"/>
      <w:sz w:val="18"/>
      <w:szCs w:val="24"/>
    </w:rPr>
  </w:style>
  <w:style w:type="paragraph" w:customStyle="1" w:styleId="aff3">
    <w:name w:val="目次タイトル"/>
    <w:basedOn w:val="a4"/>
    <w:next w:val="a4"/>
    <w:qFormat/>
    <w:rsid w:val="000D2584"/>
    <w:pPr>
      <w:pageBreakBefore/>
      <w:spacing w:after="12"/>
      <w:jc w:val="center"/>
    </w:pPr>
    <w:rPr>
      <w:rFonts w:cs="Times New Roman"/>
      <w:b/>
      <w:sz w:val="28"/>
      <w:szCs w:val="24"/>
    </w:rPr>
  </w:style>
  <w:style w:type="paragraph" w:styleId="aff4">
    <w:name w:val="Document Map"/>
    <w:basedOn w:val="a4"/>
    <w:link w:val="aff5"/>
    <w:rsid w:val="000D2584"/>
    <w:pPr>
      <w:wordWrap w:val="0"/>
      <w:spacing w:after="12" w:line="280" w:lineRule="exact"/>
    </w:pPr>
    <w:rPr>
      <w:rFonts w:ascii="Gulim" w:eastAsia="Gulim" w:cs="Times New Roman"/>
      <w:sz w:val="18"/>
      <w:szCs w:val="18"/>
    </w:rPr>
  </w:style>
  <w:style w:type="character" w:customStyle="1" w:styleId="aff5">
    <w:name w:val="見出しマップ (文字)"/>
    <w:basedOn w:val="a5"/>
    <w:link w:val="aff4"/>
    <w:rsid w:val="000D2584"/>
    <w:rPr>
      <w:rFonts w:ascii="Gulim" w:eastAsia="Gulim" w:hAnsi="Arial" w:cs="Times New Roman"/>
      <w:spacing w:val="-2"/>
      <w:sz w:val="18"/>
      <w:szCs w:val="18"/>
      <w:lang w:eastAsia="ja-JP"/>
    </w:rPr>
  </w:style>
  <w:style w:type="numbering" w:customStyle="1" w:styleId="aff6">
    <w:name w:val="다단계 번호"/>
    <w:basedOn w:val="a7"/>
    <w:uiPriority w:val="99"/>
    <w:rsid w:val="001140F8"/>
  </w:style>
  <w:style w:type="paragraph" w:styleId="55">
    <w:name w:val="toc 5"/>
    <w:basedOn w:val="a4"/>
    <w:next w:val="a4"/>
    <w:uiPriority w:val="39"/>
    <w:rsid w:val="000D2584"/>
    <w:pPr>
      <w:wordWrap w:val="0"/>
      <w:spacing w:line="280" w:lineRule="exact"/>
      <w:ind w:left="800"/>
    </w:pPr>
    <w:rPr>
      <w:rFonts w:eastAsiaTheme="minorHAnsi" w:cs="Times New Roman"/>
      <w:sz w:val="19"/>
    </w:rPr>
  </w:style>
  <w:style w:type="character" w:customStyle="1" w:styleId="aff2">
    <w:name w:val="プログラムコード (文字)"/>
    <w:basedOn w:val="a5"/>
    <w:link w:val="aff1"/>
    <w:rsid w:val="000D2584"/>
    <w:rPr>
      <w:rFonts w:ascii="Courier New" w:eastAsia="Noto Sans Japanese Regular" w:hAnsi="Courier New" w:cs="Times New Roman"/>
      <w:spacing w:val="-2"/>
      <w:sz w:val="18"/>
      <w:szCs w:val="16"/>
      <w:lang w:eastAsia="ja-JP"/>
    </w:rPr>
  </w:style>
  <w:style w:type="paragraph" w:styleId="63">
    <w:name w:val="toc 6"/>
    <w:basedOn w:val="a4"/>
    <w:next w:val="a4"/>
    <w:autoRedefine/>
    <w:uiPriority w:val="39"/>
    <w:rsid w:val="000D2584"/>
    <w:pPr>
      <w:wordWrap w:val="0"/>
      <w:spacing w:line="280" w:lineRule="exact"/>
      <w:ind w:left="1000"/>
    </w:pPr>
    <w:rPr>
      <w:rFonts w:eastAsiaTheme="minorHAnsi" w:cs="Times New Roman"/>
      <w:sz w:val="19"/>
    </w:rPr>
  </w:style>
  <w:style w:type="paragraph" w:styleId="71">
    <w:name w:val="toc 7"/>
    <w:basedOn w:val="a4"/>
    <w:next w:val="a4"/>
    <w:autoRedefine/>
    <w:uiPriority w:val="39"/>
    <w:rsid w:val="000D2584"/>
    <w:pPr>
      <w:wordWrap w:val="0"/>
      <w:spacing w:line="280" w:lineRule="exact"/>
      <w:ind w:left="1200"/>
    </w:pPr>
    <w:rPr>
      <w:rFonts w:eastAsiaTheme="minorHAnsi" w:cs="Times New Roman"/>
      <w:sz w:val="19"/>
    </w:rPr>
  </w:style>
  <w:style w:type="character" w:styleId="aff7">
    <w:name w:val="FollowedHyperlink"/>
    <w:basedOn w:val="a5"/>
    <w:uiPriority w:val="99"/>
    <w:unhideWhenUsed/>
    <w:rsid w:val="000D2584"/>
    <w:rPr>
      <w:color w:val="954F72" w:themeColor="followedHyperlink"/>
      <w:u w:val="single"/>
    </w:rPr>
  </w:style>
  <w:style w:type="paragraph" w:styleId="81">
    <w:name w:val="toc 8"/>
    <w:basedOn w:val="a4"/>
    <w:next w:val="a4"/>
    <w:autoRedefine/>
    <w:uiPriority w:val="39"/>
    <w:unhideWhenUsed/>
    <w:rsid w:val="000D2584"/>
    <w:pPr>
      <w:wordWrap w:val="0"/>
      <w:spacing w:after="200" w:line="276" w:lineRule="auto"/>
      <w:ind w:leftChars="1400" w:left="2975"/>
    </w:pPr>
    <w:rPr>
      <w:rFonts w:eastAsiaTheme="minorEastAsia"/>
      <w:sz w:val="19"/>
      <w:szCs w:val="22"/>
    </w:rPr>
  </w:style>
  <w:style w:type="paragraph" w:styleId="91">
    <w:name w:val="toc 9"/>
    <w:basedOn w:val="a4"/>
    <w:next w:val="a4"/>
    <w:autoRedefine/>
    <w:uiPriority w:val="39"/>
    <w:unhideWhenUsed/>
    <w:rsid w:val="000D2584"/>
    <w:pPr>
      <w:wordWrap w:val="0"/>
      <w:spacing w:after="200" w:line="276" w:lineRule="auto"/>
      <w:ind w:leftChars="1600" w:left="3400"/>
    </w:pPr>
    <w:rPr>
      <w:rFonts w:eastAsiaTheme="minorEastAsia"/>
      <w:sz w:val="19"/>
      <w:szCs w:val="22"/>
    </w:rPr>
  </w:style>
  <w:style w:type="paragraph" w:styleId="aff8">
    <w:name w:val="Revision"/>
    <w:hidden/>
    <w:uiPriority w:val="99"/>
    <w:semiHidden/>
    <w:rsid w:val="001140F8"/>
    <w:rPr>
      <w:rFonts w:ascii="ＭＳ Ｐゴシック" w:eastAsia="Malgun Gothic" w:hAnsi="ＭＳ Ｐゴシック" w:cs="Times New Roman"/>
      <w:sz w:val="20"/>
      <w:szCs w:val="24"/>
    </w:rPr>
  </w:style>
  <w:style w:type="character" w:styleId="26">
    <w:name w:val="Intense Reference"/>
    <w:basedOn w:val="a5"/>
    <w:uiPriority w:val="32"/>
    <w:qFormat/>
    <w:rsid w:val="000D2584"/>
    <w:rPr>
      <w:b/>
      <w:bCs/>
      <w:smallCaps/>
      <w:color w:val="ED7D31" w:themeColor="accent2"/>
      <w:spacing w:val="5"/>
      <w:u w:val="single"/>
    </w:rPr>
  </w:style>
  <w:style w:type="table" w:customStyle="1" w:styleId="16">
    <w:name w:val="표 구분선1"/>
    <w:basedOn w:val="a6"/>
    <w:next w:val="af4"/>
    <w:rsid w:val="001140F8"/>
    <w:pPr>
      <w:widowControl w:val="0"/>
      <w:wordWrap w:val="0"/>
      <w:autoSpaceDE w:val="0"/>
      <w:autoSpaceDN w:val="0"/>
      <w:jc w:val="both"/>
    </w:pPr>
    <w:rPr>
      <w:rFonts w:ascii="ＭＳ Ｐゴシック" w:eastAsia="Malgun Gothic" w:hAnsi="ＭＳ Ｐゴシック"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表紙著作権"/>
    <w:basedOn w:val="Contents"/>
    <w:qFormat/>
    <w:rsid w:val="000D2584"/>
    <w:pPr>
      <w:ind w:leftChars="100" w:left="196" w:firstLine="0"/>
      <w:jc w:val="center"/>
    </w:pPr>
    <w:rPr>
      <w:rFonts w:asciiTheme="majorHAnsi" w:eastAsiaTheme="majorEastAsia" w:hAnsiTheme="majorHAnsi" w:cstheme="majorHAnsi"/>
      <w:szCs w:val="22"/>
    </w:rPr>
  </w:style>
  <w:style w:type="paragraph" w:styleId="HTML">
    <w:name w:val="HTML Address"/>
    <w:basedOn w:val="a4"/>
    <w:link w:val="HTML0"/>
    <w:uiPriority w:val="99"/>
    <w:semiHidden/>
    <w:unhideWhenUsed/>
    <w:rsid w:val="000D2584"/>
    <w:rPr>
      <w:i/>
      <w:iCs/>
    </w:rPr>
  </w:style>
  <w:style w:type="character" w:customStyle="1" w:styleId="HTML0">
    <w:name w:val="HTML アドレス (文字)"/>
    <w:basedOn w:val="a5"/>
    <w:link w:val="HTML"/>
    <w:uiPriority w:val="99"/>
    <w:semiHidden/>
    <w:rsid w:val="000D2584"/>
    <w:rPr>
      <w:rFonts w:ascii="Arial" w:eastAsia="ＭＳ Ｐゴシック" w:hAnsi="Arial"/>
      <w:i/>
      <w:iCs/>
      <w:spacing w:val="-2"/>
      <w:sz w:val="20"/>
      <w:szCs w:val="20"/>
      <w:lang w:eastAsia="ja-JP"/>
    </w:rPr>
  </w:style>
  <w:style w:type="paragraph" w:styleId="HTML1">
    <w:name w:val="HTML Preformatted"/>
    <w:basedOn w:val="a4"/>
    <w:link w:val="HTML2"/>
    <w:uiPriority w:val="99"/>
    <w:semiHidden/>
    <w:unhideWhenUsed/>
    <w:rsid w:val="000D2584"/>
    <w:rPr>
      <w:rFonts w:ascii="Courier New" w:hAnsi="Courier New" w:cs="Courier New"/>
    </w:rPr>
  </w:style>
  <w:style w:type="character" w:customStyle="1" w:styleId="HTML2">
    <w:name w:val="HTML 書式付き (文字)"/>
    <w:basedOn w:val="a5"/>
    <w:link w:val="HTML1"/>
    <w:uiPriority w:val="99"/>
    <w:semiHidden/>
    <w:rsid w:val="000D2584"/>
    <w:rPr>
      <w:rFonts w:ascii="Courier New" w:eastAsia="ＭＳ Ｐゴシック" w:hAnsi="Courier New" w:cs="Courier New"/>
      <w:spacing w:val="-2"/>
      <w:sz w:val="20"/>
      <w:szCs w:val="20"/>
      <w:lang w:eastAsia="ja-JP"/>
    </w:rPr>
  </w:style>
  <w:style w:type="paragraph" w:styleId="affa">
    <w:name w:val="Block Text"/>
    <w:basedOn w:val="a4"/>
    <w:uiPriority w:val="99"/>
    <w:semiHidden/>
    <w:unhideWhenUsed/>
    <w:rsid w:val="000D2584"/>
    <w:pPr>
      <w:spacing w:after="180"/>
      <w:ind w:leftChars="700" w:left="1440" w:rightChars="700" w:right="1440"/>
    </w:pPr>
  </w:style>
  <w:style w:type="paragraph" w:styleId="affb">
    <w:name w:val="macro"/>
    <w:link w:val="affc"/>
    <w:uiPriority w:val="99"/>
    <w:semiHidden/>
    <w:unhideWhenUsed/>
    <w:rsid w:val="000D2584"/>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Batang" w:hAnsi="Courier New" w:cs="Courier New"/>
      <w:spacing w:val="-2"/>
      <w:sz w:val="24"/>
      <w:szCs w:val="24"/>
      <w:lang w:eastAsia="ja-JP"/>
    </w:rPr>
  </w:style>
  <w:style w:type="character" w:customStyle="1" w:styleId="affc">
    <w:name w:val="マクロ文字列 (文字)"/>
    <w:basedOn w:val="a5"/>
    <w:link w:val="affb"/>
    <w:uiPriority w:val="99"/>
    <w:semiHidden/>
    <w:rsid w:val="000D2584"/>
    <w:rPr>
      <w:rFonts w:ascii="Courier New" w:eastAsia="Batang" w:hAnsi="Courier New" w:cs="Courier New"/>
      <w:spacing w:val="-2"/>
      <w:sz w:val="24"/>
      <w:szCs w:val="24"/>
      <w:lang w:eastAsia="ja-JP"/>
    </w:rPr>
  </w:style>
  <w:style w:type="paragraph" w:styleId="affd">
    <w:name w:val="Message Header"/>
    <w:basedOn w:val="a4"/>
    <w:link w:val="affe"/>
    <w:uiPriority w:val="99"/>
    <w:semiHidden/>
    <w:unhideWhenUsed/>
    <w:rsid w:val="000D2584"/>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affe">
    <w:name w:val="メッセージ見出し (文字)"/>
    <w:basedOn w:val="a5"/>
    <w:link w:val="affd"/>
    <w:uiPriority w:val="99"/>
    <w:semiHidden/>
    <w:rsid w:val="000D2584"/>
    <w:rPr>
      <w:rFonts w:asciiTheme="majorHAnsi" w:eastAsiaTheme="majorEastAsia" w:hAnsiTheme="majorHAnsi" w:cstheme="majorBidi"/>
      <w:spacing w:val="-2"/>
      <w:sz w:val="24"/>
      <w:szCs w:val="24"/>
      <w:shd w:val="pct20" w:color="auto" w:fill="auto"/>
      <w:lang w:eastAsia="ja-JP"/>
    </w:rPr>
  </w:style>
  <w:style w:type="paragraph" w:styleId="afff">
    <w:name w:val="footnote text"/>
    <w:basedOn w:val="a4"/>
    <w:link w:val="afff0"/>
    <w:uiPriority w:val="99"/>
    <w:semiHidden/>
    <w:unhideWhenUsed/>
    <w:rsid w:val="000D2584"/>
    <w:pPr>
      <w:snapToGrid w:val="0"/>
    </w:pPr>
  </w:style>
  <w:style w:type="character" w:customStyle="1" w:styleId="afff0">
    <w:name w:val="脚注文字列 (文字)"/>
    <w:basedOn w:val="a5"/>
    <w:link w:val="afff"/>
    <w:uiPriority w:val="99"/>
    <w:semiHidden/>
    <w:rsid w:val="000D2584"/>
    <w:rPr>
      <w:rFonts w:ascii="Arial" w:eastAsia="ＭＳ Ｐゴシック" w:hAnsi="Arial"/>
      <w:spacing w:val="-2"/>
      <w:sz w:val="20"/>
      <w:szCs w:val="20"/>
      <w:lang w:eastAsia="ja-JP"/>
    </w:rPr>
  </w:style>
  <w:style w:type="paragraph" w:customStyle="1" w:styleId="10">
    <w:name w:val="箇条書き1"/>
    <w:basedOn w:val="a8"/>
    <w:qFormat/>
    <w:rsid w:val="00143767"/>
    <w:pPr>
      <w:numPr>
        <w:numId w:val="37"/>
      </w:numPr>
      <w:ind w:leftChars="0" w:left="910"/>
    </w:pPr>
  </w:style>
  <w:style w:type="paragraph" w:customStyle="1" w:styleId="17">
    <w:name w:val="箇条書き1継続行"/>
    <w:basedOn w:val="10"/>
    <w:qFormat/>
    <w:rsid w:val="000D2584"/>
    <w:pPr>
      <w:numPr>
        <w:numId w:val="0"/>
      </w:numPr>
      <w:ind w:left="910"/>
    </w:pPr>
  </w:style>
  <w:style w:type="paragraph" w:customStyle="1" w:styleId="23">
    <w:name w:val="箇条書き2"/>
    <w:basedOn w:val="a8"/>
    <w:qFormat/>
    <w:rsid w:val="00475A55"/>
    <w:pPr>
      <w:numPr>
        <w:numId w:val="38"/>
      </w:numPr>
      <w:ind w:leftChars="350" w:left="1106"/>
    </w:pPr>
  </w:style>
  <w:style w:type="paragraph" w:customStyle="1" w:styleId="27">
    <w:name w:val="箇条書き2継続行"/>
    <w:basedOn w:val="23"/>
    <w:qFormat/>
    <w:rsid w:val="000D2584"/>
    <w:pPr>
      <w:numPr>
        <w:numId w:val="0"/>
      </w:numPr>
      <w:ind w:left="1106"/>
    </w:pPr>
  </w:style>
  <w:style w:type="paragraph" w:styleId="afff1">
    <w:name w:val="List Continue"/>
    <w:basedOn w:val="a4"/>
    <w:uiPriority w:val="99"/>
    <w:semiHidden/>
    <w:unhideWhenUsed/>
    <w:rsid w:val="00EE7F71"/>
    <w:pPr>
      <w:spacing w:after="180"/>
      <w:ind w:leftChars="200" w:left="425"/>
      <w:contextualSpacing/>
    </w:pPr>
  </w:style>
  <w:style w:type="paragraph" w:styleId="28">
    <w:name w:val="List Continue 2"/>
    <w:basedOn w:val="a4"/>
    <w:uiPriority w:val="99"/>
    <w:semiHidden/>
    <w:unhideWhenUsed/>
    <w:rsid w:val="00EE7F71"/>
    <w:pPr>
      <w:spacing w:after="180"/>
      <w:ind w:leftChars="400" w:left="850"/>
      <w:contextualSpacing/>
    </w:pPr>
  </w:style>
  <w:style w:type="paragraph" w:styleId="36">
    <w:name w:val="List Continue 3"/>
    <w:basedOn w:val="a4"/>
    <w:uiPriority w:val="99"/>
    <w:semiHidden/>
    <w:unhideWhenUsed/>
    <w:rsid w:val="00EE7F71"/>
    <w:pPr>
      <w:spacing w:after="180"/>
      <w:ind w:leftChars="600" w:left="1275"/>
      <w:contextualSpacing/>
    </w:pPr>
  </w:style>
  <w:style w:type="paragraph" w:styleId="47">
    <w:name w:val="List Continue 4"/>
    <w:basedOn w:val="a4"/>
    <w:uiPriority w:val="99"/>
    <w:semiHidden/>
    <w:unhideWhenUsed/>
    <w:rsid w:val="00EE7F71"/>
    <w:pPr>
      <w:spacing w:after="180"/>
      <w:ind w:leftChars="800" w:left="1700"/>
      <w:contextualSpacing/>
    </w:pPr>
  </w:style>
  <w:style w:type="paragraph" w:styleId="56">
    <w:name w:val="List Continue 5"/>
    <w:basedOn w:val="a4"/>
    <w:uiPriority w:val="99"/>
    <w:semiHidden/>
    <w:unhideWhenUsed/>
    <w:rsid w:val="00EE7F71"/>
    <w:pPr>
      <w:spacing w:after="180"/>
      <w:ind w:leftChars="1000" w:left="2125"/>
      <w:contextualSpacing/>
    </w:pPr>
  </w:style>
  <w:style w:type="paragraph" w:styleId="afff2">
    <w:name w:val="Closing"/>
    <w:basedOn w:val="a4"/>
    <w:link w:val="afff3"/>
    <w:uiPriority w:val="99"/>
    <w:semiHidden/>
    <w:unhideWhenUsed/>
    <w:rsid w:val="000D2584"/>
    <w:pPr>
      <w:ind w:leftChars="2100" w:left="100"/>
    </w:pPr>
  </w:style>
  <w:style w:type="character" w:customStyle="1" w:styleId="afff3">
    <w:name w:val="結語 (文字)"/>
    <w:basedOn w:val="a5"/>
    <w:link w:val="afff2"/>
    <w:uiPriority w:val="99"/>
    <w:semiHidden/>
    <w:rsid w:val="000D2584"/>
    <w:rPr>
      <w:rFonts w:ascii="Arial" w:eastAsia="ＭＳ Ｐゴシック" w:hAnsi="Arial"/>
      <w:spacing w:val="-2"/>
      <w:sz w:val="20"/>
      <w:szCs w:val="20"/>
      <w:lang w:eastAsia="ja-JP"/>
    </w:rPr>
  </w:style>
  <w:style w:type="paragraph" w:styleId="afff4">
    <w:name w:val="Note Heading"/>
    <w:basedOn w:val="a4"/>
    <w:next w:val="a4"/>
    <w:link w:val="afff5"/>
    <w:uiPriority w:val="99"/>
    <w:semiHidden/>
    <w:unhideWhenUsed/>
    <w:rsid w:val="000D2584"/>
    <w:pPr>
      <w:jc w:val="center"/>
    </w:pPr>
  </w:style>
  <w:style w:type="character" w:customStyle="1" w:styleId="afff5">
    <w:name w:val="記 (文字)"/>
    <w:basedOn w:val="a5"/>
    <w:link w:val="afff4"/>
    <w:uiPriority w:val="99"/>
    <w:semiHidden/>
    <w:rsid w:val="000D2584"/>
    <w:rPr>
      <w:rFonts w:ascii="Arial" w:eastAsia="ＭＳ Ｐゴシック" w:hAnsi="Arial"/>
      <w:spacing w:val="-2"/>
      <w:sz w:val="20"/>
      <w:szCs w:val="20"/>
      <w:lang w:eastAsia="ja-JP"/>
    </w:rPr>
  </w:style>
  <w:style w:type="paragraph" w:styleId="a">
    <w:name w:val="List Number"/>
    <w:basedOn w:val="a4"/>
    <w:uiPriority w:val="99"/>
    <w:semiHidden/>
    <w:unhideWhenUsed/>
    <w:rsid w:val="000D2584"/>
    <w:pPr>
      <w:numPr>
        <w:numId w:val="52"/>
      </w:numPr>
      <w:contextualSpacing/>
    </w:pPr>
  </w:style>
  <w:style w:type="paragraph" w:styleId="2">
    <w:name w:val="List Number 2"/>
    <w:basedOn w:val="a4"/>
    <w:uiPriority w:val="99"/>
    <w:semiHidden/>
    <w:unhideWhenUsed/>
    <w:rsid w:val="000D2584"/>
    <w:pPr>
      <w:numPr>
        <w:numId w:val="53"/>
      </w:numPr>
      <w:contextualSpacing/>
    </w:pPr>
  </w:style>
  <w:style w:type="paragraph" w:styleId="3">
    <w:name w:val="List Number 3"/>
    <w:basedOn w:val="a4"/>
    <w:uiPriority w:val="99"/>
    <w:semiHidden/>
    <w:unhideWhenUsed/>
    <w:rsid w:val="000D2584"/>
    <w:pPr>
      <w:numPr>
        <w:numId w:val="54"/>
      </w:numPr>
      <w:contextualSpacing/>
    </w:pPr>
  </w:style>
  <w:style w:type="paragraph" w:styleId="4">
    <w:name w:val="List Number 4"/>
    <w:basedOn w:val="a4"/>
    <w:uiPriority w:val="99"/>
    <w:semiHidden/>
    <w:unhideWhenUsed/>
    <w:rsid w:val="000D2584"/>
    <w:pPr>
      <w:numPr>
        <w:numId w:val="55"/>
      </w:numPr>
      <w:contextualSpacing/>
    </w:pPr>
  </w:style>
  <w:style w:type="paragraph" w:styleId="5">
    <w:name w:val="List Number 5"/>
    <w:basedOn w:val="a4"/>
    <w:uiPriority w:val="99"/>
    <w:semiHidden/>
    <w:unhideWhenUsed/>
    <w:rsid w:val="000D2584"/>
    <w:pPr>
      <w:numPr>
        <w:numId w:val="56"/>
      </w:numPr>
      <w:contextualSpacing/>
    </w:pPr>
  </w:style>
  <w:style w:type="paragraph" w:styleId="afff6">
    <w:name w:val="endnote text"/>
    <w:basedOn w:val="a4"/>
    <w:link w:val="afff7"/>
    <w:uiPriority w:val="99"/>
    <w:semiHidden/>
    <w:unhideWhenUsed/>
    <w:rsid w:val="000D2584"/>
    <w:pPr>
      <w:snapToGrid w:val="0"/>
    </w:pPr>
  </w:style>
  <w:style w:type="character" w:customStyle="1" w:styleId="afff7">
    <w:name w:val="文末脚注文字列 (文字)"/>
    <w:basedOn w:val="a5"/>
    <w:link w:val="afff6"/>
    <w:uiPriority w:val="99"/>
    <w:semiHidden/>
    <w:rsid w:val="000D2584"/>
    <w:rPr>
      <w:rFonts w:ascii="Arial" w:eastAsia="ＭＳ Ｐゴシック" w:hAnsi="Arial"/>
      <w:spacing w:val="-2"/>
      <w:sz w:val="20"/>
      <w:szCs w:val="20"/>
      <w:lang w:eastAsia="ja-JP"/>
    </w:rPr>
  </w:style>
  <w:style w:type="paragraph" w:styleId="afff8">
    <w:name w:val="Bibliography"/>
    <w:basedOn w:val="a4"/>
    <w:next w:val="a4"/>
    <w:uiPriority w:val="37"/>
    <w:semiHidden/>
    <w:unhideWhenUsed/>
    <w:rsid w:val="000D2584"/>
  </w:style>
  <w:style w:type="paragraph" w:styleId="afff9">
    <w:name w:val="Body Text"/>
    <w:basedOn w:val="a4"/>
    <w:link w:val="afffa"/>
    <w:uiPriority w:val="99"/>
    <w:semiHidden/>
    <w:unhideWhenUsed/>
    <w:rsid w:val="000D2584"/>
    <w:pPr>
      <w:spacing w:after="180"/>
    </w:pPr>
  </w:style>
  <w:style w:type="character" w:customStyle="1" w:styleId="afffa">
    <w:name w:val="本文 (文字)"/>
    <w:basedOn w:val="a5"/>
    <w:link w:val="afff9"/>
    <w:uiPriority w:val="99"/>
    <w:semiHidden/>
    <w:rsid w:val="000D2584"/>
    <w:rPr>
      <w:rFonts w:ascii="Arial" w:eastAsia="ＭＳ Ｐゴシック" w:hAnsi="Arial"/>
      <w:spacing w:val="-2"/>
      <w:sz w:val="20"/>
      <w:szCs w:val="20"/>
      <w:lang w:eastAsia="ja-JP"/>
    </w:rPr>
  </w:style>
  <w:style w:type="paragraph" w:styleId="29">
    <w:name w:val="Body Text 2"/>
    <w:basedOn w:val="a4"/>
    <w:link w:val="2a"/>
    <w:uiPriority w:val="99"/>
    <w:semiHidden/>
    <w:unhideWhenUsed/>
    <w:rsid w:val="000D2584"/>
    <w:pPr>
      <w:spacing w:after="180" w:line="480" w:lineRule="auto"/>
    </w:pPr>
  </w:style>
  <w:style w:type="character" w:customStyle="1" w:styleId="2a">
    <w:name w:val="本文 2 (文字)"/>
    <w:basedOn w:val="a5"/>
    <w:link w:val="29"/>
    <w:uiPriority w:val="99"/>
    <w:semiHidden/>
    <w:rsid w:val="000D2584"/>
    <w:rPr>
      <w:rFonts w:ascii="Arial" w:eastAsia="ＭＳ Ｐゴシック" w:hAnsi="Arial"/>
      <w:spacing w:val="-2"/>
      <w:sz w:val="20"/>
      <w:szCs w:val="20"/>
      <w:lang w:eastAsia="ja-JP"/>
    </w:rPr>
  </w:style>
  <w:style w:type="paragraph" w:styleId="37">
    <w:name w:val="Body Text 3"/>
    <w:basedOn w:val="a4"/>
    <w:link w:val="38"/>
    <w:uiPriority w:val="99"/>
    <w:semiHidden/>
    <w:unhideWhenUsed/>
    <w:rsid w:val="000D2584"/>
    <w:pPr>
      <w:spacing w:after="180"/>
    </w:pPr>
    <w:rPr>
      <w:sz w:val="16"/>
      <w:szCs w:val="16"/>
    </w:rPr>
  </w:style>
  <w:style w:type="character" w:customStyle="1" w:styleId="38">
    <w:name w:val="本文 3 (文字)"/>
    <w:basedOn w:val="a5"/>
    <w:link w:val="37"/>
    <w:uiPriority w:val="99"/>
    <w:semiHidden/>
    <w:rsid w:val="000D2584"/>
    <w:rPr>
      <w:rFonts w:ascii="Arial" w:eastAsia="ＭＳ Ｐゴシック" w:hAnsi="Arial"/>
      <w:spacing w:val="-2"/>
      <w:sz w:val="16"/>
      <w:szCs w:val="16"/>
      <w:lang w:eastAsia="ja-JP"/>
    </w:rPr>
  </w:style>
  <w:style w:type="paragraph" w:styleId="afffb">
    <w:name w:val="Body Text Indent"/>
    <w:basedOn w:val="a4"/>
    <w:link w:val="afffc"/>
    <w:uiPriority w:val="99"/>
    <w:semiHidden/>
    <w:unhideWhenUsed/>
    <w:rsid w:val="000D2584"/>
    <w:pPr>
      <w:spacing w:after="180"/>
      <w:ind w:leftChars="400" w:left="851"/>
    </w:pPr>
  </w:style>
  <w:style w:type="character" w:customStyle="1" w:styleId="afffc">
    <w:name w:val="本文インデント (文字)"/>
    <w:basedOn w:val="a5"/>
    <w:link w:val="afffb"/>
    <w:uiPriority w:val="99"/>
    <w:semiHidden/>
    <w:rsid w:val="000D2584"/>
    <w:rPr>
      <w:rFonts w:ascii="Arial" w:eastAsia="ＭＳ Ｐゴシック" w:hAnsi="Arial"/>
      <w:spacing w:val="-2"/>
      <w:sz w:val="20"/>
      <w:szCs w:val="20"/>
      <w:lang w:eastAsia="ja-JP"/>
    </w:rPr>
  </w:style>
  <w:style w:type="paragraph" w:styleId="2b">
    <w:name w:val="Body Text Indent 2"/>
    <w:basedOn w:val="a4"/>
    <w:link w:val="2c"/>
    <w:uiPriority w:val="99"/>
    <w:semiHidden/>
    <w:unhideWhenUsed/>
    <w:rsid w:val="000D2584"/>
    <w:pPr>
      <w:spacing w:after="180" w:line="480" w:lineRule="auto"/>
      <w:ind w:leftChars="400" w:left="851"/>
    </w:pPr>
  </w:style>
  <w:style w:type="character" w:customStyle="1" w:styleId="2c">
    <w:name w:val="本文インデント 2 (文字)"/>
    <w:basedOn w:val="a5"/>
    <w:link w:val="2b"/>
    <w:uiPriority w:val="99"/>
    <w:semiHidden/>
    <w:rsid w:val="000D2584"/>
    <w:rPr>
      <w:rFonts w:ascii="Arial" w:eastAsia="ＭＳ Ｐゴシック" w:hAnsi="Arial"/>
      <w:spacing w:val="-2"/>
      <w:sz w:val="20"/>
      <w:szCs w:val="20"/>
      <w:lang w:eastAsia="ja-JP"/>
    </w:rPr>
  </w:style>
  <w:style w:type="paragraph" w:styleId="39">
    <w:name w:val="Body Text Indent 3"/>
    <w:basedOn w:val="a4"/>
    <w:link w:val="3a"/>
    <w:uiPriority w:val="99"/>
    <w:semiHidden/>
    <w:unhideWhenUsed/>
    <w:rsid w:val="000D2584"/>
    <w:pPr>
      <w:spacing w:after="180"/>
      <w:ind w:leftChars="400" w:left="851"/>
    </w:pPr>
    <w:rPr>
      <w:sz w:val="16"/>
      <w:szCs w:val="16"/>
    </w:rPr>
  </w:style>
  <w:style w:type="character" w:customStyle="1" w:styleId="3a">
    <w:name w:val="本文インデント 3 (文字)"/>
    <w:basedOn w:val="a5"/>
    <w:link w:val="39"/>
    <w:uiPriority w:val="99"/>
    <w:semiHidden/>
    <w:rsid w:val="000D2584"/>
    <w:rPr>
      <w:rFonts w:ascii="Arial" w:eastAsia="ＭＳ Ｐゴシック" w:hAnsi="Arial"/>
      <w:spacing w:val="-2"/>
      <w:sz w:val="16"/>
      <w:szCs w:val="16"/>
      <w:lang w:eastAsia="ja-JP"/>
    </w:rPr>
  </w:style>
  <w:style w:type="paragraph" w:styleId="afffd">
    <w:name w:val="Body Text First Indent"/>
    <w:basedOn w:val="afff9"/>
    <w:link w:val="afffe"/>
    <w:uiPriority w:val="99"/>
    <w:semiHidden/>
    <w:unhideWhenUsed/>
    <w:rsid w:val="000D2584"/>
    <w:pPr>
      <w:ind w:firstLineChars="100" w:firstLine="210"/>
    </w:pPr>
  </w:style>
  <w:style w:type="character" w:customStyle="1" w:styleId="afffe">
    <w:name w:val="本文字下げ (文字)"/>
    <w:basedOn w:val="afffa"/>
    <w:link w:val="afffd"/>
    <w:uiPriority w:val="99"/>
    <w:semiHidden/>
    <w:rsid w:val="000D2584"/>
    <w:rPr>
      <w:rFonts w:ascii="Arial" w:eastAsia="ＭＳ Ｐゴシック" w:hAnsi="Arial"/>
      <w:spacing w:val="-2"/>
      <w:sz w:val="20"/>
      <w:szCs w:val="20"/>
      <w:lang w:eastAsia="ja-JP"/>
    </w:rPr>
  </w:style>
  <w:style w:type="paragraph" w:styleId="2d">
    <w:name w:val="Body Text First Indent 2"/>
    <w:basedOn w:val="afffb"/>
    <w:link w:val="2e"/>
    <w:uiPriority w:val="99"/>
    <w:semiHidden/>
    <w:unhideWhenUsed/>
    <w:rsid w:val="000D2584"/>
    <w:pPr>
      <w:ind w:firstLineChars="100" w:firstLine="210"/>
    </w:pPr>
  </w:style>
  <w:style w:type="character" w:customStyle="1" w:styleId="2e">
    <w:name w:val="本文字下げ 2 (文字)"/>
    <w:basedOn w:val="afffc"/>
    <w:link w:val="2d"/>
    <w:uiPriority w:val="99"/>
    <w:semiHidden/>
    <w:rsid w:val="000D2584"/>
    <w:rPr>
      <w:rFonts w:ascii="Arial" w:eastAsia="ＭＳ Ｐゴシック" w:hAnsi="Arial"/>
      <w:spacing w:val="-2"/>
      <w:sz w:val="20"/>
      <w:szCs w:val="20"/>
      <w:lang w:eastAsia="ja-JP"/>
    </w:rPr>
  </w:style>
  <w:style w:type="paragraph" w:styleId="affff">
    <w:name w:val="Subtitle"/>
    <w:basedOn w:val="a4"/>
    <w:next w:val="a4"/>
    <w:link w:val="affff0"/>
    <w:uiPriority w:val="11"/>
    <w:qFormat/>
    <w:rsid w:val="000D2584"/>
    <w:pPr>
      <w:spacing w:after="60"/>
      <w:jc w:val="center"/>
      <w:outlineLvl w:val="1"/>
    </w:pPr>
    <w:rPr>
      <w:rFonts w:asciiTheme="majorHAnsi" w:eastAsiaTheme="majorEastAsia" w:hAnsiTheme="majorHAnsi" w:cstheme="majorBidi"/>
      <w:sz w:val="24"/>
      <w:szCs w:val="24"/>
    </w:rPr>
  </w:style>
  <w:style w:type="character" w:customStyle="1" w:styleId="affff0">
    <w:name w:val="副題 (文字)"/>
    <w:basedOn w:val="a5"/>
    <w:link w:val="affff"/>
    <w:uiPriority w:val="11"/>
    <w:rsid w:val="000D2584"/>
    <w:rPr>
      <w:rFonts w:asciiTheme="majorHAnsi" w:eastAsiaTheme="majorEastAsia" w:hAnsiTheme="majorHAnsi" w:cstheme="majorBidi"/>
      <w:spacing w:val="-2"/>
      <w:sz w:val="24"/>
      <w:szCs w:val="24"/>
      <w:lang w:eastAsia="ja-JP"/>
    </w:rPr>
  </w:style>
  <w:style w:type="paragraph" w:styleId="18">
    <w:name w:val="index 1"/>
    <w:basedOn w:val="a4"/>
    <w:next w:val="a4"/>
    <w:autoRedefine/>
    <w:uiPriority w:val="99"/>
    <w:semiHidden/>
    <w:unhideWhenUsed/>
    <w:rsid w:val="000D2584"/>
    <w:pPr>
      <w:ind w:leftChars="200" w:left="200" w:hangingChars="200" w:hanging="2000"/>
    </w:pPr>
  </w:style>
  <w:style w:type="paragraph" w:styleId="2f">
    <w:name w:val="index 2"/>
    <w:basedOn w:val="a4"/>
    <w:next w:val="a4"/>
    <w:autoRedefine/>
    <w:uiPriority w:val="99"/>
    <w:semiHidden/>
    <w:unhideWhenUsed/>
    <w:rsid w:val="000D2584"/>
    <w:pPr>
      <w:ind w:leftChars="400" w:left="400" w:hangingChars="200" w:hanging="2000"/>
    </w:pPr>
  </w:style>
  <w:style w:type="paragraph" w:styleId="3b">
    <w:name w:val="index 3"/>
    <w:basedOn w:val="a4"/>
    <w:next w:val="a4"/>
    <w:autoRedefine/>
    <w:uiPriority w:val="99"/>
    <w:semiHidden/>
    <w:unhideWhenUsed/>
    <w:rsid w:val="000D2584"/>
    <w:pPr>
      <w:ind w:leftChars="600" w:left="600" w:hangingChars="200" w:hanging="2000"/>
    </w:pPr>
  </w:style>
  <w:style w:type="paragraph" w:styleId="48">
    <w:name w:val="index 4"/>
    <w:basedOn w:val="a4"/>
    <w:next w:val="a4"/>
    <w:autoRedefine/>
    <w:uiPriority w:val="99"/>
    <w:semiHidden/>
    <w:unhideWhenUsed/>
    <w:rsid w:val="000D2584"/>
    <w:pPr>
      <w:ind w:leftChars="800" w:left="800" w:hangingChars="200" w:hanging="2000"/>
    </w:pPr>
  </w:style>
  <w:style w:type="paragraph" w:styleId="57">
    <w:name w:val="index 5"/>
    <w:basedOn w:val="a4"/>
    <w:next w:val="a4"/>
    <w:autoRedefine/>
    <w:uiPriority w:val="99"/>
    <w:semiHidden/>
    <w:unhideWhenUsed/>
    <w:rsid w:val="000D2584"/>
    <w:pPr>
      <w:ind w:leftChars="1000" w:left="1000" w:hangingChars="200" w:hanging="2000"/>
    </w:pPr>
  </w:style>
  <w:style w:type="paragraph" w:styleId="64">
    <w:name w:val="index 6"/>
    <w:basedOn w:val="a4"/>
    <w:next w:val="a4"/>
    <w:autoRedefine/>
    <w:uiPriority w:val="99"/>
    <w:semiHidden/>
    <w:unhideWhenUsed/>
    <w:rsid w:val="000D2584"/>
    <w:pPr>
      <w:ind w:leftChars="1200" w:left="1200" w:hangingChars="200" w:hanging="2000"/>
    </w:pPr>
  </w:style>
  <w:style w:type="paragraph" w:styleId="72">
    <w:name w:val="index 7"/>
    <w:basedOn w:val="a4"/>
    <w:next w:val="a4"/>
    <w:autoRedefine/>
    <w:uiPriority w:val="99"/>
    <w:semiHidden/>
    <w:unhideWhenUsed/>
    <w:rsid w:val="000D2584"/>
    <w:pPr>
      <w:ind w:leftChars="1400" w:left="1400" w:hangingChars="200" w:hanging="2000"/>
    </w:pPr>
  </w:style>
  <w:style w:type="paragraph" w:styleId="82">
    <w:name w:val="index 8"/>
    <w:basedOn w:val="a4"/>
    <w:next w:val="a4"/>
    <w:autoRedefine/>
    <w:uiPriority w:val="99"/>
    <w:semiHidden/>
    <w:unhideWhenUsed/>
    <w:rsid w:val="000D2584"/>
    <w:pPr>
      <w:ind w:leftChars="1600" w:left="1600" w:hangingChars="200" w:hanging="2000"/>
    </w:pPr>
  </w:style>
  <w:style w:type="paragraph" w:styleId="92">
    <w:name w:val="index 9"/>
    <w:basedOn w:val="a4"/>
    <w:next w:val="a4"/>
    <w:autoRedefine/>
    <w:uiPriority w:val="99"/>
    <w:semiHidden/>
    <w:unhideWhenUsed/>
    <w:rsid w:val="000D2584"/>
    <w:pPr>
      <w:ind w:leftChars="1800" w:left="1800" w:hangingChars="200" w:hanging="2000"/>
    </w:pPr>
  </w:style>
  <w:style w:type="paragraph" w:styleId="affff1">
    <w:name w:val="index heading"/>
    <w:basedOn w:val="a4"/>
    <w:next w:val="18"/>
    <w:uiPriority w:val="99"/>
    <w:semiHidden/>
    <w:unhideWhenUsed/>
    <w:rsid w:val="000D2584"/>
    <w:rPr>
      <w:rFonts w:asciiTheme="majorHAnsi" w:eastAsiaTheme="majorEastAsia" w:hAnsiTheme="majorHAnsi" w:cstheme="majorBidi"/>
      <w:b/>
      <w:bCs/>
    </w:rPr>
  </w:style>
  <w:style w:type="paragraph" w:styleId="affff2">
    <w:name w:val="Signature"/>
    <w:basedOn w:val="a4"/>
    <w:link w:val="affff3"/>
    <w:uiPriority w:val="99"/>
    <w:semiHidden/>
    <w:unhideWhenUsed/>
    <w:rsid w:val="000D2584"/>
    <w:pPr>
      <w:ind w:leftChars="2100" w:left="100"/>
    </w:pPr>
  </w:style>
  <w:style w:type="character" w:customStyle="1" w:styleId="affff3">
    <w:name w:val="署名 (文字)"/>
    <w:basedOn w:val="a5"/>
    <w:link w:val="affff2"/>
    <w:uiPriority w:val="99"/>
    <w:semiHidden/>
    <w:rsid w:val="000D2584"/>
    <w:rPr>
      <w:rFonts w:ascii="Arial" w:eastAsia="ＭＳ Ｐゴシック" w:hAnsi="Arial"/>
      <w:spacing w:val="-2"/>
      <w:sz w:val="20"/>
      <w:szCs w:val="20"/>
      <w:lang w:eastAsia="ja-JP"/>
    </w:rPr>
  </w:style>
  <w:style w:type="paragraph" w:styleId="affff4">
    <w:name w:val="Plain Text"/>
    <w:basedOn w:val="a4"/>
    <w:link w:val="affff5"/>
    <w:uiPriority w:val="99"/>
    <w:semiHidden/>
    <w:unhideWhenUsed/>
    <w:rsid w:val="000D2584"/>
    <w:rPr>
      <w:rFonts w:ascii="Batang" w:eastAsia="Batang" w:hAnsi="Courier New" w:cs="Courier New"/>
    </w:rPr>
  </w:style>
  <w:style w:type="character" w:customStyle="1" w:styleId="affff5">
    <w:name w:val="書式なし (文字)"/>
    <w:basedOn w:val="a5"/>
    <w:link w:val="affff4"/>
    <w:uiPriority w:val="99"/>
    <w:semiHidden/>
    <w:rsid w:val="000D2584"/>
    <w:rPr>
      <w:rFonts w:ascii="Batang" w:eastAsia="Batang" w:hAnsi="Courier New" w:cs="Courier New"/>
      <w:spacing w:val="-2"/>
      <w:sz w:val="20"/>
      <w:szCs w:val="20"/>
      <w:lang w:eastAsia="ja-JP"/>
    </w:rPr>
  </w:style>
  <w:style w:type="paragraph" w:styleId="affff6">
    <w:name w:val="Salutation"/>
    <w:basedOn w:val="a4"/>
    <w:next w:val="a4"/>
    <w:link w:val="affff7"/>
    <w:uiPriority w:val="99"/>
    <w:semiHidden/>
    <w:unhideWhenUsed/>
    <w:rsid w:val="000D2584"/>
  </w:style>
  <w:style w:type="character" w:customStyle="1" w:styleId="affff7">
    <w:name w:val="挨拶文 (文字)"/>
    <w:basedOn w:val="a5"/>
    <w:link w:val="affff6"/>
    <w:uiPriority w:val="99"/>
    <w:semiHidden/>
    <w:rsid w:val="000D2584"/>
    <w:rPr>
      <w:rFonts w:ascii="Arial" w:eastAsia="ＭＳ Ｐゴシック" w:hAnsi="Arial"/>
      <w:spacing w:val="-2"/>
      <w:sz w:val="20"/>
      <w:szCs w:val="20"/>
      <w:lang w:eastAsia="ja-JP"/>
    </w:rPr>
  </w:style>
  <w:style w:type="paragraph" w:styleId="affff8">
    <w:name w:val="envelope address"/>
    <w:basedOn w:val="a4"/>
    <w:uiPriority w:val="99"/>
    <w:semiHidden/>
    <w:unhideWhenUsed/>
    <w:rsid w:val="000D2584"/>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fff9">
    <w:name w:val="Quote"/>
    <w:basedOn w:val="a4"/>
    <w:next w:val="a4"/>
    <w:link w:val="affffa"/>
    <w:uiPriority w:val="29"/>
    <w:qFormat/>
    <w:rsid w:val="000D2584"/>
    <w:pPr>
      <w:spacing w:before="200" w:after="160"/>
      <w:ind w:left="864" w:right="864"/>
      <w:jc w:val="center"/>
    </w:pPr>
    <w:rPr>
      <w:i/>
      <w:iCs/>
      <w:color w:val="404040" w:themeColor="text1" w:themeTint="BF"/>
    </w:rPr>
  </w:style>
  <w:style w:type="character" w:customStyle="1" w:styleId="affffa">
    <w:name w:val="引用文 (文字)"/>
    <w:basedOn w:val="a5"/>
    <w:link w:val="affff9"/>
    <w:uiPriority w:val="29"/>
    <w:rsid w:val="000D2584"/>
    <w:rPr>
      <w:rFonts w:ascii="Arial" w:eastAsia="ＭＳ Ｐゴシック" w:hAnsi="Arial"/>
      <w:i/>
      <w:iCs/>
      <w:color w:val="404040" w:themeColor="text1" w:themeTint="BF"/>
      <w:spacing w:val="-2"/>
      <w:sz w:val="20"/>
      <w:szCs w:val="20"/>
      <w:lang w:eastAsia="ja-JP"/>
    </w:rPr>
  </w:style>
  <w:style w:type="paragraph" w:styleId="2f0">
    <w:name w:val="Intense Quote"/>
    <w:basedOn w:val="a4"/>
    <w:next w:val="a4"/>
    <w:link w:val="2f1"/>
    <w:uiPriority w:val="30"/>
    <w:qFormat/>
    <w:rsid w:val="000D25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f1">
    <w:name w:val="引用文 2 (文字)"/>
    <w:basedOn w:val="a5"/>
    <w:link w:val="2f0"/>
    <w:uiPriority w:val="30"/>
    <w:rsid w:val="000D2584"/>
    <w:rPr>
      <w:rFonts w:ascii="Arial" w:eastAsia="ＭＳ Ｐゴシック" w:hAnsi="Arial"/>
      <w:i/>
      <w:iCs/>
      <w:color w:val="5B9BD5" w:themeColor="accent1"/>
      <w:spacing w:val="-2"/>
      <w:sz w:val="20"/>
      <w:szCs w:val="20"/>
      <w:lang w:eastAsia="ja-JP"/>
    </w:rPr>
  </w:style>
  <w:style w:type="paragraph" w:styleId="affffb">
    <w:name w:val="table of authorities"/>
    <w:basedOn w:val="a4"/>
    <w:next w:val="a4"/>
    <w:uiPriority w:val="99"/>
    <w:semiHidden/>
    <w:unhideWhenUsed/>
    <w:rsid w:val="000D2584"/>
    <w:pPr>
      <w:ind w:left="425" w:hangingChars="200" w:hanging="425"/>
    </w:pPr>
  </w:style>
  <w:style w:type="paragraph" w:styleId="affffc">
    <w:name w:val="toa heading"/>
    <w:basedOn w:val="a4"/>
    <w:next w:val="a4"/>
    <w:uiPriority w:val="99"/>
    <w:semiHidden/>
    <w:unhideWhenUsed/>
    <w:rsid w:val="000D2584"/>
    <w:pPr>
      <w:spacing w:before="120"/>
    </w:pPr>
    <w:rPr>
      <w:rFonts w:asciiTheme="majorHAnsi" w:eastAsiaTheme="majorEastAsia" w:hAnsiTheme="majorHAnsi" w:cstheme="majorBidi"/>
      <w:sz w:val="24"/>
      <w:szCs w:val="24"/>
    </w:rPr>
  </w:style>
  <w:style w:type="paragraph" w:styleId="affffd">
    <w:name w:val="List"/>
    <w:basedOn w:val="a4"/>
    <w:uiPriority w:val="99"/>
    <w:semiHidden/>
    <w:unhideWhenUsed/>
    <w:rsid w:val="000D2584"/>
    <w:pPr>
      <w:ind w:leftChars="200" w:left="100" w:hangingChars="200" w:hanging="200"/>
      <w:contextualSpacing/>
    </w:pPr>
  </w:style>
  <w:style w:type="paragraph" w:styleId="2f2">
    <w:name w:val="List 2"/>
    <w:basedOn w:val="a4"/>
    <w:uiPriority w:val="99"/>
    <w:semiHidden/>
    <w:unhideWhenUsed/>
    <w:rsid w:val="000D2584"/>
    <w:pPr>
      <w:ind w:leftChars="400" w:left="100" w:hangingChars="200" w:hanging="200"/>
      <w:contextualSpacing/>
    </w:pPr>
  </w:style>
  <w:style w:type="paragraph" w:styleId="3c">
    <w:name w:val="List 3"/>
    <w:basedOn w:val="a4"/>
    <w:uiPriority w:val="99"/>
    <w:semiHidden/>
    <w:unhideWhenUsed/>
    <w:rsid w:val="000D2584"/>
    <w:pPr>
      <w:ind w:leftChars="600" w:left="100" w:hangingChars="200" w:hanging="200"/>
      <w:contextualSpacing/>
    </w:pPr>
  </w:style>
  <w:style w:type="paragraph" w:styleId="49">
    <w:name w:val="List 4"/>
    <w:basedOn w:val="a4"/>
    <w:uiPriority w:val="99"/>
    <w:semiHidden/>
    <w:unhideWhenUsed/>
    <w:rsid w:val="000D2584"/>
    <w:pPr>
      <w:ind w:leftChars="800" w:left="100" w:hangingChars="200" w:hanging="200"/>
      <w:contextualSpacing/>
    </w:pPr>
  </w:style>
  <w:style w:type="paragraph" w:styleId="58">
    <w:name w:val="List 5"/>
    <w:basedOn w:val="a4"/>
    <w:uiPriority w:val="99"/>
    <w:semiHidden/>
    <w:unhideWhenUsed/>
    <w:rsid w:val="000D2584"/>
    <w:pPr>
      <w:ind w:leftChars="1000" w:left="100" w:hangingChars="200" w:hanging="200"/>
      <w:contextualSpacing/>
    </w:pPr>
  </w:style>
  <w:style w:type="paragraph" w:styleId="affffe">
    <w:name w:val="Date"/>
    <w:basedOn w:val="a4"/>
    <w:next w:val="a4"/>
    <w:link w:val="afffff"/>
    <w:uiPriority w:val="99"/>
    <w:semiHidden/>
    <w:unhideWhenUsed/>
    <w:rsid w:val="000D2584"/>
  </w:style>
  <w:style w:type="character" w:customStyle="1" w:styleId="afffff">
    <w:name w:val="日付 (文字)"/>
    <w:basedOn w:val="a5"/>
    <w:link w:val="affffe"/>
    <w:uiPriority w:val="99"/>
    <w:semiHidden/>
    <w:rsid w:val="000D2584"/>
    <w:rPr>
      <w:rFonts w:ascii="Arial" w:eastAsia="ＭＳ Ｐゴシック" w:hAnsi="Arial"/>
      <w:spacing w:val="-2"/>
      <w:sz w:val="20"/>
      <w:szCs w:val="20"/>
      <w:lang w:eastAsia="ja-JP"/>
    </w:rPr>
  </w:style>
  <w:style w:type="paragraph" w:styleId="afffff0">
    <w:name w:val="E-mail Signature"/>
    <w:basedOn w:val="a4"/>
    <w:link w:val="afffff1"/>
    <w:uiPriority w:val="99"/>
    <w:semiHidden/>
    <w:unhideWhenUsed/>
    <w:rsid w:val="000D2584"/>
  </w:style>
  <w:style w:type="character" w:customStyle="1" w:styleId="afffff1">
    <w:name w:val="電子メール署名 (文字)"/>
    <w:basedOn w:val="a5"/>
    <w:link w:val="afffff0"/>
    <w:uiPriority w:val="99"/>
    <w:semiHidden/>
    <w:rsid w:val="000D2584"/>
    <w:rPr>
      <w:rFonts w:ascii="Arial" w:eastAsia="ＭＳ Ｐゴシック" w:hAnsi="Arial"/>
      <w:spacing w:val="-2"/>
      <w:sz w:val="20"/>
      <w:szCs w:val="20"/>
      <w:lang w:eastAsia="ja-JP"/>
    </w:rPr>
  </w:style>
  <w:style w:type="paragraph" w:styleId="afffff2">
    <w:name w:val="envelope return"/>
    <w:basedOn w:val="a4"/>
    <w:uiPriority w:val="99"/>
    <w:semiHidden/>
    <w:unhideWhenUsed/>
    <w:rsid w:val="000D2584"/>
    <w:pPr>
      <w:snapToGrid w:val="0"/>
    </w:pPr>
    <w:rPr>
      <w:rFonts w:asciiTheme="majorHAnsi" w:eastAsiaTheme="majorEastAsia" w:hAnsiTheme="majorHAnsi" w:cstheme="majorBidi"/>
    </w:rPr>
  </w:style>
  <w:style w:type="paragraph" w:styleId="afffff3">
    <w:name w:val="Title"/>
    <w:basedOn w:val="a4"/>
    <w:next w:val="a4"/>
    <w:link w:val="afffff4"/>
    <w:uiPriority w:val="10"/>
    <w:qFormat/>
    <w:rsid w:val="000D2584"/>
    <w:pPr>
      <w:spacing w:before="240" w:after="120"/>
      <w:jc w:val="center"/>
      <w:outlineLvl w:val="0"/>
    </w:pPr>
    <w:rPr>
      <w:rFonts w:asciiTheme="majorHAnsi" w:eastAsiaTheme="majorEastAsia" w:hAnsiTheme="majorHAnsi" w:cstheme="majorBidi"/>
      <w:b/>
      <w:bCs/>
      <w:sz w:val="32"/>
      <w:szCs w:val="32"/>
    </w:rPr>
  </w:style>
  <w:style w:type="character" w:customStyle="1" w:styleId="afffff4">
    <w:name w:val="表題 (文字)"/>
    <w:basedOn w:val="a5"/>
    <w:link w:val="afffff3"/>
    <w:uiPriority w:val="10"/>
    <w:rsid w:val="000D2584"/>
    <w:rPr>
      <w:rFonts w:asciiTheme="majorHAnsi" w:eastAsiaTheme="majorEastAsia" w:hAnsiTheme="majorHAnsi" w:cstheme="majorBidi"/>
      <w:b/>
      <w:bCs/>
      <w:spacing w:val="-2"/>
      <w:sz w:val="32"/>
      <w:szCs w:val="32"/>
      <w:lang w:eastAsia="ja-JP"/>
    </w:rPr>
  </w:style>
  <w:style w:type="paragraph" w:styleId="Web">
    <w:name w:val="Normal (Web)"/>
    <w:basedOn w:val="a4"/>
    <w:uiPriority w:val="99"/>
    <w:semiHidden/>
    <w:unhideWhenUsed/>
    <w:rsid w:val="000D2584"/>
    <w:rPr>
      <w:rFonts w:ascii="Times New Roman" w:hAnsi="Times New Roman" w:cs="Times New Roman"/>
      <w:sz w:val="24"/>
      <w:szCs w:val="24"/>
    </w:rPr>
  </w:style>
  <w:style w:type="paragraph" w:styleId="afffff5">
    <w:name w:val="Normal Indent"/>
    <w:basedOn w:val="a4"/>
    <w:uiPriority w:val="99"/>
    <w:semiHidden/>
    <w:unhideWhenUsed/>
    <w:rsid w:val="000D2584"/>
    <w:pPr>
      <w:ind w:leftChars="400" w:left="800"/>
    </w:pPr>
  </w:style>
  <w:style w:type="paragraph" w:styleId="afffff6">
    <w:name w:val="No Spacing"/>
    <w:uiPriority w:val="1"/>
    <w:qFormat/>
    <w:rsid w:val="000D2584"/>
    <w:pPr>
      <w:widowControl w:val="0"/>
      <w:jc w:val="both"/>
    </w:pPr>
    <w:rPr>
      <w:rFonts w:ascii="Arial" w:eastAsia="ＭＳ Ｐゴシック" w:hAnsi="Arial"/>
      <w:spacing w:val="-2"/>
      <w:sz w:val="20"/>
      <w:szCs w:val="20"/>
      <w:lang w:eastAsia="ja-JP"/>
    </w:rPr>
  </w:style>
  <w:style w:type="character" w:customStyle="1" w:styleId="txtsearch2">
    <w:name w:val="txt_search2"/>
    <w:basedOn w:val="a5"/>
    <w:rsid w:val="00714802"/>
  </w:style>
  <w:style w:type="table" w:customStyle="1" w:styleId="19">
    <w:name w:val="表 (格子)1"/>
    <w:basedOn w:val="a6"/>
    <w:next w:val="af4"/>
    <w:rsid w:val="00210A24"/>
    <w:pPr>
      <w:widowControl w:val="0"/>
      <w:wordWrap w:val="0"/>
      <w:autoSpaceDE w:val="0"/>
      <w:autoSpaceDN w:val="0"/>
      <w:jc w:val="both"/>
    </w:pPr>
    <w:rPr>
      <w:rFonts w:ascii="Arial" w:eastAsia="Malgun Gothic"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5"/>
    <w:uiPriority w:val="99"/>
    <w:semiHidden/>
    <w:unhideWhenUsed/>
    <w:rsid w:val="00246C7D"/>
    <w:rPr>
      <w:color w:val="605E5C"/>
      <w:shd w:val="clear" w:color="auto" w:fill="E1DFDD"/>
    </w:rPr>
  </w:style>
  <w:style w:type="paragraph" w:customStyle="1" w:styleId="hyousititle">
    <w:name w:val="hyousi title"/>
    <w:basedOn w:val="a4"/>
    <w:next w:val="a4"/>
    <w:rsid w:val="00544068"/>
    <w:pPr>
      <w:wordWrap w:val="0"/>
      <w:jc w:val="center"/>
    </w:pPr>
    <w:rPr>
      <w:rFonts w:asciiTheme="majorHAnsi" w:hAnsiTheme="majorHAnsi" w:cstheme="majorHAnsi"/>
      <w:i/>
      <w:color w:val="808080" w:themeColor="background1" w:themeShade="80"/>
      <w:kern w:val="0"/>
      <w:sz w:val="56"/>
      <w:szCs w:val="56"/>
    </w:rPr>
  </w:style>
  <w:style w:type="paragraph" w:customStyle="1" w:styleId="-">
    <w:name w:val="フッタ-著作権"/>
    <w:basedOn w:val="ae"/>
    <w:qFormat/>
    <w:rsid w:val="00544068"/>
    <w:pPr>
      <w:tabs>
        <w:tab w:val="clear" w:pos="8504"/>
        <w:tab w:val="right" w:pos="9581"/>
      </w:tabs>
    </w:pPr>
    <w:rPr>
      <w:b w:val="0"/>
    </w:rPr>
  </w:style>
  <w:style w:type="paragraph" w:customStyle="1" w:styleId="-0">
    <w:name w:val="ヘッダ-改定日"/>
    <w:basedOn w:val="a4"/>
    <w:qFormat/>
    <w:rsid w:val="000D2584"/>
    <w:pPr>
      <w:spacing w:line="200" w:lineRule="exact"/>
      <w:jc w:val="right"/>
    </w:pPr>
    <w:rPr>
      <w:rFonts w:cstheme="majorHAnsi"/>
      <w:sz w:val="18"/>
    </w:rPr>
  </w:style>
  <w:style w:type="paragraph" w:customStyle="1" w:styleId="31">
    <w:name w:val="箇条書き3"/>
    <w:basedOn w:val="a4"/>
    <w:qFormat/>
    <w:rsid w:val="000D2584"/>
    <w:pPr>
      <w:numPr>
        <w:numId w:val="39"/>
      </w:numPr>
    </w:pPr>
  </w:style>
  <w:style w:type="paragraph" w:customStyle="1" w:styleId="3d">
    <w:name w:val="箇条書き3継続行"/>
    <w:basedOn w:val="31"/>
    <w:qFormat/>
    <w:rsid w:val="000D2584"/>
    <w:pPr>
      <w:numPr>
        <w:numId w:val="0"/>
      </w:numPr>
      <w:ind w:left="1302"/>
    </w:pPr>
  </w:style>
  <w:style w:type="paragraph" w:customStyle="1" w:styleId="4a">
    <w:name w:val="箇条書き4継続行"/>
    <w:basedOn w:val="41"/>
    <w:qFormat/>
    <w:rsid w:val="000D2584"/>
    <w:pPr>
      <w:numPr>
        <w:numId w:val="0"/>
      </w:numPr>
      <w:ind w:left="1498"/>
    </w:pPr>
  </w:style>
  <w:style w:type="character" w:styleId="afffff7">
    <w:name w:val="Strong"/>
    <w:basedOn w:val="a5"/>
    <w:uiPriority w:val="22"/>
    <w:qFormat/>
    <w:rsid w:val="00544068"/>
    <w:rPr>
      <w:b/>
      <w:bCs/>
    </w:rPr>
  </w:style>
  <w:style w:type="paragraph" w:customStyle="1" w:styleId="1">
    <w:name w:val="小見出し1"/>
    <w:basedOn w:val="a8"/>
    <w:next w:val="a4"/>
    <w:link w:val="1a"/>
    <w:qFormat/>
    <w:rsid w:val="00C841DE"/>
    <w:pPr>
      <w:keepNext/>
      <w:numPr>
        <w:numId w:val="77"/>
      </w:numPr>
      <w:tabs>
        <w:tab w:val="left" w:pos="392"/>
      </w:tabs>
      <w:adjustRightInd w:val="0"/>
      <w:ind w:leftChars="0" w:left="392" w:hangingChars="200" w:hanging="392"/>
    </w:pPr>
    <w:rPr>
      <w:rFonts w:cs="Arial"/>
    </w:rPr>
  </w:style>
  <w:style w:type="character" w:customStyle="1" w:styleId="1a">
    <w:name w:val="小見出し1 (文字)"/>
    <w:basedOn w:val="a9"/>
    <w:link w:val="1"/>
    <w:rsid w:val="00C841DE"/>
    <w:rPr>
      <w:rFonts w:ascii="Arial" w:eastAsia="ＭＳ Ｐゴシック" w:hAnsi="Arial" w:cs="Arial"/>
      <w:spacing w:val="-2"/>
      <w:sz w:val="20"/>
      <w:szCs w:val="20"/>
      <w:lang w:eastAsia="ja-JP"/>
    </w:rPr>
  </w:style>
  <w:style w:type="paragraph" w:customStyle="1" w:styleId="21">
    <w:name w:val="小見出し2"/>
    <w:basedOn w:val="a8"/>
    <w:next w:val="a4"/>
    <w:link w:val="2f3"/>
    <w:qFormat/>
    <w:rsid w:val="000D2584"/>
    <w:pPr>
      <w:keepNext/>
      <w:numPr>
        <w:numId w:val="47"/>
      </w:numPr>
      <w:tabs>
        <w:tab w:val="left" w:pos="392"/>
      </w:tabs>
      <w:adjustRightInd w:val="0"/>
      <w:ind w:leftChars="0" w:left="0"/>
    </w:pPr>
  </w:style>
  <w:style w:type="character" w:customStyle="1" w:styleId="2f3">
    <w:name w:val="小見出し2 (文字)"/>
    <w:basedOn w:val="a9"/>
    <w:link w:val="21"/>
    <w:rsid w:val="000D2584"/>
    <w:rPr>
      <w:rFonts w:ascii="Arial" w:eastAsia="ＭＳ Ｐゴシック" w:hAnsi="Arial"/>
      <w:spacing w:val="-2"/>
      <w:sz w:val="20"/>
      <w:szCs w:val="20"/>
      <w:lang w:eastAsia="ja-JP"/>
    </w:rPr>
  </w:style>
  <w:style w:type="paragraph" w:customStyle="1" w:styleId="33">
    <w:name w:val="小見出し3"/>
    <w:basedOn w:val="21"/>
    <w:link w:val="3e"/>
    <w:qFormat/>
    <w:rsid w:val="000D2584"/>
    <w:pPr>
      <w:numPr>
        <w:numId w:val="48"/>
      </w:numPr>
      <w:tabs>
        <w:tab w:val="clear" w:pos="392"/>
      </w:tabs>
      <w:adjustRightInd/>
    </w:pPr>
  </w:style>
  <w:style w:type="character" w:customStyle="1" w:styleId="3e">
    <w:name w:val="小見出し3 (文字)"/>
    <w:basedOn w:val="2f3"/>
    <w:link w:val="33"/>
    <w:rsid w:val="000D2584"/>
    <w:rPr>
      <w:rFonts w:ascii="Arial" w:eastAsia="ＭＳ Ｐゴシック" w:hAnsi="Arial"/>
      <w:spacing w:val="-2"/>
      <w:sz w:val="20"/>
      <w:szCs w:val="20"/>
      <w:lang w:eastAsia="ja-JP"/>
    </w:rPr>
  </w:style>
  <w:style w:type="paragraph" w:customStyle="1" w:styleId="43">
    <w:name w:val="小見出し4"/>
    <w:basedOn w:val="33"/>
    <w:link w:val="4b"/>
    <w:qFormat/>
    <w:rsid w:val="000D2584"/>
    <w:pPr>
      <w:numPr>
        <w:numId w:val="49"/>
      </w:numPr>
    </w:pPr>
  </w:style>
  <w:style w:type="character" w:customStyle="1" w:styleId="4b">
    <w:name w:val="小見出し4 (文字)"/>
    <w:basedOn w:val="3e"/>
    <w:link w:val="43"/>
    <w:rsid w:val="000D2584"/>
    <w:rPr>
      <w:rFonts w:ascii="Arial" w:eastAsia="ＭＳ Ｐゴシック" w:hAnsi="Arial"/>
      <w:spacing w:val="-2"/>
      <w:sz w:val="20"/>
      <w:szCs w:val="20"/>
      <w:lang w:eastAsia="ja-JP"/>
    </w:rPr>
  </w:style>
  <w:style w:type="paragraph" w:customStyle="1" w:styleId="51">
    <w:name w:val="小見出し5"/>
    <w:basedOn w:val="43"/>
    <w:link w:val="59"/>
    <w:qFormat/>
    <w:rsid w:val="000D2584"/>
    <w:pPr>
      <w:numPr>
        <w:numId w:val="50"/>
      </w:numPr>
    </w:pPr>
  </w:style>
  <w:style w:type="character" w:customStyle="1" w:styleId="59">
    <w:name w:val="小見出し5 (文字)"/>
    <w:basedOn w:val="4b"/>
    <w:link w:val="51"/>
    <w:rsid w:val="000D2584"/>
    <w:rPr>
      <w:rFonts w:ascii="Arial" w:eastAsia="ＭＳ Ｐゴシック" w:hAnsi="Arial"/>
      <w:spacing w:val="-2"/>
      <w:sz w:val="20"/>
      <w:szCs w:val="20"/>
      <w:lang w:eastAsia="ja-JP"/>
    </w:rPr>
  </w:style>
  <w:style w:type="paragraph" w:customStyle="1" w:styleId="60">
    <w:name w:val="小見出し6"/>
    <w:basedOn w:val="a4"/>
    <w:qFormat/>
    <w:rsid w:val="000D2584"/>
    <w:pPr>
      <w:keepNext/>
      <w:numPr>
        <w:numId w:val="51"/>
      </w:numPr>
    </w:pPr>
  </w:style>
  <w:style w:type="paragraph" w:customStyle="1" w:styleId="afffff8">
    <w:name w:val="小見出し継続行"/>
    <w:qFormat/>
    <w:rsid w:val="000D2584"/>
    <w:pPr>
      <w:autoSpaceDE w:val="0"/>
      <w:autoSpaceDN w:val="0"/>
      <w:ind w:left="391"/>
      <w:jc w:val="both"/>
    </w:pPr>
    <w:rPr>
      <w:rFonts w:ascii="Arial" w:eastAsia="ＭＳ Ｐゴシック" w:hAnsi="Arial"/>
      <w:spacing w:val="-2"/>
      <w:sz w:val="20"/>
      <w:szCs w:val="20"/>
      <w:lang w:eastAsia="ja-JP"/>
    </w:rPr>
  </w:style>
  <w:style w:type="paragraph" w:customStyle="1" w:styleId="a1">
    <w:name w:val="注意書き"/>
    <w:basedOn w:val="a4"/>
    <w:next w:val="a4"/>
    <w:qFormat/>
    <w:rsid w:val="000D2584"/>
    <w:pPr>
      <w:numPr>
        <w:numId w:val="57"/>
      </w:numPr>
      <w:snapToGrid w:val="0"/>
      <w:spacing w:after="12" w:line="280" w:lineRule="exact"/>
    </w:pPr>
    <w:rPr>
      <w:rFonts w:cs="Times New Roman"/>
      <w:spacing w:val="0"/>
      <w:szCs w:val="24"/>
    </w:rPr>
  </w:style>
  <w:style w:type="character" w:customStyle="1" w:styleId="afffff9">
    <w:name w:val="注釈番号"/>
    <w:basedOn w:val="a5"/>
    <w:uiPriority w:val="1"/>
    <w:qFormat/>
    <w:rsid w:val="000D2584"/>
    <w:rPr>
      <w:vertAlign w:val="superscript"/>
    </w:rPr>
  </w:style>
  <w:style w:type="table" w:customStyle="1" w:styleId="160">
    <w:name w:val="表 (格子)16"/>
    <w:basedOn w:val="a6"/>
    <w:uiPriority w:val="39"/>
    <w:rsid w:val="00544068"/>
    <w:pPr>
      <w:widowControl w:val="0"/>
      <w:wordWrap w:val="0"/>
      <w:autoSpaceDE w:val="0"/>
      <w:autoSpaceDN w:val="0"/>
      <w:jc w:val="both"/>
    </w:pPr>
    <w:rPr>
      <w:rFonts w:ascii="Malgun Gothic" w:eastAsia="Malgun Gothic" w:hAnsi="Malgun Gothic"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a">
    <w:name w:val="表のヘッダー"/>
    <w:basedOn w:val="a4"/>
    <w:qFormat/>
    <w:rsid w:val="000D2584"/>
    <w:pPr>
      <w:spacing w:after="12" w:line="280" w:lineRule="exact"/>
      <w:jc w:val="center"/>
    </w:pPr>
    <w:rPr>
      <w:rFonts w:ascii="Courier New" w:hAnsi="Courier New" w:cs="Times New Roman"/>
      <w:b/>
      <w:sz w:val="18"/>
      <w:szCs w:val="24"/>
    </w:rPr>
  </w:style>
  <w:style w:type="paragraph" w:customStyle="1" w:styleId="1b">
    <w:name w:val="表の書式1"/>
    <w:basedOn w:val="a4"/>
    <w:qFormat/>
    <w:rsid w:val="000D2584"/>
    <w:pPr>
      <w:jc w:val="left"/>
    </w:pPr>
    <w:rPr>
      <w:rFonts w:ascii="Courier New" w:hAnsi="Courier New"/>
      <w:sz w:val="18"/>
    </w:rPr>
  </w:style>
  <w:style w:type="paragraph" w:customStyle="1" w:styleId="2-">
    <w:name w:val="表の書式2-中央揃え"/>
    <w:basedOn w:val="a4"/>
    <w:qFormat/>
    <w:rsid w:val="000D2584"/>
    <w:pPr>
      <w:jc w:val="center"/>
    </w:pPr>
    <w:rPr>
      <w:rFonts w:ascii="Courier New" w:hAnsi="Courier New"/>
      <w:sz w:val="18"/>
    </w:rPr>
  </w:style>
  <w:style w:type="paragraph" w:customStyle="1" w:styleId="3-">
    <w:name w:val="表の書式3-右揃え"/>
    <w:basedOn w:val="1b"/>
    <w:qFormat/>
    <w:rsid w:val="000D2584"/>
    <w:pPr>
      <w:jc w:val="right"/>
    </w:pPr>
    <w:rPr>
      <w:rFonts w:cs="Arial"/>
      <w:spacing w:val="0"/>
      <w:kern w:val="0"/>
      <w:szCs w:val="18"/>
      <w:lang w:eastAsia="ko-KR"/>
    </w:rPr>
  </w:style>
  <w:style w:type="paragraph" w:customStyle="1" w:styleId="a3">
    <w:name w:val="表中箇条書き"/>
    <w:qFormat/>
    <w:rsid w:val="000D2584"/>
    <w:pPr>
      <w:numPr>
        <w:numId w:val="59"/>
      </w:numPr>
      <w:autoSpaceDE w:val="0"/>
      <w:autoSpaceDN w:val="0"/>
    </w:pPr>
    <w:rPr>
      <w:rFonts w:ascii="Courier New" w:eastAsia="ＭＳ Ｐゴシック" w:hAnsi="Courier New" w:cs="Times New Roman"/>
      <w:spacing w:val="-2"/>
      <w:sz w:val="18"/>
      <w:szCs w:val="24"/>
      <w:lang w:eastAsia="ja-JP"/>
    </w:rPr>
  </w:style>
  <w:style w:type="paragraph" w:customStyle="1" w:styleId="afffffb">
    <w:name w:val="表中箇条書き継続行"/>
    <w:qFormat/>
    <w:rsid w:val="000D2584"/>
    <w:pPr>
      <w:autoSpaceDE w:val="0"/>
      <w:autoSpaceDN w:val="0"/>
      <w:ind w:left="420"/>
    </w:pPr>
    <w:rPr>
      <w:rFonts w:ascii="Courier New" w:eastAsia="ＭＳ Ｐゴシック" w:hAnsi="Courier New" w:cs="Times New Roman"/>
      <w:spacing w:val="-2"/>
      <w:kern w:val="0"/>
      <w:sz w:val="18"/>
      <w:szCs w:val="24"/>
      <w:lang w:eastAsia="ja-JP"/>
    </w:rPr>
  </w:style>
  <w:style w:type="character" w:styleId="afffffc">
    <w:name w:val="endnote reference"/>
    <w:basedOn w:val="a5"/>
    <w:uiPriority w:val="99"/>
    <w:semiHidden/>
    <w:unhideWhenUsed/>
    <w:rsid w:val="00544068"/>
    <w:rPr>
      <w:vertAlign w:val="superscript"/>
    </w:rPr>
  </w:style>
  <w:style w:type="character" w:styleId="afffffd">
    <w:name w:val="footnote reference"/>
    <w:basedOn w:val="a5"/>
    <w:uiPriority w:val="99"/>
    <w:semiHidden/>
    <w:unhideWhenUsed/>
    <w:rsid w:val="00E85152"/>
    <w:rPr>
      <w:vertAlign w:val="superscript"/>
    </w:rPr>
  </w:style>
  <w:style w:type="paragraph" w:styleId="a0">
    <w:name w:val="List Bullet"/>
    <w:basedOn w:val="a4"/>
    <w:uiPriority w:val="99"/>
    <w:semiHidden/>
    <w:unhideWhenUsed/>
    <w:rsid w:val="000D2584"/>
    <w:pPr>
      <w:numPr>
        <w:numId w:val="31"/>
      </w:numPr>
      <w:contextualSpacing/>
    </w:pPr>
  </w:style>
  <w:style w:type="paragraph" w:styleId="20">
    <w:name w:val="List Bullet 2"/>
    <w:basedOn w:val="a4"/>
    <w:uiPriority w:val="99"/>
    <w:semiHidden/>
    <w:unhideWhenUsed/>
    <w:rsid w:val="000D2584"/>
    <w:pPr>
      <w:numPr>
        <w:numId w:val="32"/>
      </w:numPr>
      <w:contextualSpacing/>
    </w:pPr>
  </w:style>
  <w:style w:type="paragraph" w:styleId="30">
    <w:name w:val="List Bullet 3"/>
    <w:basedOn w:val="a4"/>
    <w:uiPriority w:val="99"/>
    <w:semiHidden/>
    <w:unhideWhenUsed/>
    <w:rsid w:val="000D2584"/>
    <w:pPr>
      <w:numPr>
        <w:numId w:val="34"/>
      </w:numPr>
      <w:contextualSpacing/>
    </w:pPr>
  </w:style>
  <w:style w:type="paragraph" w:styleId="40">
    <w:name w:val="List Bullet 4"/>
    <w:basedOn w:val="a4"/>
    <w:uiPriority w:val="99"/>
    <w:semiHidden/>
    <w:unhideWhenUsed/>
    <w:rsid w:val="000D2584"/>
    <w:pPr>
      <w:numPr>
        <w:numId w:val="35"/>
      </w:numPr>
      <w:contextualSpacing/>
    </w:pPr>
  </w:style>
  <w:style w:type="paragraph" w:styleId="50">
    <w:name w:val="List Bullet 5"/>
    <w:basedOn w:val="a4"/>
    <w:uiPriority w:val="99"/>
    <w:semiHidden/>
    <w:unhideWhenUsed/>
    <w:rsid w:val="000D2584"/>
    <w:pPr>
      <w:numPr>
        <w:numId w:val="36"/>
      </w:numPr>
      <w:contextualSpacing/>
    </w:pPr>
  </w:style>
  <w:style w:type="paragraph" w:customStyle="1" w:styleId="-1">
    <w:name w:val="표내글-좌측"/>
    <w:basedOn w:val="a4"/>
    <w:rsid w:val="003D69F4"/>
    <w:pPr>
      <w:widowControl w:val="0"/>
      <w:wordWrap w:val="0"/>
      <w:spacing w:after="12" w:line="280" w:lineRule="exact"/>
    </w:pPr>
    <w:rPr>
      <w:rFonts w:eastAsia="Malgun Gothic" w:cs="Times New Roman"/>
      <w:spacing w:val="0"/>
      <w:szCs w:val="24"/>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D2584"/>
    <w:pPr>
      <w:autoSpaceDE w:val="0"/>
      <w:autoSpaceDN w:val="0"/>
      <w:jc w:val="both"/>
    </w:pPr>
    <w:rPr>
      <w:rFonts w:ascii="Arial" w:eastAsia="ＭＳ Ｐゴシック" w:hAnsi="Arial"/>
      <w:spacing w:val="-2"/>
      <w:sz w:val="20"/>
      <w:szCs w:val="20"/>
      <w:lang w:eastAsia="ja-JP"/>
    </w:rPr>
  </w:style>
  <w:style w:type="paragraph" w:styleId="11">
    <w:name w:val="heading 1"/>
    <w:basedOn w:val="22"/>
    <w:next w:val="a4"/>
    <w:link w:val="13"/>
    <w:qFormat/>
    <w:rsid w:val="000D2584"/>
    <w:pPr>
      <w:pageBreakBefore/>
      <w:numPr>
        <w:ilvl w:val="0"/>
      </w:numPr>
      <w:outlineLvl w:val="0"/>
    </w:pPr>
    <w:rPr>
      <w:sz w:val="26"/>
    </w:rPr>
  </w:style>
  <w:style w:type="paragraph" w:styleId="22">
    <w:name w:val="heading 2"/>
    <w:basedOn w:val="32"/>
    <w:next w:val="a4"/>
    <w:link w:val="24"/>
    <w:qFormat/>
    <w:rsid w:val="000D2584"/>
    <w:pPr>
      <w:numPr>
        <w:ilvl w:val="1"/>
      </w:numPr>
      <w:outlineLvl w:val="1"/>
    </w:pPr>
    <w:rPr>
      <w:sz w:val="24"/>
    </w:rPr>
  </w:style>
  <w:style w:type="paragraph" w:styleId="32">
    <w:name w:val="heading 3"/>
    <w:basedOn w:val="42"/>
    <w:next w:val="a4"/>
    <w:link w:val="34"/>
    <w:uiPriority w:val="9"/>
    <w:qFormat/>
    <w:rsid w:val="00CA49D1"/>
    <w:pPr>
      <w:numPr>
        <w:ilvl w:val="2"/>
      </w:numPr>
      <w:outlineLvl w:val="2"/>
    </w:pPr>
    <w:rPr>
      <w:rFonts w:cs="Arial"/>
      <w:sz w:val="22"/>
    </w:rPr>
  </w:style>
  <w:style w:type="paragraph" w:styleId="42">
    <w:name w:val="heading 4"/>
    <w:basedOn w:val="a4"/>
    <w:next w:val="a4"/>
    <w:link w:val="44"/>
    <w:qFormat/>
    <w:rsid w:val="000D2584"/>
    <w:pPr>
      <w:keepNext/>
      <w:numPr>
        <w:ilvl w:val="3"/>
        <w:numId w:val="74"/>
      </w:numPr>
      <w:spacing w:before="100" w:after="200" w:line="300" w:lineRule="exact"/>
      <w:outlineLvl w:val="3"/>
    </w:pPr>
    <w:rPr>
      <w:rFonts w:cs="Times New Roman"/>
      <w:b/>
      <w:bCs/>
      <w:spacing w:val="0"/>
      <w:szCs w:val="24"/>
      <w:lang w:eastAsia="ko-KR"/>
    </w:rPr>
  </w:style>
  <w:style w:type="paragraph" w:styleId="53">
    <w:name w:val="heading 5"/>
    <w:basedOn w:val="a4"/>
    <w:next w:val="a4"/>
    <w:link w:val="54"/>
    <w:qFormat/>
    <w:rsid w:val="000D2584"/>
    <w:pPr>
      <w:keepNext/>
      <w:numPr>
        <w:ilvl w:val="4"/>
        <w:numId w:val="74"/>
      </w:numPr>
      <w:wordWrap w:val="0"/>
      <w:spacing w:before="60" w:after="60"/>
      <w:jc w:val="left"/>
      <w:outlineLvl w:val="4"/>
    </w:pPr>
    <w:rPr>
      <w:rFonts w:cstheme="majorBidi"/>
      <w:b/>
      <w:spacing w:val="0"/>
      <w:sz w:val="22"/>
      <w:szCs w:val="24"/>
      <w:lang w:eastAsia="ko-KR"/>
    </w:rPr>
  </w:style>
  <w:style w:type="paragraph" w:styleId="61">
    <w:name w:val="heading 6"/>
    <w:basedOn w:val="a4"/>
    <w:next w:val="a4"/>
    <w:link w:val="62"/>
    <w:uiPriority w:val="9"/>
    <w:unhideWhenUsed/>
    <w:qFormat/>
    <w:rsid w:val="000D2584"/>
    <w:pPr>
      <w:keepNext/>
      <w:numPr>
        <w:ilvl w:val="6"/>
      </w:numPr>
      <w:wordWrap w:val="0"/>
      <w:ind w:left="670" w:hanging="420"/>
      <w:outlineLvl w:val="5"/>
    </w:pPr>
  </w:style>
  <w:style w:type="paragraph" w:styleId="7">
    <w:name w:val="heading 7"/>
    <w:basedOn w:val="61"/>
    <w:next w:val="a4"/>
    <w:link w:val="70"/>
    <w:uiPriority w:val="9"/>
    <w:unhideWhenUsed/>
    <w:qFormat/>
    <w:rsid w:val="000D2584"/>
    <w:pPr>
      <w:outlineLvl w:val="6"/>
    </w:pPr>
  </w:style>
  <w:style w:type="paragraph" w:styleId="8">
    <w:name w:val="heading 8"/>
    <w:basedOn w:val="9"/>
    <w:next w:val="a4"/>
    <w:link w:val="80"/>
    <w:uiPriority w:val="9"/>
    <w:unhideWhenUsed/>
    <w:rsid w:val="000D2584"/>
    <w:pPr>
      <w:outlineLvl w:val="7"/>
    </w:pPr>
  </w:style>
  <w:style w:type="paragraph" w:styleId="9">
    <w:name w:val="heading 9"/>
    <w:basedOn w:val="7"/>
    <w:next w:val="a4"/>
    <w:link w:val="90"/>
    <w:uiPriority w:val="9"/>
    <w:unhideWhenUsed/>
    <w:qFormat/>
    <w:rsid w:val="000D2584"/>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4"/>
    <w:link w:val="a9"/>
    <w:uiPriority w:val="34"/>
    <w:qFormat/>
    <w:rsid w:val="000D2584"/>
    <w:pPr>
      <w:ind w:leftChars="400" w:left="840"/>
    </w:pPr>
  </w:style>
  <w:style w:type="character" w:customStyle="1" w:styleId="90">
    <w:name w:val="見出し 9 (文字)"/>
    <w:basedOn w:val="a5"/>
    <w:link w:val="9"/>
    <w:uiPriority w:val="9"/>
    <w:rsid w:val="000D2584"/>
    <w:rPr>
      <w:rFonts w:ascii="Arial" w:eastAsia="ＭＳ Ｐゴシック" w:hAnsi="Arial"/>
      <w:spacing w:val="-2"/>
      <w:sz w:val="20"/>
      <w:szCs w:val="20"/>
      <w:lang w:eastAsia="ja-JP"/>
    </w:rPr>
  </w:style>
  <w:style w:type="character" w:customStyle="1" w:styleId="13">
    <w:name w:val="見出し 1 (文字)"/>
    <w:basedOn w:val="a5"/>
    <w:link w:val="11"/>
    <w:rsid w:val="000D2584"/>
    <w:rPr>
      <w:rFonts w:ascii="Arial" w:eastAsia="ＭＳ Ｐゴシック" w:hAnsi="Arial" w:cs="Arial"/>
      <w:b/>
      <w:bCs/>
      <w:sz w:val="26"/>
      <w:szCs w:val="24"/>
    </w:rPr>
  </w:style>
  <w:style w:type="character" w:customStyle="1" w:styleId="24">
    <w:name w:val="見出し 2 (文字)"/>
    <w:basedOn w:val="a5"/>
    <w:link w:val="22"/>
    <w:rsid w:val="000D2584"/>
    <w:rPr>
      <w:rFonts w:ascii="Arial" w:eastAsia="ＭＳ Ｐゴシック" w:hAnsi="Arial" w:cs="Arial"/>
      <w:b/>
      <w:bCs/>
      <w:sz w:val="24"/>
      <w:szCs w:val="24"/>
    </w:rPr>
  </w:style>
  <w:style w:type="character" w:customStyle="1" w:styleId="34">
    <w:name w:val="見出し 3 (文字)"/>
    <w:basedOn w:val="a5"/>
    <w:link w:val="32"/>
    <w:uiPriority w:val="9"/>
    <w:rsid w:val="00CA49D1"/>
    <w:rPr>
      <w:rFonts w:ascii="Arial" w:eastAsia="ＭＳ Ｐゴシック" w:hAnsi="Arial" w:cs="Arial"/>
      <w:b/>
      <w:bCs/>
      <w:sz w:val="22"/>
      <w:szCs w:val="24"/>
    </w:rPr>
  </w:style>
  <w:style w:type="character" w:customStyle="1" w:styleId="44">
    <w:name w:val="見出し 4 (文字)"/>
    <w:basedOn w:val="a5"/>
    <w:link w:val="42"/>
    <w:rsid w:val="000D2584"/>
    <w:rPr>
      <w:rFonts w:ascii="Arial" w:eastAsia="ＭＳ Ｐゴシック" w:hAnsi="Arial" w:cs="Times New Roman"/>
      <w:b/>
      <w:bCs/>
      <w:sz w:val="20"/>
      <w:szCs w:val="24"/>
    </w:rPr>
  </w:style>
  <w:style w:type="character" w:customStyle="1" w:styleId="54">
    <w:name w:val="見出し 5 (文字)"/>
    <w:basedOn w:val="a5"/>
    <w:link w:val="53"/>
    <w:rsid w:val="000D2584"/>
    <w:rPr>
      <w:rFonts w:ascii="Arial" w:eastAsia="ＭＳ Ｐゴシック" w:hAnsi="Arial" w:cstheme="majorBidi"/>
      <w:b/>
      <w:sz w:val="22"/>
      <w:szCs w:val="24"/>
    </w:rPr>
  </w:style>
  <w:style w:type="character" w:customStyle="1" w:styleId="62">
    <w:name w:val="見出し 6 (文字)"/>
    <w:basedOn w:val="a5"/>
    <w:link w:val="61"/>
    <w:uiPriority w:val="9"/>
    <w:rsid w:val="000D2584"/>
    <w:rPr>
      <w:rFonts w:ascii="Arial" w:eastAsia="ＭＳ Ｐゴシック" w:hAnsi="Arial"/>
      <w:spacing w:val="-2"/>
      <w:sz w:val="20"/>
      <w:szCs w:val="20"/>
      <w:lang w:eastAsia="ja-JP"/>
    </w:rPr>
  </w:style>
  <w:style w:type="character" w:customStyle="1" w:styleId="70">
    <w:name w:val="見出し 7 (文字)"/>
    <w:basedOn w:val="a5"/>
    <w:link w:val="7"/>
    <w:uiPriority w:val="9"/>
    <w:rsid w:val="000D2584"/>
    <w:rPr>
      <w:rFonts w:ascii="Arial" w:eastAsia="ＭＳ Ｐゴシック" w:hAnsi="Arial"/>
      <w:spacing w:val="-2"/>
      <w:sz w:val="20"/>
      <w:szCs w:val="20"/>
      <w:lang w:eastAsia="ja-JP"/>
    </w:rPr>
  </w:style>
  <w:style w:type="character" w:customStyle="1" w:styleId="80">
    <w:name w:val="見出し 8 (文字)"/>
    <w:basedOn w:val="a5"/>
    <w:link w:val="8"/>
    <w:uiPriority w:val="9"/>
    <w:rsid w:val="000D2584"/>
    <w:rPr>
      <w:rFonts w:ascii="Arial" w:eastAsia="ＭＳ Ｐゴシック" w:hAnsi="Arial"/>
      <w:spacing w:val="-2"/>
      <w:sz w:val="20"/>
      <w:szCs w:val="20"/>
      <w:lang w:eastAsia="ja-JP"/>
    </w:rPr>
  </w:style>
  <w:style w:type="paragraph" w:styleId="aa">
    <w:name w:val="Balloon Text"/>
    <w:basedOn w:val="a4"/>
    <w:link w:val="ab"/>
    <w:semiHidden/>
    <w:unhideWhenUsed/>
    <w:rsid w:val="000D2584"/>
    <w:rPr>
      <w:rFonts w:asciiTheme="majorHAnsi" w:eastAsiaTheme="majorEastAsia" w:hAnsiTheme="majorHAnsi" w:cstheme="majorBidi"/>
      <w:sz w:val="18"/>
      <w:szCs w:val="18"/>
    </w:rPr>
  </w:style>
  <w:style w:type="character" w:customStyle="1" w:styleId="ab">
    <w:name w:val="吹き出し (文字)"/>
    <w:basedOn w:val="a5"/>
    <w:link w:val="aa"/>
    <w:semiHidden/>
    <w:rsid w:val="000D2584"/>
    <w:rPr>
      <w:rFonts w:asciiTheme="majorHAnsi" w:eastAsiaTheme="majorEastAsia" w:hAnsiTheme="majorHAnsi" w:cstheme="majorBidi"/>
      <w:spacing w:val="-2"/>
      <w:sz w:val="18"/>
      <w:szCs w:val="18"/>
      <w:lang w:eastAsia="ja-JP"/>
    </w:rPr>
  </w:style>
  <w:style w:type="paragraph" w:styleId="ac">
    <w:name w:val="header"/>
    <w:basedOn w:val="a4"/>
    <w:link w:val="ad"/>
    <w:unhideWhenUsed/>
    <w:rsid w:val="000D2584"/>
    <w:pPr>
      <w:tabs>
        <w:tab w:val="center" w:pos="4252"/>
        <w:tab w:val="right" w:pos="8504"/>
      </w:tabs>
      <w:snapToGrid w:val="0"/>
    </w:pPr>
  </w:style>
  <w:style w:type="character" w:customStyle="1" w:styleId="ad">
    <w:name w:val="ヘッダー (文字)"/>
    <w:basedOn w:val="a5"/>
    <w:link w:val="ac"/>
    <w:rsid w:val="000D2584"/>
    <w:rPr>
      <w:rFonts w:ascii="Arial" w:eastAsia="ＭＳ Ｐゴシック" w:hAnsi="Arial"/>
      <w:spacing w:val="-2"/>
      <w:sz w:val="20"/>
      <w:szCs w:val="20"/>
      <w:lang w:eastAsia="ja-JP"/>
    </w:rPr>
  </w:style>
  <w:style w:type="paragraph" w:styleId="ae">
    <w:name w:val="footer"/>
    <w:basedOn w:val="a4"/>
    <w:link w:val="af"/>
    <w:unhideWhenUsed/>
    <w:rsid w:val="000D2584"/>
    <w:pPr>
      <w:tabs>
        <w:tab w:val="center" w:pos="4252"/>
        <w:tab w:val="right" w:pos="8504"/>
      </w:tabs>
      <w:snapToGrid w:val="0"/>
    </w:pPr>
    <w:rPr>
      <w:rFonts w:eastAsia="Arial"/>
      <w:b/>
      <w:sz w:val="16"/>
    </w:rPr>
  </w:style>
  <w:style w:type="character" w:customStyle="1" w:styleId="af">
    <w:name w:val="フッター (文字)"/>
    <w:basedOn w:val="a5"/>
    <w:link w:val="ae"/>
    <w:rsid w:val="000D2584"/>
    <w:rPr>
      <w:rFonts w:ascii="Arial" w:eastAsia="Arial" w:hAnsi="Arial"/>
      <w:b/>
      <w:spacing w:val="-2"/>
      <w:sz w:val="16"/>
      <w:szCs w:val="20"/>
      <w:lang w:eastAsia="ja-JP"/>
    </w:rPr>
  </w:style>
  <w:style w:type="paragraph" w:customStyle="1" w:styleId="st1">
    <w:name w:val="st1"/>
    <w:basedOn w:val="a8"/>
    <w:next w:val="a4"/>
    <w:link w:val="st10"/>
    <w:qFormat/>
    <w:rsid w:val="00544068"/>
    <w:pPr>
      <w:keepNext/>
      <w:numPr>
        <w:numId w:val="11"/>
      </w:numPr>
      <w:tabs>
        <w:tab w:val="left" w:pos="1276"/>
      </w:tabs>
      <w:wordWrap w:val="0"/>
      <w:ind w:leftChars="0" w:left="0"/>
    </w:pPr>
    <w:rPr>
      <w:b/>
      <w:sz w:val="28"/>
    </w:rPr>
  </w:style>
  <w:style w:type="character" w:customStyle="1" w:styleId="a9">
    <w:name w:val="リスト段落 (文字)"/>
    <w:basedOn w:val="a5"/>
    <w:link w:val="a8"/>
    <w:uiPriority w:val="34"/>
    <w:rsid w:val="000D2584"/>
    <w:rPr>
      <w:rFonts w:ascii="Arial" w:eastAsia="ＭＳ Ｐゴシック" w:hAnsi="Arial"/>
      <w:spacing w:val="-2"/>
      <w:sz w:val="20"/>
      <w:szCs w:val="20"/>
      <w:lang w:eastAsia="ja-JP"/>
    </w:rPr>
  </w:style>
  <w:style w:type="character" w:customStyle="1" w:styleId="st10">
    <w:name w:val="st1 (文字)"/>
    <w:basedOn w:val="a9"/>
    <w:link w:val="st1"/>
    <w:rsid w:val="00544068"/>
    <w:rPr>
      <w:rFonts w:ascii="Arial" w:eastAsia="ＭＳ Ｐゴシック" w:hAnsi="Arial"/>
      <w:b/>
      <w:spacing w:val="-2"/>
      <w:sz w:val="28"/>
      <w:szCs w:val="20"/>
      <w:lang w:eastAsia="ja-JP"/>
    </w:rPr>
  </w:style>
  <w:style w:type="paragraph" w:customStyle="1" w:styleId="af0">
    <w:name w:val="タイトル２"/>
    <w:basedOn w:val="a8"/>
    <w:next w:val="a4"/>
    <w:qFormat/>
    <w:rsid w:val="00544068"/>
    <w:pPr>
      <w:keepNext/>
      <w:wordWrap w:val="0"/>
      <w:ind w:leftChars="0" w:left="0"/>
    </w:pPr>
  </w:style>
  <w:style w:type="paragraph" w:customStyle="1" w:styleId="af1">
    <w:name w:val="タイトル３"/>
    <w:basedOn w:val="a8"/>
    <w:qFormat/>
    <w:rsid w:val="00544068"/>
    <w:pPr>
      <w:keepNext/>
      <w:wordWrap w:val="0"/>
      <w:ind w:leftChars="0" w:left="0"/>
    </w:pPr>
  </w:style>
  <w:style w:type="paragraph" w:customStyle="1" w:styleId="45">
    <w:name w:val="タイトル4"/>
    <w:basedOn w:val="a8"/>
    <w:next w:val="a4"/>
    <w:qFormat/>
    <w:rsid w:val="00544068"/>
    <w:pPr>
      <w:keepNext/>
      <w:wordWrap w:val="0"/>
      <w:ind w:leftChars="0" w:left="0"/>
    </w:pPr>
  </w:style>
  <w:style w:type="paragraph" w:customStyle="1" w:styleId="52">
    <w:name w:val="タイトル5"/>
    <w:basedOn w:val="a8"/>
    <w:next w:val="a4"/>
    <w:qFormat/>
    <w:rsid w:val="00544068"/>
    <w:pPr>
      <w:keepNext/>
      <w:numPr>
        <w:numId w:val="12"/>
      </w:numPr>
      <w:wordWrap w:val="0"/>
      <w:ind w:leftChars="0" w:left="0"/>
    </w:pPr>
  </w:style>
  <w:style w:type="paragraph" w:customStyle="1" w:styleId="6">
    <w:name w:val="タイトル6"/>
    <w:basedOn w:val="a8"/>
    <w:next w:val="a4"/>
    <w:qFormat/>
    <w:rsid w:val="00544068"/>
    <w:pPr>
      <w:keepNext/>
      <w:numPr>
        <w:numId w:val="13"/>
      </w:numPr>
      <w:wordWrap w:val="0"/>
      <w:ind w:leftChars="0" w:left="0"/>
    </w:pPr>
  </w:style>
  <w:style w:type="paragraph" w:customStyle="1" w:styleId="41">
    <w:name w:val="箇条書き4"/>
    <w:basedOn w:val="a4"/>
    <w:qFormat/>
    <w:rsid w:val="000D2584"/>
    <w:pPr>
      <w:numPr>
        <w:numId w:val="40"/>
      </w:numPr>
    </w:pPr>
  </w:style>
  <w:style w:type="paragraph" w:customStyle="1" w:styleId="af2">
    <w:name w:val="表紙タイトル"/>
    <w:basedOn w:val="a4"/>
    <w:next w:val="a4"/>
    <w:rsid w:val="000D2584"/>
    <w:pPr>
      <w:wordWrap w:val="0"/>
      <w:jc w:val="center"/>
    </w:pPr>
    <w:rPr>
      <w:rFonts w:asciiTheme="majorHAnsi" w:hAnsiTheme="majorHAnsi" w:cstheme="majorHAnsi"/>
      <w:i/>
      <w:color w:val="808080" w:themeColor="background1" w:themeShade="80"/>
      <w:kern w:val="0"/>
      <w:sz w:val="56"/>
      <w:szCs w:val="56"/>
    </w:rPr>
  </w:style>
  <w:style w:type="paragraph" w:customStyle="1" w:styleId="Contents">
    <w:name w:val="Contents"/>
    <w:basedOn w:val="a4"/>
    <w:link w:val="ContentsChar"/>
    <w:rsid w:val="000D2584"/>
    <w:pPr>
      <w:adjustRightInd w:val="0"/>
      <w:ind w:left="488" w:firstLine="488"/>
    </w:pPr>
    <w:rPr>
      <w:rFonts w:ascii="GulimChe" w:hAnsi="©öUAA" w:cs="Batang"/>
      <w:kern w:val="0"/>
      <w:sz w:val="22"/>
    </w:rPr>
  </w:style>
  <w:style w:type="character" w:customStyle="1" w:styleId="ContentsChar">
    <w:name w:val="Contents Char"/>
    <w:link w:val="Contents"/>
    <w:rsid w:val="000D2584"/>
    <w:rPr>
      <w:rFonts w:ascii="GulimChe" w:eastAsia="ＭＳ Ｐゴシック" w:hAnsi="©öUAA" w:cs="Batang"/>
      <w:spacing w:val="-2"/>
      <w:kern w:val="0"/>
      <w:sz w:val="22"/>
      <w:szCs w:val="20"/>
      <w:lang w:eastAsia="ja-JP"/>
    </w:rPr>
  </w:style>
  <w:style w:type="character" w:customStyle="1" w:styleId="af3">
    <w:name w:val="內容"/>
    <w:rsid w:val="000D2584"/>
    <w:rPr>
      <w:rFonts w:ascii="Arial" w:eastAsia="GulimChe" w:hAnsi="Arial"/>
      <w:sz w:val="20"/>
      <w:szCs w:val="20"/>
    </w:rPr>
  </w:style>
  <w:style w:type="table" w:styleId="af4">
    <w:name w:val="Table Grid"/>
    <w:basedOn w:val="a6"/>
    <w:rsid w:val="000D2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4"/>
    <w:next w:val="a4"/>
    <w:unhideWhenUsed/>
    <w:qFormat/>
    <w:rsid w:val="000D2584"/>
    <w:pPr>
      <w:jc w:val="center"/>
    </w:pPr>
    <w:rPr>
      <w:b/>
      <w:bCs/>
    </w:rPr>
  </w:style>
  <w:style w:type="paragraph" w:styleId="af6">
    <w:name w:val="TOC Heading"/>
    <w:basedOn w:val="11"/>
    <w:next w:val="a4"/>
    <w:uiPriority w:val="39"/>
    <w:unhideWhenUsed/>
    <w:qFormat/>
    <w:rsid w:val="000D2584"/>
    <w:pPr>
      <w:keepLines/>
      <w:numPr>
        <w:numId w:val="0"/>
      </w:numPr>
      <w:spacing w:before="240" w:line="259" w:lineRule="auto"/>
      <w:jc w:val="center"/>
      <w:outlineLvl w:val="9"/>
    </w:pPr>
    <w:rPr>
      <w:b w:val="0"/>
      <w:kern w:val="0"/>
      <w:sz w:val="32"/>
      <w:szCs w:val="32"/>
    </w:rPr>
  </w:style>
  <w:style w:type="paragraph" w:styleId="14">
    <w:name w:val="toc 1"/>
    <w:basedOn w:val="a4"/>
    <w:next w:val="a4"/>
    <w:autoRedefine/>
    <w:uiPriority w:val="39"/>
    <w:unhideWhenUsed/>
    <w:rsid w:val="000D2584"/>
    <w:pPr>
      <w:tabs>
        <w:tab w:val="left" w:pos="784"/>
        <w:tab w:val="right" w:leader="dot" w:pos="9571"/>
      </w:tabs>
    </w:pPr>
    <w:rPr>
      <w:b/>
      <w:noProof/>
    </w:rPr>
  </w:style>
  <w:style w:type="paragraph" w:styleId="25">
    <w:name w:val="toc 2"/>
    <w:basedOn w:val="a4"/>
    <w:next w:val="a4"/>
    <w:autoRedefine/>
    <w:uiPriority w:val="39"/>
    <w:unhideWhenUsed/>
    <w:rsid w:val="000D2584"/>
    <w:pPr>
      <w:tabs>
        <w:tab w:val="left" w:pos="882"/>
        <w:tab w:val="right" w:leader="dot" w:pos="9571"/>
      </w:tabs>
      <w:ind w:leftChars="150" w:left="294"/>
    </w:pPr>
    <w:rPr>
      <w:b/>
      <w:noProof/>
    </w:rPr>
  </w:style>
  <w:style w:type="paragraph" w:styleId="35">
    <w:name w:val="toc 3"/>
    <w:basedOn w:val="a4"/>
    <w:next w:val="a4"/>
    <w:autoRedefine/>
    <w:uiPriority w:val="39"/>
    <w:unhideWhenUsed/>
    <w:rsid w:val="000D2584"/>
    <w:pPr>
      <w:tabs>
        <w:tab w:val="left" w:pos="1078"/>
        <w:tab w:val="right" w:leader="dot" w:pos="9571"/>
      </w:tabs>
      <w:ind w:leftChars="200" w:left="392"/>
    </w:pPr>
    <w:rPr>
      <w:noProof/>
    </w:rPr>
  </w:style>
  <w:style w:type="character" w:styleId="af7">
    <w:name w:val="Hyperlink"/>
    <w:basedOn w:val="a5"/>
    <w:uiPriority w:val="99"/>
    <w:unhideWhenUsed/>
    <w:rsid w:val="000D2584"/>
    <w:rPr>
      <w:color w:val="0563C1" w:themeColor="hyperlink"/>
      <w:u w:val="single"/>
    </w:rPr>
  </w:style>
  <w:style w:type="paragraph" w:styleId="af8">
    <w:name w:val="table of figures"/>
    <w:basedOn w:val="a4"/>
    <w:next w:val="a4"/>
    <w:uiPriority w:val="99"/>
    <w:unhideWhenUsed/>
    <w:rsid w:val="000D2584"/>
    <w:pPr>
      <w:ind w:leftChars="200" w:left="200" w:hangingChars="200" w:hanging="200"/>
    </w:pPr>
  </w:style>
  <w:style w:type="paragraph" w:customStyle="1" w:styleId="af9">
    <w:name w:val="図の挿入"/>
    <w:basedOn w:val="a4"/>
    <w:next w:val="a4"/>
    <w:qFormat/>
    <w:rsid w:val="000D2584"/>
    <w:pPr>
      <w:spacing w:before="20" w:after="12"/>
      <w:jc w:val="center"/>
    </w:pPr>
    <w:rPr>
      <w:rFonts w:cs="Batang"/>
      <w:noProof/>
      <w:spacing w:val="0"/>
      <w:lang w:eastAsia="ko-KR"/>
    </w:rPr>
  </w:style>
  <w:style w:type="paragraph" w:customStyle="1" w:styleId="12">
    <w:name w:val="タイトル1"/>
    <w:basedOn w:val="53"/>
    <w:next w:val="a4"/>
    <w:link w:val="15"/>
    <w:qFormat/>
    <w:rsid w:val="00544068"/>
    <w:pPr>
      <w:numPr>
        <w:ilvl w:val="5"/>
      </w:numPr>
      <w:tabs>
        <w:tab w:val="left" w:pos="142"/>
      </w:tabs>
      <w:spacing w:line="300" w:lineRule="exact"/>
    </w:pPr>
    <w:rPr>
      <w:rFonts w:cs="Malgun Gothic"/>
      <w:b w:val="0"/>
      <w:kern w:val="0"/>
      <w:sz w:val="20"/>
      <w:szCs w:val="20"/>
    </w:rPr>
  </w:style>
  <w:style w:type="character" w:customStyle="1" w:styleId="15">
    <w:name w:val="タイトル1 (文字)"/>
    <w:basedOn w:val="54"/>
    <w:link w:val="12"/>
    <w:rsid w:val="00544068"/>
    <w:rPr>
      <w:rFonts w:ascii="Arial" w:eastAsia="ＭＳ Ｐゴシック" w:hAnsi="Arial" w:cs="Malgun Gothic"/>
      <w:b w:val="0"/>
      <w:kern w:val="0"/>
      <w:sz w:val="20"/>
      <w:szCs w:val="20"/>
      <w:lang w:eastAsia="ja-JP"/>
    </w:rPr>
  </w:style>
  <w:style w:type="paragraph" w:styleId="46">
    <w:name w:val="toc 4"/>
    <w:basedOn w:val="a4"/>
    <w:next w:val="a4"/>
    <w:autoRedefine/>
    <w:uiPriority w:val="39"/>
    <w:unhideWhenUsed/>
    <w:rsid w:val="000D2584"/>
    <w:pPr>
      <w:tabs>
        <w:tab w:val="left" w:pos="1274"/>
        <w:tab w:val="right" w:leader="dot" w:pos="9571"/>
      </w:tabs>
      <w:ind w:leftChars="300" w:left="300"/>
    </w:pPr>
    <w:rPr>
      <w:noProof/>
    </w:rPr>
  </w:style>
  <w:style w:type="paragraph" w:customStyle="1" w:styleId="afa">
    <w:name w:val="表紙ドキュメント名"/>
    <w:basedOn w:val="a4"/>
    <w:qFormat/>
    <w:rsid w:val="000D2584"/>
    <w:pPr>
      <w:jc w:val="center"/>
    </w:pPr>
    <w:rPr>
      <w:rFonts w:cs="Arial"/>
      <w:i/>
      <w:color w:val="808080" w:themeColor="background1" w:themeShade="80"/>
      <w:sz w:val="56"/>
      <w:szCs w:val="56"/>
    </w:rPr>
  </w:style>
  <w:style w:type="paragraph" w:customStyle="1" w:styleId="afb">
    <w:name w:val="表紙製品バージョン名"/>
    <w:basedOn w:val="Contents"/>
    <w:qFormat/>
    <w:rsid w:val="000D2584"/>
    <w:pPr>
      <w:ind w:leftChars="100" w:left="196" w:firstLine="0"/>
      <w:jc w:val="center"/>
    </w:pPr>
    <w:rPr>
      <w:rFonts w:eastAsiaTheme="minorEastAsia" w:cs="Arial"/>
      <w:b/>
      <w:sz w:val="28"/>
      <w:szCs w:val="28"/>
    </w:rPr>
  </w:style>
  <w:style w:type="character" w:styleId="afc">
    <w:name w:val="annotation reference"/>
    <w:basedOn w:val="a5"/>
    <w:semiHidden/>
    <w:rsid w:val="000D2584"/>
    <w:rPr>
      <w:sz w:val="18"/>
      <w:szCs w:val="18"/>
    </w:rPr>
  </w:style>
  <w:style w:type="paragraph" w:styleId="afd">
    <w:name w:val="annotation text"/>
    <w:basedOn w:val="a4"/>
    <w:link w:val="afe"/>
    <w:rsid w:val="000D2584"/>
    <w:pPr>
      <w:wordWrap w:val="0"/>
      <w:spacing w:after="12" w:line="280" w:lineRule="exact"/>
    </w:pPr>
    <w:rPr>
      <w:rFonts w:ascii="Noto Sans Japanese Regular" w:eastAsia="Noto Sans Japanese Regular" w:cs="Times New Roman"/>
      <w:sz w:val="19"/>
      <w:szCs w:val="24"/>
    </w:rPr>
  </w:style>
  <w:style w:type="character" w:customStyle="1" w:styleId="afe">
    <w:name w:val="コメント文字列 (文字)"/>
    <w:basedOn w:val="a5"/>
    <w:link w:val="afd"/>
    <w:rsid w:val="000D2584"/>
    <w:rPr>
      <w:rFonts w:ascii="Noto Sans Japanese Regular" w:eastAsia="Noto Sans Japanese Regular" w:hAnsi="Arial" w:cs="Times New Roman"/>
      <w:spacing w:val="-2"/>
      <w:sz w:val="19"/>
      <w:szCs w:val="24"/>
      <w:lang w:eastAsia="ja-JP"/>
    </w:rPr>
  </w:style>
  <w:style w:type="paragraph" w:styleId="aff">
    <w:name w:val="annotation subject"/>
    <w:basedOn w:val="afd"/>
    <w:next w:val="afd"/>
    <w:link w:val="aff0"/>
    <w:semiHidden/>
    <w:rsid w:val="000D2584"/>
    <w:rPr>
      <w:b/>
      <w:bCs/>
    </w:rPr>
  </w:style>
  <w:style w:type="character" w:customStyle="1" w:styleId="aff0">
    <w:name w:val="コメント内容 (文字)"/>
    <w:basedOn w:val="afe"/>
    <w:link w:val="aff"/>
    <w:semiHidden/>
    <w:rsid w:val="000D2584"/>
    <w:rPr>
      <w:rFonts w:ascii="Noto Sans Japanese Regular" w:eastAsia="Noto Sans Japanese Regular" w:hAnsi="Arial" w:cs="Times New Roman"/>
      <w:b/>
      <w:bCs/>
      <w:spacing w:val="-2"/>
      <w:sz w:val="19"/>
      <w:szCs w:val="24"/>
      <w:lang w:eastAsia="ja-JP"/>
    </w:rPr>
  </w:style>
  <w:style w:type="paragraph" w:customStyle="1" w:styleId="aff1">
    <w:name w:val="プログラムコード"/>
    <w:basedOn w:val="a4"/>
    <w:link w:val="aff2"/>
    <w:qFormat/>
    <w:rsid w:val="000D2584"/>
    <w:pPr>
      <w:wordWrap w:val="0"/>
    </w:pPr>
    <w:rPr>
      <w:rFonts w:ascii="Courier New" w:eastAsia="Noto Sans Japanese Regular" w:hAnsi="Courier New" w:cs="Times New Roman"/>
      <w:sz w:val="18"/>
      <w:szCs w:val="16"/>
    </w:rPr>
  </w:style>
  <w:style w:type="paragraph" w:customStyle="1" w:styleId="a2">
    <w:name w:val="注釈"/>
    <w:basedOn w:val="a4"/>
    <w:qFormat/>
    <w:rsid w:val="00A85DC4"/>
    <w:pPr>
      <w:numPr>
        <w:numId w:val="30"/>
      </w:numPr>
      <w:spacing w:line="280" w:lineRule="exact"/>
    </w:pPr>
    <w:rPr>
      <w:rFonts w:cs="Times New Roman"/>
      <w:sz w:val="18"/>
      <w:szCs w:val="24"/>
    </w:rPr>
  </w:style>
  <w:style w:type="paragraph" w:customStyle="1" w:styleId="aff3">
    <w:name w:val="目次タイトル"/>
    <w:basedOn w:val="a4"/>
    <w:next w:val="a4"/>
    <w:qFormat/>
    <w:rsid w:val="000D2584"/>
    <w:pPr>
      <w:pageBreakBefore/>
      <w:spacing w:after="12"/>
      <w:jc w:val="center"/>
    </w:pPr>
    <w:rPr>
      <w:rFonts w:cs="Times New Roman"/>
      <w:b/>
      <w:sz w:val="28"/>
      <w:szCs w:val="24"/>
    </w:rPr>
  </w:style>
  <w:style w:type="paragraph" w:styleId="aff4">
    <w:name w:val="Document Map"/>
    <w:basedOn w:val="a4"/>
    <w:link w:val="aff5"/>
    <w:rsid w:val="000D2584"/>
    <w:pPr>
      <w:wordWrap w:val="0"/>
      <w:spacing w:after="12" w:line="280" w:lineRule="exact"/>
    </w:pPr>
    <w:rPr>
      <w:rFonts w:ascii="Gulim" w:eastAsia="Gulim" w:cs="Times New Roman"/>
      <w:sz w:val="18"/>
      <w:szCs w:val="18"/>
    </w:rPr>
  </w:style>
  <w:style w:type="character" w:customStyle="1" w:styleId="aff5">
    <w:name w:val="見出しマップ (文字)"/>
    <w:basedOn w:val="a5"/>
    <w:link w:val="aff4"/>
    <w:rsid w:val="000D2584"/>
    <w:rPr>
      <w:rFonts w:ascii="Gulim" w:eastAsia="Gulim" w:hAnsi="Arial" w:cs="Times New Roman"/>
      <w:spacing w:val="-2"/>
      <w:sz w:val="18"/>
      <w:szCs w:val="18"/>
      <w:lang w:eastAsia="ja-JP"/>
    </w:rPr>
  </w:style>
  <w:style w:type="numbering" w:customStyle="1" w:styleId="aff6">
    <w:name w:val="다단계 번호"/>
    <w:basedOn w:val="a7"/>
    <w:uiPriority w:val="99"/>
    <w:rsid w:val="001140F8"/>
  </w:style>
  <w:style w:type="paragraph" w:styleId="55">
    <w:name w:val="toc 5"/>
    <w:basedOn w:val="a4"/>
    <w:next w:val="a4"/>
    <w:uiPriority w:val="39"/>
    <w:rsid w:val="000D2584"/>
    <w:pPr>
      <w:wordWrap w:val="0"/>
      <w:spacing w:line="280" w:lineRule="exact"/>
      <w:ind w:left="800"/>
    </w:pPr>
    <w:rPr>
      <w:rFonts w:eastAsiaTheme="minorHAnsi" w:cs="Times New Roman"/>
      <w:sz w:val="19"/>
    </w:rPr>
  </w:style>
  <w:style w:type="character" w:customStyle="1" w:styleId="aff2">
    <w:name w:val="プログラムコード (文字)"/>
    <w:basedOn w:val="a5"/>
    <w:link w:val="aff1"/>
    <w:rsid w:val="000D2584"/>
    <w:rPr>
      <w:rFonts w:ascii="Courier New" w:eastAsia="Noto Sans Japanese Regular" w:hAnsi="Courier New" w:cs="Times New Roman"/>
      <w:spacing w:val="-2"/>
      <w:sz w:val="18"/>
      <w:szCs w:val="16"/>
      <w:lang w:eastAsia="ja-JP"/>
    </w:rPr>
  </w:style>
  <w:style w:type="paragraph" w:styleId="63">
    <w:name w:val="toc 6"/>
    <w:basedOn w:val="a4"/>
    <w:next w:val="a4"/>
    <w:autoRedefine/>
    <w:uiPriority w:val="39"/>
    <w:rsid w:val="000D2584"/>
    <w:pPr>
      <w:wordWrap w:val="0"/>
      <w:spacing w:line="280" w:lineRule="exact"/>
      <w:ind w:left="1000"/>
    </w:pPr>
    <w:rPr>
      <w:rFonts w:eastAsiaTheme="minorHAnsi" w:cs="Times New Roman"/>
      <w:sz w:val="19"/>
    </w:rPr>
  </w:style>
  <w:style w:type="paragraph" w:styleId="71">
    <w:name w:val="toc 7"/>
    <w:basedOn w:val="a4"/>
    <w:next w:val="a4"/>
    <w:autoRedefine/>
    <w:uiPriority w:val="39"/>
    <w:rsid w:val="000D2584"/>
    <w:pPr>
      <w:wordWrap w:val="0"/>
      <w:spacing w:line="280" w:lineRule="exact"/>
      <w:ind w:left="1200"/>
    </w:pPr>
    <w:rPr>
      <w:rFonts w:eastAsiaTheme="minorHAnsi" w:cs="Times New Roman"/>
      <w:sz w:val="19"/>
    </w:rPr>
  </w:style>
  <w:style w:type="character" w:styleId="aff7">
    <w:name w:val="FollowedHyperlink"/>
    <w:basedOn w:val="a5"/>
    <w:uiPriority w:val="99"/>
    <w:unhideWhenUsed/>
    <w:rsid w:val="000D2584"/>
    <w:rPr>
      <w:color w:val="954F72" w:themeColor="followedHyperlink"/>
      <w:u w:val="single"/>
    </w:rPr>
  </w:style>
  <w:style w:type="paragraph" w:styleId="81">
    <w:name w:val="toc 8"/>
    <w:basedOn w:val="a4"/>
    <w:next w:val="a4"/>
    <w:autoRedefine/>
    <w:uiPriority w:val="39"/>
    <w:unhideWhenUsed/>
    <w:rsid w:val="000D2584"/>
    <w:pPr>
      <w:wordWrap w:val="0"/>
      <w:spacing w:after="200" w:line="276" w:lineRule="auto"/>
      <w:ind w:leftChars="1400" w:left="2975"/>
    </w:pPr>
    <w:rPr>
      <w:rFonts w:eastAsiaTheme="minorEastAsia"/>
      <w:sz w:val="19"/>
      <w:szCs w:val="22"/>
    </w:rPr>
  </w:style>
  <w:style w:type="paragraph" w:styleId="91">
    <w:name w:val="toc 9"/>
    <w:basedOn w:val="a4"/>
    <w:next w:val="a4"/>
    <w:autoRedefine/>
    <w:uiPriority w:val="39"/>
    <w:unhideWhenUsed/>
    <w:rsid w:val="000D2584"/>
    <w:pPr>
      <w:wordWrap w:val="0"/>
      <w:spacing w:after="200" w:line="276" w:lineRule="auto"/>
      <w:ind w:leftChars="1600" w:left="3400"/>
    </w:pPr>
    <w:rPr>
      <w:rFonts w:eastAsiaTheme="minorEastAsia"/>
      <w:sz w:val="19"/>
      <w:szCs w:val="22"/>
    </w:rPr>
  </w:style>
  <w:style w:type="paragraph" w:styleId="aff8">
    <w:name w:val="Revision"/>
    <w:hidden/>
    <w:uiPriority w:val="99"/>
    <w:semiHidden/>
    <w:rsid w:val="001140F8"/>
    <w:rPr>
      <w:rFonts w:ascii="ＭＳ Ｐゴシック" w:eastAsia="Malgun Gothic" w:hAnsi="ＭＳ Ｐゴシック" w:cs="Times New Roman"/>
      <w:sz w:val="20"/>
      <w:szCs w:val="24"/>
    </w:rPr>
  </w:style>
  <w:style w:type="character" w:styleId="26">
    <w:name w:val="Intense Reference"/>
    <w:basedOn w:val="a5"/>
    <w:uiPriority w:val="32"/>
    <w:qFormat/>
    <w:rsid w:val="000D2584"/>
    <w:rPr>
      <w:b/>
      <w:bCs/>
      <w:smallCaps/>
      <w:color w:val="ED7D31" w:themeColor="accent2"/>
      <w:spacing w:val="5"/>
      <w:u w:val="single"/>
    </w:rPr>
  </w:style>
  <w:style w:type="table" w:customStyle="1" w:styleId="16">
    <w:name w:val="표 구분선1"/>
    <w:basedOn w:val="a6"/>
    <w:next w:val="af4"/>
    <w:rsid w:val="001140F8"/>
    <w:pPr>
      <w:widowControl w:val="0"/>
      <w:wordWrap w:val="0"/>
      <w:autoSpaceDE w:val="0"/>
      <w:autoSpaceDN w:val="0"/>
      <w:jc w:val="both"/>
    </w:pPr>
    <w:rPr>
      <w:rFonts w:ascii="ＭＳ Ｐゴシック" w:eastAsia="Malgun Gothic" w:hAnsi="ＭＳ Ｐゴシック"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表紙著作権"/>
    <w:basedOn w:val="Contents"/>
    <w:qFormat/>
    <w:rsid w:val="000D2584"/>
    <w:pPr>
      <w:ind w:leftChars="100" w:left="196" w:firstLine="0"/>
      <w:jc w:val="center"/>
    </w:pPr>
    <w:rPr>
      <w:rFonts w:asciiTheme="majorHAnsi" w:eastAsiaTheme="majorEastAsia" w:hAnsiTheme="majorHAnsi" w:cstheme="majorHAnsi"/>
      <w:szCs w:val="22"/>
    </w:rPr>
  </w:style>
  <w:style w:type="paragraph" w:styleId="HTML">
    <w:name w:val="HTML Address"/>
    <w:basedOn w:val="a4"/>
    <w:link w:val="HTML0"/>
    <w:uiPriority w:val="99"/>
    <w:semiHidden/>
    <w:unhideWhenUsed/>
    <w:rsid w:val="000D2584"/>
    <w:rPr>
      <w:i/>
      <w:iCs/>
    </w:rPr>
  </w:style>
  <w:style w:type="character" w:customStyle="1" w:styleId="HTML0">
    <w:name w:val="HTML アドレス (文字)"/>
    <w:basedOn w:val="a5"/>
    <w:link w:val="HTML"/>
    <w:uiPriority w:val="99"/>
    <w:semiHidden/>
    <w:rsid w:val="000D2584"/>
    <w:rPr>
      <w:rFonts w:ascii="Arial" w:eastAsia="ＭＳ Ｐゴシック" w:hAnsi="Arial"/>
      <w:i/>
      <w:iCs/>
      <w:spacing w:val="-2"/>
      <w:sz w:val="20"/>
      <w:szCs w:val="20"/>
      <w:lang w:eastAsia="ja-JP"/>
    </w:rPr>
  </w:style>
  <w:style w:type="paragraph" w:styleId="HTML1">
    <w:name w:val="HTML Preformatted"/>
    <w:basedOn w:val="a4"/>
    <w:link w:val="HTML2"/>
    <w:uiPriority w:val="99"/>
    <w:semiHidden/>
    <w:unhideWhenUsed/>
    <w:rsid w:val="000D2584"/>
    <w:rPr>
      <w:rFonts w:ascii="Courier New" w:hAnsi="Courier New" w:cs="Courier New"/>
    </w:rPr>
  </w:style>
  <w:style w:type="character" w:customStyle="1" w:styleId="HTML2">
    <w:name w:val="HTML 書式付き (文字)"/>
    <w:basedOn w:val="a5"/>
    <w:link w:val="HTML1"/>
    <w:uiPriority w:val="99"/>
    <w:semiHidden/>
    <w:rsid w:val="000D2584"/>
    <w:rPr>
      <w:rFonts w:ascii="Courier New" w:eastAsia="ＭＳ Ｐゴシック" w:hAnsi="Courier New" w:cs="Courier New"/>
      <w:spacing w:val="-2"/>
      <w:sz w:val="20"/>
      <w:szCs w:val="20"/>
      <w:lang w:eastAsia="ja-JP"/>
    </w:rPr>
  </w:style>
  <w:style w:type="paragraph" w:styleId="affa">
    <w:name w:val="Block Text"/>
    <w:basedOn w:val="a4"/>
    <w:uiPriority w:val="99"/>
    <w:semiHidden/>
    <w:unhideWhenUsed/>
    <w:rsid w:val="000D2584"/>
    <w:pPr>
      <w:spacing w:after="180"/>
      <w:ind w:leftChars="700" w:left="1440" w:rightChars="700" w:right="1440"/>
    </w:pPr>
  </w:style>
  <w:style w:type="paragraph" w:styleId="affb">
    <w:name w:val="macro"/>
    <w:link w:val="affc"/>
    <w:uiPriority w:val="99"/>
    <w:semiHidden/>
    <w:unhideWhenUsed/>
    <w:rsid w:val="000D2584"/>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Batang" w:hAnsi="Courier New" w:cs="Courier New"/>
      <w:spacing w:val="-2"/>
      <w:sz w:val="24"/>
      <w:szCs w:val="24"/>
      <w:lang w:eastAsia="ja-JP"/>
    </w:rPr>
  </w:style>
  <w:style w:type="character" w:customStyle="1" w:styleId="affc">
    <w:name w:val="マクロ文字列 (文字)"/>
    <w:basedOn w:val="a5"/>
    <w:link w:val="affb"/>
    <w:uiPriority w:val="99"/>
    <w:semiHidden/>
    <w:rsid w:val="000D2584"/>
    <w:rPr>
      <w:rFonts w:ascii="Courier New" w:eastAsia="Batang" w:hAnsi="Courier New" w:cs="Courier New"/>
      <w:spacing w:val="-2"/>
      <w:sz w:val="24"/>
      <w:szCs w:val="24"/>
      <w:lang w:eastAsia="ja-JP"/>
    </w:rPr>
  </w:style>
  <w:style w:type="paragraph" w:styleId="affd">
    <w:name w:val="Message Header"/>
    <w:basedOn w:val="a4"/>
    <w:link w:val="affe"/>
    <w:uiPriority w:val="99"/>
    <w:semiHidden/>
    <w:unhideWhenUsed/>
    <w:rsid w:val="000D2584"/>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affe">
    <w:name w:val="メッセージ見出し (文字)"/>
    <w:basedOn w:val="a5"/>
    <w:link w:val="affd"/>
    <w:uiPriority w:val="99"/>
    <w:semiHidden/>
    <w:rsid w:val="000D2584"/>
    <w:rPr>
      <w:rFonts w:asciiTheme="majorHAnsi" w:eastAsiaTheme="majorEastAsia" w:hAnsiTheme="majorHAnsi" w:cstheme="majorBidi"/>
      <w:spacing w:val="-2"/>
      <w:sz w:val="24"/>
      <w:szCs w:val="24"/>
      <w:shd w:val="pct20" w:color="auto" w:fill="auto"/>
      <w:lang w:eastAsia="ja-JP"/>
    </w:rPr>
  </w:style>
  <w:style w:type="paragraph" w:styleId="afff">
    <w:name w:val="footnote text"/>
    <w:basedOn w:val="a4"/>
    <w:link w:val="afff0"/>
    <w:uiPriority w:val="99"/>
    <w:semiHidden/>
    <w:unhideWhenUsed/>
    <w:rsid w:val="000D2584"/>
    <w:pPr>
      <w:snapToGrid w:val="0"/>
    </w:pPr>
  </w:style>
  <w:style w:type="character" w:customStyle="1" w:styleId="afff0">
    <w:name w:val="脚注文字列 (文字)"/>
    <w:basedOn w:val="a5"/>
    <w:link w:val="afff"/>
    <w:uiPriority w:val="99"/>
    <w:semiHidden/>
    <w:rsid w:val="000D2584"/>
    <w:rPr>
      <w:rFonts w:ascii="Arial" w:eastAsia="ＭＳ Ｐゴシック" w:hAnsi="Arial"/>
      <w:spacing w:val="-2"/>
      <w:sz w:val="20"/>
      <w:szCs w:val="20"/>
      <w:lang w:eastAsia="ja-JP"/>
    </w:rPr>
  </w:style>
  <w:style w:type="paragraph" w:customStyle="1" w:styleId="10">
    <w:name w:val="箇条書き1"/>
    <w:basedOn w:val="a8"/>
    <w:qFormat/>
    <w:rsid w:val="00143767"/>
    <w:pPr>
      <w:numPr>
        <w:numId w:val="37"/>
      </w:numPr>
      <w:ind w:leftChars="0" w:left="910"/>
    </w:pPr>
  </w:style>
  <w:style w:type="paragraph" w:customStyle="1" w:styleId="17">
    <w:name w:val="箇条書き1継続行"/>
    <w:basedOn w:val="10"/>
    <w:qFormat/>
    <w:rsid w:val="000D2584"/>
    <w:pPr>
      <w:numPr>
        <w:numId w:val="0"/>
      </w:numPr>
      <w:ind w:left="910"/>
    </w:pPr>
  </w:style>
  <w:style w:type="paragraph" w:customStyle="1" w:styleId="23">
    <w:name w:val="箇条書き2"/>
    <w:basedOn w:val="a8"/>
    <w:qFormat/>
    <w:rsid w:val="00475A55"/>
    <w:pPr>
      <w:numPr>
        <w:numId w:val="38"/>
      </w:numPr>
      <w:ind w:leftChars="350" w:left="1106"/>
    </w:pPr>
  </w:style>
  <w:style w:type="paragraph" w:customStyle="1" w:styleId="27">
    <w:name w:val="箇条書き2継続行"/>
    <w:basedOn w:val="23"/>
    <w:qFormat/>
    <w:rsid w:val="000D2584"/>
    <w:pPr>
      <w:numPr>
        <w:numId w:val="0"/>
      </w:numPr>
      <w:ind w:left="1106"/>
    </w:pPr>
  </w:style>
  <w:style w:type="paragraph" w:styleId="afff1">
    <w:name w:val="List Continue"/>
    <w:basedOn w:val="a4"/>
    <w:uiPriority w:val="99"/>
    <w:semiHidden/>
    <w:unhideWhenUsed/>
    <w:rsid w:val="00EE7F71"/>
    <w:pPr>
      <w:spacing w:after="180"/>
      <w:ind w:leftChars="200" w:left="425"/>
      <w:contextualSpacing/>
    </w:pPr>
  </w:style>
  <w:style w:type="paragraph" w:styleId="28">
    <w:name w:val="List Continue 2"/>
    <w:basedOn w:val="a4"/>
    <w:uiPriority w:val="99"/>
    <w:semiHidden/>
    <w:unhideWhenUsed/>
    <w:rsid w:val="00EE7F71"/>
    <w:pPr>
      <w:spacing w:after="180"/>
      <w:ind w:leftChars="400" w:left="850"/>
      <w:contextualSpacing/>
    </w:pPr>
  </w:style>
  <w:style w:type="paragraph" w:styleId="36">
    <w:name w:val="List Continue 3"/>
    <w:basedOn w:val="a4"/>
    <w:uiPriority w:val="99"/>
    <w:semiHidden/>
    <w:unhideWhenUsed/>
    <w:rsid w:val="00EE7F71"/>
    <w:pPr>
      <w:spacing w:after="180"/>
      <w:ind w:leftChars="600" w:left="1275"/>
      <w:contextualSpacing/>
    </w:pPr>
  </w:style>
  <w:style w:type="paragraph" w:styleId="47">
    <w:name w:val="List Continue 4"/>
    <w:basedOn w:val="a4"/>
    <w:uiPriority w:val="99"/>
    <w:semiHidden/>
    <w:unhideWhenUsed/>
    <w:rsid w:val="00EE7F71"/>
    <w:pPr>
      <w:spacing w:after="180"/>
      <w:ind w:leftChars="800" w:left="1700"/>
      <w:contextualSpacing/>
    </w:pPr>
  </w:style>
  <w:style w:type="paragraph" w:styleId="56">
    <w:name w:val="List Continue 5"/>
    <w:basedOn w:val="a4"/>
    <w:uiPriority w:val="99"/>
    <w:semiHidden/>
    <w:unhideWhenUsed/>
    <w:rsid w:val="00EE7F71"/>
    <w:pPr>
      <w:spacing w:after="180"/>
      <w:ind w:leftChars="1000" w:left="2125"/>
      <w:contextualSpacing/>
    </w:pPr>
  </w:style>
  <w:style w:type="paragraph" w:styleId="afff2">
    <w:name w:val="Closing"/>
    <w:basedOn w:val="a4"/>
    <w:link w:val="afff3"/>
    <w:uiPriority w:val="99"/>
    <w:semiHidden/>
    <w:unhideWhenUsed/>
    <w:rsid w:val="000D2584"/>
    <w:pPr>
      <w:ind w:leftChars="2100" w:left="100"/>
    </w:pPr>
  </w:style>
  <w:style w:type="character" w:customStyle="1" w:styleId="afff3">
    <w:name w:val="結語 (文字)"/>
    <w:basedOn w:val="a5"/>
    <w:link w:val="afff2"/>
    <w:uiPriority w:val="99"/>
    <w:semiHidden/>
    <w:rsid w:val="000D2584"/>
    <w:rPr>
      <w:rFonts w:ascii="Arial" w:eastAsia="ＭＳ Ｐゴシック" w:hAnsi="Arial"/>
      <w:spacing w:val="-2"/>
      <w:sz w:val="20"/>
      <w:szCs w:val="20"/>
      <w:lang w:eastAsia="ja-JP"/>
    </w:rPr>
  </w:style>
  <w:style w:type="paragraph" w:styleId="afff4">
    <w:name w:val="Note Heading"/>
    <w:basedOn w:val="a4"/>
    <w:next w:val="a4"/>
    <w:link w:val="afff5"/>
    <w:uiPriority w:val="99"/>
    <w:semiHidden/>
    <w:unhideWhenUsed/>
    <w:rsid w:val="000D2584"/>
    <w:pPr>
      <w:jc w:val="center"/>
    </w:pPr>
  </w:style>
  <w:style w:type="character" w:customStyle="1" w:styleId="afff5">
    <w:name w:val="記 (文字)"/>
    <w:basedOn w:val="a5"/>
    <w:link w:val="afff4"/>
    <w:uiPriority w:val="99"/>
    <w:semiHidden/>
    <w:rsid w:val="000D2584"/>
    <w:rPr>
      <w:rFonts w:ascii="Arial" w:eastAsia="ＭＳ Ｐゴシック" w:hAnsi="Arial"/>
      <w:spacing w:val="-2"/>
      <w:sz w:val="20"/>
      <w:szCs w:val="20"/>
      <w:lang w:eastAsia="ja-JP"/>
    </w:rPr>
  </w:style>
  <w:style w:type="paragraph" w:styleId="a">
    <w:name w:val="List Number"/>
    <w:basedOn w:val="a4"/>
    <w:uiPriority w:val="99"/>
    <w:semiHidden/>
    <w:unhideWhenUsed/>
    <w:rsid w:val="000D2584"/>
    <w:pPr>
      <w:numPr>
        <w:numId w:val="52"/>
      </w:numPr>
      <w:contextualSpacing/>
    </w:pPr>
  </w:style>
  <w:style w:type="paragraph" w:styleId="2">
    <w:name w:val="List Number 2"/>
    <w:basedOn w:val="a4"/>
    <w:uiPriority w:val="99"/>
    <w:semiHidden/>
    <w:unhideWhenUsed/>
    <w:rsid w:val="000D2584"/>
    <w:pPr>
      <w:numPr>
        <w:numId w:val="53"/>
      </w:numPr>
      <w:contextualSpacing/>
    </w:pPr>
  </w:style>
  <w:style w:type="paragraph" w:styleId="3">
    <w:name w:val="List Number 3"/>
    <w:basedOn w:val="a4"/>
    <w:uiPriority w:val="99"/>
    <w:semiHidden/>
    <w:unhideWhenUsed/>
    <w:rsid w:val="000D2584"/>
    <w:pPr>
      <w:numPr>
        <w:numId w:val="54"/>
      </w:numPr>
      <w:contextualSpacing/>
    </w:pPr>
  </w:style>
  <w:style w:type="paragraph" w:styleId="4">
    <w:name w:val="List Number 4"/>
    <w:basedOn w:val="a4"/>
    <w:uiPriority w:val="99"/>
    <w:semiHidden/>
    <w:unhideWhenUsed/>
    <w:rsid w:val="000D2584"/>
    <w:pPr>
      <w:numPr>
        <w:numId w:val="55"/>
      </w:numPr>
      <w:contextualSpacing/>
    </w:pPr>
  </w:style>
  <w:style w:type="paragraph" w:styleId="5">
    <w:name w:val="List Number 5"/>
    <w:basedOn w:val="a4"/>
    <w:uiPriority w:val="99"/>
    <w:semiHidden/>
    <w:unhideWhenUsed/>
    <w:rsid w:val="000D2584"/>
    <w:pPr>
      <w:numPr>
        <w:numId w:val="56"/>
      </w:numPr>
      <w:contextualSpacing/>
    </w:pPr>
  </w:style>
  <w:style w:type="paragraph" w:styleId="afff6">
    <w:name w:val="endnote text"/>
    <w:basedOn w:val="a4"/>
    <w:link w:val="afff7"/>
    <w:uiPriority w:val="99"/>
    <w:semiHidden/>
    <w:unhideWhenUsed/>
    <w:rsid w:val="000D2584"/>
    <w:pPr>
      <w:snapToGrid w:val="0"/>
    </w:pPr>
  </w:style>
  <w:style w:type="character" w:customStyle="1" w:styleId="afff7">
    <w:name w:val="文末脚注文字列 (文字)"/>
    <w:basedOn w:val="a5"/>
    <w:link w:val="afff6"/>
    <w:uiPriority w:val="99"/>
    <w:semiHidden/>
    <w:rsid w:val="000D2584"/>
    <w:rPr>
      <w:rFonts w:ascii="Arial" w:eastAsia="ＭＳ Ｐゴシック" w:hAnsi="Arial"/>
      <w:spacing w:val="-2"/>
      <w:sz w:val="20"/>
      <w:szCs w:val="20"/>
      <w:lang w:eastAsia="ja-JP"/>
    </w:rPr>
  </w:style>
  <w:style w:type="paragraph" w:styleId="afff8">
    <w:name w:val="Bibliography"/>
    <w:basedOn w:val="a4"/>
    <w:next w:val="a4"/>
    <w:uiPriority w:val="37"/>
    <w:semiHidden/>
    <w:unhideWhenUsed/>
    <w:rsid w:val="000D2584"/>
  </w:style>
  <w:style w:type="paragraph" w:styleId="afff9">
    <w:name w:val="Body Text"/>
    <w:basedOn w:val="a4"/>
    <w:link w:val="afffa"/>
    <w:uiPriority w:val="99"/>
    <w:semiHidden/>
    <w:unhideWhenUsed/>
    <w:rsid w:val="000D2584"/>
    <w:pPr>
      <w:spacing w:after="180"/>
    </w:pPr>
  </w:style>
  <w:style w:type="character" w:customStyle="1" w:styleId="afffa">
    <w:name w:val="本文 (文字)"/>
    <w:basedOn w:val="a5"/>
    <w:link w:val="afff9"/>
    <w:uiPriority w:val="99"/>
    <w:semiHidden/>
    <w:rsid w:val="000D2584"/>
    <w:rPr>
      <w:rFonts w:ascii="Arial" w:eastAsia="ＭＳ Ｐゴシック" w:hAnsi="Arial"/>
      <w:spacing w:val="-2"/>
      <w:sz w:val="20"/>
      <w:szCs w:val="20"/>
      <w:lang w:eastAsia="ja-JP"/>
    </w:rPr>
  </w:style>
  <w:style w:type="paragraph" w:styleId="29">
    <w:name w:val="Body Text 2"/>
    <w:basedOn w:val="a4"/>
    <w:link w:val="2a"/>
    <w:uiPriority w:val="99"/>
    <w:semiHidden/>
    <w:unhideWhenUsed/>
    <w:rsid w:val="000D2584"/>
    <w:pPr>
      <w:spacing w:after="180" w:line="480" w:lineRule="auto"/>
    </w:pPr>
  </w:style>
  <w:style w:type="character" w:customStyle="1" w:styleId="2a">
    <w:name w:val="本文 2 (文字)"/>
    <w:basedOn w:val="a5"/>
    <w:link w:val="29"/>
    <w:uiPriority w:val="99"/>
    <w:semiHidden/>
    <w:rsid w:val="000D2584"/>
    <w:rPr>
      <w:rFonts w:ascii="Arial" w:eastAsia="ＭＳ Ｐゴシック" w:hAnsi="Arial"/>
      <w:spacing w:val="-2"/>
      <w:sz w:val="20"/>
      <w:szCs w:val="20"/>
      <w:lang w:eastAsia="ja-JP"/>
    </w:rPr>
  </w:style>
  <w:style w:type="paragraph" w:styleId="37">
    <w:name w:val="Body Text 3"/>
    <w:basedOn w:val="a4"/>
    <w:link w:val="38"/>
    <w:uiPriority w:val="99"/>
    <w:semiHidden/>
    <w:unhideWhenUsed/>
    <w:rsid w:val="000D2584"/>
    <w:pPr>
      <w:spacing w:after="180"/>
    </w:pPr>
    <w:rPr>
      <w:sz w:val="16"/>
      <w:szCs w:val="16"/>
    </w:rPr>
  </w:style>
  <w:style w:type="character" w:customStyle="1" w:styleId="38">
    <w:name w:val="本文 3 (文字)"/>
    <w:basedOn w:val="a5"/>
    <w:link w:val="37"/>
    <w:uiPriority w:val="99"/>
    <w:semiHidden/>
    <w:rsid w:val="000D2584"/>
    <w:rPr>
      <w:rFonts w:ascii="Arial" w:eastAsia="ＭＳ Ｐゴシック" w:hAnsi="Arial"/>
      <w:spacing w:val="-2"/>
      <w:sz w:val="16"/>
      <w:szCs w:val="16"/>
      <w:lang w:eastAsia="ja-JP"/>
    </w:rPr>
  </w:style>
  <w:style w:type="paragraph" w:styleId="afffb">
    <w:name w:val="Body Text Indent"/>
    <w:basedOn w:val="a4"/>
    <w:link w:val="afffc"/>
    <w:uiPriority w:val="99"/>
    <w:semiHidden/>
    <w:unhideWhenUsed/>
    <w:rsid w:val="000D2584"/>
    <w:pPr>
      <w:spacing w:after="180"/>
      <w:ind w:leftChars="400" w:left="851"/>
    </w:pPr>
  </w:style>
  <w:style w:type="character" w:customStyle="1" w:styleId="afffc">
    <w:name w:val="本文インデント (文字)"/>
    <w:basedOn w:val="a5"/>
    <w:link w:val="afffb"/>
    <w:uiPriority w:val="99"/>
    <w:semiHidden/>
    <w:rsid w:val="000D2584"/>
    <w:rPr>
      <w:rFonts w:ascii="Arial" w:eastAsia="ＭＳ Ｐゴシック" w:hAnsi="Arial"/>
      <w:spacing w:val="-2"/>
      <w:sz w:val="20"/>
      <w:szCs w:val="20"/>
      <w:lang w:eastAsia="ja-JP"/>
    </w:rPr>
  </w:style>
  <w:style w:type="paragraph" w:styleId="2b">
    <w:name w:val="Body Text Indent 2"/>
    <w:basedOn w:val="a4"/>
    <w:link w:val="2c"/>
    <w:uiPriority w:val="99"/>
    <w:semiHidden/>
    <w:unhideWhenUsed/>
    <w:rsid w:val="000D2584"/>
    <w:pPr>
      <w:spacing w:after="180" w:line="480" w:lineRule="auto"/>
      <w:ind w:leftChars="400" w:left="851"/>
    </w:pPr>
  </w:style>
  <w:style w:type="character" w:customStyle="1" w:styleId="2c">
    <w:name w:val="本文インデント 2 (文字)"/>
    <w:basedOn w:val="a5"/>
    <w:link w:val="2b"/>
    <w:uiPriority w:val="99"/>
    <w:semiHidden/>
    <w:rsid w:val="000D2584"/>
    <w:rPr>
      <w:rFonts w:ascii="Arial" w:eastAsia="ＭＳ Ｐゴシック" w:hAnsi="Arial"/>
      <w:spacing w:val="-2"/>
      <w:sz w:val="20"/>
      <w:szCs w:val="20"/>
      <w:lang w:eastAsia="ja-JP"/>
    </w:rPr>
  </w:style>
  <w:style w:type="paragraph" w:styleId="39">
    <w:name w:val="Body Text Indent 3"/>
    <w:basedOn w:val="a4"/>
    <w:link w:val="3a"/>
    <w:uiPriority w:val="99"/>
    <w:semiHidden/>
    <w:unhideWhenUsed/>
    <w:rsid w:val="000D2584"/>
    <w:pPr>
      <w:spacing w:after="180"/>
      <w:ind w:leftChars="400" w:left="851"/>
    </w:pPr>
    <w:rPr>
      <w:sz w:val="16"/>
      <w:szCs w:val="16"/>
    </w:rPr>
  </w:style>
  <w:style w:type="character" w:customStyle="1" w:styleId="3a">
    <w:name w:val="本文インデント 3 (文字)"/>
    <w:basedOn w:val="a5"/>
    <w:link w:val="39"/>
    <w:uiPriority w:val="99"/>
    <w:semiHidden/>
    <w:rsid w:val="000D2584"/>
    <w:rPr>
      <w:rFonts w:ascii="Arial" w:eastAsia="ＭＳ Ｐゴシック" w:hAnsi="Arial"/>
      <w:spacing w:val="-2"/>
      <w:sz w:val="16"/>
      <w:szCs w:val="16"/>
      <w:lang w:eastAsia="ja-JP"/>
    </w:rPr>
  </w:style>
  <w:style w:type="paragraph" w:styleId="afffd">
    <w:name w:val="Body Text First Indent"/>
    <w:basedOn w:val="afff9"/>
    <w:link w:val="afffe"/>
    <w:uiPriority w:val="99"/>
    <w:semiHidden/>
    <w:unhideWhenUsed/>
    <w:rsid w:val="000D2584"/>
    <w:pPr>
      <w:ind w:firstLineChars="100" w:firstLine="210"/>
    </w:pPr>
  </w:style>
  <w:style w:type="character" w:customStyle="1" w:styleId="afffe">
    <w:name w:val="本文字下げ (文字)"/>
    <w:basedOn w:val="afffa"/>
    <w:link w:val="afffd"/>
    <w:uiPriority w:val="99"/>
    <w:semiHidden/>
    <w:rsid w:val="000D2584"/>
    <w:rPr>
      <w:rFonts w:ascii="Arial" w:eastAsia="ＭＳ Ｐゴシック" w:hAnsi="Arial"/>
      <w:spacing w:val="-2"/>
      <w:sz w:val="20"/>
      <w:szCs w:val="20"/>
      <w:lang w:eastAsia="ja-JP"/>
    </w:rPr>
  </w:style>
  <w:style w:type="paragraph" w:styleId="2d">
    <w:name w:val="Body Text First Indent 2"/>
    <w:basedOn w:val="afffb"/>
    <w:link w:val="2e"/>
    <w:uiPriority w:val="99"/>
    <w:semiHidden/>
    <w:unhideWhenUsed/>
    <w:rsid w:val="000D2584"/>
    <w:pPr>
      <w:ind w:firstLineChars="100" w:firstLine="210"/>
    </w:pPr>
  </w:style>
  <w:style w:type="character" w:customStyle="1" w:styleId="2e">
    <w:name w:val="本文字下げ 2 (文字)"/>
    <w:basedOn w:val="afffc"/>
    <w:link w:val="2d"/>
    <w:uiPriority w:val="99"/>
    <w:semiHidden/>
    <w:rsid w:val="000D2584"/>
    <w:rPr>
      <w:rFonts w:ascii="Arial" w:eastAsia="ＭＳ Ｐゴシック" w:hAnsi="Arial"/>
      <w:spacing w:val="-2"/>
      <w:sz w:val="20"/>
      <w:szCs w:val="20"/>
      <w:lang w:eastAsia="ja-JP"/>
    </w:rPr>
  </w:style>
  <w:style w:type="paragraph" w:styleId="affff">
    <w:name w:val="Subtitle"/>
    <w:basedOn w:val="a4"/>
    <w:next w:val="a4"/>
    <w:link w:val="affff0"/>
    <w:uiPriority w:val="11"/>
    <w:qFormat/>
    <w:rsid w:val="000D2584"/>
    <w:pPr>
      <w:spacing w:after="60"/>
      <w:jc w:val="center"/>
      <w:outlineLvl w:val="1"/>
    </w:pPr>
    <w:rPr>
      <w:rFonts w:asciiTheme="majorHAnsi" w:eastAsiaTheme="majorEastAsia" w:hAnsiTheme="majorHAnsi" w:cstheme="majorBidi"/>
      <w:sz w:val="24"/>
      <w:szCs w:val="24"/>
    </w:rPr>
  </w:style>
  <w:style w:type="character" w:customStyle="1" w:styleId="affff0">
    <w:name w:val="副題 (文字)"/>
    <w:basedOn w:val="a5"/>
    <w:link w:val="affff"/>
    <w:uiPriority w:val="11"/>
    <w:rsid w:val="000D2584"/>
    <w:rPr>
      <w:rFonts w:asciiTheme="majorHAnsi" w:eastAsiaTheme="majorEastAsia" w:hAnsiTheme="majorHAnsi" w:cstheme="majorBidi"/>
      <w:spacing w:val="-2"/>
      <w:sz w:val="24"/>
      <w:szCs w:val="24"/>
      <w:lang w:eastAsia="ja-JP"/>
    </w:rPr>
  </w:style>
  <w:style w:type="paragraph" w:styleId="18">
    <w:name w:val="index 1"/>
    <w:basedOn w:val="a4"/>
    <w:next w:val="a4"/>
    <w:autoRedefine/>
    <w:uiPriority w:val="99"/>
    <w:semiHidden/>
    <w:unhideWhenUsed/>
    <w:rsid w:val="000D2584"/>
    <w:pPr>
      <w:ind w:leftChars="200" w:left="200" w:hangingChars="200" w:hanging="2000"/>
    </w:pPr>
  </w:style>
  <w:style w:type="paragraph" w:styleId="2f">
    <w:name w:val="index 2"/>
    <w:basedOn w:val="a4"/>
    <w:next w:val="a4"/>
    <w:autoRedefine/>
    <w:uiPriority w:val="99"/>
    <w:semiHidden/>
    <w:unhideWhenUsed/>
    <w:rsid w:val="000D2584"/>
    <w:pPr>
      <w:ind w:leftChars="400" w:left="400" w:hangingChars="200" w:hanging="2000"/>
    </w:pPr>
  </w:style>
  <w:style w:type="paragraph" w:styleId="3b">
    <w:name w:val="index 3"/>
    <w:basedOn w:val="a4"/>
    <w:next w:val="a4"/>
    <w:autoRedefine/>
    <w:uiPriority w:val="99"/>
    <w:semiHidden/>
    <w:unhideWhenUsed/>
    <w:rsid w:val="000D2584"/>
    <w:pPr>
      <w:ind w:leftChars="600" w:left="600" w:hangingChars="200" w:hanging="2000"/>
    </w:pPr>
  </w:style>
  <w:style w:type="paragraph" w:styleId="48">
    <w:name w:val="index 4"/>
    <w:basedOn w:val="a4"/>
    <w:next w:val="a4"/>
    <w:autoRedefine/>
    <w:uiPriority w:val="99"/>
    <w:semiHidden/>
    <w:unhideWhenUsed/>
    <w:rsid w:val="000D2584"/>
    <w:pPr>
      <w:ind w:leftChars="800" w:left="800" w:hangingChars="200" w:hanging="2000"/>
    </w:pPr>
  </w:style>
  <w:style w:type="paragraph" w:styleId="57">
    <w:name w:val="index 5"/>
    <w:basedOn w:val="a4"/>
    <w:next w:val="a4"/>
    <w:autoRedefine/>
    <w:uiPriority w:val="99"/>
    <w:semiHidden/>
    <w:unhideWhenUsed/>
    <w:rsid w:val="000D2584"/>
    <w:pPr>
      <w:ind w:leftChars="1000" w:left="1000" w:hangingChars="200" w:hanging="2000"/>
    </w:pPr>
  </w:style>
  <w:style w:type="paragraph" w:styleId="64">
    <w:name w:val="index 6"/>
    <w:basedOn w:val="a4"/>
    <w:next w:val="a4"/>
    <w:autoRedefine/>
    <w:uiPriority w:val="99"/>
    <w:semiHidden/>
    <w:unhideWhenUsed/>
    <w:rsid w:val="000D2584"/>
    <w:pPr>
      <w:ind w:leftChars="1200" w:left="1200" w:hangingChars="200" w:hanging="2000"/>
    </w:pPr>
  </w:style>
  <w:style w:type="paragraph" w:styleId="72">
    <w:name w:val="index 7"/>
    <w:basedOn w:val="a4"/>
    <w:next w:val="a4"/>
    <w:autoRedefine/>
    <w:uiPriority w:val="99"/>
    <w:semiHidden/>
    <w:unhideWhenUsed/>
    <w:rsid w:val="000D2584"/>
    <w:pPr>
      <w:ind w:leftChars="1400" w:left="1400" w:hangingChars="200" w:hanging="2000"/>
    </w:pPr>
  </w:style>
  <w:style w:type="paragraph" w:styleId="82">
    <w:name w:val="index 8"/>
    <w:basedOn w:val="a4"/>
    <w:next w:val="a4"/>
    <w:autoRedefine/>
    <w:uiPriority w:val="99"/>
    <w:semiHidden/>
    <w:unhideWhenUsed/>
    <w:rsid w:val="000D2584"/>
    <w:pPr>
      <w:ind w:leftChars="1600" w:left="1600" w:hangingChars="200" w:hanging="2000"/>
    </w:pPr>
  </w:style>
  <w:style w:type="paragraph" w:styleId="92">
    <w:name w:val="index 9"/>
    <w:basedOn w:val="a4"/>
    <w:next w:val="a4"/>
    <w:autoRedefine/>
    <w:uiPriority w:val="99"/>
    <w:semiHidden/>
    <w:unhideWhenUsed/>
    <w:rsid w:val="000D2584"/>
    <w:pPr>
      <w:ind w:leftChars="1800" w:left="1800" w:hangingChars="200" w:hanging="2000"/>
    </w:pPr>
  </w:style>
  <w:style w:type="paragraph" w:styleId="affff1">
    <w:name w:val="index heading"/>
    <w:basedOn w:val="a4"/>
    <w:next w:val="18"/>
    <w:uiPriority w:val="99"/>
    <w:semiHidden/>
    <w:unhideWhenUsed/>
    <w:rsid w:val="000D2584"/>
    <w:rPr>
      <w:rFonts w:asciiTheme="majorHAnsi" w:eastAsiaTheme="majorEastAsia" w:hAnsiTheme="majorHAnsi" w:cstheme="majorBidi"/>
      <w:b/>
      <w:bCs/>
    </w:rPr>
  </w:style>
  <w:style w:type="paragraph" w:styleId="affff2">
    <w:name w:val="Signature"/>
    <w:basedOn w:val="a4"/>
    <w:link w:val="affff3"/>
    <w:uiPriority w:val="99"/>
    <w:semiHidden/>
    <w:unhideWhenUsed/>
    <w:rsid w:val="000D2584"/>
    <w:pPr>
      <w:ind w:leftChars="2100" w:left="100"/>
    </w:pPr>
  </w:style>
  <w:style w:type="character" w:customStyle="1" w:styleId="affff3">
    <w:name w:val="署名 (文字)"/>
    <w:basedOn w:val="a5"/>
    <w:link w:val="affff2"/>
    <w:uiPriority w:val="99"/>
    <w:semiHidden/>
    <w:rsid w:val="000D2584"/>
    <w:rPr>
      <w:rFonts w:ascii="Arial" w:eastAsia="ＭＳ Ｐゴシック" w:hAnsi="Arial"/>
      <w:spacing w:val="-2"/>
      <w:sz w:val="20"/>
      <w:szCs w:val="20"/>
      <w:lang w:eastAsia="ja-JP"/>
    </w:rPr>
  </w:style>
  <w:style w:type="paragraph" w:styleId="affff4">
    <w:name w:val="Plain Text"/>
    <w:basedOn w:val="a4"/>
    <w:link w:val="affff5"/>
    <w:uiPriority w:val="99"/>
    <w:semiHidden/>
    <w:unhideWhenUsed/>
    <w:rsid w:val="000D2584"/>
    <w:rPr>
      <w:rFonts w:ascii="Batang" w:eastAsia="Batang" w:hAnsi="Courier New" w:cs="Courier New"/>
    </w:rPr>
  </w:style>
  <w:style w:type="character" w:customStyle="1" w:styleId="affff5">
    <w:name w:val="書式なし (文字)"/>
    <w:basedOn w:val="a5"/>
    <w:link w:val="affff4"/>
    <w:uiPriority w:val="99"/>
    <w:semiHidden/>
    <w:rsid w:val="000D2584"/>
    <w:rPr>
      <w:rFonts w:ascii="Batang" w:eastAsia="Batang" w:hAnsi="Courier New" w:cs="Courier New"/>
      <w:spacing w:val="-2"/>
      <w:sz w:val="20"/>
      <w:szCs w:val="20"/>
      <w:lang w:eastAsia="ja-JP"/>
    </w:rPr>
  </w:style>
  <w:style w:type="paragraph" w:styleId="affff6">
    <w:name w:val="Salutation"/>
    <w:basedOn w:val="a4"/>
    <w:next w:val="a4"/>
    <w:link w:val="affff7"/>
    <w:uiPriority w:val="99"/>
    <w:semiHidden/>
    <w:unhideWhenUsed/>
    <w:rsid w:val="000D2584"/>
  </w:style>
  <w:style w:type="character" w:customStyle="1" w:styleId="affff7">
    <w:name w:val="挨拶文 (文字)"/>
    <w:basedOn w:val="a5"/>
    <w:link w:val="affff6"/>
    <w:uiPriority w:val="99"/>
    <w:semiHidden/>
    <w:rsid w:val="000D2584"/>
    <w:rPr>
      <w:rFonts w:ascii="Arial" w:eastAsia="ＭＳ Ｐゴシック" w:hAnsi="Arial"/>
      <w:spacing w:val="-2"/>
      <w:sz w:val="20"/>
      <w:szCs w:val="20"/>
      <w:lang w:eastAsia="ja-JP"/>
    </w:rPr>
  </w:style>
  <w:style w:type="paragraph" w:styleId="affff8">
    <w:name w:val="envelope address"/>
    <w:basedOn w:val="a4"/>
    <w:uiPriority w:val="99"/>
    <w:semiHidden/>
    <w:unhideWhenUsed/>
    <w:rsid w:val="000D2584"/>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fff9">
    <w:name w:val="Quote"/>
    <w:basedOn w:val="a4"/>
    <w:next w:val="a4"/>
    <w:link w:val="affffa"/>
    <w:uiPriority w:val="29"/>
    <w:qFormat/>
    <w:rsid w:val="000D2584"/>
    <w:pPr>
      <w:spacing w:before="200" w:after="160"/>
      <w:ind w:left="864" w:right="864"/>
      <w:jc w:val="center"/>
    </w:pPr>
    <w:rPr>
      <w:i/>
      <w:iCs/>
      <w:color w:val="404040" w:themeColor="text1" w:themeTint="BF"/>
    </w:rPr>
  </w:style>
  <w:style w:type="character" w:customStyle="1" w:styleId="affffa">
    <w:name w:val="引用文 (文字)"/>
    <w:basedOn w:val="a5"/>
    <w:link w:val="affff9"/>
    <w:uiPriority w:val="29"/>
    <w:rsid w:val="000D2584"/>
    <w:rPr>
      <w:rFonts w:ascii="Arial" w:eastAsia="ＭＳ Ｐゴシック" w:hAnsi="Arial"/>
      <w:i/>
      <w:iCs/>
      <w:color w:val="404040" w:themeColor="text1" w:themeTint="BF"/>
      <w:spacing w:val="-2"/>
      <w:sz w:val="20"/>
      <w:szCs w:val="20"/>
      <w:lang w:eastAsia="ja-JP"/>
    </w:rPr>
  </w:style>
  <w:style w:type="paragraph" w:styleId="2f0">
    <w:name w:val="Intense Quote"/>
    <w:basedOn w:val="a4"/>
    <w:next w:val="a4"/>
    <w:link w:val="2f1"/>
    <w:uiPriority w:val="30"/>
    <w:qFormat/>
    <w:rsid w:val="000D25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f1">
    <w:name w:val="引用文 2 (文字)"/>
    <w:basedOn w:val="a5"/>
    <w:link w:val="2f0"/>
    <w:uiPriority w:val="30"/>
    <w:rsid w:val="000D2584"/>
    <w:rPr>
      <w:rFonts w:ascii="Arial" w:eastAsia="ＭＳ Ｐゴシック" w:hAnsi="Arial"/>
      <w:i/>
      <w:iCs/>
      <w:color w:val="5B9BD5" w:themeColor="accent1"/>
      <w:spacing w:val="-2"/>
      <w:sz w:val="20"/>
      <w:szCs w:val="20"/>
      <w:lang w:eastAsia="ja-JP"/>
    </w:rPr>
  </w:style>
  <w:style w:type="paragraph" w:styleId="affffb">
    <w:name w:val="table of authorities"/>
    <w:basedOn w:val="a4"/>
    <w:next w:val="a4"/>
    <w:uiPriority w:val="99"/>
    <w:semiHidden/>
    <w:unhideWhenUsed/>
    <w:rsid w:val="000D2584"/>
    <w:pPr>
      <w:ind w:left="425" w:hangingChars="200" w:hanging="425"/>
    </w:pPr>
  </w:style>
  <w:style w:type="paragraph" w:styleId="affffc">
    <w:name w:val="toa heading"/>
    <w:basedOn w:val="a4"/>
    <w:next w:val="a4"/>
    <w:uiPriority w:val="99"/>
    <w:semiHidden/>
    <w:unhideWhenUsed/>
    <w:rsid w:val="000D2584"/>
    <w:pPr>
      <w:spacing w:before="120"/>
    </w:pPr>
    <w:rPr>
      <w:rFonts w:asciiTheme="majorHAnsi" w:eastAsiaTheme="majorEastAsia" w:hAnsiTheme="majorHAnsi" w:cstheme="majorBidi"/>
      <w:sz w:val="24"/>
      <w:szCs w:val="24"/>
    </w:rPr>
  </w:style>
  <w:style w:type="paragraph" w:styleId="affffd">
    <w:name w:val="List"/>
    <w:basedOn w:val="a4"/>
    <w:uiPriority w:val="99"/>
    <w:semiHidden/>
    <w:unhideWhenUsed/>
    <w:rsid w:val="000D2584"/>
    <w:pPr>
      <w:ind w:leftChars="200" w:left="100" w:hangingChars="200" w:hanging="200"/>
      <w:contextualSpacing/>
    </w:pPr>
  </w:style>
  <w:style w:type="paragraph" w:styleId="2f2">
    <w:name w:val="List 2"/>
    <w:basedOn w:val="a4"/>
    <w:uiPriority w:val="99"/>
    <w:semiHidden/>
    <w:unhideWhenUsed/>
    <w:rsid w:val="000D2584"/>
    <w:pPr>
      <w:ind w:leftChars="400" w:left="100" w:hangingChars="200" w:hanging="200"/>
      <w:contextualSpacing/>
    </w:pPr>
  </w:style>
  <w:style w:type="paragraph" w:styleId="3c">
    <w:name w:val="List 3"/>
    <w:basedOn w:val="a4"/>
    <w:uiPriority w:val="99"/>
    <w:semiHidden/>
    <w:unhideWhenUsed/>
    <w:rsid w:val="000D2584"/>
    <w:pPr>
      <w:ind w:leftChars="600" w:left="100" w:hangingChars="200" w:hanging="200"/>
      <w:contextualSpacing/>
    </w:pPr>
  </w:style>
  <w:style w:type="paragraph" w:styleId="49">
    <w:name w:val="List 4"/>
    <w:basedOn w:val="a4"/>
    <w:uiPriority w:val="99"/>
    <w:semiHidden/>
    <w:unhideWhenUsed/>
    <w:rsid w:val="000D2584"/>
    <w:pPr>
      <w:ind w:leftChars="800" w:left="100" w:hangingChars="200" w:hanging="200"/>
      <w:contextualSpacing/>
    </w:pPr>
  </w:style>
  <w:style w:type="paragraph" w:styleId="58">
    <w:name w:val="List 5"/>
    <w:basedOn w:val="a4"/>
    <w:uiPriority w:val="99"/>
    <w:semiHidden/>
    <w:unhideWhenUsed/>
    <w:rsid w:val="000D2584"/>
    <w:pPr>
      <w:ind w:leftChars="1000" w:left="100" w:hangingChars="200" w:hanging="200"/>
      <w:contextualSpacing/>
    </w:pPr>
  </w:style>
  <w:style w:type="paragraph" w:styleId="affffe">
    <w:name w:val="Date"/>
    <w:basedOn w:val="a4"/>
    <w:next w:val="a4"/>
    <w:link w:val="afffff"/>
    <w:uiPriority w:val="99"/>
    <w:semiHidden/>
    <w:unhideWhenUsed/>
    <w:rsid w:val="000D2584"/>
  </w:style>
  <w:style w:type="character" w:customStyle="1" w:styleId="afffff">
    <w:name w:val="日付 (文字)"/>
    <w:basedOn w:val="a5"/>
    <w:link w:val="affffe"/>
    <w:uiPriority w:val="99"/>
    <w:semiHidden/>
    <w:rsid w:val="000D2584"/>
    <w:rPr>
      <w:rFonts w:ascii="Arial" w:eastAsia="ＭＳ Ｐゴシック" w:hAnsi="Arial"/>
      <w:spacing w:val="-2"/>
      <w:sz w:val="20"/>
      <w:szCs w:val="20"/>
      <w:lang w:eastAsia="ja-JP"/>
    </w:rPr>
  </w:style>
  <w:style w:type="paragraph" w:styleId="afffff0">
    <w:name w:val="E-mail Signature"/>
    <w:basedOn w:val="a4"/>
    <w:link w:val="afffff1"/>
    <w:uiPriority w:val="99"/>
    <w:semiHidden/>
    <w:unhideWhenUsed/>
    <w:rsid w:val="000D2584"/>
  </w:style>
  <w:style w:type="character" w:customStyle="1" w:styleId="afffff1">
    <w:name w:val="電子メール署名 (文字)"/>
    <w:basedOn w:val="a5"/>
    <w:link w:val="afffff0"/>
    <w:uiPriority w:val="99"/>
    <w:semiHidden/>
    <w:rsid w:val="000D2584"/>
    <w:rPr>
      <w:rFonts w:ascii="Arial" w:eastAsia="ＭＳ Ｐゴシック" w:hAnsi="Arial"/>
      <w:spacing w:val="-2"/>
      <w:sz w:val="20"/>
      <w:szCs w:val="20"/>
      <w:lang w:eastAsia="ja-JP"/>
    </w:rPr>
  </w:style>
  <w:style w:type="paragraph" w:styleId="afffff2">
    <w:name w:val="envelope return"/>
    <w:basedOn w:val="a4"/>
    <w:uiPriority w:val="99"/>
    <w:semiHidden/>
    <w:unhideWhenUsed/>
    <w:rsid w:val="000D2584"/>
    <w:pPr>
      <w:snapToGrid w:val="0"/>
    </w:pPr>
    <w:rPr>
      <w:rFonts w:asciiTheme="majorHAnsi" w:eastAsiaTheme="majorEastAsia" w:hAnsiTheme="majorHAnsi" w:cstheme="majorBidi"/>
    </w:rPr>
  </w:style>
  <w:style w:type="paragraph" w:styleId="afffff3">
    <w:name w:val="Title"/>
    <w:basedOn w:val="a4"/>
    <w:next w:val="a4"/>
    <w:link w:val="afffff4"/>
    <w:uiPriority w:val="10"/>
    <w:qFormat/>
    <w:rsid w:val="000D2584"/>
    <w:pPr>
      <w:spacing w:before="240" w:after="120"/>
      <w:jc w:val="center"/>
      <w:outlineLvl w:val="0"/>
    </w:pPr>
    <w:rPr>
      <w:rFonts w:asciiTheme="majorHAnsi" w:eastAsiaTheme="majorEastAsia" w:hAnsiTheme="majorHAnsi" w:cstheme="majorBidi"/>
      <w:b/>
      <w:bCs/>
      <w:sz w:val="32"/>
      <w:szCs w:val="32"/>
    </w:rPr>
  </w:style>
  <w:style w:type="character" w:customStyle="1" w:styleId="afffff4">
    <w:name w:val="表題 (文字)"/>
    <w:basedOn w:val="a5"/>
    <w:link w:val="afffff3"/>
    <w:uiPriority w:val="10"/>
    <w:rsid w:val="000D2584"/>
    <w:rPr>
      <w:rFonts w:asciiTheme="majorHAnsi" w:eastAsiaTheme="majorEastAsia" w:hAnsiTheme="majorHAnsi" w:cstheme="majorBidi"/>
      <w:b/>
      <w:bCs/>
      <w:spacing w:val="-2"/>
      <w:sz w:val="32"/>
      <w:szCs w:val="32"/>
      <w:lang w:eastAsia="ja-JP"/>
    </w:rPr>
  </w:style>
  <w:style w:type="paragraph" w:styleId="Web">
    <w:name w:val="Normal (Web)"/>
    <w:basedOn w:val="a4"/>
    <w:uiPriority w:val="99"/>
    <w:semiHidden/>
    <w:unhideWhenUsed/>
    <w:rsid w:val="000D2584"/>
    <w:rPr>
      <w:rFonts w:ascii="Times New Roman" w:hAnsi="Times New Roman" w:cs="Times New Roman"/>
      <w:sz w:val="24"/>
      <w:szCs w:val="24"/>
    </w:rPr>
  </w:style>
  <w:style w:type="paragraph" w:styleId="afffff5">
    <w:name w:val="Normal Indent"/>
    <w:basedOn w:val="a4"/>
    <w:uiPriority w:val="99"/>
    <w:semiHidden/>
    <w:unhideWhenUsed/>
    <w:rsid w:val="000D2584"/>
    <w:pPr>
      <w:ind w:leftChars="400" w:left="800"/>
    </w:pPr>
  </w:style>
  <w:style w:type="paragraph" w:styleId="afffff6">
    <w:name w:val="No Spacing"/>
    <w:uiPriority w:val="1"/>
    <w:qFormat/>
    <w:rsid w:val="000D2584"/>
    <w:pPr>
      <w:widowControl w:val="0"/>
      <w:jc w:val="both"/>
    </w:pPr>
    <w:rPr>
      <w:rFonts w:ascii="Arial" w:eastAsia="ＭＳ Ｐゴシック" w:hAnsi="Arial"/>
      <w:spacing w:val="-2"/>
      <w:sz w:val="20"/>
      <w:szCs w:val="20"/>
      <w:lang w:eastAsia="ja-JP"/>
    </w:rPr>
  </w:style>
  <w:style w:type="character" w:customStyle="1" w:styleId="txtsearch2">
    <w:name w:val="txt_search2"/>
    <w:basedOn w:val="a5"/>
    <w:rsid w:val="00714802"/>
  </w:style>
  <w:style w:type="table" w:customStyle="1" w:styleId="19">
    <w:name w:val="表 (格子)1"/>
    <w:basedOn w:val="a6"/>
    <w:next w:val="af4"/>
    <w:rsid w:val="00210A24"/>
    <w:pPr>
      <w:widowControl w:val="0"/>
      <w:wordWrap w:val="0"/>
      <w:autoSpaceDE w:val="0"/>
      <w:autoSpaceDN w:val="0"/>
      <w:jc w:val="both"/>
    </w:pPr>
    <w:rPr>
      <w:rFonts w:ascii="Arial" w:eastAsia="Malgun Gothic"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5"/>
    <w:uiPriority w:val="99"/>
    <w:semiHidden/>
    <w:unhideWhenUsed/>
    <w:rsid w:val="00246C7D"/>
    <w:rPr>
      <w:color w:val="605E5C"/>
      <w:shd w:val="clear" w:color="auto" w:fill="E1DFDD"/>
    </w:rPr>
  </w:style>
  <w:style w:type="paragraph" w:customStyle="1" w:styleId="hyousititle">
    <w:name w:val="hyousi title"/>
    <w:basedOn w:val="a4"/>
    <w:next w:val="a4"/>
    <w:rsid w:val="00544068"/>
    <w:pPr>
      <w:wordWrap w:val="0"/>
      <w:jc w:val="center"/>
    </w:pPr>
    <w:rPr>
      <w:rFonts w:asciiTheme="majorHAnsi" w:hAnsiTheme="majorHAnsi" w:cstheme="majorHAnsi"/>
      <w:i/>
      <w:color w:val="808080" w:themeColor="background1" w:themeShade="80"/>
      <w:kern w:val="0"/>
      <w:sz w:val="56"/>
      <w:szCs w:val="56"/>
    </w:rPr>
  </w:style>
  <w:style w:type="paragraph" w:customStyle="1" w:styleId="-">
    <w:name w:val="フッタ-著作権"/>
    <w:basedOn w:val="ae"/>
    <w:qFormat/>
    <w:rsid w:val="00544068"/>
    <w:pPr>
      <w:tabs>
        <w:tab w:val="clear" w:pos="8504"/>
        <w:tab w:val="right" w:pos="9581"/>
      </w:tabs>
    </w:pPr>
    <w:rPr>
      <w:b w:val="0"/>
    </w:rPr>
  </w:style>
  <w:style w:type="paragraph" w:customStyle="1" w:styleId="-0">
    <w:name w:val="ヘッダ-改定日"/>
    <w:basedOn w:val="a4"/>
    <w:qFormat/>
    <w:rsid w:val="000D2584"/>
    <w:pPr>
      <w:spacing w:line="200" w:lineRule="exact"/>
      <w:jc w:val="right"/>
    </w:pPr>
    <w:rPr>
      <w:rFonts w:cstheme="majorHAnsi"/>
      <w:sz w:val="18"/>
    </w:rPr>
  </w:style>
  <w:style w:type="paragraph" w:customStyle="1" w:styleId="31">
    <w:name w:val="箇条書き3"/>
    <w:basedOn w:val="a4"/>
    <w:qFormat/>
    <w:rsid w:val="000D2584"/>
    <w:pPr>
      <w:numPr>
        <w:numId w:val="39"/>
      </w:numPr>
    </w:pPr>
  </w:style>
  <w:style w:type="paragraph" w:customStyle="1" w:styleId="3d">
    <w:name w:val="箇条書き3継続行"/>
    <w:basedOn w:val="31"/>
    <w:qFormat/>
    <w:rsid w:val="000D2584"/>
    <w:pPr>
      <w:numPr>
        <w:numId w:val="0"/>
      </w:numPr>
      <w:ind w:left="1302"/>
    </w:pPr>
  </w:style>
  <w:style w:type="paragraph" w:customStyle="1" w:styleId="4a">
    <w:name w:val="箇条書き4継続行"/>
    <w:basedOn w:val="41"/>
    <w:qFormat/>
    <w:rsid w:val="000D2584"/>
    <w:pPr>
      <w:numPr>
        <w:numId w:val="0"/>
      </w:numPr>
      <w:ind w:left="1498"/>
    </w:pPr>
  </w:style>
  <w:style w:type="character" w:styleId="afffff7">
    <w:name w:val="Strong"/>
    <w:basedOn w:val="a5"/>
    <w:uiPriority w:val="22"/>
    <w:qFormat/>
    <w:rsid w:val="00544068"/>
    <w:rPr>
      <w:b/>
      <w:bCs/>
    </w:rPr>
  </w:style>
  <w:style w:type="paragraph" w:customStyle="1" w:styleId="1">
    <w:name w:val="小見出し1"/>
    <w:basedOn w:val="a8"/>
    <w:next w:val="a4"/>
    <w:link w:val="1a"/>
    <w:qFormat/>
    <w:rsid w:val="00C841DE"/>
    <w:pPr>
      <w:keepNext/>
      <w:numPr>
        <w:numId w:val="77"/>
      </w:numPr>
      <w:tabs>
        <w:tab w:val="left" w:pos="392"/>
      </w:tabs>
      <w:adjustRightInd w:val="0"/>
      <w:ind w:leftChars="0" w:left="392" w:hangingChars="200" w:hanging="392"/>
    </w:pPr>
    <w:rPr>
      <w:rFonts w:cs="Arial"/>
    </w:rPr>
  </w:style>
  <w:style w:type="character" w:customStyle="1" w:styleId="1a">
    <w:name w:val="小見出し1 (文字)"/>
    <w:basedOn w:val="a9"/>
    <w:link w:val="1"/>
    <w:rsid w:val="00C841DE"/>
    <w:rPr>
      <w:rFonts w:ascii="Arial" w:eastAsia="ＭＳ Ｐゴシック" w:hAnsi="Arial" w:cs="Arial"/>
      <w:spacing w:val="-2"/>
      <w:sz w:val="20"/>
      <w:szCs w:val="20"/>
      <w:lang w:eastAsia="ja-JP"/>
    </w:rPr>
  </w:style>
  <w:style w:type="paragraph" w:customStyle="1" w:styleId="21">
    <w:name w:val="小見出し2"/>
    <w:basedOn w:val="a8"/>
    <w:next w:val="a4"/>
    <w:link w:val="2f3"/>
    <w:qFormat/>
    <w:rsid w:val="000D2584"/>
    <w:pPr>
      <w:keepNext/>
      <w:numPr>
        <w:numId w:val="47"/>
      </w:numPr>
      <w:tabs>
        <w:tab w:val="left" w:pos="392"/>
      </w:tabs>
      <w:adjustRightInd w:val="0"/>
      <w:ind w:leftChars="0" w:left="0"/>
    </w:pPr>
  </w:style>
  <w:style w:type="character" w:customStyle="1" w:styleId="2f3">
    <w:name w:val="小見出し2 (文字)"/>
    <w:basedOn w:val="a9"/>
    <w:link w:val="21"/>
    <w:rsid w:val="000D2584"/>
    <w:rPr>
      <w:rFonts w:ascii="Arial" w:eastAsia="ＭＳ Ｐゴシック" w:hAnsi="Arial"/>
      <w:spacing w:val="-2"/>
      <w:sz w:val="20"/>
      <w:szCs w:val="20"/>
      <w:lang w:eastAsia="ja-JP"/>
    </w:rPr>
  </w:style>
  <w:style w:type="paragraph" w:customStyle="1" w:styleId="33">
    <w:name w:val="小見出し3"/>
    <w:basedOn w:val="21"/>
    <w:link w:val="3e"/>
    <w:qFormat/>
    <w:rsid w:val="000D2584"/>
    <w:pPr>
      <w:numPr>
        <w:numId w:val="48"/>
      </w:numPr>
      <w:tabs>
        <w:tab w:val="clear" w:pos="392"/>
      </w:tabs>
      <w:adjustRightInd/>
    </w:pPr>
  </w:style>
  <w:style w:type="character" w:customStyle="1" w:styleId="3e">
    <w:name w:val="小見出し3 (文字)"/>
    <w:basedOn w:val="2f3"/>
    <w:link w:val="33"/>
    <w:rsid w:val="000D2584"/>
    <w:rPr>
      <w:rFonts w:ascii="Arial" w:eastAsia="ＭＳ Ｐゴシック" w:hAnsi="Arial"/>
      <w:spacing w:val="-2"/>
      <w:sz w:val="20"/>
      <w:szCs w:val="20"/>
      <w:lang w:eastAsia="ja-JP"/>
    </w:rPr>
  </w:style>
  <w:style w:type="paragraph" w:customStyle="1" w:styleId="43">
    <w:name w:val="小見出し4"/>
    <w:basedOn w:val="33"/>
    <w:link w:val="4b"/>
    <w:qFormat/>
    <w:rsid w:val="000D2584"/>
    <w:pPr>
      <w:numPr>
        <w:numId w:val="49"/>
      </w:numPr>
    </w:pPr>
  </w:style>
  <w:style w:type="character" w:customStyle="1" w:styleId="4b">
    <w:name w:val="小見出し4 (文字)"/>
    <w:basedOn w:val="3e"/>
    <w:link w:val="43"/>
    <w:rsid w:val="000D2584"/>
    <w:rPr>
      <w:rFonts w:ascii="Arial" w:eastAsia="ＭＳ Ｐゴシック" w:hAnsi="Arial"/>
      <w:spacing w:val="-2"/>
      <w:sz w:val="20"/>
      <w:szCs w:val="20"/>
      <w:lang w:eastAsia="ja-JP"/>
    </w:rPr>
  </w:style>
  <w:style w:type="paragraph" w:customStyle="1" w:styleId="51">
    <w:name w:val="小見出し5"/>
    <w:basedOn w:val="43"/>
    <w:link w:val="59"/>
    <w:qFormat/>
    <w:rsid w:val="000D2584"/>
    <w:pPr>
      <w:numPr>
        <w:numId w:val="50"/>
      </w:numPr>
    </w:pPr>
  </w:style>
  <w:style w:type="character" w:customStyle="1" w:styleId="59">
    <w:name w:val="小見出し5 (文字)"/>
    <w:basedOn w:val="4b"/>
    <w:link w:val="51"/>
    <w:rsid w:val="000D2584"/>
    <w:rPr>
      <w:rFonts w:ascii="Arial" w:eastAsia="ＭＳ Ｐゴシック" w:hAnsi="Arial"/>
      <w:spacing w:val="-2"/>
      <w:sz w:val="20"/>
      <w:szCs w:val="20"/>
      <w:lang w:eastAsia="ja-JP"/>
    </w:rPr>
  </w:style>
  <w:style w:type="paragraph" w:customStyle="1" w:styleId="60">
    <w:name w:val="小見出し6"/>
    <w:basedOn w:val="a4"/>
    <w:qFormat/>
    <w:rsid w:val="000D2584"/>
    <w:pPr>
      <w:keepNext/>
      <w:numPr>
        <w:numId w:val="51"/>
      </w:numPr>
    </w:pPr>
  </w:style>
  <w:style w:type="paragraph" w:customStyle="1" w:styleId="afffff8">
    <w:name w:val="小見出し継続行"/>
    <w:qFormat/>
    <w:rsid w:val="000D2584"/>
    <w:pPr>
      <w:autoSpaceDE w:val="0"/>
      <w:autoSpaceDN w:val="0"/>
      <w:ind w:left="391"/>
      <w:jc w:val="both"/>
    </w:pPr>
    <w:rPr>
      <w:rFonts w:ascii="Arial" w:eastAsia="ＭＳ Ｐゴシック" w:hAnsi="Arial"/>
      <w:spacing w:val="-2"/>
      <w:sz w:val="20"/>
      <w:szCs w:val="20"/>
      <w:lang w:eastAsia="ja-JP"/>
    </w:rPr>
  </w:style>
  <w:style w:type="paragraph" w:customStyle="1" w:styleId="a1">
    <w:name w:val="注意書き"/>
    <w:basedOn w:val="a4"/>
    <w:next w:val="a4"/>
    <w:qFormat/>
    <w:rsid w:val="000D2584"/>
    <w:pPr>
      <w:numPr>
        <w:numId w:val="57"/>
      </w:numPr>
      <w:snapToGrid w:val="0"/>
      <w:spacing w:after="12" w:line="280" w:lineRule="exact"/>
    </w:pPr>
    <w:rPr>
      <w:rFonts w:cs="Times New Roman"/>
      <w:spacing w:val="0"/>
      <w:szCs w:val="24"/>
    </w:rPr>
  </w:style>
  <w:style w:type="character" w:customStyle="1" w:styleId="afffff9">
    <w:name w:val="注釈番号"/>
    <w:basedOn w:val="a5"/>
    <w:uiPriority w:val="1"/>
    <w:qFormat/>
    <w:rsid w:val="000D2584"/>
    <w:rPr>
      <w:vertAlign w:val="superscript"/>
    </w:rPr>
  </w:style>
  <w:style w:type="table" w:customStyle="1" w:styleId="160">
    <w:name w:val="表 (格子)16"/>
    <w:basedOn w:val="a6"/>
    <w:uiPriority w:val="39"/>
    <w:rsid w:val="00544068"/>
    <w:pPr>
      <w:widowControl w:val="0"/>
      <w:wordWrap w:val="0"/>
      <w:autoSpaceDE w:val="0"/>
      <w:autoSpaceDN w:val="0"/>
      <w:jc w:val="both"/>
    </w:pPr>
    <w:rPr>
      <w:rFonts w:ascii="Malgun Gothic" w:eastAsia="Malgun Gothic" w:hAnsi="Malgun Gothic"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a">
    <w:name w:val="表のヘッダー"/>
    <w:basedOn w:val="a4"/>
    <w:qFormat/>
    <w:rsid w:val="000D2584"/>
    <w:pPr>
      <w:spacing w:after="12" w:line="280" w:lineRule="exact"/>
      <w:jc w:val="center"/>
    </w:pPr>
    <w:rPr>
      <w:rFonts w:ascii="Courier New" w:hAnsi="Courier New" w:cs="Times New Roman"/>
      <w:b/>
      <w:sz w:val="18"/>
      <w:szCs w:val="24"/>
    </w:rPr>
  </w:style>
  <w:style w:type="paragraph" w:customStyle="1" w:styleId="1b">
    <w:name w:val="表の書式1"/>
    <w:basedOn w:val="a4"/>
    <w:qFormat/>
    <w:rsid w:val="000D2584"/>
    <w:pPr>
      <w:jc w:val="left"/>
    </w:pPr>
    <w:rPr>
      <w:rFonts w:ascii="Courier New" w:hAnsi="Courier New"/>
      <w:sz w:val="18"/>
    </w:rPr>
  </w:style>
  <w:style w:type="paragraph" w:customStyle="1" w:styleId="2-">
    <w:name w:val="表の書式2-中央揃え"/>
    <w:basedOn w:val="a4"/>
    <w:qFormat/>
    <w:rsid w:val="000D2584"/>
    <w:pPr>
      <w:jc w:val="center"/>
    </w:pPr>
    <w:rPr>
      <w:rFonts w:ascii="Courier New" w:hAnsi="Courier New"/>
      <w:sz w:val="18"/>
    </w:rPr>
  </w:style>
  <w:style w:type="paragraph" w:customStyle="1" w:styleId="3-">
    <w:name w:val="表の書式3-右揃え"/>
    <w:basedOn w:val="1b"/>
    <w:qFormat/>
    <w:rsid w:val="000D2584"/>
    <w:pPr>
      <w:jc w:val="right"/>
    </w:pPr>
    <w:rPr>
      <w:rFonts w:cs="Arial"/>
      <w:spacing w:val="0"/>
      <w:kern w:val="0"/>
      <w:szCs w:val="18"/>
      <w:lang w:eastAsia="ko-KR"/>
    </w:rPr>
  </w:style>
  <w:style w:type="paragraph" w:customStyle="1" w:styleId="a3">
    <w:name w:val="表中箇条書き"/>
    <w:qFormat/>
    <w:rsid w:val="000D2584"/>
    <w:pPr>
      <w:numPr>
        <w:numId w:val="59"/>
      </w:numPr>
      <w:autoSpaceDE w:val="0"/>
      <w:autoSpaceDN w:val="0"/>
    </w:pPr>
    <w:rPr>
      <w:rFonts w:ascii="Courier New" w:eastAsia="ＭＳ Ｐゴシック" w:hAnsi="Courier New" w:cs="Times New Roman"/>
      <w:spacing w:val="-2"/>
      <w:sz w:val="18"/>
      <w:szCs w:val="24"/>
      <w:lang w:eastAsia="ja-JP"/>
    </w:rPr>
  </w:style>
  <w:style w:type="paragraph" w:customStyle="1" w:styleId="afffffb">
    <w:name w:val="表中箇条書き継続行"/>
    <w:qFormat/>
    <w:rsid w:val="000D2584"/>
    <w:pPr>
      <w:autoSpaceDE w:val="0"/>
      <w:autoSpaceDN w:val="0"/>
      <w:ind w:left="420"/>
    </w:pPr>
    <w:rPr>
      <w:rFonts w:ascii="Courier New" w:eastAsia="ＭＳ Ｐゴシック" w:hAnsi="Courier New" w:cs="Times New Roman"/>
      <w:spacing w:val="-2"/>
      <w:kern w:val="0"/>
      <w:sz w:val="18"/>
      <w:szCs w:val="24"/>
      <w:lang w:eastAsia="ja-JP"/>
    </w:rPr>
  </w:style>
  <w:style w:type="character" w:styleId="afffffc">
    <w:name w:val="endnote reference"/>
    <w:basedOn w:val="a5"/>
    <w:uiPriority w:val="99"/>
    <w:semiHidden/>
    <w:unhideWhenUsed/>
    <w:rsid w:val="00544068"/>
    <w:rPr>
      <w:vertAlign w:val="superscript"/>
    </w:rPr>
  </w:style>
  <w:style w:type="character" w:styleId="afffffd">
    <w:name w:val="footnote reference"/>
    <w:basedOn w:val="a5"/>
    <w:uiPriority w:val="99"/>
    <w:semiHidden/>
    <w:unhideWhenUsed/>
    <w:rsid w:val="00E85152"/>
    <w:rPr>
      <w:vertAlign w:val="superscript"/>
    </w:rPr>
  </w:style>
  <w:style w:type="paragraph" w:styleId="a0">
    <w:name w:val="List Bullet"/>
    <w:basedOn w:val="a4"/>
    <w:uiPriority w:val="99"/>
    <w:semiHidden/>
    <w:unhideWhenUsed/>
    <w:rsid w:val="000D2584"/>
    <w:pPr>
      <w:numPr>
        <w:numId w:val="31"/>
      </w:numPr>
      <w:contextualSpacing/>
    </w:pPr>
  </w:style>
  <w:style w:type="paragraph" w:styleId="20">
    <w:name w:val="List Bullet 2"/>
    <w:basedOn w:val="a4"/>
    <w:uiPriority w:val="99"/>
    <w:semiHidden/>
    <w:unhideWhenUsed/>
    <w:rsid w:val="000D2584"/>
    <w:pPr>
      <w:numPr>
        <w:numId w:val="32"/>
      </w:numPr>
      <w:contextualSpacing/>
    </w:pPr>
  </w:style>
  <w:style w:type="paragraph" w:styleId="30">
    <w:name w:val="List Bullet 3"/>
    <w:basedOn w:val="a4"/>
    <w:uiPriority w:val="99"/>
    <w:semiHidden/>
    <w:unhideWhenUsed/>
    <w:rsid w:val="000D2584"/>
    <w:pPr>
      <w:numPr>
        <w:numId w:val="34"/>
      </w:numPr>
      <w:contextualSpacing/>
    </w:pPr>
  </w:style>
  <w:style w:type="paragraph" w:styleId="40">
    <w:name w:val="List Bullet 4"/>
    <w:basedOn w:val="a4"/>
    <w:uiPriority w:val="99"/>
    <w:semiHidden/>
    <w:unhideWhenUsed/>
    <w:rsid w:val="000D2584"/>
    <w:pPr>
      <w:numPr>
        <w:numId w:val="35"/>
      </w:numPr>
      <w:contextualSpacing/>
    </w:pPr>
  </w:style>
  <w:style w:type="paragraph" w:styleId="50">
    <w:name w:val="List Bullet 5"/>
    <w:basedOn w:val="a4"/>
    <w:uiPriority w:val="99"/>
    <w:semiHidden/>
    <w:unhideWhenUsed/>
    <w:rsid w:val="000D2584"/>
    <w:pPr>
      <w:numPr>
        <w:numId w:val="36"/>
      </w:numPr>
      <w:contextualSpacing/>
    </w:pPr>
  </w:style>
  <w:style w:type="paragraph" w:customStyle="1" w:styleId="-1">
    <w:name w:val="표내글-좌측"/>
    <w:basedOn w:val="a4"/>
    <w:rsid w:val="003D69F4"/>
    <w:pPr>
      <w:widowControl w:val="0"/>
      <w:wordWrap w:val="0"/>
      <w:spacing w:after="12" w:line="280" w:lineRule="exact"/>
    </w:pPr>
    <w:rPr>
      <w:rFonts w:eastAsia="Malgun Gothic" w:cs="Times New Roman"/>
      <w:spacing w:val="0"/>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2876">
      <w:bodyDiv w:val="1"/>
      <w:marLeft w:val="0"/>
      <w:marRight w:val="0"/>
      <w:marTop w:val="0"/>
      <w:marBottom w:val="0"/>
      <w:divBdr>
        <w:top w:val="none" w:sz="0" w:space="0" w:color="auto"/>
        <w:left w:val="none" w:sz="0" w:space="0" w:color="auto"/>
        <w:bottom w:val="none" w:sz="0" w:space="0" w:color="auto"/>
        <w:right w:val="none" w:sz="0" w:space="0" w:color="auto"/>
      </w:divBdr>
    </w:div>
    <w:div w:id="126749718">
      <w:bodyDiv w:val="1"/>
      <w:marLeft w:val="0"/>
      <w:marRight w:val="0"/>
      <w:marTop w:val="0"/>
      <w:marBottom w:val="0"/>
      <w:divBdr>
        <w:top w:val="none" w:sz="0" w:space="0" w:color="auto"/>
        <w:left w:val="none" w:sz="0" w:space="0" w:color="auto"/>
        <w:bottom w:val="none" w:sz="0" w:space="0" w:color="auto"/>
        <w:right w:val="none" w:sz="0" w:space="0" w:color="auto"/>
      </w:divBdr>
    </w:div>
    <w:div w:id="234586088">
      <w:bodyDiv w:val="1"/>
      <w:marLeft w:val="0"/>
      <w:marRight w:val="0"/>
      <w:marTop w:val="0"/>
      <w:marBottom w:val="0"/>
      <w:divBdr>
        <w:top w:val="none" w:sz="0" w:space="0" w:color="auto"/>
        <w:left w:val="none" w:sz="0" w:space="0" w:color="auto"/>
        <w:bottom w:val="none" w:sz="0" w:space="0" w:color="auto"/>
        <w:right w:val="none" w:sz="0" w:space="0" w:color="auto"/>
      </w:divBdr>
    </w:div>
    <w:div w:id="270402557">
      <w:bodyDiv w:val="1"/>
      <w:marLeft w:val="0"/>
      <w:marRight w:val="0"/>
      <w:marTop w:val="0"/>
      <w:marBottom w:val="0"/>
      <w:divBdr>
        <w:top w:val="none" w:sz="0" w:space="0" w:color="auto"/>
        <w:left w:val="none" w:sz="0" w:space="0" w:color="auto"/>
        <w:bottom w:val="none" w:sz="0" w:space="0" w:color="auto"/>
        <w:right w:val="none" w:sz="0" w:space="0" w:color="auto"/>
      </w:divBdr>
    </w:div>
    <w:div w:id="339703865">
      <w:bodyDiv w:val="1"/>
      <w:marLeft w:val="0"/>
      <w:marRight w:val="0"/>
      <w:marTop w:val="0"/>
      <w:marBottom w:val="0"/>
      <w:divBdr>
        <w:top w:val="none" w:sz="0" w:space="0" w:color="auto"/>
        <w:left w:val="none" w:sz="0" w:space="0" w:color="auto"/>
        <w:bottom w:val="none" w:sz="0" w:space="0" w:color="auto"/>
        <w:right w:val="none" w:sz="0" w:space="0" w:color="auto"/>
      </w:divBdr>
    </w:div>
    <w:div w:id="457799758">
      <w:bodyDiv w:val="1"/>
      <w:marLeft w:val="0"/>
      <w:marRight w:val="0"/>
      <w:marTop w:val="0"/>
      <w:marBottom w:val="0"/>
      <w:divBdr>
        <w:top w:val="none" w:sz="0" w:space="0" w:color="auto"/>
        <w:left w:val="none" w:sz="0" w:space="0" w:color="auto"/>
        <w:bottom w:val="none" w:sz="0" w:space="0" w:color="auto"/>
        <w:right w:val="none" w:sz="0" w:space="0" w:color="auto"/>
      </w:divBdr>
    </w:div>
    <w:div w:id="461194999">
      <w:bodyDiv w:val="1"/>
      <w:marLeft w:val="0"/>
      <w:marRight w:val="0"/>
      <w:marTop w:val="0"/>
      <w:marBottom w:val="0"/>
      <w:divBdr>
        <w:top w:val="none" w:sz="0" w:space="0" w:color="auto"/>
        <w:left w:val="none" w:sz="0" w:space="0" w:color="auto"/>
        <w:bottom w:val="none" w:sz="0" w:space="0" w:color="auto"/>
        <w:right w:val="none" w:sz="0" w:space="0" w:color="auto"/>
      </w:divBdr>
    </w:div>
    <w:div w:id="537084952">
      <w:bodyDiv w:val="1"/>
      <w:marLeft w:val="0"/>
      <w:marRight w:val="0"/>
      <w:marTop w:val="0"/>
      <w:marBottom w:val="0"/>
      <w:divBdr>
        <w:top w:val="none" w:sz="0" w:space="0" w:color="auto"/>
        <w:left w:val="none" w:sz="0" w:space="0" w:color="auto"/>
        <w:bottom w:val="none" w:sz="0" w:space="0" w:color="auto"/>
        <w:right w:val="none" w:sz="0" w:space="0" w:color="auto"/>
      </w:divBdr>
    </w:div>
    <w:div w:id="555362579">
      <w:bodyDiv w:val="1"/>
      <w:marLeft w:val="0"/>
      <w:marRight w:val="0"/>
      <w:marTop w:val="0"/>
      <w:marBottom w:val="0"/>
      <w:divBdr>
        <w:top w:val="none" w:sz="0" w:space="0" w:color="auto"/>
        <w:left w:val="none" w:sz="0" w:space="0" w:color="auto"/>
        <w:bottom w:val="none" w:sz="0" w:space="0" w:color="auto"/>
        <w:right w:val="none" w:sz="0" w:space="0" w:color="auto"/>
      </w:divBdr>
    </w:div>
    <w:div w:id="658506656">
      <w:bodyDiv w:val="1"/>
      <w:marLeft w:val="0"/>
      <w:marRight w:val="0"/>
      <w:marTop w:val="0"/>
      <w:marBottom w:val="0"/>
      <w:divBdr>
        <w:top w:val="none" w:sz="0" w:space="0" w:color="auto"/>
        <w:left w:val="none" w:sz="0" w:space="0" w:color="auto"/>
        <w:bottom w:val="none" w:sz="0" w:space="0" w:color="auto"/>
        <w:right w:val="none" w:sz="0" w:space="0" w:color="auto"/>
      </w:divBdr>
    </w:div>
    <w:div w:id="941644823">
      <w:bodyDiv w:val="1"/>
      <w:marLeft w:val="0"/>
      <w:marRight w:val="0"/>
      <w:marTop w:val="0"/>
      <w:marBottom w:val="0"/>
      <w:divBdr>
        <w:top w:val="none" w:sz="0" w:space="0" w:color="auto"/>
        <w:left w:val="none" w:sz="0" w:space="0" w:color="auto"/>
        <w:bottom w:val="none" w:sz="0" w:space="0" w:color="auto"/>
        <w:right w:val="none" w:sz="0" w:space="0" w:color="auto"/>
      </w:divBdr>
    </w:div>
    <w:div w:id="964506368">
      <w:bodyDiv w:val="1"/>
      <w:marLeft w:val="0"/>
      <w:marRight w:val="0"/>
      <w:marTop w:val="0"/>
      <w:marBottom w:val="0"/>
      <w:divBdr>
        <w:top w:val="none" w:sz="0" w:space="0" w:color="auto"/>
        <w:left w:val="none" w:sz="0" w:space="0" w:color="auto"/>
        <w:bottom w:val="none" w:sz="0" w:space="0" w:color="auto"/>
        <w:right w:val="none" w:sz="0" w:space="0" w:color="auto"/>
      </w:divBdr>
    </w:div>
    <w:div w:id="1056702654">
      <w:bodyDiv w:val="1"/>
      <w:marLeft w:val="0"/>
      <w:marRight w:val="0"/>
      <w:marTop w:val="0"/>
      <w:marBottom w:val="0"/>
      <w:divBdr>
        <w:top w:val="none" w:sz="0" w:space="0" w:color="auto"/>
        <w:left w:val="none" w:sz="0" w:space="0" w:color="auto"/>
        <w:bottom w:val="none" w:sz="0" w:space="0" w:color="auto"/>
        <w:right w:val="none" w:sz="0" w:space="0" w:color="auto"/>
      </w:divBdr>
    </w:div>
    <w:div w:id="1207983278">
      <w:bodyDiv w:val="1"/>
      <w:marLeft w:val="0"/>
      <w:marRight w:val="0"/>
      <w:marTop w:val="0"/>
      <w:marBottom w:val="0"/>
      <w:divBdr>
        <w:top w:val="none" w:sz="0" w:space="0" w:color="auto"/>
        <w:left w:val="none" w:sz="0" w:space="0" w:color="auto"/>
        <w:bottom w:val="none" w:sz="0" w:space="0" w:color="auto"/>
        <w:right w:val="none" w:sz="0" w:space="0" w:color="auto"/>
      </w:divBdr>
    </w:div>
    <w:div w:id="1252591551">
      <w:bodyDiv w:val="1"/>
      <w:marLeft w:val="0"/>
      <w:marRight w:val="0"/>
      <w:marTop w:val="0"/>
      <w:marBottom w:val="0"/>
      <w:divBdr>
        <w:top w:val="none" w:sz="0" w:space="0" w:color="auto"/>
        <w:left w:val="none" w:sz="0" w:space="0" w:color="auto"/>
        <w:bottom w:val="none" w:sz="0" w:space="0" w:color="auto"/>
        <w:right w:val="none" w:sz="0" w:space="0" w:color="auto"/>
      </w:divBdr>
    </w:div>
    <w:div w:id="1381245912">
      <w:bodyDiv w:val="1"/>
      <w:marLeft w:val="0"/>
      <w:marRight w:val="0"/>
      <w:marTop w:val="0"/>
      <w:marBottom w:val="0"/>
      <w:divBdr>
        <w:top w:val="none" w:sz="0" w:space="0" w:color="auto"/>
        <w:left w:val="none" w:sz="0" w:space="0" w:color="auto"/>
        <w:bottom w:val="none" w:sz="0" w:space="0" w:color="auto"/>
        <w:right w:val="none" w:sz="0" w:space="0" w:color="auto"/>
      </w:divBdr>
    </w:div>
    <w:div w:id="1443915603">
      <w:bodyDiv w:val="1"/>
      <w:marLeft w:val="0"/>
      <w:marRight w:val="0"/>
      <w:marTop w:val="0"/>
      <w:marBottom w:val="0"/>
      <w:divBdr>
        <w:top w:val="none" w:sz="0" w:space="0" w:color="auto"/>
        <w:left w:val="none" w:sz="0" w:space="0" w:color="auto"/>
        <w:bottom w:val="none" w:sz="0" w:space="0" w:color="auto"/>
        <w:right w:val="none" w:sz="0" w:space="0" w:color="auto"/>
      </w:divBdr>
    </w:div>
    <w:div w:id="1528830213">
      <w:bodyDiv w:val="1"/>
      <w:marLeft w:val="0"/>
      <w:marRight w:val="0"/>
      <w:marTop w:val="0"/>
      <w:marBottom w:val="0"/>
      <w:divBdr>
        <w:top w:val="none" w:sz="0" w:space="0" w:color="auto"/>
        <w:left w:val="none" w:sz="0" w:space="0" w:color="auto"/>
        <w:bottom w:val="none" w:sz="0" w:space="0" w:color="auto"/>
        <w:right w:val="none" w:sz="0" w:space="0" w:color="auto"/>
      </w:divBdr>
    </w:div>
    <w:div w:id="1634562060">
      <w:bodyDiv w:val="1"/>
      <w:marLeft w:val="0"/>
      <w:marRight w:val="0"/>
      <w:marTop w:val="0"/>
      <w:marBottom w:val="0"/>
      <w:divBdr>
        <w:top w:val="none" w:sz="0" w:space="0" w:color="auto"/>
        <w:left w:val="none" w:sz="0" w:space="0" w:color="auto"/>
        <w:bottom w:val="none" w:sz="0" w:space="0" w:color="auto"/>
        <w:right w:val="none" w:sz="0" w:space="0" w:color="auto"/>
      </w:divBdr>
    </w:div>
    <w:div w:id="1684743286">
      <w:bodyDiv w:val="1"/>
      <w:marLeft w:val="0"/>
      <w:marRight w:val="0"/>
      <w:marTop w:val="0"/>
      <w:marBottom w:val="0"/>
      <w:divBdr>
        <w:top w:val="none" w:sz="0" w:space="0" w:color="auto"/>
        <w:left w:val="none" w:sz="0" w:space="0" w:color="auto"/>
        <w:bottom w:val="none" w:sz="0" w:space="0" w:color="auto"/>
        <w:right w:val="none" w:sz="0" w:space="0" w:color="auto"/>
      </w:divBdr>
    </w:div>
    <w:div w:id="1689672135">
      <w:bodyDiv w:val="1"/>
      <w:marLeft w:val="0"/>
      <w:marRight w:val="0"/>
      <w:marTop w:val="0"/>
      <w:marBottom w:val="0"/>
      <w:divBdr>
        <w:top w:val="none" w:sz="0" w:space="0" w:color="auto"/>
        <w:left w:val="none" w:sz="0" w:space="0" w:color="auto"/>
        <w:bottom w:val="none" w:sz="0" w:space="0" w:color="auto"/>
        <w:right w:val="none" w:sz="0" w:space="0" w:color="auto"/>
      </w:divBdr>
    </w:div>
    <w:div w:id="1728839733">
      <w:bodyDiv w:val="1"/>
      <w:marLeft w:val="0"/>
      <w:marRight w:val="0"/>
      <w:marTop w:val="0"/>
      <w:marBottom w:val="0"/>
      <w:divBdr>
        <w:top w:val="none" w:sz="0" w:space="0" w:color="auto"/>
        <w:left w:val="none" w:sz="0" w:space="0" w:color="auto"/>
        <w:bottom w:val="none" w:sz="0" w:space="0" w:color="auto"/>
        <w:right w:val="none" w:sz="0" w:space="0" w:color="auto"/>
      </w:divBdr>
    </w:div>
    <w:div w:id="1810397003">
      <w:bodyDiv w:val="1"/>
      <w:marLeft w:val="0"/>
      <w:marRight w:val="0"/>
      <w:marTop w:val="0"/>
      <w:marBottom w:val="0"/>
      <w:divBdr>
        <w:top w:val="none" w:sz="0" w:space="0" w:color="auto"/>
        <w:left w:val="none" w:sz="0" w:space="0" w:color="auto"/>
        <w:bottom w:val="none" w:sz="0" w:space="0" w:color="auto"/>
        <w:right w:val="none" w:sz="0" w:space="0" w:color="auto"/>
      </w:divBdr>
    </w:div>
    <w:div w:id="1824658429">
      <w:bodyDiv w:val="1"/>
      <w:marLeft w:val="0"/>
      <w:marRight w:val="0"/>
      <w:marTop w:val="0"/>
      <w:marBottom w:val="0"/>
      <w:divBdr>
        <w:top w:val="none" w:sz="0" w:space="0" w:color="auto"/>
        <w:left w:val="none" w:sz="0" w:space="0" w:color="auto"/>
        <w:bottom w:val="none" w:sz="0" w:space="0" w:color="auto"/>
        <w:right w:val="none" w:sz="0" w:space="0" w:color="auto"/>
      </w:divBdr>
    </w:div>
    <w:div w:id="1889802829">
      <w:bodyDiv w:val="1"/>
      <w:marLeft w:val="0"/>
      <w:marRight w:val="0"/>
      <w:marTop w:val="0"/>
      <w:marBottom w:val="0"/>
      <w:divBdr>
        <w:top w:val="none" w:sz="0" w:space="0" w:color="auto"/>
        <w:left w:val="none" w:sz="0" w:space="0" w:color="auto"/>
        <w:bottom w:val="none" w:sz="0" w:space="0" w:color="auto"/>
        <w:right w:val="none" w:sz="0" w:space="0" w:color="auto"/>
      </w:divBdr>
    </w:div>
    <w:div w:id="1907644379">
      <w:bodyDiv w:val="1"/>
      <w:marLeft w:val="0"/>
      <w:marRight w:val="0"/>
      <w:marTop w:val="0"/>
      <w:marBottom w:val="0"/>
      <w:divBdr>
        <w:top w:val="none" w:sz="0" w:space="0" w:color="auto"/>
        <w:left w:val="none" w:sz="0" w:space="0" w:color="auto"/>
        <w:bottom w:val="none" w:sz="0" w:space="0" w:color="auto"/>
        <w:right w:val="none" w:sz="0" w:space="0" w:color="auto"/>
      </w:divBdr>
    </w:div>
    <w:div w:id="2000423563">
      <w:bodyDiv w:val="1"/>
      <w:marLeft w:val="0"/>
      <w:marRight w:val="0"/>
      <w:marTop w:val="0"/>
      <w:marBottom w:val="0"/>
      <w:divBdr>
        <w:top w:val="none" w:sz="0" w:space="0" w:color="auto"/>
        <w:left w:val="none" w:sz="0" w:space="0" w:color="auto"/>
        <w:bottom w:val="none" w:sz="0" w:space="0" w:color="auto"/>
        <w:right w:val="none" w:sz="0" w:space="0" w:color="auto"/>
      </w:divBdr>
    </w:div>
    <w:div w:id="200805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package" Target="embeddings/Microsoft_Visio_Drawing11111111111111111111111111111111111111111111111111111111111111.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2.xml"/><Relationship Id="rId50" Type="http://schemas.microsoft.com/office/2016/09/relationships/commentsIds" Target="commentsIds.xml"/><Relationship Id="rId55"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Microsoft_Visio_2003-2010_Drawing677777777777777777777777777777777777777777777777777777777777777.vsd"/><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customXml" Target="../customXml/item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oleObject" Target="embeddings/Microsoft_Visio_2003-2010_Drawing233333333333333333333333333333333333333333333333333333333333333.vsd"/><Relationship Id="rId31" Type="http://schemas.openxmlformats.org/officeDocument/2006/relationships/image" Target="media/image11.png"/><Relationship Id="rId44" Type="http://schemas.openxmlformats.org/officeDocument/2006/relationships/image" Target="media/image24.png"/><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455555555555555555555555555555555555555555555555555555555555555.vsd"/><Relationship Id="rId30" Type="http://schemas.openxmlformats.org/officeDocument/2006/relationships/package" Target="embeddings/Microsoft_Visio_Drawing122222222222222222222222222222222222222222222222222222222222222.vsdx"/><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Microsoft_Visio_2003-2010_Drawing122222222222222222222222222222222222222222222222222222222222222.vsd"/><Relationship Id="rId25" Type="http://schemas.openxmlformats.org/officeDocument/2006/relationships/comments" Target="comments.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1111111111111111111111111111111111111111111111111111111111111.vsd"/><Relationship Id="rId23" Type="http://schemas.openxmlformats.org/officeDocument/2006/relationships/oleObject" Target="embeddings/Microsoft_Visio_2003-2010_Drawing344444444444444444444444444444444444444444444444444444444444444.vsd"/><Relationship Id="rId28" Type="http://schemas.openxmlformats.org/officeDocument/2006/relationships/oleObject" Target="embeddings/Microsoft_Visio_2003-2010_Drawing566666666666666666666666666666666666666666666666666666666666666.vsd"/><Relationship Id="rId36" Type="http://schemas.openxmlformats.org/officeDocument/2006/relationships/image" Target="media/image16.png"/><Relationship Id="rId4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EADD900E3D3894DBD21582CD19895EB" ma:contentTypeVersion="9" ma:contentTypeDescription="Create a new document." ma:contentTypeScope="" ma:versionID="6005730c5876a0a41349c2bf27948ebe">
  <xsd:schema xmlns:xsd="http://www.w3.org/2001/XMLSchema" xmlns:xs="http://www.w3.org/2001/XMLSchema" xmlns:p="http://schemas.microsoft.com/office/2006/metadata/properties" xmlns:ns2="a0e971dc-6550-4e57-99e5-87cfbc40a559" targetNamespace="http://schemas.microsoft.com/office/2006/metadata/properties" ma:root="true" ma:fieldsID="5faddb6788c8a46265b35daaea5a56c1" ns2:_="">
    <xsd:import namespace="a0e971dc-6550-4e57-99e5-87cfbc40a5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971dc-6550-4e57-99e5-87cfbc40a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A7A96F-DD82-476C-B581-594C463AFD28}">
  <ds:schemaRefs>
    <ds:schemaRef ds:uri="http://schemas.openxmlformats.org/officeDocument/2006/bibliography"/>
  </ds:schemaRefs>
</ds:datastoreItem>
</file>

<file path=customXml/itemProps2.xml><?xml version="1.0" encoding="utf-8"?>
<ds:datastoreItem xmlns:ds="http://schemas.openxmlformats.org/officeDocument/2006/customXml" ds:itemID="{1AFA7816-ADD7-4184-B33C-3E2314A5641D}"/>
</file>

<file path=customXml/itemProps3.xml><?xml version="1.0" encoding="utf-8"?>
<ds:datastoreItem xmlns:ds="http://schemas.openxmlformats.org/officeDocument/2006/customXml" ds:itemID="{251BF0BD-F7D8-4742-9548-15FEC6180029}"/>
</file>

<file path=customXml/itemProps4.xml><?xml version="1.0" encoding="utf-8"?>
<ds:datastoreItem xmlns:ds="http://schemas.openxmlformats.org/officeDocument/2006/customXml" ds:itemID="{03C0D7BA-7798-443B-98A6-69BFC5934F8A}"/>
</file>

<file path=docProps/app.xml><?xml version="1.0" encoding="utf-8"?>
<Properties xmlns="http://schemas.openxmlformats.org/officeDocument/2006/extended-properties" xmlns:vt="http://schemas.openxmlformats.org/officeDocument/2006/docPropsVTypes">
  <Template>Normal.dotm</Template>
  <TotalTime>62</TotalTime>
  <Pages>171</Pages>
  <Words>34883</Words>
  <Characters>198838</Characters>
  <Application>Microsoft Office Word</Application>
  <DocSecurity>0</DocSecurity>
  <Lines>1656</Lines>
  <Paragraphs>466</Paragraphs>
  <ScaleCrop>false</ScaleCrop>
  <HeadingPairs>
    <vt:vector size="4" baseType="variant">
      <vt:variant>
        <vt:lpstr>タイトル</vt:lpstr>
      </vt:variant>
      <vt:variant>
        <vt:i4>1</vt:i4>
      </vt:variant>
      <vt:variant>
        <vt:lpstr>제목</vt:lpstr>
      </vt:variant>
      <vt:variant>
        <vt:i4>1</vt:i4>
      </vt:variant>
    </vt:vector>
  </HeadingPairs>
  <TitlesOfParts>
    <vt:vector size="2" baseType="lpstr">
      <vt:lpstr>InnoRules Application Programming Interface Guide</vt:lpstr>
      <vt:lpstr>InnoRules Application Programming Interface Guide</vt:lpstr>
    </vt:vector>
  </TitlesOfParts>
  <Manager>コンサルティング</Manager>
  <Company>イノルールズ㈱</Company>
  <LinksUpToDate>false</LinksUpToDate>
  <CharactersWithSpaces>233255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InnoRules Application Programming Interface Guide</dc:title>
  <dc:subject>InnoRules 技術支援マニュアル</dc:subject>
  <dc:creator>㈱イノルールズ</dc:creator>
  <cp:lastModifiedBy>IRK</cp:lastModifiedBy>
  <cp:revision>10</cp:revision>
  <cp:lastPrinted>2020-06-03T01:56:00Z</cp:lastPrinted>
  <dcterms:created xsi:type="dcterms:W3CDTF">2020-05-14T05:29:00Z</dcterms:created>
  <dcterms:modified xsi:type="dcterms:W3CDTF">2020-06-03T01:57:00Z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0x010100FEADD900E3D3894DBD21582CD19895EB</vt:lpwstr>
  </property>
</Properties>
</file>